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proofErr w:type="spellStart"/>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proofErr w:type="spellEnd"/>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proofErr w:type="spellStart"/>
      <w:r w:rsidR="00BC3963" w:rsidRPr="00252EDA">
        <w:rPr>
          <w:sz w:val="24"/>
          <w:lang w:val="en-US"/>
        </w:rPr>
        <w:t>Hazus</w:t>
      </w:r>
      <w:proofErr w:type="spellEnd"/>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70D80486" w:rsidR="00804F9C" w:rsidRPr="00252EDA" w:rsidRDefault="00D15FB1" w:rsidP="00804F9C">
            <w:pPr>
              <w:pStyle w:val="TableText"/>
              <w:jc w:val="center"/>
              <w:rPr>
                <w:rFonts w:ascii="Times New Roman" w:hAnsi="Times New Roman"/>
                <w:sz w:val="24"/>
              </w:rPr>
            </w:pPr>
            <w:r>
              <w:rPr>
                <w:rFonts w:ascii="Times New Roman" w:hAnsi="Times New Roman"/>
                <w:noProof/>
                <w:sz w:val="24"/>
              </w:rPr>
              <w:t>12</w:t>
            </w:r>
            <w:r w:rsidR="00804F9C" w:rsidRPr="00252EDA">
              <w:rPr>
                <w:rFonts w:ascii="Times New Roman" w:hAnsi="Times New Roman"/>
                <w:noProof/>
                <w:sz w:val="24"/>
              </w:rPr>
              <w:t>/</w:t>
            </w:r>
            <w:r>
              <w:rPr>
                <w:rFonts w:ascii="Times New Roman" w:hAnsi="Times New Roman"/>
                <w:noProof/>
                <w:sz w:val="24"/>
              </w:rPr>
              <w:t>16</w:t>
            </w:r>
            <w:r w:rsidR="00804F9C" w:rsidRPr="00252EDA">
              <w:rPr>
                <w:rFonts w:ascii="Times New Roman" w:hAnsi="Times New Roman"/>
                <w:noProof/>
                <w:sz w:val="24"/>
              </w:rPr>
              <w:t>/201</w:t>
            </w:r>
            <w:r>
              <w:rPr>
                <w:rFonts w:ascii="Times New Roman" w:hAnsi="Times New Roman"/>
                <w:noProof/>
                <w:sz w:val="24"/>
              </w:rPr>
              <w:t>8</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4E90F3B8" w:rsidR="00804F9C" w:rsidRPr="00252EDA" w:rsidRDefault="00D15FB1" w:rsidP="00804F9C">
            <w:pPr>
              <w:pStyle w:val="TableText"/>
              <w:jc w:val="center"/>
              <w:rPr>
                <w:rFonts w:ascii="Times New Roman" w:hAnsi="Times New Roman"/>
                <w:sz w:val="24"/>
              </w:rPr>
            </w:pPr>
            <w:r>
              <w:rPr>
                <w:rFonts w:ascii="Times New Roman" w:hAnsi="Times New Roman"/>
                <w:sz w:val="24"/>
              </w:rPr>
              <w:t>0.2</w:t>
            </w:r>
          </w:p>
        </w:tc>
        <w:tc>
          <w:tcPr>
            <w:tcW w:w="1710" w:type="dxa"/>
            <w:vAlign w:val="center"/>
          </w:tcPr>
          <w:p w14:paraId="72F72325" w14:textId="5D05B613" w:rsidR="00804F9C" w:rsidRPr="00252EDA" w:rsidRDefault="00D15FB1" w:rsidP="00804F9C">
            <w:pPr>
              <w:pStyle w:val="TableText"/>
              <w:jc w:val="center"/>
              <w:rPr>
                <w:rFonts w:ascii="Times New Roman" w:hAnsi="Times New Roman"/>
                <w:noProof/>
                <w:sz w:val="24"/>
              </w:rPr>
            </w:pPr>
            <w:r>
              <w:rPr>
                <w:rFonts w:ascii="Times New Roman" w:hAnsi="Times New Roman"/>
                <w:noProof/>
                <w:sz w:val="24"/>
              </w:rPr>
              <w:t>1/3/2019</w:t>
            </w:r>
          </w:p>
        </w:tc>
        <w:tc>
          <w:tcPr>
            <w:tcW w:w="3563" w:type="dxa"/>
            <w:vAlign w:val="center"/>
          </w:tcPr>
          <w:p w14:paraId="0E0C4438" w14:textId="25F3ABA6" w:rsidR="00804F9C" w:rsidRPr="00252EDA" w:rsidRDefault="00D15FB1" w:rsidP="00804F9C">
            <w:pPr>
              <w:pStyle w:val="TableText"/>
              <w:rPr>
                <w:rFonts w:ascii="Times New Roman" w:hAnsi="Times New Roman"/>
                <w:sz w:val="24"/>
              </w:rPr>
            </w:pPr>
            <w:r>
              <w:rPr>
                <w:rFonts w:ascii="Times New Roman" w:hAnsi="Times New Roman"/>
                <w:sz w:val="24"/>
              </w:rPr>
              <w:t>Comments from SB, JB, DB</w:t>
            </w:r>
          </w:p>
        </w:tc>
        <w:tc>
          <w:tcPr>
            <w:tcW w:w="2490" w:type="dxa"/>
            <w:vAlign w:val="center"/>
          </w:tcPr>
          <w:p w14:paraId="07A1E2E7" w14:textId="2DA7074F" w:rsidR="00804F9C" w:rsidRPr="00252EDA" w:rsidRDefault="00D15FB1" w:rsidP="00804F9C">
            <w:pPr>
              <w:pStyle w:val="TableText"/>
              <w:jc w:val="center"/>
              <w:rPr>
                <w:rFonts w:ascii="Times New Roman" w:hAnsi="Times New Roman"/>
                <w:sz w:val="24"/>
              </w:rPr>
            </w:pPr>
            <w:r w:rsidRPr="00D15FB1">
              <w:rPr>
                <w:rFonts w:ascii="Times New Roman" w:hAnsi="Times New Roman"/>
                <w:sz w:val="24"/>
              </w:rPr>
              <w:t>CDS Risk MAP Team</w:t>
            </w:r>
          </w:p>
        </w:tc>
      </w:tr>
      <w:tr w:rsidR="00804F9C" w:rsidRPr="00252EDA" w14:paraId="314BBF54" w14:textId="77777777" w:rsidTr="00804F9C">
        <w:trPr>
          <w:trHeight w:val="288"/>
        </w:trPr>
        <w:tc>
          <w:tcPr>
            <w:tcW w:w="1237" w:type="dxa"/>
            <w:vAlign w:val="center"/>
          </w:tcPr>
          <w:p w14:paraId="1FBD0515" w14:textId="23C66A63" w:rsidR="00804F9C" w:rsidRPr="00252EDA" w:rsidRDefault="00D15FB1" w:rsidP="00804F9C">
            <w:pPr>
              <w:pStyle w:val="TableText"/>
              <w:jc w:val="center"/>
              <w:rPr>
                <w:rFonts w:ascii="Times New Roman" w:hAnsi="Times New Roman"/>
                <w:sz w:val="24"/>
              </w:rPr>
            </w:pPr>
            <w:r>
              <w:rPr>
                <w:rFonts w:ascii="Times New Roman" w:hAnsi="Times New Roman"/>
                <w:sz w:val="24"/>
              </w:rPr>
              <w:t>0.3</w:t>
            </w:r>
          </w:p>
        </w:tc>
        <w:tc>
          <w:tcPr>
            <w:tcW w:w="1710" w:type="dxa"/>
            <w:vAlign w:val="center"/>
          </w:tcPr>
          <w:p w14:paraId="3178C528" w14:textId="19D31733" w:rsidR="00804F9C" w:rsidRPr="00252EDA" w:rsidRDefault="00D15FB1" w:rsidP="00804F9C">
            <w:pPr>
              <w:pStyle w:val="TableText"/>
              <w:jc w:val="center"/>
              <w:rPr>
                <w:rFonts w:ascii="Times New Roman" w:hAnsi="Times New Roman"/>
                <w:noProof/>
                <w:sz w:val="24"/>
              </w:rPr>
            </w:pPr>
            <w:r>
              <w:rPr>
                <w:rFonts w:ascii="Times New Roman" w:hAnsi="Times New Roman"/>
                <w:noProof/>
                <w:sz w:val="24"/>
              </w:rPr>
              <w:t>1/3/2019</w:t>
            </w:r>
          </w:p>
        </w:tc>
        <w:tc>
          <w:tcPr>
            <w:tcW w:w="3563" w:type="dxa"/>
            <w:vAlign w:val="center"/>
          </w:tcPr>
          <w:p w14:paraId="013050CC" w14:textId="12904605" w:rsidR="00804F9C" w:rsidRPr="00252EDA" w:rsidRDefault="00D15FB1" w:rsidP="00804F9C">
            <w:pPr>
              <w:pStyle w:val="TableText"/>
              <w:rPr>
                <w:rFonts w:ascii="Times New Roman" w:hAnsi="Times New Roman"/>
                <w:sz w:val="24"/>
              </w:rPr>
            </w:pPr>
            <w:r>
              <w:rPr>
                <w:rFonts w:ascii="Times New Roman" w:hAnsi="Times New Roman"/>
                <w:sz w:val="24"/>
              </w:rPr>
              <w:t>Edits incorporated from SB, JB, DB</w:t>
            </w:r>
          </w:p>
        </w:tc>
        <w:tc>
          <w:tcPr>
            <w:tcW w:w="2490" w:type="dxa"/>
            <w:vAlign w:val="center"/>
          </w:tcPr>
          <w:p w14:paraId="35985D9A" w14:textId="1CCC2F45" w:rsidR="00804F9C" w:rsidRPr="00252EDA" w:rsidRDefault="00D15FB1" w:rsidP="00804F9C">
            <w:pPr>
              <w:pStyle w:val="TableText"/>
              <w:jc w:val="center"/>
              <w:rPr>
                <w:rFonts w:ascii="Times New Roman" w:hAnsi="Times New Roman"/>
                <w:sz w:val="24"/>
              </w:rPr>
            </w:pPr>
            <w:r w:rsidRPr="00D15FB1">
              <w:rPr>
                <w:rFonts w:ascii="Times New Roman" w:hAnsi="Times New Roman"/>
                <w:sz w:val="24"/>
              </w:rPr>
              <w:t>CDS Risk MAP Team</w:t>
            </w:r>
          </w:p>
        </w:tc>
      </w:tr>
      <w:tr w:rsidR="00804F9C" w:rsidRPr="00252EDA" w14:paraId="13F84BE1" w14:textId="77777777" w:rsidTr="00804F9C">
        <w:trPr>
          <w:trHeight w:val="288"/>
        </w:trPr>
        <w:tc>
          <w:tcPr>
            <w:tcW w:w="1237" w:type="dxa"/>
            <w:vAlign w:val="center"/>
          </w:tcPr>
          <w:p w14:paraId="41F7CB6A" w14:textId="67BC8F1C" w:rsidR="00804F9C" w:rsidRPr="00252EDA" w:rsidRDefault="00D15FB1" w:rsidP="00804F9C">
            <w:pPr>
              <w:pStyle w:val="TableText"/>
              <w:jc w:val="center"/>
              <w:rPr>
                <w:rFonts w:ascii="Times New Roman" w:hAnsi="Times New Roman"/>
                <w:sz w:val="24"/>
              </w:rPr>
            </w:pPr>
            <w:r>
              <w:rPr>
                <w:rFonts w:ascii="Times New Roman" w:hAnsi="Times New Roman"/>
                <w:sz w:val="24"/>
              </w:rPr>
              <w:t>0.4</w:t>
            </w:r>
          </w:p>
        </w:tc>
        <w:tc>
          <w:tcPr>
            <w:tcW w:w="1710" w:type="dxa"/>
            <w:vAlign w:val="center"/>
          </w:tcPr>
          <w:p w14:paraId="5A436970" w14:textId="734C6B97" w:rsidR="00804F9C" w:rsidRPr="00252EDA" w:rsidRDefault="00D15FB1" w:rsidP="00804F9C">
            <w:pPr>
              <w:pStyle w:val="TableText"/>
              <w:jc w:val="center"/>
              <w:rPr>
                <w:rFonts w:ascii="Times New Roman" w:hAnsi="Times New Roman"/>
                <w:noProof/>
                <w:sz w:val="24"/>
              </w:rPr>
            </w:pPr>
            <w:r>
              <w:rPr>
                <w:rFonts w:ascii="Times New Roman" w:hAnsi="Times New Roman"/>
                <w:noProof/>
                <w:sz w:val="24"/>
              </w:rPr>
              <w:t>1/6/2019</w:t>
            </w:r>
          </w:p>
        </w:tc>
        <w:tc>
          <w:tcPr>
            <w:tcW w:w="3563" w:type="dxa"/>
            <w:vAlign w:val="center"/>
          </w:tcPr>
          <w:p w14:paraId="6730D5E9" w14:textId="46EB2895" w:rsidR="00804F9C" w:rsidRPr="00252EDA" w:rsidRDefault="00D15FB1" w:rsidP="00804F9C">
            <w:pPr>
              <w:pStyle w:val="TableText"/>
              <w:rPr>
                <w:rFonts w:ascii="Times New Roman" w:hAnsi="Times New Roman"/>
                <w:sz w:val="24"/>
              </w:rPr>
            </w:pPr>
            <w:r>
              <w:rPr>
                <w:rFonts w:ascii="Times New Roman" w:hAnsi="Times New Roman"/>
                <w:sz w:val="24"/>
              </w:rPr>
              <w:t>Updates to Open</w:t>
            </w:r>
            <w:ins w:id="3" w:author="McNabb, Sean" w:date="2019-01-22T09:00:00Z">
              <w:r w:rsidR="002A53A2">
                <w:rPr>
                  <w:rFonts w:ascii="Times New Roman" w:hAnsi="Times New Roman"/>
                  <w:sz w:val="24"/>
                </w:rPr>
                <w:t xml:space="preserve"> </w:t>
              </w:r>
            </w:ins>
            <w:r>
              <w:rPr>
                <w:rFonts w:ascii="Times New Roman" w:hAnsi="Times New Roman"/>
                <w:sz w:val="24"/>
              </w:rPr>
              <w:t>Source GIS and DB from JA</w:t>
            </w:r>
          </w:p>
        </w:tc>
        <w:tc>
          <w:tcPr>
            <w:tcW w:w="2490" w:type="dxa"/>
            <w:vAlign w:val="center"/>
          </w:tcPr>
          <w:p w14:paraId="578B3EE2" w14:textId="1491D31F" w:rsidR="00804F9C" w:rsidRPr="00252EDA" w:rsidRDefault="00D15FB1" w:rsidP="00804F9C">
            <w:pPr>
              <w:pStyle w:val="TableText"/>
              <w:jc w:val="center"/>
              <w:rPr>
                <w:rFonts w:ascii="Times New Roman" w:hAnsi="Times New Roman"/>
                <w:sz w:val="24"/>
              </w:rPr>
            </w:pPr>
            <w:r w:rsidRPr="00D15FB1">
              <w:rPr>
                <w:rFonts w:ascii="Times New Roman" w:hAnsi="Times New Roman"/>
                <w:sz w:val="24"/>
              </w:rPr>
              <w:t>CDS Risk MAP Team</w:t>
            </w:r>
          </w:p>
        </w:tc>
      </w:tr>
      <w:tr w:rsidR="00D15FB1" w:rsidRPr="00252EDA" w14:paraId="011F421E" w14:textId="77777777" w:rsidTr="00804F9C">
        <w:trPr>
          <w:trHeight w:val="288"/>
        </w:trPr>
        <w:tc>
          <w:tcPr>
            <w:tcW w:w="1237" w:type="dxa"/>
            <w:vAlign w:val="center"/>
          </w:tcPr>
          <w:p w14:paraId="11C44B42" w14:textId="1DB387B0" w:rsidR="00D15FB1" w:rsidRPr="00252EDA" w:rsidRDefault="00D15FB1" w:rsidP="00804F9C">
            <w:pPr>
              <w:pStyle w:val="TableText"/>
              <w:jc w:val="center"/>
              <w:rPr>
                <w:rFonts w:ascii="Times New Roman" w:hAnsi="Times New Roman"/>
                <w:sz w:val="24"/>
              </w:rPr>
            </w:pPr>
            <w:r>
              <w:rPr>
                <w:rFonts w:ascii="Times New Roman" w:hAnsi="Times New Roman"/>
                <w:sz w:val="24"/>
              </w:rPr>
              <w:lastRenderedPageBreak/>
              <w:t>0.5</w:t>
            </w:r>
          </w:p>
        </w:tc>
        <w:tc>
          <w:tcPr>
            <w:tcW w:w="1710" w:type="dxa"/>
            <w:vAlign w:val="center"/>
          </w:tcPr>
          <w:p w14:paraId="3287CCF0" w14:textId="2DCC2E49" w:rsidR="00D15FB1" w:rsidRPr="00252EDA" w:rsidRDefault="00D15FB1" w:rsidP="00804F9C">
            <w:pPr>
              <w:pStyle w:val="TableText"/>
              <w:jc w:val="center"/>
              <w:rPr>
                <w:rFonts w:ascii="Times New Roman" w:hAnsi="Times New Roman"/>
                <w:noProof/>
                <w:sz w:val="24"/>
              </w:rPr>
            </w:pPr>
            <w:r>
              <w:rPr>
                <w:rFonts w:ascii="Times New Roman" w:hAnsi="Times New Roman"/>
                <w:noProof/>
                <w:sz w:val="24"/>
              </w:rPr>
              <w:t>1/14/2019</w:t>
            </w:r>
          </w:p>
        </w:tc>
        <w:tc>
          <w:tcPr>
            <w:tcW w:w="3563" w:type="dxa"/>
            <w:vAlign w:val="center"/>
          </w:tcPr>
          <w:p w14:paraId="1ECDE23D" w14:textId="3B41B970" w:rsidR="00D15FB1" w:rsidRPr="00252EDA" w:rsidRDefault="00D15FB1" w:rsidP="00804F9C">
            <w:pPr>
              <w:pStyle w:val="TableText"/>
              <w:rPr>
                <w:rFonts w:ascii="Times New Roman" w:hAnsi="Times New Roman"/>
                <w:sz w:val="24"/>
              </w:rPr>
            </w:pPr>
            <w:r>
              <w:rPr>
                <w:rFonts w:ascii="Times New Roman" w:hAnsi="Times New Roman"/>
                <w:sz w:val="24"/>
              </w:rPr>
              <w:t>Edits and comments from Team IBM</w:t>
            </w:r>
          </w:p>
        </w:tc>
        <w:tc>
          <w:tcPr>
            <w:tcW w:w="2490" w:type="dxa"/>
            <w:vAlign w:val="center"/>
          </w:tcPr>
          <w:p w14:paraId="5B6D09D6" w14:textId="56EE5C8D" w:rsidR="00D15FB1" w:rsidRPr="00252EDA" w:rsidRDefault="00D15FB1" w:rsidP="00804F9C">
            <w:pPr>
              <w:pStyle w:val="TableText"/>
              <w:jc w:val="center"/>
              <w:rPr>
                <w:rFonts w:ascii="Times New Roman" w:hAnsi="Times New Roman"/>
                <w:sz w:val="24"/>
              </w:rPr>
            </w:pPr>
            <w:r w:rsidRPr="00D15FB1">
              <w:rPr>
                <w:rFonts w:ascii="Times New Roman" w:hAnsi="Times New Roman"/>
                <w:sz w:val="24"/>
              </w:rPr>
              <w:t>CDS Risk MAP Team</w:t>
            </w:r>
          </w:p>
        </w:tc>
      </w:tr>
      <w:tr w:rsidR="00D15FB1" w:rsidRPr="00252EDA" w14:paraId="75E1014E" w14:textId="77777777" w:rsidTr="00804F9C">
        <w:trPr>
          <w:trHeight w:val="288"/>
        </w:trPr>
        <w:tc>
          <w:tcPr>
            <w:tcW w:w="1237" w:type="dxa"/>
            <w:vAlign w:val="center"/>
          </w:tcPr>
          <w:p w14:paraId="2738378A" w14:textId="77777777" w:rsidR="00D15FB1" w:rsidRPr="00252EDA" w:rsidRDefault="00D15FB1" w:rsidP="00804F9C">
            <w:pPr>
              <w:pStyle w:val="TableText"/>
              <w:jc w:val="center"/>
              <w:rPr>
                <w:rFonts w:ascii="Times New Roman" w:hAnsi="Times New Roman"/>
                <w:sz w:val="24"/>
              </w:rPr>
            </w:pPr>
          </w:p>
        </w:tc>
        <w:tc>
          <w:tcPr>
            <w:tcW w:w="1710" w:type="dxa"/>
            <w:vAlign w:val="center"/>
          </w:tcPr>
          <w:p w14:paraId="32B77D48" w14:textId="77777777" w:rsidR="00D15FB1" w:rsidRPr="00252EDA" w:rsidRDefault="00D15FB1" w:rsidP="00804F9C">
            <w:pPr>
              <w:pStyle w:val="TableText"/>
              <w:jc w:val="center"/>
              <w:rPr>
                <w:rFonts w:ascii="Times New Roman" w:hAnsi="Times New Roman"/>
                <w:noProof/>
                <w:sz w:val="24"/>
              </w:rPr>
            </w:pPr>
          </w:p>
        </w:tc>
        <w:tc>
          <w:tcPr>
            <w:tcW w:w="3563" w:type="dxa"/>
            <w:vAlign w:val="center"/>
          </w:tcPr>
          <w:p w14:paraId="444DF176" w14:textId="77777777" w:rsidR="00D15FB1" w:rsidRPr="00252EDA" w:rsidRDefault="00D15FB1" w:rsidP="00804F9C">
            <w:pPr>
              <w:pStyle w:val="TableText"/>
              <w:rPr>
                <w:rFonts w:ascii="Times New Roman" w:hAnsi="Times New Roman"/>
                <w:sz w:val="24"/>
              </w:rPr>
            </w:pPr>
          </w:p>
        </w:tc>
        <w:tc>
          <w:tcPr>
            <w:tcW w:w="2490" w:type="dxa"/>
            <w:vAlign w:val="center"/>
          </w:tcPr>
          <w:p w14:paraId="7D3503D5" w14:textId="77777777" w:rsidR="00D15FB1" w:rsidRPr="00252EDA" w:rsidRDefault="00D15FB1" w:rsidP="00804F9C">
            <w:pPr>
              <w:pStyle w:val="TableText"/>
              <w:jc w:val="center"/>
              <w:rPr>
                <w:rFonts w:ascii="Times New Roman" w:hAnsi="Times New Roman"/>
                <w:sz w:val="24"/>
              </w:rPr>
            </w:pPr>
          </w:p>
        </w:tc>
      </w:tr>
      <w:tr w:rsidR="00D15FB1" w:rsidRPr="00252EDA" w14:paraId="149A527B" w14:textId="77777777" w:rsidTr="00804F9C">
        <w:trPr>
          <w:trHeight w:val="288"/>
        </w:trPr>
        <w:tc>
          <w:tcPr>
            <w:tcW w:w="1237" w:type="dxa"/>
            <w:vAlign w:val="center"/>
          </w:tcPr>
          <w:p w14:paraId="53FC0226" w14:textId="77777777" w:rsidR="00D15FB1" w:rsidRPr="00252EDA" w:rsidRDefault="00D15FB1" w:rsidP="00804F9C">
            <w:pPr>
              <w:pStyle w:val="TableText"/>
              <w:jc w:val="center"/>
              <w:rPr>
                <w:rFonts w:ascii="Times New Roman" w:hAnsi="Times New Roman"/>
                <w:sz w:val="24"/>
              </w:rPr>
            </w:pPr>
          </w:p>
        </w:tc>
        <w:tc>
          <w:tcPr>
            <w:tcW w:w="1710" w:type="dxa"/>
            <w:vAlign w:val="center"/>
          </w:tcPr>
          <w:p w14:paraId="05EB4C8A" w14:textId="77777777" w:rsidR="00D15FB1" w:rsidRPr="00252EDA" w:rsidRDefault="00D15FB1" w:rsidP="00804F9C">
            <w:pPr>
              <w:pStyle w:val="TableText"/>
              <w:jc w:val="center"/>
              <w:rPr>
                <w:rFonts w:ascii="Times New Roman" w:hAnsi="Times New Roman"/>
                <w:noProof/>
                <w:sz w:val="24"/>
              </w:rPr>
            </w:pPr>
          </w:p>
        </w:tc>
        <w:tc>
          <w:tcPr>
            <w:tcW w:w="3563" w:type="dxa"/>
            <w:vAlign w:val="center"/>
          </w:tcPr>
          <w:p w14:paraId="2EE410B7" w14:textId="77777777" w:rsidR="00D15FB1" w:rsidRPr="00252EDA" w:rsidRDefault="00D15FB1" w:rsidP="00804F9C">
            <w:pPr>
              <w:pStyle w:val="TableText"/>
              <w:rPr>
                <w:rFonts w:ascii="Times New Roman" w:hAnsi="Times New Roman"/>
                <w:sz w:val="24"/>
              </w:rPr>
            </w:pPr>
          </w:p>
        </w:tc>
        <w:tc>
          <w:tcPr>
            <w:tcW w:w="2490" w:type="dxa"/>
            <w:vAlign w:val="center"/>
          </w:tcPr>
          <w:p w14:paraId="7E621A5D" w14:textId="77777777" w:rsidR="00D15FB1" w:rsidRPr="00252EDA" w:rsidRDefault="00D15FB1"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0"/>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2A812010" w14:textId="3B90EE9E" w:rsidR="0058416D" w:rsidRDefault="0058416D" w:rsidP="00F3684D">
      <w:pPr>
        <w:pStyle w:val="ListParagraph"/>
        <w:numPr>
          <w:ilvl w:val="1"/>
          <w:numId w:val="8"/>
        </w:numPr>
        <w:spacing w:after="120" w:line="240" w:lineRule="auto"/>
        <w:ind w:left="1797" w:hanging="357"/>
        <w:contextualSpacing w:val="0"/>
        <w:rPr>
          <w:lang w:val="en-US"/>
        </w:rPr>
      </w:pPr>
      <w:r>
        <w:rPr>
          <w:lang w:val="en-US"/>
        </w:rPr>
        <w:t xml:space="preserve">The current state of </w:t>
      </w:r>
      <w:proofErr w:type="spellStart"/>
      <w:r>
        <w:rPr>
          <w:lang w:val="en-US"/>
        </w:rPr>
        <w:t>Hazu</w:t>
      </w:r>
      <w:r w:rsidRPr="00252EDA">
        <w:rPr>
          <w:lang w:val="en-US"/>
        </w:rPr>
        <w:t>s</w:t>
      </w:r>
      <w:proofErr w:type="spellEnd"/>
    </w:p>
    <w:p w14:paraId="421F03FB" w14:textId="66304FB5" w:rsidR="0058416D" w:rsidRPr="00252EDA" w:rsidRDefault="0058416D" w:rsidP="00F3684D">
      <w:pPr>
        <w:pStyle w:val="ListParagraph"/>
        <w:numPr>
          <w:ilvl w:val="1"/>
          <w:numId w:val="8"/>
        </w:numPr>
        <w:spacing w:after="120" w:line="240" w:lineRule="auto"/>
        <w:ind w:left="1797" w:hanging="357"/>
        <w:contextualSpacing w:val="0"/>
        <w:rPr>
          <w:lang w:val="en-US"/>
        </w:rPr>
      </w:pPr>
      <w:r>
        <w:rPr>
          <w:lang w:val="en-US"/>
        </w:rPr>
        <w:t>Changing user environment</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proofErr w:type="spellStart"/>
      <w:r w:rsidRPr="00252EDA">
        <w:rPr>
          <w:lang w:val="en-US"/>
        </w:rPr>
        <w:t>Hazus</w:t>
      </w:r>
      <w:proofErr w:type="spellEnd"/>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74F73484" w14:textId="5D194C5E" w:rsidR="00F3684D" w:rsidRDefault="00F3684D" w:rsidP="00F3684D">
      <w:pPr>
        <w:pStyle w:val="ListParagraph"/>
        <w:numPr>
          <w:ilvl w:val="0"/>
          <w:numId w:val="39"/>
        </w:numPr>
        <w:spacing w:after="120" w:line="264" w:lineRule="auto"/>
        <w:contextualSpacing w:val="0"/>
        <w:rPr>
          <w:lang w:val="en-US"/>
        </w:rPr>
      </w:pPr>
      <w:r>
        <w:rPr>
          <w:lang w:val="en-US"/>
        </w:rPr>
        <w:t>User descriptions</w:t>
      </w:r>
    </w:p>
    <w:p w14:paraId="29841D4A" w14:textId="25924046" w:rsidR="00E02EC2" w:rsidRPr="00252EDA" w:rsidRDefault="00BC3963" w:rsidP="00F3684D">
      <w:pPr>
        <w:pStyle w:val="ListParagraph"/>
        <w:numPr>
          <w:ilvl w:val="0"/>
          <w:numId w:val="39"/>
        </w:numPr>
        <w:spacing w:after="120" w:line="264" w:lineRule="auto"/>
        <w:contextualSpacing w:val="0"/>
        <w:rPr>
          <w:lang w:val="en-US"/>
        </w:rPr>
      </w:pPr>
      <w:proofErr w:type="spellStart"/>
      <w:r w:rsidRPr="00252EDA">
        <w:rPr>
          <w:lang w:val="en-US"/>
        </w:rPr>
        <w:t>Hazus</w:t>
      </w:r>
      <w:proofErr w:type="spellEnd"/>
      <w:r w:rsidR="00E02EC2" w:rsidRPr="00252EDA">
        <w:rPr>
          <w:lang w:val="en-US"/>
        </w:rPr>
        <w:t xml:space="preserve"> audiences</w:t>
      </w:r>
    </w:p>
    <w:p w14:paraId="2ABBB270" w14:textId="729AAF4D"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Audience types</w:t>
      </w:r>
    </w:p>
    <w:p w14:paraId="334413F6" w14:textId="4021DF6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Competence levels</w:t>
      </w:r>
    </w:p>
    <w:p w14:paraId="6E84B0A9" w14:textId="61CCDB8F" w:rsidR="00B905AA" w:rsidRPr="00252EDA" w:rsidRDefault="00380856" w:rsidP="00F3684D">
      <w:pPr>
        <w:pStyle w:val="ListParagraph"/>
        <w:numPr>
          <w:ilvl w:val="0"/>
          <w:numId w:val="39"/>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Based on Default Information</w:t>
      </w:r>
    </w:p>
    <w:p w14:paraId="1210650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User-Supplied Inventory</w:t>
      </w:r>
    </w:p>
    <w:p w14:paraId="1A00996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Advanced Data</w:t>
      </w:r>
    </w:p>
    <w:p w14:paraId="0B0FE70D" w14:textId="20E0D724"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 xml:space="preserve">Anticipated breakdown of </w:t>
      </w:r>
      <w:proofErr w:type="spellStart"/>
      <w:r w:rsidRPr="00252EDA">
        <w:rPr>
          <w:lang w:val="en-US"/>
        </w:rPr>
        <w:t>Open</w:t>
      </w:r>
      <w:r w:rsidR="00BC3963" w:rsidRPr="00252EDA">
        <w:rPr>
          <w:lang w:val="en-US"/>
        </w:rPr>
        <w:t>Hazus</w:t>
      </w:r>
      <w:proofErr w:type="spellEnd"/>
      <w:r w:rsidRPr="00252EDA">
        <w:rPr>
          <w:lang w:val="en-US"/>
        </w:rPr>
        <w:t xml:space="preserve"> users</w:t>
      </w:r>
    </w:p>
    <w:p w14:paraId="3DF8A9FD" w14:textId="332FCA5D" w:rsidR="00E02EC2" w:rsidRPr="00252EDA" w:rsidRDefault="00E02EC2" w:rsidP="00F3684D">
      <w:pPr>
        <w:pStyle w:val="ListParagraph"/>
        <w:numPr>
          <w:ilvl w:val="0"/>
          <w:numId w:val="39"/>
        </w:numPr>
        <w:spacing w:after="120" w:line="264" w:lineRule="auto"/>
        <w:contextualSpacing w:val="0"/>
        <w:rPr>
          <w:lang w:val="en-US"/>
        </w:rPr>
      </w:pPr>
      <w:r w:rsidRPr="00252EDA">
        <w:rPr>
          <w:lang w:val="en-US"/>
        </w:rPr>
        <w:t>Typical Workflows</w:t>
      </w:r>
    </w:p>
    <w:p w14:paraId="4B731ED0" w14:textId="7300055C"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Flood model workflows</w:t>
      </w:r>
    </w:p>
    <w:p w14:paraId="62DA95FA" w14:textId="3149B117"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Hurricane model workflows</w:t>
      </w:r>
    </w:p>
    <w:p w14:paraId="731B955F" w14:textId="2CBA0B23"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Earthquake model workflows</w:t>
      </w:r>
    </w:p>
    <w:p w14:paraId="7849FFCC" w14:textId="662C304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0A66CC0A" w14:textId="74CF07E7" w:rsidR="003B68A4" w:rsidRPr="00252EDA" w:rsidRDefault="003B68A4" w:rsidP="00F3684D">
      <w:pPr>
        <w:pStyle w:val="ListParagraph"/>
        <w:numPr>
          <w:ilvl w:val="1"/>
          <w:numId w:val="33"/>
        </w:numPr>
        <w:spacing w:after="120" w:line="240" w:lineRule="auto"/>
        <w:ind w:left="1797" w:hanging="357"/>
        <w:contextualSpacing w:val="0"/>
        <w:rPr>
          <w:lang w:val="en-US"/>
        </w:rPr>
      </w:pPr>
      <w:r>
        <w:rPr>
          <w:lang w:val="en-US"/>
        </w:rPr>
        <w:t xml:space="preserve">Limited Need for GIS-like Tools in Open </w:t>
      </w:r>
      <w:proofErr w:type="spellStart"/>
      <w:r>
        <w:rPr>
          <w:lang w:val="en-US"/>
        </w:rPr>
        <w:t>Hazus</w:t>
      </w:r>
      <w:proofErr w:type="spellEnd"/>
    </w:p>
    <w:p w14:paraId="6C1925D1" w14:textId="72B90FD4" w:rsidR="00143B5E"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689EED98" w14:textId="3EA7E26D" w:rsidR="005E7787" w:rsidRPr="00252EDA" w:rsidRDefault="005E7787" w:rsidP="00F3684D">
      <w:pPr>
        <w:pStyle w:val="ListParagraph"/>
        <w:numPr>
          <w:ilvl w:val="1"/>
          <w:numId w:val="33"/>
        </w:numPr>
        <w:spacing w:after="120" w:line="240" w:lineRule="auto"/>
        <w:ind w:left="1797" w:hanging="357"/>
        <w:contextualSpacing w:val="0"/>
        <w:rPr>
          <w:lang w:val="en-US"/>
        </w:rPr>
      </w:pPr>
      <w:r>
        <w:rPr>
          <w:lang w:val="en-US"/>
        </w:rPr>
        <w:t>Train</w:t>
      </w:r>
      <w:r w:rsidR="00477D84">
        <w:rPr>
          <w:lang w:val="en-US"/>
        </w:rPr>
        <w:t>in</w:t>
      </w:r>
      <w:r>
        <w:rPr>
          <w:lang w:val="en-US"/>
        </w:rPr>
        <w:t xml:space="preserve">g and outreach </w:t>
      </w:r>
      <w:r w:rsidR="003F1B88">
        <w:rPr>
          <w:lang w:val="en-US"/>
        </w:rPr>
        <w:t>benefits</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lastRenderedPageBreak/>
        <w:t>Inventories as an Indispensable Aspect of Open</w:t>
      </w:r>
    </w:p>
    <w:p w14:paraId="7FE77B33" w14:textId="502EE4CA"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demographic inventory data</w:t>
      </w:r>
    </w:p>
    <w:p w14:paraId="320BF3D3" w14:textId="599C2144"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building and critical infrastructure data</w:t>
      </w:r>
    </w:p>
    <w:p w14:paraId="55B51D6C" w14:textId="24990FFE"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depth grids</w:t>
      </w:r>
    </w:p>
    <w:p w14:paraId="1F074763" w14:textId="0D2F01CE" w:rsidR="00EA6B64" w:rsidRPr="00252EDA" w:rsidRDefault="00EA6B64" w:rsidP="00F3684D">
      <w:pPr>
        <w:pStyle w:val="ListParagraph"/>
        <w:numPr>
          <w:ilvl w:val="1"/>
          <w:numId w:val="33"/>
        </w:numPr>
        <w:spacing w:after="120" w:line="240" w:lineRule="auto"/>
        <w:ind w:left="1797" w:hanging="357"/>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4"/>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118462B8" w14:textId="237FC1EA" w:rsidR="00370442" w:rsidRDefault="00E15587" w:rsidP="002F2E31">
      <w:pPr>
        <w:spacing w:after="120" w:line="264" w:lineRule="auto"/>
        <w:rPr>
          <w:lang w:val="en-US"/>
        </w:rPr>
      </w:pPr>
      <w:r w:rsidRPr="00252EDA">
        <w:rPr>
          <w:lang w:val="en-US"/>
        </w:rPr>
        <w:t>VI</w:t>
      </w:r>
      <w:r w:rsidRPr="00252EDA">
        <w:rPr>
          <w:lang w:val="en-US"/>
        </w:rPr>
        <w:tab/>
      </w:r>
      <w:r w:rsidR="00370442" w:rsidRPr="00252EDA">
        <w:rPr>
          <w:lang w:val="en-US"/>
        </w:rPr>
        <w:t>Product Review</w:t>
      </w:r>
    </w:p>
    <w:p w14:paraId="655A3BC4" w14:textId="7BEB7BC7"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Description of Open Source Desktop GIS</w:t>
      </w:r>
    </w:p>
    <w:p w14:paraId="7A72E348" w14:textId="2F0DE519" w:rsidR="001B238D" w:rsidRPr="00252EDA" w:rsidRDefault="001B238D" w:rsidP="00F3684D">
      <w:pPr>
        <w:pStyle w:val="ListParagraph"/>
        <w:numPr>
          <w:ilvl w:val="0"/>
          <w:numId w:val="37"/>
        </w:numPr>
        <w:spacing w:after="120" w:line="240" w:lineRule="auto"/>
        <w:ind w:left="1797" w:hanging="357"/>
        <w:contextualSpacing w:val="0"/>
        <w:rPr>
          <w:lang w:val="en-US"/>
        </w:rPr>
      </w:pPr>
      <w:r>
        <w:rPr>
          <w:lang w:val="en-US"/>
        </w:rPr>
        <w:t>GRASS</w:t>
      </w:r>
    </w:p>
    <w:p w14:paraId="24862E41" w14:textId="62D342E0" w:rsidR="001B238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QGIS</w:t>
      </w:r>
    </w:p>
    <w:p w14:paraId="4AA93912" w14:textId="512FCFBC" w:rsidR="001B238D" w:rsidRPr="00252EDA" w:rsidRDefault="00F3684D" w:rsidP="00F3684D">
      <w:pPr>
        <w:pStyle w:val="ListParagraph"/>
        <w:numPr>
          <w:ilvl w:val="0"/>
          <w:numId w:val="37"/>
        </w:numPr>
        <w:spacing w:after="120" w:line="240" w:lineRule="auto"/>
        <w:ind w:left="1797" w:hanging="357"/>
        <w:contextualSpacing w:val="0"/>
        <w:rPr>
          <w:lang w:val="en-US"/>
        </w:rPr>
      </w:pPr>
      <w:proofErr w:type="spellStart"/>
      <w:r>
        <w:rPr>
          <w:lang w:val="en-US"/>
        </w:rPr>
        <w:t>uDig</w:t>
      </w:r>
      <w:proofErr w:type="spellEnd"/>
    </w:p>
    <w:p w14:paraId="58FF4FFD" w14:textId="5A5BEED9" w:rsidR="001B238D" w:rsidRDefault="00F3684D" w:rsidP="00F3684D">
      <w:pPr>
        <w:pStyle w:val="ListParagraph"/>
        <w:numPr>
          <w:ilvl w:val="0"/>
          <w:numId w:val="37"/>
        </w:numPr>
        <w:spacing w:after="120" w:line="240" w:lineRule="auto"/>
        <w:ind w:left="1797" w:hanging="357"/>
        <w:contextualSpacing w:val="0"/>
        <w:rPr>
          <w:lang w:val="en-US"/>
        </w:rPr>
      </w:pPr>
      <w:proofErr w:type="spellStart"/>
      <w:r>
        <w:rPr>
          <w:lang w:val="en-US"/>
        </w:rPr>
        <w:t>gvSIG</w:t>
      </w:r>
      <w:proofErr w:type="spellEnd"/>
    </w:p>
    <w:p w14:paraId="170949AB" w14:textId="1DB26B88" w:rsidR="00F3684D" w:rsidRDefault="00F3684D" w:rsidP="00F3684D">
      <w:pPr>
        <w:pStyle w:val="ListParagraph"/>
        <w:numPr>
          <w:ilvl w:val="0"/>
          <w:numId w:val="37"/>
        </w:numPr>
        <w:spacing w:after="120" w:line="240" w:lineRule="auto"/>
        <w:ind w:left="1797" w:hanging="357"/>
        <w:contextualSpacing w:val="0"/>
        <w:rPr>
          <w:lang w:val="en-US"/>
        </w:rPr>
      </w:pPr>
      <w:r>
        <w:rPr>
          <w:lang w:val="en-US"/>
        </w:rPr>
        <w:t>SAGA</w:t>
      </w:r>
    </w:p>
    <w:p w14:paraId="13E6F0D9" w14:textId="60D40ACF" w:rsidR="00F3684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Open JUMP</w:t>
      </w:r>
    </w:p>
    <w:p w14:paraId="51B3B1A2" w14:textId="729C0F41" w:rsidR="001B238D" w:rsidRPr="00252EDA" w:rsidRDefault="001B238D" w:rsidP="001B238D">
      <w:pPr>
        <w:spacing w:after="120" w:line="264" w:lineRule="auto"/>
        <w:ind w:left="720"/>
        <w:rPr>
          <w:lang w:val="en-US"/>
        </w:rPr>
      </w:pPr>
      <w:r w:rsidRPr="00252EDA">
        <w:rPr>
          <w:lang w:val="en-US"/>
        </w:rPr>
        <w:t>2</w:t>
      </w:r>
      <w:r w:rsidRPr="00252EDA">
        <w:rPr>
          <w:lang w:val="en-US"/>
        </w:rPr>
        <w:tab/>
      </w:r>
      <w:r w:rsidRPr="0070270C">
        <w:rPr>
          <w:rFonts w:ascii="Calibri" w:hAnsi="Calibri" w:cstheme="minorHAnsi"/>
          <w:lang w:val="en-US"/>
        </w:rPr>
        <w:t>Description of Open Source Web Mapping Applications</w:t>
      </w:r>
    </w:p>
    <w:p w14:paraId="2804DA5F" w14:textId="79AEB0B1" w:rsidR="006A29C2" w:rsidRPr="00252EDA" w:rsidRDefault="006A29C2" w:rsidP="006A29C2">
      <w:pPr>
        <w:pStyle w:val="ListParagraph"/>
        <w:numPr>
          <w:ilvl w:val="0"/>
          <w:numId w:val="41"/>
        </w:numPr>
        <w:spacing w:after="120" w:line="240" w:lineRule="auto"/>
        <w:contextualSpacing w:val="0"/>
        <w:rPr>
          <w:lang w:val="en-US"/>
        </w:rPr>
      </w:pPr>
      <w:proofErr w:type="spellStart"/>
      <w:r>
        <w:rPr>
          <w:lang w:val="en-US"/>
        </w:rPr>
        <w:t>MapServer</w:t>
      </w:r>
      <w:proofErr w:type="spellEnd"/>
    </w:p>
    <w:p w14:paraId="5D3A444E" w14:textId="278FB6B1"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MapGuide</w:t>
      </w:r>
      <w:proofErr w:type="spellEnd"/>
    </w:p>
    <w:p w14:paraId="1F5B3D5A" w14:textId="526BC71A"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OpenLayers</w:t>
      </w:r>
      <w:proofErr w:type="spellEnd"/>
    </w:p>
    <w:p w14:paraId="0BC214B4" w14:textId="30929A3C" w:rsidR="006A29C2" w:rsidRDefault="006A29C2" w:rsidP="006A29C2">
      <w:pPr>
        <w:pStyle w:val="ListParagraph"/>
        <w:numPr>
          <w:ilvl w:val="0"/>
          <w:numId w:val="41"/>
        </w:numPr>
        <w:spacing w:after="120" w:line="240" w:lineRule="auto"/>
        <w:ind w:left="1797" w:hanging="357"/>
        <w:contextualSpacing w:val="0"/>
        <w:rPr>
          <w:lang w:val="en-US"/>
        </w:rPr>
      </w:pPr>
      <w:r>
        <w:rPr>
          <w:lang w:val="en-US"/>
        </w:rPr>
        <w:t>degree</w:t>
      </w:r>
    </w:p>
    <w:p w14:paraId="2FA0F237" w14:textId="723621A1"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GeoMoose</w:t>
      </w:r>
      <w:proofErr w:type="spellEnd"/>
    </w:p>
    <w:p w14:paraId="0333B868" w14:textId="3A808C27"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MapBender</w:t>
      </w:r>
      <w:proofErr w:type="spellEnd"/>
    </w:p>
    <w:p w14:paraId="21B51202" w14:textId="7EBC34DB"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GeoServer</w:t>
      </w:r>
      <w:proofErr w:type="spellEnd"/>
    </w:p>
    <w:p w14:paraId="708D7B33" w14:textId="07B8CEB2" w:rsidR="006A29C2" w:rsidRDefault="006A29C2" w:rsidP="006A29C2">
      <w:pPr>
        <w:pStyle w:val="ListParagraph"/>
        <w:numPr>
          <w:ilvl w:val="0"/>
          <w:numId w:val="41"/>
        </w:numPr>
        <w:spacing w:after="120" w:line="240" w:lineRule="auto"/>
        <w:ind w:left="1797" w:hanging="357"/>
        <w:contextualSpacing w:val="0"/>
        <w:rPr>
          <w:lang w:val="en-US"/>
        </w:rPr>
      </w:pPr>
      <w:r>
        <w:rPr>
          <w:lang w:val="en-US"/>
        </w:rPr>
        <w:t>Carto</w:t>
      </w:r>
    </w:p>
    <w:p w14:paraId="1544B3F7" w14:textId="57DE2C79"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PyWPS</w:t>
      </w:r>
      <w:proofErr w:type="spellEnd"/>
    </w:p>
    <w:p w14:paraId="75B26F1C" w14:textId="0F27DB03" w:rsidR="001B238D" w:rsidRDefault="001B238D" w:rsidP="001B238D">
      <w:pPr>
        <w:spacing w:after="120" w:line="264" w:lineRule="auto"/>
        <w:ind w:left="720"/>
        <w:rPr>
          <w:rFonts w:ascii="Calibri" w:hAnsi="Calibri" w:cstheme="minorHAnsi"/>
          <w:lang w:val="en-US"/>
        </w:rPr>
      </w:pPr>
      <w:r w:rsidRPr="00252EDA">
        <w:rPr>
          <w:lang w:val="en-US"/>
        </w:rPr>
        <w:t>3</w:t>
      </w:r>
      <w:r w:rsidRPr="00252EDA">
        <w:rPr>
          <w:lang w:val="en-US"/>
        </w:rPr>
        <w:tab/>
      </w:r>
      <w:r w:rsidRPr="0070270C">
        <w:rPr>
          <w:rFonts w:ascii="Calibri" w:hAnsi="Calibri" w:cstheme="minorHAnsi"/>
          <w:lang w:val="en-US"/>
        </w:rPr>
        <w:t>Description of Open Source Geospatial Libraries</w:t>
      </w:r>
    </w:p>
    <w:p w14:paraId="015D0570" w14:textId="0C4E1C9B" w:rsidR="006A29C2" w:rsidRPr="00252EDA" w:rsidRDefault="006A29C2" w:rsidP="006A29C2">
      <w:pPr>
        <w:pStyle w:val="ListParagraph"/>
        <w:numPr>
          <w:ilvl w:val="0"/>
          <w:numId w:val="42"/>
        </w:numPr>
        <w:spacing w:after="120" w:line="240" w:lineRule="auto"/>
        <w:contextualSpacing w:val="0"/>
        <w:rPr>
          <w:lang w:val="en-US"/>
        </w:rPr>
      </w:pPr>
      <w:proofErr w:type="spellStart"/>
      <w:r>
        <w:rPr>
          <w:lang w:val="en-US"/>
        </w:rPr>
        <w:t>GeoTools</w:t>
      </w:r>
      <w:proofErr w:type="spellEnd"/>
    </w:p>
    <w:p w14:paraId="68A6473E" w14:textId="5AFB31DC"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t>GDAL/OGR</w:t>
      </w:r>
    </w:p>
    <w:p w14:paraId="4E080026" w14:textId="64ADD822"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GEOS</w:t>
      </w:r>
    </w:p>
    <w:p w14:paraId="0AA7DBF4" w14:textId="2CFC2C1B" w:rsidR="006A29C2" w:rsidRDefault="006A29C2" w:rsidP="006A29C2">
      <w:pPr>
        <w:pStyle w:val="ListParagraph"/>
        <w:numPr>
          <w:ilvl w:val="0"/>
          <w:numId w:val="42"/>
        </w:numPr>
        <w:spacing w:after="120" w:line="240" w:lineRule="auto"/>
        <w:ind w:left="1797" w:hanging="357"/>
        <w:contextualSpacing w:val="0"/>
        <w:rPr>
          <w:lang w:val="en-US"/>
        </w:rPr>
      </w:pPr>
      <w:proofErr w:type="spellStart"/>
      <w:r>
        <w:rPr>
          <w:lang w:val="en-US"/>
        </w:rPr>
        <w:t>GeoTrellis</w:t>
      </w:r>
      <w:proofErr w:type="spellEnd"/>
    </w:p>
    <w:p w14:paraId="7C498EE7" w14:textId="6134C8C5" w:rsidR="006A29C2" w:rsidRDefault="006A29C2" w:rsidP="006A29C2">
      <w:pPr>
        <w:pStyle w:val="ListParagraph"/>
        <w:numPr>
          <w:ilvl w:val="0"/>
          <w:numId w:val="42"/>
        </w:numPr>
        <w:spacing w:after="120" w:line="240" w:lineRule="auto"/>
        <w:ind w:left="1797" w:hanging="357"/>
        <w:contextualSpacing w:val="0"/>
        <w:rPr>
          <w:lang w:val="en-US"/>
        </w:rPr>
      </w:pPr>
      <w:proofErr w:type="spellStart"/>
      <w:r>
        <w:rPr>
          <w:lang w:val="en-US"/>
        </w:rPr>
        <w:t>GeoWave</w:t>
      </w:r>
      <w:proofErr w:type="spellEnd"/>
    </w:p>
    <w:p w14:paraId="410719EA" w14:textId="4879F282"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lastRenderedPageBreak/>
        <w:t>STAC</w:t>
      </w:r>
    </w:p>
    <w:p w14:paraId="0709CC1F" w14:textId="250C1B39" w:rsidR="001B238D" w:rsidRDefault="001B238D" w:rsidP="001B238D">
      <w:pPr>
        <w:spacing w:after="120" w:line="264" w:lineRule="auto"/>
        <w:ind w:left="720"/>
        <w:rPr>
          <w:rFonts w:ascii="Calibri" w:hAnsi="Calibri" w:cstheme="minorHAnsi"/>
          <w:lang w:val="en-US"/>
        </w:rPr>
      </w:pPr>
      <w:r>
        <w:rPr>
          <w:rFonts w:ascii="Calibri" w:hAnsi="Calibri" w:cstheme="minorHAnsi"/>
          <w:lang w:val="en-US"/>
        </w:rPr>
        <w:t>4</w:t>
      </w:r>
      <w:r>
        <w:rPr>
          <w:rFonts w:ascii="Calibri" w:hAnsi="Calibri" w:cstheme="minorHAnsi"/>
          <w:lang w:val="en-US"/>
        </w:rPr>
        <w:tab/>
      </w:r>
      <w:r w:rsidRPr="0070270C">
        <w:rPr>
          <w:rFonts w:ascii="Calibri" w:hAnsi="Calibri" w:cstheme="minorHAnsi"/>
          <w:lang w:val="en-US"/>
        </w:rPr>
        <w:t>Description of Other Open Source Platforms</w:t>
      </w:r>
    </w:p>
    <w:p w14:paraId="41AF8F33" w14:textId="7BA23C68" w:rsidR="00F3684D" w:rsidRDefault="00F3684D" w:rsidP="00F3684D">
      <w:pPr>
        <w:pStyle w:val="ListParagraph"/>
        <w:numPr>
          <w:ilvl w:val="0"/>
          <w:numId w:val="38"/>
        </w:numPr>
        <w:spacing w:after="120" w:line="240" w:lineRule="auto"/>
        <w:ind w:left="1797" w:hanging="357"/>
        <w:contextualSpacing w:val="0"/>
        <w:rPr>
          <w:lang w:val="en-US"/>
        </w:rPr>
      </w:pPr>
      <w:r>
        <w:rPr>
          <w:lang w:val="en-US"/>
        </w:rPr>
        <w:t>R</w:t>
      </w:r>
    </w:p>
    <w:p w14:paraId="09595087" w14:textId="427302B7" w:rsidR="006A29C2" w:rsidRPr="00252EDA" w:rsidRDefault="006A29C2" w:rsidP="00F3684D">
      <w:pPr>
        <w:pStyle w:val="ListParagraph"/>
        <w:numPr>
          <w:ilvl w:val="0"/>
          <w:numId w:val="38"/>
        </w:numPr>
        <w:spacing w:after="120" w:line="240" w:lineRule="auto"/>
        <w:ind w:left="1797" w:hanging="357"/>
        <w:contextualSpacing w:val="0"/>
        <w:rPr>
          <w:lang w:val="en-US"/>
        </w:rPr>
      </w:pPr>
      <w:r>
        <w:rPr>
          <w:lang w:val="en-US"/>
        </w:rPr>
        <w:t xml:space="preserve">Repast </w:t>
      </w:r>
      <w:proofErr w:type="spellStart"/>
      <w:r>
        <w:rPr>
          <w:lang w:val="en-US"/>
        </w:rPr>
        <w:t>Simphony</w:t>
      </w:r>
      <w:proofErr w:type="spellEnd"/>
    </w:p>
    <w:p w14:paraId="071575DE" w14:textId="51381EB7" w:rsidR="00F3684D" w:rsidRPr="00252EDA" w:rsidRDefault="00F3684D" w:rsidP="00F3684D">
      <w:pPr>
        <w:pStyle w:val="ListParagraph"/>
        <w:numPr>
          <w:ilvl w:val="0"/>
          <w:numId w:val="38"/>
        </w:numPr>
        <w:spacing w:after="120" w:line="240" w:lineRule="auto"/>
        <w:ind w:left="1797" w:hanging="357"/>
        <w:contextualSpacing w:val="0"/>
        <w:rPr>
          <w:lang w:val="en-US"/>
        </w:rPr>
      </w:pPr>
      <w:r>
        <w:rPr>
          <w:lang w:val="en-US"/>
        </w:rPr>
        <w:t>Eclipse</w:t>
      </w:r>
    </w:p>
    <w:p w14:paraId="5D576D0F" w14:textId="2D06B269" w:rsidR="00F3684D" w:rsidRPr="00252EDA" w:rsidRDefault="00F3684D" w:rsidP="00F3684D">
      <w:pPr>
        <w:pStyle w:val="ListParagraph"/>
        <w:numPr>
          <w:ilvl w:val="0"/>
          <w:numId w:val="38"/>
        </w:numPr>
        <w:spacing w:after="120" w:line="240" w:lineRule="auto"/>
        <w:ind w:left="1797" w:hanging="357"/>
        <w:contextualSpacing w:val="0"/>
        <w:rPr>
          <w:lang w:val="en-US"/>
        </w:rPr>
      </w:pPr>
      <w:proofErr w:type="spellStart"/>
      <w:r>
        <w:rPr>
          <w:lang w:val="en-US"/>
        </w:rPr>
        <w:t>Jupyter</w:t>
      </w:r>
      <w:proofErr w:type="spellEnd"/>
    </w:p>
    <w:p w14:paraId="32FE735C" w14:textId="167AC27C" w:rsidR="001B238D" w:rsidRPr="00252EDA" w:rsidRDefault="001B238D" w:rsidP="001B238D">
      <w:pPr>
        <w:spacing w:after="120" w:line="264" w:lineRule="auto"/>
        <w:ind w:left="720"/>
        <w:rPr>
          <w:lang w:val="en-US"/>
        </w:rPr>
      </w:pPr>
      <w:r>
        <w:rPr>
          <w:rFonts w:ascii="Calibri" w:hAnsi="Calibri" w:cstheme="minorHAnsi"/>
          <w:lang w:val="en-US"/>
        </w:rPr>
        <w:t>5</w:t>
      </w:r>
      <w:r>
        <w:rPr>
          <w:rFonts w:ascii="Calibri" w:hAnsi="Calibri" w:cstheme="minorHAnsi"/>
          <w:lang w:val="en-US"/>
        </w:rPr>
        <w:tab/>
      </w:r>
      <w:r w:rsidRPr="0070270C">
        <w:rPr>
          <w:rFonts w:ascii="Calibri" w:hAnsi="Calibri" w:cstheme="minorHAnsi"/>
          <w:lang w:val="en-US"/>
        </w:rPr>
        <w:t>Decision Analysis Report</w:t>
      </w:r>
    </w:p>
    <w:p w14:paraId="3D97F948" w14:textId="633C8323" w:rsidR="003F1B88" w:rsidRPr="00252EDA" w:rsidRDefault="003F1B88" w:rsidP="002F2E31">
      <w:pPr>
        <w:spacing w:after="120" w:line="264" w:lineRule="auto"/>
        <w:rPr>
          <w:lang w:val="en-US"/>
        </w:rPr>
      </w:pPr>
      <w:r>
        <w:rPr>
          <w:lang w:val="en-US"/>
        </w:rPr>
        <w:t>VII</w:t>
      </w:r>
      <w:r>
        <w:rPr>
          <w:lang w:val="en-US"/>
        </w:rPr>
        <w:tab/>
        <w:t>Database</w:t>
      </w:r>
    </w:p>
    <w:p w14:paraId="3549AC50" w14:textId="5943F8A1" w:rsidR="001B238D" w:rsidRPr="00252EDA" w:rsidRDefault="001B238D" w:rsidP="001B238D">
      <w:pPr>
        <w:spacing w:after="120" w:line="264" w:lineRule="auto"/>
        <w:ind w:left="720"/>
        <w:rPr>
          <w:lang w:val="en-US"/>
        </w:rPr>
      </w:pPr>
      <w:r w:rsidRPr="00252EDA">
        <w:rPr>
          <w:lang w:val="en-US"/>
        </w:rPr>
        <w:t>1</w:t>
      </w:r>
      <w:r w:rsidRPr="00252EDA">
        <w:rPr>
          <w:lang w:val="en-US"/>
        </w:rPr>
        <w:tab/>
      </w:r>
      <w:proofErr w:type="spellStart"/>
      <w:r>
        <w:rPr>
          <w:rFonts w:ascii="Calibri" w:hAnsi="Calibri" w:cstheme="minorHAnsi"/>
          <w:lang w:val="en-US"/>
        </w:rPr>
        <w:t>PostGIS</w:t>
      </w:r>
      <w:proofErr w:type="spellEnd"/>
    </w:p>
    <w:p w14:paraId="66644723" w14:textId="5E474AEC" w:rsidR="001B238D" w:rsidRDefault="001B238D" w:rsidP="001B238D">
      <w:pPr>
        <w:spacing w:after="120" w:line="264" w:lineRule="auto"/>
        <w:ind w:left="720"/>
        <w:rPr>
          <w:rFonts w:ascii="Calibri" w:hAnsi="Calibri" w:cstheme="minorHAnsi"/>
          <w:lang w:val="en-US"/>
        </w:rPr>
      </w:pPr>
      <w:r w:rsidRPr="00252EDA">
        <w:rPr>
          <w:lang w:val="en-US"/>
        </w:rPr>
        <w:t>2</w:t>
      </w:r>
      <w:r w:rsidRPr="00252EDA">
        <w:rPr>
          <w:lang w:val="en-US"/>
        </w:rPr>
        <w:tab/>
      </w:r>
      <w:proofErr w:type="spellStart"/>
      <w:r>
        <w:rPr>
          <w:rFonts w:ascii="Calibri" w:hAnsi="Calibri" w:cstheme="minorHAnsi"/>
          <w:lang w:val="en-US"/>
        </w:rPr>
        <w:t>SpatiaLite</w:t>
      </w:r>
      <w:proofErr w:type="spellEnd"/>
    </w:p>
    <w:p w14:paraId="513BFEBF" w14:textId="05A8BE2E" w:rsidR="006A29C2" w:rsidRPr="00252EDA" w:rsidRDefault="006A29C2" w:rsidP="001B238D">
      <w:pPr>
        <w:spacing w:after="120" w:line="264" w:lineRule="auto"/>
        <w:ind w:left="720"/>
        <w:rPr>
          <w:lang w:val="en-US"/>
        </w:rPr>
      </w:pPr>
      <w:r>
        <w:rPr>
          <w:rFonts w:ascii="Calibri" w:hAnsi="Calibri" w:cstheme="minorHAnsi"/>
          <w:lang w:val="en-US"/>
        </w:rPr>
        <w:t>3</w:t>
      </w:r>
      <w:r>
        <w:rPr>
          <w:rFonts w:ascii="Calibri" w:hAnsi="Calibri" w:cstheme="minorHAnsi"/>
          <w:lang w:val="en-US"/>
        </w:rPr>
        <w:tab/>
      </w:r>
      <w:proofErr w:type="spellStart"/>
      <w:r>
        <w:rPr>
          <w:rFonts w:ascii="Calibri" w:hAnsi="Calibri" w:cstheme="minorHAnsi"/>
          <w:lang w:val="en-US"/>
        </w:rPr>
        <w:t>rasdaman</w:t>
      </w:r>
      <w:proofErr w:type="spellEnd"/>
    </w:p>
    <w:p w14:paraId="3009EDE5" w14:textId="22ECB8F2" w:rsidR="001B238D" w:rsidRDefault="006A29C2" w:rsidP="001B238D">
      <w:pPr>
        <w:spacing w:after="120" w:line="264" w:lineRule="auto"/>
        <w:ind w:left="720"/>
        <w:rPr>
          <w:rFonts w:ascii="Calibri" w:hAnsi="Calibri" w:cstheme="minorHAnsi"/>
          <w:lang w:val="en-US"/>
        </w:rPr>
      </w:pPr>
      <w:r>
        <w:rPr>
          <w:lang w:val="en-US"/>
        </w:rPr>
        <w:t>4</w:t>
      </w:r>
      <w:r w:rsidR="001B238D" w:rsidRPr="00252EDA">
        <w:rPr>
          <w:lang w:val="en-US"/>
        </w:rPr>
        <w:tab/>
      </w:r>
      <w:r w:rsidR="001B238D">
        <w:rPr>
          <w:rFonts w:ascii="Calibri" w:hAnsi="Calibri" w:cstheme="minorHAnsi"/>
          <w:lang w:val="en-US"/>
        </w:rPr>
        <w:t>OLAP Databases</w:t>
      </w:r>
    </w:p>
    <w:p w14:paraId="07F83E6A" w14:textId="3B7CFBE2" w:rsidR="001B238D" w:rsidRDefault="006A29C2" w:rsidP="001B238D">
      <w:pPr>
        <w:spacing w:after="120" w:line="264" w:lineRule="auto"/>
        <w:ind w:left="720"/>
        <w:rPr>
          <w:rFonts w:ascii="Calibri" w:hAnsi="Calibri" w:cstheme="minorHAnsi"/>
          <w:lang w:val="en-US"/>
        </w:rPr>
      </w:pPr>
      <w:r>
        <w:rPr>
          <w:rFonts w:ascii="Calibri" w:hAnsi="Calibri" w:cstheme="minorHAnsi"/>
          <w:lang w:val="en-US"/>
        </w:rPr>
        <w:t>5</w:t>
      </w:r>
      <w:r w:rsidR="001B238D">
        <w:rPr>
          <w:rFonts w:ascii="Calibri" w:hAnsi="Calibri" w:cstheme="minorHAnsi"/>
          <w:lang w:val="en-US"/>
        </w:rPr>
        <w:tab/>
        <w:t>Non-relational Databases</w:t>
      </w:r>
    </w:p>
    <w:p w14:paraId="597F2247" w14:textId="2AAF329F" w:rsidR="001B238D" w:rsidRPr="00252EDA" w:rsidRDefault="006A29C2" w:rsidP="001B238D">
      <w:pPr>
        <w:spacing w:after="120" w:line="264" w:lineRule="auto"/>
        <w:ind w:left="720"/>
        <w:rPr>
          <w:lang w:val="en-US"/>
        </w:rPr>
      </w:pPr>
      <w:r>
        <w:rPr>
          <w:rFonts w:ascii="Calibri" w:hAnsi="Calibri" w:cstheme="minorHAnsi"/>
          <w:lang w:val="en-US"/>
        </w:rPr>
        <w:t>6</w:t>
      </w:r>
      <w:r w:rsidR="001B238D">
        <w:rPr>
          <w:rFonts w:ascii="Calibri" w:hAnsi="Calibri" w:cstheme="minorHAnsi"/>
          <w:lang w:val="en-US"/>
        </w:rPr>
        <w:tab/>
      </w:r>
      <w:r w:rsidR="001B238D" w:rsidRPr="0070270C">
        <w:rPr>
          <w:rFonts w:ascii="Calibri" w:hAnsi="Calibri" w:cstheme="minorHAnsi"/>
          <w:lang w:val="en-US"/>
        </w:rPr>
        <w:t>Decision Analysis Report</w:t>
      </w:r>
    </w:p>
    <w:p w14:paraId="7C44A8B6" w14:textId="4A8ECC32" w:rsidR="00EA3F0E" w:rsidRPr="00252EDA" w:rsidRDefault="00EA3F0E" w:rsidP="00EA3F0E">
      <w:pPr>
        <w:spacing w:after="120" w:line="264" w:lineRule="auto"/>
        <w:rPr>
          <w:lang w:val="en-US"/>
        </w:rPr>
      </w:pPr>
      <w:r w:rsidRPr="00252EDA">
        <w:rPr>
          <w:lang w:val="en-US"/>
        </w:rPr>
        <w:t>V</w:t>
      </w:r>
      <w:r>
        <w:rPr>
          <w:lang w:val="en-US"/>
        </w:rPr>
        <w:t>II</w:t>
      </w:r>
      <w:r w:rsidRPr="00252EDA">
        <w:rPr>
          <w:lang w:val="en-US"/>
        </w:rPr>
        <w:t>I</w:t>
      </w:r>
      <w:r w:rsidRPr="00252EDA">
        <w:rPr>
          <w:lang w:val="en-US"/>
        </w:rPr>
        <w:tab/>
        <w:t>Analysis of Alternatives</w:t>
      </w:r>
    </w:p>
    <w:p w14:paraId="710951B0" w14:textId="77777777" w:rsidR="00EA3F0E" w:rsidRPr="00252EDA" w:rsidRDefault="00EA3F0E" w:rsidP="00EA3F0E">
      <w:pPr>
        <w:spacing w:after="120" w:line="264" w:lineRule="auto"/>
        <w:ind w:left="720"/>
        <w:rPr>
          <w:lang w:val="en-US"/>
        </w:rPr>
      </w:pPr>
      <w:r w:rsidRPr="00252EDA">
        <w:rPr>
          <w:lang w:val="en-US"/>
        </w:rPr>
        <w:t>1</w:t>
      </w:r>
      <w:r w:rsidRPr="00252EDA">
        <w:rPr>
          <w:lang w:val="en-US"/>
        </w:rPr>
        <w:tab/>
        <w:t>Preferred Solution</w:t>
      </w:r>
    </w:p>
    <w:p w14:paraId="0D8FCBA5" w14:textId="77777777" w:rsidR="00EA3F0E" w:rsidRPr="00252EDA" w:rsidRDefault="00EA3F0E" w:rsidP="00EA3F0E">
      <w:pPr>
        <w:spacing w:after="120" w:line="264" w:lineRule="auto"/>
        <w:ind w:left="720"/>
        <w:rPr>
          <w:lang w:val="en-US"/>
        </w:rPr>
      </w:pPr>
      <w:r w:rsidRPr="00252EDA">
        <w:rPr>
          <w:lang w:val="en-US"/>
        </w:rPr>
        <w:t>2</w:t>
      </w:r>
      <w:r w:rsidRPr="00252EDA">
        <w:rPr>
          <w:lang w:val="en-US"/>
        </w:rPr>
        <w:tab/>
        <w:t>Security Considerations</w:t>
      </w:r>
    </w:p>
    <w:p w14:paraId="60843269" w14:textId="77777777" w:rsidR="00EA3F0E" w:rsidRPr="00252EDA" w:rsidRDefault="00EA3F0E" w:rsidP="00EA3F0E">
      <w:pPr>
        <w:spacing w:after="120" w:line="264" w:lineRule="auto"/>
        <w:ind w:left="720"/>
        <w:rPr>
          <w:lang w:val="en-US"/>
        </w:rPr>
      </w:pPr>
      <w:r w:rsidRPr="00252EDA">
        <w:rPr>
          <w:lang w:val="en-US"/>
        </w:rPr>
        <w:t>3</w:t>
      </w:r>
      <w:r w:rsidRPr="00252EDA">
        <w:rPr>
          <w:lang w:val="en-US"/>
        </w:rPr>
        <w:tab/>
        <w:t>Assumptions and Dependencies</w:t>
      </w:r>
    </w:p>
    <w:p w14:paraId="3FCF7C02" w14:textId="77777777" w:rsidR="003F1B88" w:rsidRPr="00252EDA" w:rsidRDefault="003F1B88" w:rsidP="003F1B88">
      <w:pPr>
        <w:spacing w:after="120" w:line="264" w:lineRule="auto"/>
        <w:rPr>
          <w:lang w:val="en-US"/>
        </w:rPr>
      </w:pPr>
      <w:r w:rsidRPr="00252EDA">
        <w:rPr>
          <w:lang w:val="en-US"/>
        </w:rPr>
        <w:t>IX</w:t>
      </w:r>
      <w:r w:rsidRPr="00252EDA">
        <w:rPr>
          <w:lang w:val="en-US"/>
        </w:rPr>
        <w:tab/>
        <w:t>Implementation</w:t>
      </w:r>
    </w:p>
    <w:p w14:paraId="3FCE230F" w14:textId="250F40BC"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Inventory Access</w:t>
      </w:r>
    </w:p>
    <w:p w14:paraId="6223DD79" w14:textId="2786C949" w:rsidR="001B238D" w:rsidRPr="00252EDA" w:rsidRDefault="001B238D" w:rsidP="001B238D">
      <w:pPr>
        <w:spacing w:after="120" w:line="264" w:lineRule="auto"/>
        <w:ind w:left="720"/>
        <w:rPr>
          <w:lang w:val="en-US"/>
        </w:rPr>
      </w:pPr>
      <w:r w:rsidRPr="00252EDA">
        <w:rPr>
          <w:lang w:val="en-US"/>
        </w:rPr>
        <w:t>2</w:t>
      </w:r>
      <w:r w:rsidRPr="00252EDA">
        <w:rPr>
          <w:lang w:val="en-US"/>
        </w:rPr>
        <w:tab/>
      </w:r>
      <w:r>
        <w:rPr>
          <w:rFonts w:ascii="Calibri" w:hAnsi="Calibri" w:cstheme="minorHAnsi"/>
          <w:lang w:val="en-US"/>
        </w:rPr>
        <w:t>Modelling access</w:t>
      </w:r>
    </w:p>
    <w:p w14:paraId="574CCD19" w14:textId="0804B567" w:rsidR="00370442" w:rsidRPr="00252EDA" w:rsidRDefault="003F1B88" w:rsidP="002F2E31">
      <w:pPr>
        <w:spacing w:after="120" w:line="264" w:lineRule="auto"/>
        <w:rPr>
          <w:lang w:val="en-US"/>
        </w:rPr>
      </w:pPr>
      <w:r>
        <w:rPr>
          <w:lang w:val="en-US"/>
        </w:rPr>
        <w:t>X</w:t>
      </w:r>
      <w:r w:rsidR="00E15587" w:rsidRPr="00252EDA">
        <w:rPr>
          <w:lang w:val="en-US"/>
        </w:rPr>
        <w:tab/>
      </w:r>
      <w:commentRangeStart w:id="5"/>
      <w:r w:rsidR="00370442" w:rsidRPr="00252EDA">
        <w:rPr>
          <w:lang w:val="en-US"/>
        </w:rPr>
        <w:t>Testing and Prototyping</w:t>
      </w:r>
      <w:commentRangeEnd w:id="5"/>
      <w:r w:rsidR="0047574A" w:rsidRPr="00252EDA">
        <w:rPr>
          <w:rStyle w:val="CommentReference"/>
          <w:lang w:val="en-US"/>
        </w:rPr>
        <w:commentReference w:id="5"/>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6"/>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4"/>
      <w:r w:rsidR="006C6C43" w:rsidRPr="00252EDA">
        <w:rPr>
          <w:rStyle w:val="CommentReference"/>
          <w:lang w:val="en-US"/>
        </w:rPr>
        <w:commentReference w:id="4"/>
      </w:r>
      <w:commentRangeEnd w:id="6"/>
      <w:r w:rsidR="00533686" w:rsidRPr="00252EDA">
        <w:rPr>
          <w:rStyle w:val="CommentReference"/>
          <w:lang w:val="en-US"/>
        </w:rPr>
        <w:commentReference w:id="6"/>
      </w:r>
    </w:p>
    <w:p w14:paraId="3FB90D9D" w14:textId="1F3F8C35" w:rsidR="00676759" w:rsidRDefault="003F1B88" w:rsidP="002F2E31">
      <w:pPr>
        <w:spacing w:after="120" w:line="264" w:lineRule="auto"/>
        <w:rPr>
          <w:lang w:val="en-US"/>
        </w:rPr>
      </w:pPr>
      <w:r>
        <w:rPr>
          <w:lang w:val="en-US"/>
        </w:rPr>
        <w:t>A1</w:t>
      </w:r>
      <w:r w:rsidR="00676759">
        <w:rPr>
          <w:lang w:val="en-US"/>
        </w:rPr>
        <w:tab/>
      </w:r>
      <w:r w:rsidR="00676759" w:rsidRPr="00252EDA">
        <w:rPr>
          <w:lang w:val="en-US"/>
        </w:rPr>
        <w:t>Definitions, Acronyms, and Abbreviations</w:t>
      </w:r>
    </w:p>
    <w:p w14:paraId="38BC49E5" w14:textId="598AD19A" w:rsidR="00676759" w:rsidRPr="00252EDA" w:rsidRDefault="003F1B88" w:rsidP="002F2E31">
      <w:pPr>
        <w:spacing w:after="120" w:line="264" w:lineRule="auto"/>
        <w:rPr>
          <w:lang w:val="en-US"/>
        </w:rPr>
      </w:pPr>
      <w:r>
        <w:rPr>
          <w:lang w:val="en-US"/>
        </w:rPr>
        <w:t>A2</w:t>
      </w:r>
      <w:r w:rsidR="00676759">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proofErr w:type="spellStart"/>
      <w:r w:rsidR="00BC3963" w:rsidRPr="00252EDA">
        <w:rPr>
          <w:lang w:val="en-US"/>
        </w:rPr>
        <w:t>Hazus</w:t>
      </w:r>
      <w:proofErr w:type="spellEnd"/>
      <w:r w:rsidR="003B1636" w:rsidRPr="00252EDA">
        <w:rPr>
          <w:lang w:val="en-US"/>
        </w:rPr>
        <w:t xml:space="preserve"> is to combine science and technology to support </w:t>
      </w:r>
      <w:commentRangeStart w:id="7"/>
      <w:r w:rsidR="003B1636" w:rsidRPr="00252EDA">
        <w:rPr>
          <w:lang w:val="en-US"/>
        </w:rPr>
        <w:t xml:space="preserve">FEMA’s mission of “…leading and supporting the Nation in a risk-based, comprehensive emergency management system of preparedness, protection, response, recovery, and mitigation.” </w:t>
      </w:r>
      <w:proofErr w:type="spellStart"/>
      <w:r w:rsidR="00BC3963" w:rsidRPr="00252EDA">
        <w:rPr>
          <w:lang w:val="en-US"/>
        </w:rPr>
        <w:t>Hazus</w:t>
      </w:r>
      <w:proofErr w:type="spellEnd"/>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w:t>
      </w:r>
      <w:commentRangeEnd w:id="7"/>
      <w:r w:rsidR="00695B8F">
        <w:rPr>
          <w:rStyle w:val="CommentReference"/>
        </w:rPr>
        <w:commentReference w:id="7"/>
      </w:r>
      <w:r w:rsidR="003B1636" w:rsidRPr="00252EDA">
        <w:rPr>
          <w:lang w:val="en-US"/>
        </w:rPr>
        <w:t xml:space="preserve">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2331DB84"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proofErr w:type="spellStart"/>
      <w:r w:rsidR="00BC3963" w:rsidRPr="00252EDA">
        <w:rPr>
          <w:lang w:val="en-US"/>
        </w:rPr>
        <w:t>OpenHazus</w:t>
      </w:r>
      <w:proofErr w:type="spellEnd"/>
      <w:ins w:id="8" w:author="McNabb, Sean" w:date="2019-01-22T09:09:00Z">
        <w:r w:rsidR="008656C6">
          <w:rPr>
            <w:lang w:val="en-US"/>
          </w:rPr>
          <w:t xml:space="preserve"> – </w:t>
        </w:r>
      </w:ins>
      <w:del w:id="9" w:author="McNabb, Sean" w:date="2019-01-22T09:09:00Z">
        <w:r w:rsidR="00BC3963" w:rsidRPr="00252EDA" w:rsidDel="008656C6">
          <w:rPr>
            <w:lang w:val="en-US"/>
          </w:rPr>
          <w:delText xml:space="preserve"> </w:delText>
        </w:r>
        <w:r w:rsidR="00F26779" w:rsidRPr="00252EDA" w:rsidDel="008656C6">
          <w:rPr>
            <w:lang w:val="en-US"/>
          </w:rPr>
          <w:delText xml:space="preserve">the </w:delText>
        </w:r>
      </w:del>
      <w:r w:rsidR="00F26779" w:rsidRPr="00252EDA">
        <w:rPr>
          <w:lang w:val="en-US"/>
        </w:rPr>
        <w:t xml:space="preserve">proposed </w:t>
      </w:r>
      <w:commentRangeStart w:id="10"/>
      <w:r w:rsidR="00FF6CBB" w:rsidRPr="00252EDA">
        <w:rPr>
          <w:lang w:val="en-US"/>
        </w:rPr>
        <w:t xml:space="preserve">Open Source </w:t>
      </w:r>
      <w:commentRangeEnd w:id="10"/>
      <w:r w:rsidR="007D7569">
        <w:rPr>
          <w:rStyle w:val="CommentReference"/>
        </w:rPr>
        <w:commentReference w:id="10"/>
      </w:r>
      <w:r w:rsidR="00FF6CBB" w:rsidRPr="00252EDA">
        <w:rPr>
          <w:lang w:val="en-US"/>
        </w:rPr>
        <w:t xml:space="preserve">version of FEMA’s </w:t>
      </w:r>
      <w:proofErr w:type="spellStart"/>
      <w:r w:rsidR="00FF6CBB" w:rsidRPr="00252EDA">
        <w:rPr>
          <w:lang w:val="en-US"/>
        </w:rPr>
        <w:t>Hazus</w:t>
      </w:r>
      <w:proofErr w:type="spellEnd"/>
      <w:r w:rsidR="00FF6CBB" w:rsidRPr="00252EDA">
        <w:rPr>
          <w:lang w:val="en-US"/>
        </w:rPr>
        <w:t xml:space="preserve"> </w:t>
      </w:r>
      <w:commentRangeStart w:id="11"/>
      <w:r w:rsidR="00FF6CBB" w:rsidRPr="00252EDA">
        <w:rPr>
          <w:lang w:val="en-US"/>
        </w:rPr>
        <w:t>risk analysis</w:t>
      </w:r>
      <w:commentRangeEnd w:id="11"/>
      <w:r w:rsidR="006E7B79">
        <w:rPr>
          <w:rStyle w:val="CommentReference"/>
        </w:rPr>
        <w:commentReference w:id="11"/>
      </w:r>
      <w:r w:rsidR="00FF6CBB" w:rsidRPr="00252EDA">
        <w:rPr>
          <w:lang w:val="en-US"/>
        </w:rPr>
        <w:t xml:space="preserve">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proofErr w:type="spellStart"/>
      <w:r w:rsidR="00FF6CBB" w:rsidRPr="00252EDA">
        <w:rPr>
          <w:lang w:val="en-US"/>
        </w:rPr>
        <w:t>Hazus</w:t>
      </w:r>
      <w:proofErr w:type="spellEnd"/>
      <w:r w:rsidR="00FF6CBB" w:rsidRPr="00252EDA">
        <w:rPr>
          <w:lang w:val="en-US"/>
        </w:rPr>
        <w:t xml:space="preserve">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w:t>
      </w:r>
      <w:proofErr w:type="spellStart"/>
      <w:r w:rsidR="00FF6CBB" w:rsidRPr="00252EDA">
        <w:rPr>
          <w:lang w:val="en-US"/>
        </w:rPr>
        <w:t>Open</w:t>
      </w:r>
      <w:r w:rsidR="00BC3963" w:rsidRPr="00252EDA">
        <w:rPr>
          <w:lang w:val="en-US"/>
        </w:rPr>
        <w:t>Hazus</w:t>
      </w:r>
      <w:proofErr w:type="spellEnd"/>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w:t>
      </w:r>
      <w:proofErr w:type="spellStart"/>
      <w:r w:rsidR="00FF6CBB" w:rsidRPr="00252EDA">
        <w:rPr>
          <w:lang w:val="en-US"/>
        </w:rPr>
        <w:t>Hazus</w:t>
      </w:r>
      <w:proofErr w:type="spellEnd"/>
      <w:r w:rsidR="00FF6CBB" w:rsidRPr="00252EDA">
        <w:rPr>
          <w:lang w:val="en-US"/>
        </w:rPr>
        <w:t xml:space="preserve"> stakeholders. </w:t>
      </w:r>
      <w:r w:rsidR="006C6C43" w:rsidRPr="00252EDA">
        <w:rPr>
          <w:lang w:val="en-US"/>
        </w:rPr>
        <w:t xml:space="preserve">This whitepaper includes sections addressing architecture, product research, and prototyping. </w:t>
      </w:r>
      <w:r w:rsidRPr="00252EDA">
        <w:rPr>
          <w:lang w:val="en-US"/>
        </w:rPr>
        <w:t xml:space="preserve">Because </w:t>
      </w:r>
      <w:proofErr w:type="spellStart"/>
      <w:r w:rsidR="008A4D21" w:rsidRPr="00252EDA">
        <w:rPr>
          <w:lang w:val="en-US"/>
        </w:rPr>
        <w:t>Open</w:t>
      </w:r>
      <w:r w:rsidR="00BC3963" w:rsidRPr="00252EDA">
        <w:rPr>
          <w:lang w:val="en-US"/>
        </w:rPr>
        <w:t>Hazus</w:t>
      </w:r>
      <w:proofErr w:type="spellEnd"/>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proofErr w:type="spellStart"/>
      <w:r w:rsidR="00BC3963" w:rsidRPr="00252EDA">
        <w:rPr>
          <w:b/>
          <w:sz w:val="24"/>
          <w:lang w:val="en-US"/>
        </w:rPr>
        <w:t>Hazus</w:t>
      </w:r>
      <w:proofErr w:type="spellEnd"/>
    </w:p>
    <w:p w14:paraId="21046441" w14:textId="5808A293" w:rsidR="00B2615F" w:rsidRPr="00252EDA" w:rsidRDefault="007943AE" w:rsidP="008A4D21">
      <w:pPr>
        <w:spacing w:line="360" w:lineRule="auto"/>
        <w:rPr>
          <w:lang w:val="en-US"/>
        </w:rPr>
      </w:pPr>
      <w:proofErr w:type="spellStart"/>
      <w:r w:rsidRPr="00252EDA">
        <w:rPr>
          <w:lang w:val="en-US"/>
        </w:rPr>
        <w:t>Hazus</w:t>
      </w:r>
      <w:proofErr w:type="spellEnd"/>
      <w:r w:rsidRPr="00252EDA">
        <w:rPr>
          <w:lang w:val="en-US"/>
        </w:rPr>
        <w:t xml:space="preserve">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w:t>
      </w:r>
      <w:commentRangeStart w:id="12"/>
      <w:r w:rsidR="00C90CB6" w:rsidRPr="00252EDA">
        <w:rPr>
          <w:lang w:val="en-US"/>
        </w:rPr>
        <w:t xml:space="preserve">top-level units </w:t>
      </w:r>
      <w:commentRangeEnd w:id="12"/>
      <w:r w:rsidR="00381493">
        <w:rPr>
          <w:rStyle w:val="CommentReference"/>
        </w:rPr>
        <w:commentReference w:id="12"/>
      </w:r>
      <w:r w:rsidR="00C90CB6" w:rsidRPr="00252EDA">
        <w:rPr>
          <w:lang w:val="en-US"/>
        </w:rPr>
        <w:t xml:space="preserve">of the Department of Homeland Security (DHS). </w:t>
      </w:r>
      <w:r w:rsidR="00BC3963" w:rsidRPr="00252EDA">
        <w:rPr>
          <w:lang w:val="en-US"/>
        </w:rPr>
        <w:t xml:space="preserve"> </w:t>
      </w:r>
      <w:r w:rsidR="00B2615F" w:rsidRPr="00252EDA">
        <w:rPr>
          <w:lang w:val="en-US"/>
        </w:rPr>
        <w:t xml:space="preserve">FEMA started </w:t>
      </w:r>
      <w:proofErr w:type="spellStart"/>
      <w:r w:rsidR="00BC3963" w:rsidRPr="00252EDA">
        <w:rPr>
          <w:lang w:val="en-US"/>
        </w:rPr>
        <w:t>Hazus</w:t>
      </w:r>
      <w:proofErr w:type="spellEnd"/>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proofErr w:type="spellStart"/>
      <w:r w:rsidR="00BC3963" w:rsidRPr="00252EDA">
        <w:rPr>
          <w:lang w:val="en-US"/>
        </w:rPr>
        <w:t>Hazus</w:t>
      </w:r>
      <w:proofErr w:type="spellEnd"/>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proofErr w:type="spellStart"/>
      <w:r w:rsidR="00BC3963" w:rsidRPr="00252EDA">
        <w:rPr>
          <w:lang w:val="en-US"/>
        </w:rPr>
        <w:t>Hazus</w:t>
      </w:r>
      <w:proofErr w:type="spellEnd"/>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proofErr w:type="spellStart"/>
      <w:r w:rsidR="00BC3963" w:rsidRPr="00252EDA">
        <w:rPr>
          <w:lang w:val="en-US"/>
        </w:rPr>
        <w:t>Hazus</w:t>
      </w:r>
      <w:proofErr w:type="spellEnd"/>
      <w:r w:rsidR="00BC3963" w:rsidRPr="00252EDA">
        <w:rPr>
          <w:lang w:val="en-US"/>
        </w:rPr>
        <w:t xml:space="preserve"> </w:t>
      </w:r>
      <w:ins w:id="13" w:author="McNabb, Sean" w:date="2019-01-22T09:40:00Z">
        <w:r w:rsidR="00381493">
          <w:rPr>
            <w:lang w:val="en-US"/>
          </w:rPr>
          <w:t>s</w:t>
        </w:r>
      </w:ins>
      <w:del w:id="14" w:author="McNabb, Sean" w:date="2019-01-22T09:40:00Z">
        <w:r w:rsidR="00411E81" w:rsidRPr="00252EDA" w:rsidDel="00381493">
          <w:rPr>
            <w:lang w:val="en-US"/>
          </w:rPr>
          <w:delText>S</w:delText>
        </w:r>
      </w:del>
      <w:r w:rsidR="00411E81" w:rsidRPr="00252EDA">
        <w:rPr>
          <w:lang w:val="en-US"/>
        </w:rPr>
        <w:t xml:space="preserve">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proofErr w:type="spellStart"/>
      <w:r w:rsidR="00BC3963" w:rsidRPr="00252EDA">
        <w:rPr>
          <w:lang w:val="en-US"/>
        </w:rPr>
        <w:t>Hazus</w:t>
      </w:r>
      <w:proofErr w:type="spellEnd"/>
      <w:ins w:id="15" w:author="McNabb, Sean" w:date="2019-01-22T09:45:00Z">
        <w:r w:rsidR="00A13C34">
          <w:rPr>
            <w:lang w:val="en-US"/>
          </w:rPr>
          <w:t xml:space="preserve"> </w:t>
        </w:r>
      </w:ins>
      <w:del w:id="16" w:author="McNabb, Sean" w:date="2019-01-22T09:45:00Z">
        <w:r w:rsidR="00411E81" w:rsidRPr="00252EDA" w:rsidDel="00A13C34">
          <w:rPr>
            <w:lang w:val="en-US"/>
          </w:rPr>
          <w:delText xml:space="preserve"> models </w:delText>
        </w:r>
      </w:del>
      <w:r w:rsidR="00411E81" w:rsidRPr="00252EDA">
        <w:rPr>
          <w:lang w:val="en-US"/>
        </w:rPr>
        <w:t xml:space="preserve">and expand model functionality and community involvement for </w:t>
      </w:r>
      <w:proofErr w:type="spellStart"/>
      <w:r w:rsidR="00BC3963" w:rsidRPr="00252EDA">
        <w:rPr>
          <w:lang w:val="en-US"/>
        </w:rPr>
        <w:t>Hazus</w:t>
      </w:r>
      <w:proofErr w:type="spellEnd"/>
      <w:r w:rsidR="00411E81" w:rsidRPr="00252EDA">
        <w:rPr>
          <w:lang w:val="en-US"/>
        </w:rPr>
        <w:t xml:space="preserve"> stakeholders.</w:t>
      </w:r>
    </w:p>
    <w:p w14:paraId="165153ED" w14:textId="0086D9D0" w:rsidR="008A4D21" w:rsidRPr="00252EDA" w:rsidRDefault="00BC3963" w:rsidP="008A4D21">
      <w:pPr>
        <w:spacing w:line="360" w:lineRule="auto"/>
        <w:rPr>
          <w:lang w:val="en-US"/>
        </w:rPr>
      </w:pPr>
      <w:commentRangeStart w:id="17"/>
      <w:proofErr w:type="spellStart"/>
      <w:r w:rsidRPr="00252EDA">
        <w:rPr>
          <w:lang w:val="en-US"/>
        </w:rPr>
        <w:t>Hazus</w:t>
      </w:r>
      <w:commentRangeEnd w:id="17"/>
      <w:proofErr w:type="spellEnd"/>
      <w:r w:rsidR="003E5BCF">
        <w:rPr>
          <w:rStyle w:val="CommentReference"/>
        </w:rPr>
        <w:commentReference w:id="17"/>
      </w:r>
      <w:r w:rsidR="00B2615F" w:rsidRPr="00252EDA">
        <w:rPr>
          <w:lang w:val="en-US"/>
        </w:rPr>
        <w:t xml:space="preserve"> provides a cost-effective method of identifying and addressing the </w:t>
      </w:r>
      <w:ins w:id="18" w:author="McNabb, Sean" w:date="2019-01-22T09:48:00Z">
        <w:r w:rsidR="008E28AA">
          <w:rPr>
            <w:lang w:val="en-US"/>
          </w:rPr>
          <w:t>physical, economic</w:t>
        </w:r>
      </w:ins>
      <w:ins w:id="19" w:author="McNabb, Sean" w:date="2019-01-22T09:47:00Z">
        <w:r w:rsidR="008E28AA">
          <w:rPr>
            <w:lang w:val="en-US"/>
          </w:rPr>
          <w:t xml:space="preserve">, and social </w:t>
        </w:r>
      </w:ins>
      <w:r w:rsidR="00B2615F" w:rsidRPr="00252EDA">
        <w:rPr>
          <w:lang w:val="en-US"/>
        </w:rPr>
        <w:t>impacts associated with a natural disaster</w:t>
      </w:r>
      <w:ins w:id="20" w:author="McNabb, Sean" w:date="2019-01-22T09:47:00Z">
        <w:r w:rsidR="00005EB6">
          <w:rPr>
            <w:lang w:val="en-US"/>
          </w:rPr>
          <w:t xml:space="preserve"> – earthquake, flood, hurricane wind, and tsunami.</w:t>
        </w:r>
      </w:ins>
      <w:del w:id="21" w:author="McNabb, Sean" w:date="2019-01-22T09:47:00Z">
        <w:r w:rsidR="00B2615F" w:rsidRPr="00252EDA" w:rsidDel="00005EB6">
          <w:rPr>
            <w:lang w:val="en-US"/>
          </w:rPr>
          <w:delText>.</w:delText>
        </w:r>
      </w:del>
      <w:r w:rsidR="00B2615F" w:rsidRPr="00252EDA">
        <w:rPr>
          <w:lang w:val="en-US"/>
        </w:rPr>
        <w:t xml:space="preserve"> </w:t>
      </w:r>
      <w:r w:rsidRPr="00252EDA">
        <w:rPr>
          <w:lang w:val="en-US"/>
        </w:rPr>
        <w:t xml:space="preserve"> </w:t>
      </w:r>
      <w:proofErr w:type="spellStart"/>
      <w:r w:rsidRPr="00252EDA">
        <w:rPr>
          <w:lang w:val="en-US"/>
        </w:rPr>
        <w:t>Hazus</w:t>
      </w:r>
      <w:proofErr w:type="spellEnd"/>
      <w:r w:rsidR="00411E81" w:rsidRPr="00252EDA">
        <w:rPr>
          <w:lang w:val="en-US"/>
        </w:rPr>
        <w:t xml:space="preserve"> results allow members of the emergency management community </w:t>
      </w:r>
      <w:r w:rsidR="00B2615F" w:rsidRPr="00252EDA">
        <w:rPr>
          <w:lang w:val="en-US"/>
        </w:rPr>
        <w:t xml:space="preserve">to develop policies for preparation, </w:t>
      </w:r>
      <w:r w:rsidR="00B2615F" w:rsidRPr="00252EDA">
        <w:rPr>
          <w:lang w:val="en-US"/>
        </w:rPr>
        <w:lastRenderedPageBreak/>
        <w:t xml:space="preserve">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t>decrease the risk of future loss</w:t>
      </w:r>
      <w:r w:rsidR="00411E81" w:rsidRPr="00252EDA">
        <w:rPr>
          <w:lang w:val="en-US"/>
        </w:rPr>
        <w:t>.</w:t>
      </w:r>
      <w:r w:rsidR="00072B08" w:rsidRPr="00252EDA">
        <w:rPr>
          <w:lang w:val="en-US"/>
        </w:rPr>
        <w:t xml:space="preserve"> </w:t>
      </w:r>
      <w:proofErr w:type="spellStart"/>
      <w:r w:rsidRPr="00252EDA">
        <w:rPr>
          <w:lang w:val="en-US"/>
        </w:rPr>
        <w:t>Hazus</w:t>
      </w:r>
      <w:proofErr w:type="spellEnd"/>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w:t>
      </w:r>
      <w:ins w:id="22" w:author="McNabb, Sean" w:date="2019-01-22T09:50:00Z">
        <w:r w:rsidR="00805975">
          <w:rPr>
            <w:lang w:val="en-US"/>
          </w:rPr>
          <w:t xml:space="preserve">of 2000 </w:t>
        </w:r>
      </w:ins>
      <w:r w:rsidR="00B2615F" w:rsidRPr="00252EDA">
        <w:rPr>
          <w:lang w:val="en-US"/>
        </w:rPr>
        <w:t>(DMA</w:t>
      </w:r>
      <w:ins w:id="23" w:author="McNabb, Sean" w:date="2019-01-22T09:50:00Z">
        <w:r w:rsidR="00805975">
          <w:rPr>
            <w:lang w:val="en-US"/>
          </w:rPr>
          <w:t xml:space="preserve"> 2000</w:t>
        </w:r>
      </w:ins>
      <w:r w:rsidR="00B2615F" w:rsidRPr="00252EDA">
        <w:rPr>
          <w:lang w:val="en-US"/>
        </w:rPr>
        <w:t xml:space="preserve">) and </w:t>
      </w:r>
      <w:r w:rsidRPr="00252EDA">
        <w:rPr>
          <w:lang w:val="en-US"/>
        </w:rPr>
        <w:t xml:space="preserve">to develop </w:t>
      </w:r>
      <w:ins w:id="24" w:author="McNabb, Sean" w:date="2019-01-22T09:51:00Z">
        <w:r w:rsidR="00967CF1">
          <w:rPr>
            <w:lang w:val="en-US"/>
          </w:rPr>
          <w:t xml:space="preserve">risk assessments leveraged in </w:t>
        </w:r>
      </w:ins>
      <w:ins w:id="25" w:author="McNabb, Sean" w:date="2019-01-22T09:52:00Z">
        <w:r w:rsidR="00967CF1">
          <w:rPr>
            <w:lang w:val="en-US"/>
          </w:rPr>
          <w:t>h</w:t>
        </w:r>
      </w:ins>
      <w:del w:id="26" w:author="McNabb, Sean" w:date="2019-01-22T09:52:00Z">
        <w:r w:rsidR="00B2615F" w:rsidRPr="00252EDA" w:rsidDel="00967CF1">
          <w:rPr>
            <w:lang w:val="en-US"/>
          </w:rPr>
          <w:delText>H</w:delText>
        </w:r>
      </w:del>
      <w:r w:rsidR="00B2615F" w:rsidRPr="00252EDA">
        <w:rPr>
          <w:lang w:val="en-US"/>
        </w:rPr>
        <w:t xml:space="preserve">azard </w:t>
      </w:r>
      <w:ins w:id="27" w:author="McNabb, Sean" w:date="2019-01-22T09:52:00Z">
        <w:r w:rsidR="00967CF1">
          <w:rPr>
            <w:lang w:val="en-US"/>
          </w:rPr>
          <w:t>m</w:t>
        </w:r>
      </w:ins>
      <w:del w:id="28" w:author="McNabb, Sean" w:date="2019-01-22T09:52:00Z">
        <w:r w:rsidR="00B2615F" w:rsidRPr="00252EDA" w:rsidDel="00967CF1">
          <w:rPr>
            <w:lang w:val="en-US"/>
          </w:rPr>
          <w:delText>M</w:delText>
        </w:r>
      </w:del>
      <w:r w:rsidR="00B2615F" w:rsidRPr="00252EDA">
        <w:rPr>
          <w:lang w:val="en-US"/>
        </w:rPr>
        <w:t xml:space="preserve">itigation </w:t>
      </w:r>
      <w:ins w:id="29" w:author="McNabb, Sean" w:date="2019-01-22T09:51:00Z">
        <w:r w:rsidR="00BB6A2A">
          <w:rPr>
            <w:lang w:val="en-US"/>
          </w:rPr>
          <w:t xml:space="preserve">plans </w:t>
        </w:r>
      </w:ins>
      <w:del w:id="30" w:author="McNabb, Sean" w:date="2019-01-22T09:51:00Z">
        <w:r w:rsidR="00B2615F" w:rsidRPr="00252EDA" w:rsidDel="00967CF1">
          <w:rPr>
            <w:lang w:val="en-US"/>
          </w:rPr>
          <w:delText>p</w:delText>
        </w:r>
      </w:del>
      <w:del w:id="31" w:author="McNabb, Sean" w:date="2019-01-22T09:53:00Z">
        <w:r w:rsidR="00B2615F" w:rsidRPr="00252EDA" w:rsidDel="00BB6A2A">
          <w:rPr>
            <w:lang w:val="en-US"/>
          </w:rPr>
          <w:delText xml:space="preserve">lans </w:delText>
        </w:r>
      </w:del>
      <w:r w:rsidR="00B2615F" w:rsidRPr="00252EDA">
        <w:rPr>
          <w:lang w:val="en-US"/>
        </w:rPr>
        <w:t xml:space="preserve">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proofErr w:type="spellStart"/>
      <w:r w:rsidRPr="00252EDA">
        <w:rPr>
          <w:lang w:val="en-US"/>
        </w:rPr>
        <w:t>Hazus</w:t>
      </w:r>
      <w:proofErr w:type="spellEnd"/>
      <w:r w:rsidR="00B2615F" w:rsidRPr="00252EDA">
        <w:rPr>
          <w:lang w:val="en-US"/>
        </w:rPr>
        <w:t xml:space="preserve"> provide an effective risk assessment tool. </w:t>
      </w:r>
      <w:commentRangeStart w:id="32"/>
      <w:r w:rsidR="008A4D21" w:rsidRPr="00252EDA">
        <w:rPr>
          <w:lang w:val="en-US"/>
        </w:rPr>
        <w:t xml:space="preserve">The overall objective of the existing </w:t>
      </w:r>
      <w:proofErr w:type="spellStart"/>
      <w:r w:rsidRPr="00252EDA">
        <w:rPr>
          <w:lang w:val="en-US"/>
        </w:rPr>
        <w:t>Hazus</w:t>
      </w:r>
      <w:proofErr w:type="spellEnd"/>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commentRangeEnd w:id="32"/>
      <w:r w:rsidR="00C70677">
        <w:rPr>
          <w:rStyle w:val="CommentReference"/>
        </w:rPr>
        <w:commentReference w:id="32"/>
      </w:r>
      <w:r w:rsidR="008A4D21" w:rsidRPr="00252EDA">
        <w:rPr>
          <w:lang w:val="en-US"/>
        </w:rPr>
        <w:t xml:space="preserve">. </w:t>
      </w:r>
      <w:commentRangeStart w:id="33"/>
      <w:commentRangeStart w:id="34"/>
      <w:proofErr w:type="spellStart"/>
      <w:r w:rsidRPr="00252EDA">
        <w:rPr>
          <w:lang w:val="en-US"/>
        </w:rPr>
        <w:t>Hazus</w:t>
      </w:r>
      <w:proofErr w:type="spellEnd"/>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Start w:id="35"/>
      <w:commentRangeEnd w:id="33"/>
      <w:r w:rsidR="009B46DE" w:rsidRPr="00252EDA">
        <w:rPr>
          <w:rStyle w:val="CommentReference"/>
          <w:lang w:val="en-US"/>
        </w:rPr>
        <w:commentReference w:id="33"/>
      </w:r>
      <w:commentRangeEnd w:id="34"/>
      <w:r w:rsidR="000A3373">
        <w:rPr>
          <w:rStyle w:val="CommentReference"/>
        </w:rPr>
        <w:commentReference w:id="34"/>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proofErr w:type="spellStart"/>
      <w:r w:rsidRPr="00252EDA">
        <w:rPr>
          <w:lang w:val="en-US"/>
        </w:rPr>
        <w:t>Hazus</w:t>
      </w:r>
      <w:proofErr w:type="spellEnd"/>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2"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w:t>
      </w:r>
      <w:commentRangeEnd w:id="35"/>
      <w:r w:rsidR="009C79D5">
        <w:rPr>
          <w:rStyle w:val="CommentReference"/>
        </w:rPr>
        <w:commentReference w:id="35"/>
      </w:r>
      <w:r w:rsidR="00F305D1" w:rsidRPr="00252EDA">
        <w:rPr>
          <w:lang w:val="en-US"/>
        </w:rPr>
        <w:t xml:space="preserve"> </w:t>
      </w:r>
      <w:r w:rsidR="008A4D21" w:rsidRPr="00252EDA">
        <w:rPr>
          <w:lang w:val="en-US"/>
        </w:rPr>
        <w:t xml:space="preserve">Depending on the </w:t>
      </w:r>
      <w:commentRangeStart w:id="36"/>
      <w:r w:rsidR="008A4D21" w:rsidRPr="00252EDA">
        <w:rPr>
          <w:lang w:val="en-US"/>
        </w:rPr>
        <w:t>capability built in for each hazard</w:t>
      </w:r>
      <w:commentRangeEnd w:id="36"/>
      <w:r w:rsidR="009C79D5">
        <w:rPr>
          <w:rStyle w:val="CommentReference"/>
        </w:rPr>
        <w:commentReference w:id="36"/>
      </w:r>
      <w:r w:rsidR="008A4D21" w:rsidRPr="00252EDA">
        <w:rPr>
          <w:lang w:val="en-US"/>
        </w:rPr>
        <w:t xml:space="preserve">, </w:t>
      </w:r>
      <w:proofErr w:type="spellStart"/>
      <w:r w:rsidRPr="00252EDA">
        <w:rPr>
          <w:lang w:val="en-US"/>
        </w:rPr>
        <w:t>Hazus</w:t>
      </w:r>
      <w:proofErr w:type="spellEnd"/>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following an event</w:t>
      </w:r>
      <w:commentRangeStart w:id="37"/>
      <w:r w:rsidR="008A4D21" w:rsidRPr="00252EDA">
        <w:rPr>
          <w:lang w:val="en-US"/>
        </w:rPr>
        <w:t>.</w:t>
      </w:r>
      <w:commentRangeEnd w:id="37"/>
      <w:r w:rsidR="009C79D5">
        <w:rPr>
          <w:rStyle w:val="CommentReference"/>
        </w:rPr>
        <w:commentReference w:id="37"/>
      </w:r>
      <w:ins w:id="38" w:author="McNabb, Sean" w:date="2019-01-22T12:05:00Z">
        <w:r w:rsidR="009C79D5">
          <w:rPr>
            <w:lang w:val="en-US"/>
          </w:rPr>
          <w:t xml:space="preserve"> </w:t>
        </w:r>
      </w:ins>
      <w:del w:id="39" w:author="McNabb, Sean" w:date="2019-01-22T12:05:00Z">
        <w:r w:rsidR="008A4D21" w:rsidRPr="00252EDA" w:rsidDel="009C79D5">
          <w:rPr>
            <w:lang w:val="en-US"/>
          </w:rPr>
          <w:delText xml:space="preserve"> </w:delText>
        </w:r>
      </w:del>
      <w:proofErr w:type="spellStart"/>
      <w:r w:rsidRPr="00252EDA">
        <w:rPr>
          <w:lang w:val="en-US"/>
        </w:rPr>
        <w:t>Hazus</w:t>
      </w:r>
      <w:proofErr w:type="spellEnd"/>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40"/>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40"/>
      <w:r w:rsidR="005F2BAE" w:rsidRPr="00252EDA">
        <w:rPr>
          <w:rStyle w:val="CommentReference"/>
          <w:lang w:val="en-US"/>
        </w:rPr>
        <w:commentReference w:id="40"/>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41"/>
      <w:r w:rsidRPr="00252EDA">
        <w:rPr>
          <w:lang w:val="en-US"/>
        </w:rPr>
        <w:t>State-of-the-art software, fully documented with metadata for all databases</w:t>
      </w:r>
      <w:commentRangeEnd w:id="41"/>
      <w:r w:rsidR="009B46DE" w:rsidRPr="00252EDA">
        <w:rPr>
          <w:rStyle w:val="CommentReference"/>
          <w:lang w:val="en-US"/>
        </w:rPr>
        <w:commentReference w:id="41"/>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04795709" w:rsidR="007A3971" w:rsidRPr="00252EDA" w:rsidRDefault="008730E6" w:rsidP="007A3971">
      <w:pPr>
        <w:spacing w:line="360" w:lineRule="auto"/>
        <w:rPr>
          <w:lang w:val="en-US"/>
        </w:rPr>
      </w:pPr>
      <w:commentRangeStart w:id="42"/>
      <w:commentRangeStart w:id="43"/>
      <w:commentRangeStart w:id="44"/>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proofErr w:type="spellStart"/>
      <w:r w:rsidR="00BC3963" w:rsidRPr="00252EDA">
        <w:rPr>
          <w:lang w:val="en-US"/>
        </w:rPr>
        <w:t>Hazus</w:t>
      </w:r>
      <w:proofErr w:type="spellEnd"/>
      <w:r w:rsidRPr="00252EDA">
        <w:rPr>
          <w:lang w:val="en-US"/>
        </w:rPr>
        <w:t xml:space="preserve"> and, in turn, increased the amount of expert input available for the continued improvement of </w:t>
      </w:r>
      <w:proofErr w:type="spellStart"/>
      <w:r w:rsidR="00BC3963" w:rsidRPr="00252EDA">
        <w:rPr>
          <w:lang w:val="en-US"/>
        </w:rPr>
        <w:t>Hazus</w:t>
      </w:r>
      <w:proofErr w:type="spellEnd"/>
      <w:r w:rsidRPr="00252EDA">
        <w:rPr>
          <w:lang w:val="en-US"/>
        </w:rPr>
        <w:t xml:space="preserve"> modelling capabilities.</w:t>
      </w:r>
      <w:commentRangeEnd w:id="42"/>
      <w:r w:rsidRPr="00252EDA">
        <w:rPr>
          <w:rStyle w:val="CommentReference"/>
          <w:lang w:val="en-US"/>
        </w:rPr>
        <w:commentReference w:id="42"/>
      </w:r>
      <w:commentRangeEnd w:id="43"/>
      <w:r w:rsidR="00757F87" w:rsidRPr="00252EDA">
        <w:rPr>
          <w:rStyle w:val="CommentReference"/>
          <w:lang w:val="en-US"/>
        </w:rPr>
        <w:commentReference w:id="43"/>
      </w:r>
      <w:commentRangeEnd w:id="44"/>
      <w:r w:rsidR="00FD6A7C">
        <w:rPr>
          <w:rStyle w:val="CommentReference"/>
        </w:rPr>
        <w:commentReference w:id="44"/>
      </w:r>
      <w:r w:rsidRPr="00252EDA">
        <w:rPr>
          <w:lang w:val="en-US"/>
        </w:rPr>
        <w:t xml:space="preserve"> </w:t>
      </w:r>
      <w:r w:rsidR="007A3971" w:rsidRPr="00252EDA">
        <w:rPr>
          <w:lang w:val="en-US"/>
        </w:rPr>
        <w:t xml:space="preserve">Parallel to the development of </w:t>
      </w:r>
      <w:proofErr w:type="spellStart"/>
      <w:r w:rsidR="00BC3963" w:rsidRPr="00252EDA">
        <w:rPr>
          <w:lang w:val="en-US"/>
        </w:rPr>
        <w:t>Hazus</w:t>
      </w:r>
      <w:proofErr w:type="spellEnd"/>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w:t>
      </w:r>
      <w:commentRangeStart w:id="45"/>
      <w:r w:rsidR="007A3971" w:rsidRPr="00252EDA">
        <w:rPr>
          <w:lang w:val="en-US"/>
        </w:rPr>
        <w:t>new regulatory requirements</w:t>
      </w:r>
      <w:r w:rsidR="00550BE6" w:rsidRPr="00252EDA">
        <w:rPr>
          <w:lang w:val="en-US"/>
        </w:rPr>
        <w:t xml:space="preserve"> </w:t>
      </w:r>
      <w:commentRangeEnd w:id="45"/>
      <w:r w:rsidR="003234DA">
        <w:rPr>
          <w:rStyle w:val="CommentReference"/>
        </w:rPr>
        <w:commentReference w:id="45"/>
      </w:r>
      <w:r w:rsidR="00550BE6" w:rsidRPr="00252EDA">
        <w:rPr>
          <w:lang w:val="en-US"/>
        </w:rPr>
        <w:t xml:space="preserve">and incentives for </w:t>
      </w:r>
      <w:r w:rsidRPr="00252EDA">
        <w:rPr>
          <w:lang w:val="en-US"/>
        </w:rPr>
        <w:t xml:space="preserve">the creation of quantitative risk assessment information. </w:t>
      </w:r>
      <w:r w:rsidR="003B417F" w:rsidRPr="00252EDA">
        <w:rPr>
          <w:lang w:val="en-US"/>
        </w:rPr>
        <w:t xml:space="preserve">For example, </w:t>
      </w:r>
      <w:r w:rsidR="003B417F" w:rsidRPr="00252EDA">
        <w:rPr>
          <w:lang w:val="en-US"/>
        </w:rPr>
        <w:lastRenderedPageBreak/>
        <w:t xml:space="preserve">grants from FEMA’s National Earthquake Hazards Reduction Program are allocated </w:t>
      </w:r>
      <w:proofErr w:type="spellStart"/>
      <w:r w:rsidR="00BC3963" w:rsidRPr="00252EDA">
        <w:rPr>
          <w:lang w:val="en-US"/>
        </w:rPr>
        <w:t>Hazus</w:t>
      </w:r>
      <w:proofErr w:type="spellEnd"/>
      <w:r w:rsidR="00C7401F" w:rsidRPr="00252EDA">
        <w:rPr>
          <w:lang w:val="en-US"/>
        </w:rPr>
        <w:t>-</w:t>
      </w:r>
      <w:r w:rsidR="007A3971" w:rsidRPr="00252EDA">
        <w:rPr>
          <w:lang w:val="en-US"/>
        </w:rPr>
        <w:t xml:space="preserve">based on risk assessments developed using </w:t>
      </w:r>
      <w:proofErr w:type="spellStart"/>
      <w:r w:rsidR="00BC3963" w:rsidRPr="00252EDA">
        <w:rPr>
          <w:lang w:val="en-US"/>
        </w:rPr>
        <w:t>Hazus</w:t>
      </w:r>
      <w:proofErr w:type="spellEnd"/>
      <w:r w:rsidR="007A3971" w:rsidRPr="00252EDA">
        <w:rPr>
          <w:color w:val="000000" w:themeColor="text1"/>
          <w:lang w:val="en-US"/>
        </w:rPr>
        <w:t xml:space="preserve">. </w:t>
      </w:r>
      <w:ins w:id="46" w:author="McNabb, Sean" w:date="2019-01-22T12:43:00Z">
        <w:r w:rsidR="003234DA">
          <w:rPr>
            <w:color w:val="000000" w:themeColor="text1"/>
            <w:lang w:val="en-US"/>
          </w:rPr>
          <w:t xml:space="preserve">Additionally, </w:t>
        </w:r>
      </w:ins>
      <w:r w:rsidR="007A3971" w:rsidRPr="00252EDA">
        <w:rPr>
          <w:color w:val="000000" w:themeColor="text1"/>
          <w:lang w:val="en-US"/>
        </w:rPr>
        <w:t>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proofErr w:type="spellStart"/>
      <w:r w:rsidR="00BC3963" w:rsidRPr="00252EDA">
        <w:rPr>
          <w:lang w:val="en-US"/>
        </w:rPr>
        <w:t>Hazus</w:t>
      </w:r>
      <w:proofErr w:type="spellEnd"/>
      <w:r w:rsidR="00757F87" w:rsidRPr="00252EDA">
        <w:rPr>
          <w:lang w:val="en-US"/>
        </w:rPr>
        <w:t xml:space="preserve"> and modeled risk data in general, though </w:t>
      </w:r>
      <w:proofErr w:type="spellStart"/>
      <w:r w:rsidR="00BC3963" w:rsidRPr="00252EDA">
        <w:rPr>
          <w:lang w:val="en-US"/>
        </w:rPr>
        <w:t>Hazus</w:t>
      </w:r>
      <w:proofErr w:type="spellEnd"/>
      <w:r w:rsidR="00757F87" w:rsidRPr="00252EDA">
        <w:rPr>
          <w:lang w:val="en-US"/>
        </w:rPr>
        <w:t xml:space="preserve"> was </w:t>
      </w:r>
      <w:r w:rsidR="00B525D0" w:rsidRPr="00252EDA">
        <w:rPr>
          <w:lang w:val="en-US"/>
        </w:rPr>
        <w:t xml:space="preserve">not designed for near real-time applications. </w:t>
      </w:r>
      <w:commentRangeStart w:id="47"/>
      <w:r w:rsidR="00757F87" w:rsidRPr="00252EDA">
        <w:rPr>
          <w:lang w:val="en-US"/>
        </w:rPr>
        <w:t xml:space="preserve">Similarly, the </w:t>
      </w:r>
      <w:commentRangeStart w:id="48"/>
      <w:r w:rsidR="00757F87" w:rsidRPr="00252EDA">
        <w:rPr>
          <w:lang w:val="en-US"/>
        </w:rPr>
        <w:t>MSC</w:t>
      </w:r>
      <w:commentRangeEnd w:id="48"/>
      <w:r w:rsidR="003234DA">
        <w:rPr>
          <w:rStyle w:val="CommentReference"/>
        </w:rPr>
        <w:commentReference w:id="48"/>
      </w:r>
      <w:r w:rsidR="00757F87" w:rsidRPr="00252EDA">
        <w:rPr>
          <w:lang w:val="en-US"/>
        </w:rPr>
        <w:t xml:space="preserve"> is now using </w:t>
      </w:r>
      <w:proofErr w:type="spellStart"/>
      <w:r w:rsidR="00BC3963" w:rsidRPr="00252EDA">
        <w:rPr>
          <w:lang w:val="en-US"/>
        </w:rPr>
        <w:t>Hazus</w:t>
      </w:r>
      <w:proofErr w:type="spellEnd"/>
      <w:r w:rsidR="00757F87" w:rsidRPr="00252EDA">
        <w:rPr>
          <w:lang w:val="en-US"/>
        </w:rPr>
        <w:t xml:space="preserve"> to better support </w:t>
      </w:r>
      <w:commentRangeStart w:id="49"/>
      <w:r w:rsidR="00757F87" w:rsidRPr="00252EDA">
        <w:rPr>
          <w:lang w:val="en-US"/>
        </w:rPr>
        <w:t>community risk cases</w:t>
      </w:r>
      <w:commentRangeEnd w:id="49"/>
      <w:r w:rsidR="003234DA">
        <w:rPr>
          <w:rStyle w:val="CommentReference"/>
        </w:rPr>
        <w:commentReference w:id="49"/>
      </w:r>
      <w:r w:rsidR="00757F87" w:rsidRPr="00252EDA">
        <w:rPr>
          <w:lang w:val="en-US"/>
        </w:rPr>
        <w:t xml:space="preserve"> –</w:t>
      </w:r>
      <w:commentRangeEnd w:id="47"/>
      <w:r w:rsidR="00757F87" w:rsidRPr="00252EDA">
        <w:rPr>
          <w:rStyle w:val="CommentReference"/>
          <w:lang w:val="en-US"/>
        </w:rPr>
        <w:commentReference w:id="47"/>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w:t>
      </w:r>
      <w:commentRangeStart w:id="50"/>
      <w:r w:rsidR="00757F87" w:rsidRPr="00252EDA">
        <w:rPr>
          <w:lang w:val="en-US"/>
        </w:rPr>
        <w:t xml:space="preserve">The design and functionality of </w:t>
      </w:r>
      <w:proofErr w:type="spellStart"/>
      <w:r w:rsidR="00BC3963" w:rsidRPr="00252EDA">
        <w:rPr>
          <w:lang w:val="en-US"/>
        </w:rPr>
        <w:t>Hazus</w:t>
      </w:r>
      <w:proofErr w:type="spellEnd"/>
      <w:r w:rsidR="00757F87" w:rsidRPr="00252EDA">
        <w:rPr>
          <w:lang w:val="en-US"/>
        </w:rPr>
        <w:t xml:space="preserve"> has not evolved with the needs of this changing user landscape. </w:t>
      </w:r>
      <w:commentRangeStart w:id="51"/>
      <w:commentRangeEnd w:id="51"/>
      <w:r w:rsidR="00A65FAF" w:rsidRPr="00252EDA">
        <w:rPr>
          <w:rStyle w:val="CommentReference"/>
          <w:lang w:val="en-US"/>
        </w:rPr>
        <w:commentReference w:id="51"/>
      </w:r>
      <w:commentRangeStart w:id="52"/>
      <w:commentRangeEnd w:id="52"/>
      <w:r w:rsidR="00C7401F" w:rsidRPr="00252EDA">
        <w:rPr>
          <w:rStyle w:val="CommentReference"/>
          <w:lang w:val="en-US"/>
        </w:rPr>
        <w:commentReference w:id="52"/>
      </w:r>
      <w:commentRangeEnd w:id="50"/>
      <w:r w:rsidR="003234DA">
        <w:rPr>
          <w:rStyle w:val="CommentReference"/>
        </w:rPr>
        <w:commentReference w:id="50"/>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commentRangeStart w:id="53"/>
      <w:proofErr w:type="spellStart"/>
      <w:r w:rsidRPr="00252EDA">
        <w:rPr>
          <w:lang w:val="en-US"/>
        </w:rPr>
        <w:t>Hazus</w:t>
      </w:r>
      <w:proofErr w:type="spellEnd"/>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proofErr w:type="spellStart"/>
      <w:r w:rsidRPr="00252EDA">
        <w:rPr>
          <w:lang w:val="en-US"/>
        </w:rPr>
        <w:t>Hazus</w:t>
      </w:r>
      <w:proofErr w:type="spellEnd"/>
      <w:r w:rsidR="005D4FF1" w:rsidRPr="00252EDA">
        <w:rPr>
          <w:lang w:val="en-US"/>
        </w:rPr>
        <w:t xml:space="preserve"> is so tightly integrated with the dynamic link libraries of ArcGIS Desktop that a switch to ArcGIS Pro would require a complete rewrite of </w:t>
      </w:r>
      <w:proofErr w:type="spellStart"/>
      <w:r w:rsidRPr="00252EDA">
        <w:rPr>
          <w:lang w:val="en-US"/>
        </w:rPr>
        <w:t>Hazus</w:t>
      </w:r>
      <w:proofErr w:type="spellEnd"/>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proofErr w:type="spellStart"/>
      <w:r w:rsidRPr="00252EDA">
        <w:rPr>
          <w:lang w:val="en-US"/>
        </w:rPr>
        <w:t>Hazus</w:t>
      </w:r>
      <w:proofErr w:type="spellEnd"/>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proofErr w:type="spellStart"/>
      <w:r w:rsidRPr="00252EDA">
        <w:rPr>
          <w:lang w:val="en-US"/>
        </w:rPr>
        <w:t>Hazus</w:t>
      </w:r>
      <w:proofErr w:type="spellEnd"/>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commentRangeEnd w:id="53"/>
      <w:r w:rsidR="005F44E5">
        <w:rPr>
          <w:rStyle w:val="CommentReference"/>
        </w:rPr>
        <w:commentReference w:id="53"/>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75BADF5"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proofErr w:type="spellStart"/>
      <w:r w:rsidR="00BC3963" w:rsidRPr="00252EDA">
        <w:rPr>
          <w:lang w:val="en-US"/>
        </w:rPr>
        <w:t>Hazus</w:t>
      </w:r>
      <w:proofErr w:type="spellEnd"/>
      <w:r w:rsidRPr="00252EDA">
        <w:rPr>
          <w:lang w:val="en-US"/>
        </w:rPr>
        <w:t xml:space="preserve"> community have been discussing ways to improve </w:t>
      </w:r>
      <w:proofErr w:type="spellStart"/>
      <w:r w:rsidR="00BC3963" w:rsidRPr="00252EDA">
        <w:rPr>
          <w:lang w:val="en-US"/>
        </w:rPr>
        <w:t>Hazus</w:t>
      </w:r>
      <w:proofErr w:type="spellEnd"/>
      <w:r w:rsidRPr="00252EDA">
        <w:rPr>
          <w:lang w:val="en-US"/>
        </w:rPr>
        <w:t xml:space="preserve"> and to broaden its scope (see I.3). The dependency on ESRI software was initially an advantage for </w:t>
      </w:r>
      <w:proofErr w:type="spellStart"/>
      <w:r w:rsidR="00BC3963" w:rsidRPr="00252EDA">
        <w:rPr>
          <w:lang w:val="en-US"/>
        </w:rPr>
        <w:t>Hazus</w:t>
      </w:r>
      <w:proofErr w:type="spellEnd"/>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 xml:space="preserve">As the community of stakeholders working with spatial data spreads beyond traditional GIS users, the need arises for visualization and analysis tools that effectively integrate spatial and non-spatial data. </w:t>
      </w:r>
      <w:commentRangeStart w:id="54"/>
      <w:r w:rsidR="00245294" w:rsidRPr="00424727">
        <w:rPr>
          <w:b/>
          <w:i/>
          <w:lang w:val="en-US"/>
        </w:rPr>
        <w:t>In fact, t</w:t>
      </w:r>
      <w:r w:rsidR="009D1401" w:rsidRPr="00424727">
        <w:rPr>
          <w:b/>
          <w:i/>
          <w:lang w:val="en-US"/>
        </w:rPr>
        <w:t xml:space="preserve">he functionality of </w:t>
      </w:r>
      <w:commentRangeStart w:id="55"/>
      <w:proofErr w:type="spellStart"/>
      <w:r w:rsidR="00BC3963" w:rsidRPr="00424727">
        <w:rPr>
          <w:b/>
          <w:i/>
          <w:lang w:val="en-US"/>
        </w:rPr>
        <w:t>Hazus</w:t>
      </w:r>
      <w:proofErr w:type="spellEnd"/>
      <w:r w:rsidR="00245294" w:rsidRPr="00424727">
        <w:rPr>
          <w:b/>
          <w:i/>
          <w:lang w:val="en-US"/>
        </w:rPr>
        <w:t xml:space="preserve"> </w:t>
      </w:r>
      <w:commentRangeEnd w:id="55"/>
      <w:r w:rsidR="00A23CB9">
        <w:rPr>
          <w:rStyle w:val="CommentReference"/>
        </w:rPr>
        <w:commentReference w:id="55"/>
      </w:r>
      <w:r w:rsidR="009D1401" w:rsidRPr="00424727">
        <w:rPr>
          <w:b/>
          <w:i/>
          <w:lang w:val="en-US"/>
        </w:rPr>
        <w:t>does not necessitate a GIS at all.</w:t>
      </w:r>
      <w:r w:rsidR="009D1401" w:rsidRPr="00252EDA">
        <w:rPr>
          <w:lang w:val="en-US"/>
        </w:rPr>
        <w:t xml:space="preserve"> </w:t>
      </w:r>
      <w:r w:rsidR="00C82022" w:rsidRPr="00252EDA">
        <w:rPr>
          <w:lang w:val="en-US"/>
        </w:rPr>
        <w:t xml:space="preserve">If GIS capabilities represent a small fraction of </w:t>
      </w:r>
      <w:proofErr w:type="spellStart"/>
      <w:r w:rsidR="00C82022" w:rsidRPr="00252EDA">
        <w:rPr>
          <w:lang w:val="en-US"/>
        </w:rPr>
        <w:t>Open</w:t>
      </w:r>
      <w:r w:rsidR="00BC3963" w:rsidRPr="00252EDA">
        <w:rPr>
          <w:lang w:val="en-US"/>
        </w:rPr>
        <w:t>Hazus</w:t>
      </w:r>
      <w:proofErr w:type="spellEnd"/>
      <w:r w:rsidR="00C82022" w:rsidRPr="00252EDA">
        <w:rPr>
          <w:lang w:val="en-US"/>
        </w:rPr>
        <w:t xml:space="preserve"> functionality, it becomes practical to leverage available Open Source geospatial libraries to accomplish spatial data visualization and analysis, rather than designing all </w:t>
      </w:r>
      <w:proofErr w:type="spellStart"/>
      <w:r w:rsidR="00C82022" w:rsidRPr="00252EDA">
        <w:rPr>
          <w:lang w:val="en-US"/>
        </w:rPr>
        <w:t>Open</w:t>
      </w:r>
      <w:r w:rsidR="00BC3963" w:rsidRPr="00252EDA">
        <w:rPr>
          <w:lang w:val="en-US"/>
        </w:rPr>
        <w:t>Hazus</w:t>
      </w:r>
      <w:proofErr w:type="spellEnd"/>
      <w:r w:rsidR="00C82022" w:rsidRPr="00252EDA">
        <w:rPr>
          <w:lang w:val="en-US"/>
        </w:rPr>
        <w:t xml:space="preserve"> capabilities around a GIS interface.  </w:t>
      </w:r>
      <w:r w:rsidR="004F2C49" w:rsidRPr="00252EDA">
        <w:rPr>
          <w:lang w:val="en-US"/>
        </w:rPr>
        <w:t xml:space="preserve"> </w:t>
      </w:r>
      <w:proofErr w:type="spellStart"/>
      <w:r w:rsidR="009D1401" w:rsidRPr="00252EDA">
        <w:rPr>
          <w:lang w:val="en-US"/>
        </w:rPr>
        <w:t>Open</w:t>
      </w:r>
      <w:del w:id="56" w:author="McNabb, Sean" w:date="2019-01-22T13:47:00Z">
        <w:r w:rsidR="009D1401" w:rsidRPr="00252EDA" w:rsidDel="00A23CB9">
          <w:rPr>
            <w:lang w:val="en-US"/>
          </w:rPr>
          <w:delText xml:space="preserve"> </w:delText>
        </w:r>
      </w:del>
      <w:r w:rsidR="00BC3963" w:rsidRPr="00252EDA">
        <w:rPr>
          <w:lang w:val="en-US"/>
        </w:rPr>
        <w:t>Hazus</w:t>
      </w:r>
      <w:proofErr w:type="spellEnd"/>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w:t>
      </w:r>
      <w:r w:rsidR="009D1401" w:rsidRPr="00252EDA">
        <w:rPr>
          <w:lang w:val="en-US"/>
        </w:rPr>
        <w:lastRenderedPageBreak/>
        <w:t xml:space="preserve">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w:t>
      </w:r>
      <w:proofErr w:type="spellStart"/>
      <w:r w:rsidR="00C82022" w:rsidRPr="00252EDA">
        <w:rPr>
          <w:lang w:val="en-US"/>
        </w:rPr>
        <w:t>Open</w:t>
      </w:r>
      <w:r w:rsidR="00BC3963" w:rsidRPr="00252EDA">
        <w:rPr>
          <w:lang w:val="en-US"/>
        </w:rPr>
        <w:t>Hazus</w:t>
      </w:r>
      <w:proofErr w:type="spellEnd"/>
      <w:r w:rsidR="00C82022" w:rsidRPr="00252EDA">
        <w:rPr>
          <w:lang w:val="en-US"/>
        </w:rPr>
        <w:t xml:space="preserve"> users. </w:t>
      </w:r>
    </w:p>
    <w:p w14:paraId="67F14518" w14:textId="632D50E4" w:rsidR="008D7963" w:rsidRPr="00252EDA" w:rsidRDefault="007842CD" w:rsidP="00E15587">
      <w:pPr>
        <w:spacing w:line="360" w:lineRule="auto"/>
        <w:rPr>
          <w:lang w:val="en-US"/>
        </w:rPr>
      </w:pPr>
      <w:commentRangeStart w:id="57"/>
      <w:r w:rsidRPr="00024817">
        <w:rPr>
          <w:b/>
          <w:i/>
          <w:lang w:val="en-US"/>
          <w:rPrChange w:id="58" w:author="McNabb, Sean" w:date="2019-01-22T14:03:00Z">
            <w:rPr>
              <w:lang w:val="en-US"/>
            </w:rPr>
          </w:rPrChange>
        </w:rPr>
        <w:t xml:space="preserve">The tight coupling of </w:t>
      </w:r>
      <w:proofErr w:type="spellStart"/>
      <w:r w:rsidR="00BC3963" w:rsidRPr="00024817">
        <w:rPr>
          <w:b/>
          <w:i/>
          <w:lang w:val="en-US"/>
          <w:rPrChange w:id="59" w:author="McNabb, Sean" w:date="2019-01-22T14:03:00Z">
            <w:rPr>
              <w:lang w:val="en-US"/>
            </w:rPr>
          </w:rPrChange>
        </w:rPr>
        <w:t>Hazus</w:t>
      </w:r>
      <w:proofErr w:type="spellEnd"/>
      <w:r w:rsidRPr="00024817">
        <w:rPr>
          <w:b/>
          <w:i/>
          <w:lang w:val="en-US"/>
          <w:rPrChange w:id="60" w:author="McNabb, Sean" w:date="2019-01-22T14:03:00Z">
            <w:rPr>
              <w:lang w:val="en-US"/>
            </w:rPr>
          </w:rPrChange>
        </w:rPr>
        <w:t xml:space="preserve"> with ArcGIS Desktop </w:t>
      </w:r>
      <w:r w:rsidR="00C82022" w:rsidRPr="00024817">
        <w:rPr>
          <w:b/>
          <w:i/>
          <w:lang w:val="en-US"/>
          <w:rPrChange w:id="61" w:author="McNabb, Sean" w:date="2019-01-22T14:03:00Z">
            <w:rPr>
              <w:lang w:val="en-US"/>
            </w:rPr>
          </w:rPrChange>
        </w:rPr>
        <w:t xml:space="preserve">places </w:t>
      </w:r>
      <w:r w:rsidRPr="00024817">
        <w:rPr>
          <w:b/>
          <w:i/>
          <w:lang w:val="en-US"/>
          <w:rPrChange w:id="62" w:author="McNabb, Sean" w:date="2019-01-22T14:03:00Z">
            <w:rPr>
              <w:lang w:val="en-US"/>
            </w:rPr>
          </w:rPrChange>
        </w:rPr>
        <w:t>a significant burden on users who want to customize the software and extend its capabilities</w:t>
      </w:r>
      <w:commentRangeEnd w:id="57"/>
      <w:r w:rsidR="00024817">
        <w:rPr>
          <w:rStyle w:val="CommentReference"/>
        </w:rPr>
        <w:commentReference w:id="57"/>
      </w:r>
      <w:r w:rsidRPr="00252EDA">
        <w:rPr>
          <w:lang w:val="en-US"/>
        </w:rPr>
        <w:t xml:space="preserve">. </w:t>
      </w:r>
      <w:commentRangeStart w:id="63"/>
      <w:r w:rsidR="002D3A72" w:rsidRPr="00252EDA">
        <w:rPr>
          <w:lang w:val="en-US"/>
        </w:rPr>
        <w:t>Power users</w:t>
      </w:r>
      <w:commentRangeEnd w:id="63"/>
      <w:r w:rsidR="00A23CB9">
        <w:rPr>
          <w:rStyle w:val="CommentReference"/>
        </w:rPr>
        <w:commentReference w:id="63"/>
      </w:r>
      <w:r w:rsidR="002D3A72" w:rsidRPr="00252EDA">
        <w:rPr>
          <w:lang w:val="en-US"/>
        </w:rPr>
        <w:t xml:space="preserve"> would </w:t>
      </w:r>
      <w:r w:rsidR="008D7963" w:rsidRPr="00252EDA">
        <w:rPr>
          <w:lang w:val="en-US"/>
        </w:rPr>
        <w:t xml:space="preserve">benefit from two different aspects of an open software architecture for </w:t>
      </w:r>
      <w:proofErr w:type="spellStart"/>
      <w:r w:rsidR="00BC3963" w:rsidRPr="00252EDA">
        <w:rPr>
          <w:lang w:val="en-US"/>
        </w:rPr>
        <w:t>Hazus</w:t>
      </w:r>
      <w:proofErr w:type="spellEnd"/>
      <w:r w:rsidR="008D7963" w:rsidRPr="00252EDA">
        <w:rPr>
          <w:lang w:val="en-US"/>
        </w:rPr>
        <w:t>. One is a highly modularized system that acts like the above-mentioned toolbox, where each tool is well documented and can be accessed via an Application Programmer’s Interface or API.</w:t>
      </w:r>
      <w:commentRangeEnd w:id="54"/>
      <w:r w:rsidR="00C43934">
        <w:rPr>
          <w:rStyle w:val="CommentReference"/>
        </w:rPr>
        <w:commentReference w:id="54"/>
      </w:r>
      <w:r w:rsidR="008D7963" w:rsidRPr="00252EDA">
        <w:rPr>
          <w:lang w:val="en-US"/>
        </w:rPr>
        <w:t xml:space="preserve">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proofErr w:type="spellStart"/>
      <w:r w:rsidR="00BC3963" w:rsidRPr="00252EDA">
        <w:rPr>
          <w:lang w:val="en-US"/>
        </w:rPr>
        <w:t>Hazus</w:t>
      </w:r>
      <w:proofErr w:type="spellEnd"/>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w:t>
      </w:r>
      <w:proofErr w:type="spellStart"/>
      <w:r w:rsidR="00536F7E" w:rsidRPr="00252EDA">
        <w:rPr>
          <w:lang w:val="en-US"/>
        </w:rPr>
        <w:t>Open</w:t>
      </w:r>
      <w:r w:rsidR="00BC3963" w:rsidRPr="00252EDA">
        <w:rPr>
          <w:lang w:val="en-US"/>
        </w:rPr>
        <w:t>Hazus</w:t>
      </w:r>
      <w:proofErr w:type="spellEnd"/>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7ED7CFFE" w:rsidR="002F2E31" w:rsidRPr="00252EDA" w:rsidRDefault="00E70ECB" w:rsidP="006355D2">
      <w:pPr>
        <w:spacing w:line="360" w:lineRule="auto"/>
        <w:rPr>
          <w:lang w:val="en-US"/>
        </w:rPr>
      </w:pPr>
      <w:commentRangeStart w:id="64"/>
      <w:commentRangeStart w:id="65"/>
      <w:r w:rsidRPr="00252EDA">
        <w:rPr>
          <w:lang w:val="en-US"/>
        </w:rPr>
        <w:t xml:space="preserve">The above described purpose </w:t>
      </w:r>
      <w:ins w:id="66" w:author="McNabb, Sean" w:date="2019-01-22T14:02:00Z">
        <w:r w:rsidR="00024817">
          <w:rPr>
            <w:lang w:val="en-US"/>
          </w:rPr>
          <w:t>(I.2) outlines</w:t>
        </w:r>
      </w:ins>
      <w:commentRangeStart w:id="67"/>
      <w:del w:id="68" w:author="McNabb, Sean" w:date="2019-01-22T14:02:00Z">
        <w:r w:rsidRPr="00252EDA" w:rsidDel="00024817">
          <w:rPr>
            <w:lang w:val="en-US"/>
          </w:rPr>
          <w:delText>determine</w:delText>
        </w:r>
      </w:del>
      <w:ins w:id="69" w:author="McNabb, Sean" w:date="2019-01-22T14:00:00Z">
        <w:r w:rsidR="00190519">
          <w:rPr>
            <w:lang w:val="en-US"/>
          </w:rPr>
          <w:t xml:space="preserve"> some of</w:t>
        </w:r>
      </w:ins>
      <w:del w:id="70" w:author="McNabb, Sean" w:date="2019-01-22T14:00:00Z">
        <w:r w:rsidRPr="00252EDA" w:rsidDel="00190519">
          <w:rPr>
            <w:lang w:val="en-US"/>
          </w:rPr>
          <w:delText>s</w:delText>
        </w:r>
      </w:del>
      <w:r w:rsidRPr="00252EDA">
        <w:rPr>
          <w:lang w:val="en-US"/>
        </w:rPr>
        <w:t xml:space="preserve"> the requirements</w:t>
      </w:r>
      <w:commentRangeEnd w:id="67"/>
      <w:r w:rsidR="00190519">
        <w:rPr>
          <w:rStyle w:val="CommentReference"/>
        </w:rPr>
        <w:commentReference w:id="67"/>
      </w:r>
      <w:r w:rsidRPr="00252EDA">
        <w:rPr>
          <w:lang w:val="en-US"/>
        </w:rPr>
        <w:t xml:space="preserve"> that </w:t>
      </w:r>
      <w:proofErr w:type="spellStart"/>
      <w:r w:rsidRPr="00252EDA">
        <w:rPr>
          <w:lang w:val="en-US"/>
        </w:rPr>
        <w:t>Open</w:t>
      </w:r>
      <w:del w:id="71" w:author="McNabb, Sean" w:date="2019-01-22T14:00:00Z">
        <w:r w:rsidRPr="00252EDA" w:rsidDel="00190519">
          <w:rPr>
            <w:lang w:val="en-US"/>
          </w:rPr>
          <w:delText xml:space="preserve"> </w:delText>
        </w:r>
      </w:del>
      <w:r w:rsidR="00BC3963" w:rsidRPr="00252EDA">
        <w:rPr>
          <w:lang w:val="en-US"/>
        </w:rPr>
        <w:t>Hazus</w:t>
      </w:r>
      <w:proofErr w:type="spellEnd"/>
      <w:r w:rsidRPr="00252EDA">
        <w:rPr>
          <w:lang w:val="en-US"/>
        </w:rPr>
        <w:t xml:space="preserve"> has to support</w:t>
      </w:r>
      <w:del w:id="72" w:author="McNabb, Sean" w:date="2019-01-22T14:02:00Z">
        <w:r w:rsidRPr="00252EDA" w:rsidDel="00024817">
          <w:rPr>
            <w:lang w:val="en-US"/>
          </w:rPr>
          <w:delText>.</w:delText>
        </w:r>
        <w:commentRangeEnd w:id="64"/>
        <w:r w:rsidR="00464BA3" w:rsidRPr="00252EDA" w:rsidDel="00024817">
          <w:rPr>
            <w:rStyle w:val="CommentReference"/>
            <w:lang w:val="en-US"/>
          </w:rPr>
          <w:commentReference w:id="64"/>
        </w:r>
      </w:del>
      <w:commentRangeEnd w:id="65"/>
      <w:del w:id="73" w:author="McNabb, Sean" w:date="2019-01-22T14:01:00Z">
        <w:r w:rsidR="00E923A7" w:rsidRPr="00252EDA" w:rsidDel="00024817">
          <w:rPr>
            <w:lang w:val="en-US"/>
          </w:rPr>
          <w:delText xml:space="preserve">  </w:delText>
        </w:r>
      </w:del>
      <w:del w:id="74" w:author="McNabb, Sean" w:date="2019-01-22T14:02:00Z">
        <w:r w:rsidR="00E923A7" w:rsidRPr="00252EDA" w:rsidDel="00024817">
          <w:rPr>
            <w:lang w:val="en-US"/>
          </w:rPr>
          <w:delText>T</w:delText>
        </w:r>
      </w:del>
      <w:ins w:id="75" w:author="McNabb, Sean" w:date="2019-01-22T14:02:00Z">
        <w:r w:rsidR="00024817">
          <w:rPr>
            <w:lang w:val="en-US"/>
          </w:rPr>
          <w:t>, and as a result t</w:t>
        </w:r>
      </w:ins>
      <w:r w:rsidR="00E923A7" w:rsidRPr="00252EDA">
        <w:rPr>
          <w:lang w:val="en-US"/>
        </w:rPr>
        <w:t xml:space="preserve">he </w:t>
      </w:r>
      <w:proofErr w:type="spellStart"/>
      <w:r w:rsidR="00E923A7" w:rsidRPr="00252EDA">
        <w:rPr>
          <w:lang w:val="en-US"/>
        </w:rPr>
        <w:t>Hazus</w:t>
      </w:r>
      <w:proofErr w:type="spellEnd"/>
      <w:r w:rsidR="00E923A7" w:rsidRPr="00252EDA">
        <w:rPr>
          <w:lang w:val="en-US"/>
        </w:rPr>
        <w:t xml:space="preserve"> team has developed 10 </w:t>
      </w:r>
      <w:r w:rsidR="00900F60" w:rsidRPr="00252EDA">
        <w:rPr>
          <w:rStyle w:val="CommentReference"/>
          <w:lang w:val="en-US"/>
        </w:rPr>
        <w:commentReference w:id="65"/>
      </w:r>
      <w:r w:rsidR="00E923A7" w:rsidRPr="00252EDA">
        <w:rPr>
          <w:lang w:val="en-US"/>
        </w:rPr>
        <w:t xml:space="preserve">priority </w:t>
      </w:r>
      <w:ins w:id="76" w:author="McNabb, Sean" w:date="2019-01-22T14:02:00Z">
        <w:r w:rsidR="00024817">
          <w:rPr>
            <w:lang w:val="en-US"/>
          </w:rPr>
          <w:t>r</w:t>
        </w:r>
      </w:ins>
      <w:del w:id="77" w:author="McNabb, Sean" w:date="2019-01-22T14:02:00Z">
        <w:r w:rsidR="00E923A7" w:rsidRPr="00252EDA" w:rsidDel="00024817">
          <w:rPr>
            <w:lang w:val="en-US"/>
          </w:rPr>
          <w:delText>R</w:delText>
        </w:r>
      </w:del>
      <w:r w:rsidR="00E923A7" w:rsidRPr="00252EDA">
        <w:rPr>
          <w:lang w:val="en-US"/>
        </w:rPr>
        <w:t xml:space="preserve">equirements for </w:t>
      </w:r>
      <w:proofErr w:type="spellStart"/>
      <w:r w:rsidR="00E923A7" w:rsidRPr="00252EDA">
        <w:rPr>
          <w:lang w:val="en-US"/>
        </w:rPr>
        <w:t>OpenHazus</w:t>
      </w:r>
      <w:proofErr w:type="spellEnd"/>
      <w:r w:rsidR="00E923A7" w:rsidRPr="00252EDA">
        <w:rPr>
          <w:lang w:val="en-US"/>
        </w:rPr>
        <w:t>:</w:t>
      </w:r>
    </w:p>
    <w:p w14:paraId="552C2CBE" w14:textId="092E38E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w:t>
      </w:r>
      <w:r w:rsidR="00D15FB1">
        <w:rPr>
          <w:lang w:val="en-US"/>
        </w:rPr>
        <w:t>t i</w:t>
      </w:r>
      <w:r w:rsidR="00925E22" w:rsidRPr="00252EDA">
        <w:rPr>
          <w:lang w:val="en-US"/>
        </w:rPr>
        <w:t>s</w:t>
      </w:r>
      <w:r w:rsidR="00536F7E" w:rsidRPr="00252EDA">
        <w:rPr>
          <w:lang w:val="en-US"/>
        </w:rPr>
        <w:t xml:space="preserve"> the </w:t>
      </w:r>
      <w:r w:rsidR="006355D2" w:rsidRPr="00252EDA">
        <w:rPr>
          <w:lang w:val="en-US"/>
        </w:rPr>
        <w:t xml:space="preserve">core application </w:t>
      </w:r>
      <w:r w:rsidR="00536F7E" w:rsidRPr="00252EDA">
        <w:rPr>
          <w:lang w:val="en-US"/>
        </w:rPr>
        <w:t xml:space="preserve">of </w:t>
      </w:r>
      <w:proofErr w:type="spellStart"/>
      <w:r w:rsidR="00536F7E" w:rsidRPr="00252EDA">
        <w:rPr>
          <w:lang w:val="en-US"/>
        </w:rPr>
        <w:t>Open</w:t>
      </w:r>
      <w:r w:rsidR="00BC3963" w:rsidRPr="00252EDA">
        <w:rPr>
          <w:lang w:val="en-US"/>
        </w:rPr>
        <w:t>Hazus</w:t>
      </w:r>
      <w:proofErr w:type="spellEnd"/>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w:t>
      </w:r>
      <w:commentRangeStart w:id="78"/>
      <w:r w:rsidR="006355D2" w:rsidRPr="00252EDA">
        <w:rPr>
          <w:lang w:val="en-US"/>
        </w:rPr>
        <w:t>and here</w:t>
      </w:r>
      <w:commentRangeEnd w:id="78"/>
      <w:r w:rsidR="00E61526">
        <w:rPr>
          <w:rStyle w:val="CommentReference"/>
        </w:rPr>
        <w:commentReference w:id="78"/>
      </w:r>
      <w:r w:rsidR="006355D2" w:rsidRPr="00252EDA">
        <w:rPr>
          <w:lang w:val="en-US"/>
        </w:rPr>
        <w:t xml:space="preserve"> particularly the Risk MAP program. Any rewrite of </w:t>
      </w:r>
      <w:proofErr w:type="spellStart"/>
      <w:r w:rsidR="00BC3963" w:rsidRPr="00252EDA">
        <w:rPr>
          <w:lang w:val="en-US"/>
        </w:rPr>
        <w:t>Hazus</w:t>
      </w:r>
      <w:proofErr w:type="spellEnd"/>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w:t>
      </w:r>
      <w:proofErr w:type="spellStart"/>
      <w:r w:rsidR="006355D2" w:rsidRPr="00252EDA">
        <w:rPr>
          <w:lang w:val="en-US"/>
        </w:rPr>
        <w:t>Open</w:t>
      </w:r>
      <w:del w:id="79" w:author="McNabb, Sean" w:date="2019-01-22T14:10:00Z">
        <w:r w:rsidR="006355D2" w:rsidRPr="00252EDA" w:rsidDel="006D5A49">
          <w:rPr>
            <w:lang w:val="en-US"/>
          </w:rPr>
          <w:delText xml:space="preserve"> </w:delText>
        </w:r>
      </w:del>
      <w:r w:rsidR="00BC3963" w:rsidRPr="00252EDA">
        <w:rPr>
          <w:lang w:val="en-US"/>
        </w:rPr>
        <w:t>Hazus</w:t>
      </w:r>
      <w:proofErr w:type="spellEnd"/>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 xml:space="preserve">generalized but authoritative </w:t>
      </w:r>
      <w:commentRangeStart w:id="80"/>
      <w:r w:rsidR="00510F83" w:rsidRPr="00252EDA">
        <w:rPr>
          <w:lang w:val="en-US"/>
        </w:rPr>
        <w:t>risk assessment results</w:t>
      </w:r>
      <w:commentRangeEnd w:id="80"/>
      <w:r w:rsidR="006D5A49">
        <w:rPr>
          <w:rStyle w:val="CommentReference"/>
        </w:rPr>
        <w:commentReference w:id="80"/>
      </w:r>
      <w:r w:rsidR="00510F83" w:rsidRPr="00252EDA">
        <w:rPr>
          <w:lang w:val="en-US"/>
        </w:rPr>
        <w:t xml:space="preserve">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w:t>
      </w:r>
      <w:commentRangeStart w:id="81"/>
      <w:r w:rsidR="006355D2" w:rsidRPr="00252EDA">
        <w:rPr>
          <w:lang w:val="en-US"/>
        </w:rPr>
        <w:t xml:space="preserve">even if this happened outside of </w:t>
      </w:r>
      <w:proofErr w:type="spellStart"/>
      <w:r w:rsidR="006355D2" w:rsidRPr="00252EDA">
        <w:rPr>
          <w:lang w:val="en-US"/>
        </w:rPr>
        <w:t>Open</w:t>
      </w:r>
      <w:r w:rsidR="00BC3963" w:rsidRPr="00252EDA">
        <w:rPr>
          <w:lang w:val="en-US"/>
        </w:rPr>
        <w:t>Hazus</w:t>
      </w:r>
      <w:proofErr w:type="spellEnd"/>
      <w:r w:rsidR="006355D2" w:rsidRPr="00252EDA">
        <w:rPr>
          <w:lang w:val="en-US"/>
        </w:rPr>
        <w:t>.</w:t>
      </w:r>
      <w:commentRangeEnd w:id="81"/>
      <w:r w:rsidR="00EE540D">
        <w:rPr>
          <w:rStyle w:val="CommentReference"/>
        </w:rPr>
        <w:commentReference w:id="81"/>
      </w:r>
      <w:r w:rsidR="006355D2" w:rsidRPr="00252EDA">
        <w:rPr>
          <w:lang w:val="en-US"/>
        </w:rPr>
        <w:t xml:space="preserve">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xml:space="preserve">. In the spirit of openness, as outlined in section I.2, </w:t>
      </w:r>
      <w:proofErr w:type="spellStart"/>
      <w:r w:rsidR="006355D2" w:rsidRPr="00252EDA">
        <w:rPr>
          <w:lang w:val="en-US"/>
        </w:rPr>
        <w:t>Open</w:t>
      </w:r>
      <w:r w:rsidR="00BC3963" w:rsidRPr="00252EDA">
        <w:rPr>
          <w:lang w:val="en-US"/>
        </w:rPr>
        <w:t>Hazus</w:t>
      </w:r>
      <w:proofErr w:type="spellEnd"/>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w:t>
      </w:r>
      <w:commentRangeStart w:id="82"/>
      <w:r w:rsidR="00925E22" w:rsidRPr="00252EDA">
        <w:rPr>
          <w:lang w:val="en-US"/>
        </w:rPr>
        <w:t xml:space="preserve">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w:t>
      </w:r>
      <w:r w:rsidR="00756584" w:rsidRPr="00252EDA">
        <w:rPr>
          <w:lang w:val="en-US"/>
        </w:rPr>
        <w:lastRenderedPageBreak/>
        <w:t xml:space="preserve">should be able to upload user-defined hazard data with standardized QA/QC measures to a 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commentRangeEnd w:id="82"/>
      <w:r w:rsidR="00A76039">
        <w:rPr>
          <w:rStyle w:val="CommentReference"/>
        </w:rPr>
        <w:commentReference w:id="82"/>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proofErr w:type="spellStart"/>
      <w:r w:rsidR="00BC3963" w:rsidRPr="00252EDA">
        <w:rPr>
          <w:lang w:val="en-US"/>
        </w:rPr>
        <w:t>Hazus</w:t>
      </w:r>
      <w:proofErr w:type="spellEnd"/>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proofErr w:type="spellStart"/>
      <w:r w:rsidR="00801417" w:rsidRPr="00252EDA">
        <w:rPr>
          <w:lang w:val="en-US"/>
        </w:rPr>
        <w:t>Open</w:t>
      </w:r>
      <w:r w:rsidR="00BC3963" w:rsidRPr="00252EDA">
        <w:rPr>
          <w:lang w:val="en-US"/>
        </w:rPr>
        <w:t>Hazus</w:t>
      </w:r>
      <w:proofErr w:type="spellEnd"/>
      <w:r w:rsidR="00801417" w:rsidRPr="00252EDA">
        <w:rPr>
          <w:lang w:val="en-US"/>
        </w:rPr>
        <w:t xml:space="preserve"> user experience can be improved significantly. Whereas </w:t>
      </w:r>
      <w:proofErr w:type="spellStart"/>
      <w:r w:rsidR="00BC3963" w:rsidRPr="00252EDA">
        <w:rPr>
          <w:lang w:val="en-US"/>
        </w:rPr>
        <w:t>Hazus</w:t>
      </w:r>
      <w:proofErr w:type="spellEnd"/>
      <w:r w:rsidR="00801417" w:rsidRPr="00252EDA">
        <w:rPr>
          <w:lang w:val="en-US"/>
        </w:rPr>
        <w:t xml:space="preserve"> was always conceived as a desktop- (workstation) based software, </w:t>
      </w:r>
      <w:proofErr w:type="spellStart"/>
      <w:r w:rsidR="00801417" w:rsidRPr="00252EDA">
        <w:rPr>
          <w:lang w:val="en-US"/>
        </w:rPr>
        <w:t>Open</w:t>
      </w:r>
      <w:r w:rsidR="00BC3963" w:rsidRPr="00252EDA">
        <w:rPr>
          <w:lang w:val="en-US"/>
        </w:rPr>
        <w:t>Hazus</w:t>
      </w:r>
      <w:proofErr w:type="spellEnd"/>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proofErr w:type="spellStart"/>
      <w:r w:rsidR="00BC3963" w:rsidRPr="00252EDA">
        <w:rPr>
          <w:lang w:val="en-US"/>
        </w:rPr>
        <w:t>Hazus</w:t>
      </w:r>
      <w:proofErr w:type="spellEnd"/>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w:t>
      </w:r>
      <w:proofErr w:type="spellStart"/>
      <w:r w:rsidR="00D41367" w:rsidRPr="00252EDA">
        <w:rPr>
          <w:lang w:val="en-US"/>
        </w:rPr>
        <w:t>Open</w:t>
      </w:r>
      <w:del w:id="83" w:author="McNabb, Sean" w:date="2019-01-22T14:25:00Z">
        <w:r w:rsidR="00D41367" w:rsidRPr="00252EDA" w:rsidDel="000515CD">
          <w:rPr>
            <w:lang w:val="en-US"/>
          </w:rPr>
          <w:delText xml:space="preserve"> </w:delText>
        </w:r>
      </w:del>
      <w:r w:rsidR="00BC3963" w:rsidRPr="00252EDA">
        <w:rPr>
          <w:lang w:val="en-US"/>
        </w:rPr>
        <w:t>Hazus</w:t>
      </w:r>
      <w:proofErr w:type="spellEnd"/>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w:t>
      </w:r>
      <w:proofErr w:type="spellStart"/>
      <w:r w:rsidR="00D41367" w:rsidRPr="00252EDA">
        <w:rPr>
          <w:lang w:val="en-US"/>
        </w:rPr>
        <w:t>Open</w:t>
      </w:r>
      <w:del w:id="84" w:author="McNabb, Sean" w:date="2019-01-22T14:25:00Z">
        <w:r w:rsidR="00D41367" w:rsidRPr="00252EDA" w:rsidDel="000515CD">
          <w:rPr>
            <w:lang w:val="en-US"/>
          </w:rPr>
          <w:delText xml:space="preserve"> </w:delText>
        </w:r>
      </w:del>
      <w:r w:rsidR="00BC3963" w:rsidRPr="00252EDA">
        <w:rPr>
          <w:lang w:val="en-US"/>
        </w:rPr>
        <w:t>Hazus</w:t>
      </w:r>
      <w:proofErr w:type="spellEnd"/>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78CE51C3"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proofErr w:type="spellStart"/>
      <w:r w:rsidR="00BC3963" w:rsidRPr="00252EDA">
        <w:rPr>
          <w:u w:val="single"/>
          <w:lang w:val="en-US"/>
        </w:rPr>
        <w:t>Hazus</w:t>
      </w:r>
      <w:proofErr w:type="spellEnd"/>
      <w:r w:rsidR="00E70ECB" w:rsidRPr="00252EDA">
        <w:rPr>
          <w:u w:val="single"/>
          <w:lang w:val="en-US"/>
        </w:rPr>
        <w:t>-provided inventory data</w:t>
      </w:r>
      <w:r w:rsidR="00AE7D66" w:rsidRPr="00252EDA">
        <w:rPr>
          <w:lang w:val="en-US"/>
        </w:rPr>
        <w:t xml:space="preserve">. A significant obstacle to a more wide-spread use of </w:t>
      </w:r>
      <w:proofErr w:type="spellStart"/>
      <w:r w:rsidR="00BC3963" w:rsidRPr="00252EDA">
        <w:rPr>
          <w:lang w:val="en-US"/>
        </w:rPr>
        <w:t>Hazus</w:t>
      </w:r>
      <w:proofErr w:type="spellEnd"/>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w:t>
      </w:r>
      <w:del w:id="85" w:author="McNabb, Sean" w:date="2019-01-22T14:30:00Z">
        <w:r w:rsidR="00F96C90" w:rsidRPr="00252EDA" w:rsidDel="000515CD">
          <w:rPr>
            <w:lang w:val="en-US"/>
          </w:rPr>
          <w:delText xml:space="preserve">CDS to provide </w:delText>
        </w:r>
      </w:del>
      <w:r w:rsidR="00F96C90" w:rsidRPr="00252EDA">
        <w:rPr>
          <w:lang w:val="en-US"/>
        </w:rPr>
        <w:t xml:space="preserve">a centralized national building data set. Analog to </w:t>
      </w:r>
      <w:r w:rsidR="00F96C90" w:rsidRPr="00252EDA">
        <w:rPr>
          <w:rFonts w:cstheme="minorHAnsi"/>
          <w:lang w:val="en-US"/>
        </w:rPr>
        <w:t xml:space="preserve">② and ③, and with the move to a web service environment, users should be able to </w:t>
      </w:r>
      <w:commentRangeStart w:id="86"/>
      <w:r w:rsidR="00F96C90" w:rsidRPr="00252EDA">
        <w:rPr>
          <w:rFonts w:cstheme="minorHAnsi"/>
          <w:lang w:val="en-US"/>
        </w:rPr>
        <w:t>upload their own improved inventory data into access-limited sub-clouds</w:t>
      </w:r>
      <w:commentRangeEnd w:id="86"/>
      <w:r w:rsidR="000515CD">
        <w:rPr>
          <w:rStyle w:val="CommentReference"/>
        </w:rPr>
        <w:commentReference w:id="86"/>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proofErr w:type="spellStart"/>
      <w:r w:rsidR="00BC3963" w:rsidRPr="00252EDA">
        <w:rPr>
          <w:u w:val="single"/>
          <w:lang w:val="en-US"/>
        </w:rPr>
        <w:t>Hazus</w:t>
      </w:r>
      <w:proofErr w:type="spellEnd"/>
      <w:r w:rsidR="0075071B" w:rsidRPr="00252EDA">
        <w:rPr>
          <w:lang w:val="en-US"/>
        </w:rPr>
        <w:t xml:space="preserve">. </w:t>
      </w:r>
      <w:proofErr w:type="spellStart"/>
      <w:r w:rsidR="0075071B" w:rsidRPr="00252EDA">
        <w:rPr>
          <w:lang w:val="en-US"/>
        </w:rPr>
        <w:t>Open</w:t>
      </w:r>
      <w:r w:rsidR="00BC3963" w:rsidRPr="00252EDA">
        <w:rPr>
          <w:lang w:val="en-US"/>
        </w:rPr>
        <w:t>Hazus</w:t>
      </w:r>
      <w:proofErr w:type="spellEnd"/>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 xml:space="preserve">a fee for usage that exceeds five percent of the </w:t>
      </w:r>
      <w:proofErr w:type="spellStart"/>
      <w:r w:rsidR="0075071B" w:rsidRPr="00252EDA">
        <w:rPr>
          <w:lang w:val="en-US"/>
        </w:rPr>
        <w:t>Open</w:t>
      </w:r>
      <w:r w:rsidR="00BC3963" w:rsidRPr="00252EDA">
        <w:rPr>
          <w:lang w:val="en-US"/>
        </w:rPr>
        <w:t>Hazus</w:t>
      </w:r>
      <w:proofErr w:type="spellEnd"/>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proofErr w:type="gramStart"/>
      <w:r w:rsidR="00E70ECB" w:rsidRPr="00252EDA">
        <w:rPr>
          <w:u w:val="single"/>
          <w:lang w:val="en-US"/>
        </w:rPr>
        <w:t>Must</w:t>
      </w:r>
      <w:proofErr w:type="gramEnd"/>
      <w:r w:rsidR="00E70ECB" w:rsidRPr="00252EDA">
        <w:rPr>
          <w:u w:val="single"/>
          <w:lang w:val="en-US"/>
        </w:rPr>
        <w:t xml:space="preserve">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proofErr w:type="spellStart"/>
      <w:r w:rsidR="00BC3963" w:rsidRPr="00252EDA">
        <w:rPr>
          <w:lang w:val="en-US"/>
        </w:rPr>
        <w:t>Hazus</w:t>
      </w:r>
      <w:proofErr w:type="spellEnd"/>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proofErr w:type="spellStart"/>
      <w:r w:rsidR="00BC3963" w:rsidRPr="00252EDA">
        <w:rPr>
          <w:lang w:val="en-US"/>
        </w:rPr>
        <w:t>Hazus</w:t>
      </w:r>
      <w:proofErr w:type="spellEnd"/>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proofErr w:type="spellStart"/>
      <w:r w:rsidR="00BC3963" w:rsidRPr="00252EDA">
        <w:rPr>
          <w:b/>
          <w:sz w:val="28"/>
          <w:lang w:val="en-US"/>
        </w:rPr>
        <w:t>Hazus</w:t>
      </w:r>
      <w:proofErr w:type="spellEnd"/>
      <w:r w:rsidRPr="00252EDA">
        <w:rPr>
          <w:b/>
          <w:sz w:val="28"/>
          <w:lang w:val="en-US"/>
        </w:rPr>
        <w:t xml:space="preserve"> Strategic Plan 2017-2021</w:t>
      </w:r>
    </w:p>
    <w:p w14:paraId="0DF6BFBD" w14:textId="7CE86623" w:rsidR="00285F62" w:rsidRPr="00252EDA" w:rsidRDefault="003B1636" w:rsidP="007A3971">
      <w:pPr>
        <w:spacing w:line="360" w:lineRule="auto"/>
        <w:rPr>
          <w:lang w:val="en-US"/>
        </w:rPr>
      </w:pPr>
      <w:del w:id="87" w:author="McNabb, Sean" w:date="2019-01-22T15:28:00Z">
        <w:r w:rsidRPr="00252EDA" w:rsidDel="008C14D0">
          <w:rPr>
            <w:lang w:val="en-US"/>
          </w:rPr>
          <w:delText xml:space="preserve">The </w:delText>
        </w:r>
        <w:r w:rsidR="00BC3963" w:rsidRPr="00252EDA" w:rsidDel="008C14D0">
          <w:rPr>
            <w:lang w:val="en-US"/>
          </w:rPr>
          <w:delText>Hazus</w:delText>
        </w:r>
        <w:r w:rsidRPr="00252EDA" w:rsidDel="008C14D0">
          <w:rPr>
            <w:lang w:val="en-US"/>
          </w:rPr>
          <w:delText xml:space="preserve"> Strategic Plan (FY17-FY21) </w:delText>
        </w:r>
        <w:r w:rsidR="00375403" w:rsidRPr="00252EDA" w:rsidDel="008C14D0">
          <w:rPr>
            <w:lang w:val="en-US"/>
          </w:rPr>
          <w:delText>supports</w:delText>
        </w:r>
        <w:r w:rsidRPr="00252EDA" w:rsidDel="008C14D0">
          <w:rPr>
            <w:lang w:val="en-US"/>
          </w:rPr>
          <w:delText xml:space="preserve"> the </w:delText>
        </w:r>
        <w:r w:rsidR="00BC3963" w:rsidRPr="00252EDA" w:rsidDel="008C14D0">
          <w:rPr>
            <w:lang w:val="en-US"/>
          </w:rPr>
          <w:delText>Hazus</w:delText>
        </w:r>
        <w:r w:rsidRPr="00252EDA" w:rsidDel="008C14D0">
          <w:rPr>
            <w:lang w:val="en-US"/>
          </w:rPr>
          <w:delText xml:space="preserve"> and Risk MAP missions by identifying key goals and the supporting objectives required to achieve these goals</w:delText>
        </w:r>
      </w:del>
      <w:proofErr w:type="spellStart"/>
      <w:ins w:id="88" w:author="McNabb, Sean" w:date="2019-01-22T15:28:00Z">
        <w:r w:rsidR="008C14D0">
          <w:rPr>
            <w:lang w:val="en-US"/>
          </w:rPr>
          <w:t>H</w:t>
        </w:r>
      </w:ins>
      <w:del w:id="89" w:author="McNabb, Sean" w:date="2019-01-22T15:28:00Z">
        <w:r w:rsidRPr="00252EDA" w:rsidDel="008C14D0">
          <w:rPr>
            <w:lang w:val="en-US"/>
          </w:rPr>
          <w:delText xml:space="preserve">. </w:delText>
        </w:r>
        <w:r w:rsidR="00BC3963" w:rsidRPr="00252EDA" w:rsidDel="008C14D0">
          <w:rPr>
            <w:lang w:val="en-US"/>
          </w:rPr>
          <w:delText>H</w:delText>
        </w:r>
      </w:del>
      <w:r w:rsidR="00BC3963" w:rsidRPr="00252EDA">
        <w:rPr>
          <w:lang w:val="en-US"/>
        </w:rPr>
        <w:t>azus</w:t>
      </w:r>
      <w:proofErr w:type="spellEnd"/>
      <w:r w:rsidRPr="00252EDA">
        <w:rPr>
          <w:lang w:val="en-US"/>
        </w:rPr>
        <w:t xml:space="preserve"> provides stakeholders with a dependable view of the potential risks they face and thereby encourages hazard mitigation</w:t>
      </w:r>
      <w:ins w:id="90" w:author="McNabb, Sean" w:date="2019-01-22T15:29:00Z">
        <w:r w:rsidR="008C14D0">
          <w:rPr>
            <w:lang w:val="en-US"/>
          </w:rPr>
          <w:t xml:space="preserve"> and community resiliency activities</w:t>
        </w:r>
      </w:ins>
      <w:r w:rsidRPr="00252EDA">
        <w:rPr>
          <w:lang w:val="en-US"/>
        </w:rPr>
        <w:t xml:space="preserve">. Primary stakeholders include decision makers, such as state and local elected and appointed officials, who provide the leadership and resources </w:t>
      </w:r>
      <w:commentRangeStart w:id="91"/>
      <w:r w:rsidRPr="00252EDA">
        <w:rPr>
          <w:lang w:val="en-US"/>
        </w:rPr>
        <w:t xml:space="preserve">to implement </w:t>
      </w:r>
      <w:proofErr w:type="spellStart"/>
      <w:r w:rsidR="00BC3963" w:rsidRPr="00252EDA">
        <w:rPr>
          <w:lang w:val="en-US"/>
        </w:rPr>
        <w:t>Hazus</w:t>
      </w:r>
      <w:commentRangeEnd w:id="91"/>
      <w:proofErr w:type="spellEnd"/>
      <w:r w:rsidR="008C14D0">
        <w:rPr>
          <w:rStyle w:val="CommentReference"/>
        </w:rPr>
        <w:commentReference w:id="91"/>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AB6636C" w:rsidR="005922D4" w:rsidRPr="00252EDA" w:rsidRDefault="005922D4" w:rsidP="007A3971">
      <w:pPr>
        <w:spacing w:line="360" w:lineRule="auto"/>
        <w:rPr>
          <w:lang w:val="en-US"/>
        </w:rPr>
      </w:pPr>
      <w:proofErr w:type="spellStart"/>
      <w:r w:rsidRPr="00252EDA">
        <w:rPr>
          <w:lang w:val="en-US"/>
        </w:rPr>
        <w:t>Open</w:t>
      </w:r>
      <w:del w:id="92" w:author="McNabb, Sean" w:date="2019-01-22T15:09:00Z">
        <w:r w:rsidRPr="00252EDA" w:rsidDel="00013D55">
          <w:rPr>
            <w:lang w:val="en-US"/>
          </w:rPr>
          <w:delText xml:space="preserve"> </w:delText>
        </w:r>
      </w:del>
      <w:r w:rsidR="00BC3963" w:rsidRPr="00252EDA">
        <w:rPr>
          <w:lang w:val="en-US"/>
        </w:rPr>
        <w:t>Hazus</w:t>
      </w:r>
      <w:commentRangeStart w:id="93"/>
      <w:proofErr w:type="spellEnd"/>
      <w:r w:rsidRPr="00252EDA">
        <w:rPr>
          <w:lang w:val="en-US"/>
        </w:rPr>
        <w:t xml:space="preserve"> (in parallel to Web </w:t>
      </w:r>
      <w:proofErr w:type="spellStart"/>
      <w:r w:rsidR="00BC3963" w:rsidRPr="00252EDA">
        <w:rPr>
          <w:lang w:val="en-US"/>
        </w:rPr>
        <w:t>Hazus</w:t>
      </w:r>
      <w:proofErr w:type="spellEnd"/>
      <w:r w:rsidRPr="00252EDA">
        <w:rPr>
          <w:lang w:val="en-US"/>
        </w:rPr>
        <w:t xml:space="preserve">) </w:t>
      </w:r>
      <w:commentRangeEnd w:id="93"/>
      <w:r w:rsidR="00375403" w:rsidRPr="00252EDA">
        <w:rPr>
          <w:rStyle w:val="CommentReference"/>
          <w:lang w:val="en-US"/>
        </w:rPr>
        <w:commentReference w:id="93"/>
      </w:r>
      <w:r w:rsidRPr="00252EDA">
        <w:rPr>
          <w:lang w:val="en-US"/>
        </w:rPr>
        <w:t xml:space="preserve">will have a single </w:t>
      </w:r>
      <w:r w:rsidR="00A96019" w:rsidRPr="00252EDA">
        <w:rPr>
          <w:lang w:val="en-US"/>
        </w:rPr>
        <w:t xml:space="preserve">online resource that will allow </w:t>
      </w:r>
      <w:proofErr w:type="spellStart"/>
      <w:r w:rsidR="00BC3963" w:rsidRPr="00252EDA">
        <w:rPr>
          <w:lang w:val="en-US"/>
        </w:rPr>
        <w:t>Hazus</w:t>
      </w:r>
      <w:proofErr w:type="spellEnd"/>
      <w:r w:rsidR="00A96019" w:rsidRPr="00252EDA">
        <w:rPr>
          <w:lang w:val="en-US"/>
        </w:rPr>
        <w:t xml:space="preserve"> users easier and quicker access to relevant information. </w:t>
      </w:r>
      <w:r w:rsidR="0010723C" w:rsidRPr="00252EDA">
        <w:rPr>
          <w:lang w:val="en-US"/>
        </w:rPr>
        <w:t xml:space="preserve">This online portal will make </w:t>
      </w:r>
      <w:commentRangeStart w:id="94"/>
      <w:r w:rsidR="0010723C" w:rsidRPr="00252EDA">
        <w:rPr>
          <w:lang w:val="en-US"/>
        </w:rPr>
        <w:t>basic results</w:t>
      </w:r>
      <w:commentRangeEnd w:id="94"/>
      <w:r w:rsidR="008C14D0">
        <w:rPr>
          <w:rStyle w:val="CommentReference"/>
        </w:rPr>
        <w:commentReference w:id="94"/>
      </w:r>
      <w:r w:rsidR="0010723C" w:rsidRPr="00252EDA">
        <w:rPr>
          <w:lang w:val="en-US"/>
        </w:rPr>
        <w:t xml:space="preserve"> discoverable and available for the appropriate model with updates scheduled at a set frequency, thereby considerably widening the user base of </w:t>
      </w:r>
      <w:proofErr w:type="spellStart"/>
      <w:r w:rsidR="00BC3963" w:rsidRPr="00252EDA">
        <w:rPr>
          <w:lang w:val="en-US"/>
        </w:rPr>
        <w:t>Hazus</w:t>
      </w:r>
      <w:proofErr w:type="spellEnd"/>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w:t>
      </w:r>
      <w:ins w:id="95" w:author="McNabb, Sean" w:date="2019-01-22T15:32:00Z">
        <w:r w:rsidR="008C14D0">
          <w:rPr>
            <w:lang w:val="en-US"/>
          </w:rPr>
          <w:t xml:space="preserve">. </w:t>
        </w:r>
      </w:ins>
      <w:del w:id="96" w:author="McNabb, Sean" w:date="2019-01-22T15:32:00Z">
        <w:r w:rsidR="00A96019" w:rsidRPr="00252EDA" w:rsidDel="008C14D0">
          <w:rPr>
            <w:lang w:val="en-US"/>
          </w:rPr>
          <w:delText xml:space="preserve"> by leadership. </w:delText>
        </w:r>
        <w:r w:rsidR="00BC3963" w:rsidRPr="00252EDA" w:rsidDel="008C14D0">
          <w:rPr>
            <w:lang w:val="en-US"/>
          </w:rPr>
          <w:delText>Hazus</w:delText>
        </w:r>
      </w:del>
    </w:p>
    <w:p w14:paraId="611DFC24" w14:textId="51E35BA0" w:rsidR="00A96019" w:rsidRPr="00252EDA" w:rsidRDefault="00A96019" w:rsidP="0068434D">
      <w:pPr>
        <w:spacing w:line="360" w:lineRule="auto"/>
        <w:rPr>
          <w:lang w:val="en-US"/>
        </w:rPr>
      </w:pPr>
      <w:proofErr w:type="spellStart"/>
      <w:r w:rsidRPr="00252EDA">
        <w:rPr>
          <w:lang w:val="en-US"/>
        </w:rPr>
        <w:t>Open</w:t>
      </w:r>
      <w:del w:id="97" w:author="McNabb, Sean" w:date="2019-01-22T15:32:00Z">
        <w:r w:rsidRPr="00252EDA" w:rsidDel="008C14D0">
          <w:rPr>
            <w:lang w:val="en-US"/>
          </w:rPr>
          <w:delText xml:space="preserve"> </w:delText>
        </w:r>
      </w:del>
      <w:r w:rsidR="00BC3963" w:rsidRPr="00252EDA">
        <w:rPr>
          <w:lang w:val="en-US"/>
        </w:rPr>
        <w:t>Hazus</w:t>
      </w:r>
      <w:proofErr w:type="spellEnd"/>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ins w:id="98" w:author="McNabb, Sean" w:date="2019-01-22T15:35:00Z">
        <w:r w:rsidR="008C14D0">
          <w:rPr>
            <w:lang w:val="en-US"/>
          </w:rPr>
          <w:t xml:space="preserve">FEMA </w:t>
        </w:r>
      </w:ins>
      <w:r w:rsidRPr="00252EDA">
        <w:rPr>
          <w:rFonts w:ascii="Calibri" w:eastAsia="Times New Roman" w:hAnsi="Calibri" w:cs="Times New Roman"/>
          <w:color w:val="000000"/>
          <w:lang w:val="en-US"/>
        </w:rPr>
        <w:t>Production and Technical Services (PTS)</w:t>
      </w:r>
      <w:ins w:id="99" w:author="McNabb, Sean" w:date="2019-01-22T15:34:00Z">
        <w:r w:rsidR="008C14D0">
          <w:rPr>
            <w:rFonts w:ascii="Calibri" w:eastAsia="Times New Roman" w:hAnsi="Calibri" w:cs="Times New Roman"/>
            <w:color w:val="000000"/>
            <w:lang w:val="en-US"/>
          </w:rPr>
          <w:t xml:space="preserve"> and </w:t>
        </w:r>
        <w:r w:rsidR="008C14D0" w:rsidRPr="00252EDA">
          <w:rPr>
            <w:lang w:val="en-US"/>
          </w:rPr>
          <w:t>Community Engagement and Risk Communication (CERC)</w:t>
        </w:r>
      </w:ins>
      <w:r w:rsidRPr="00252EDA">
        <w:rPr>
          <w:rFonts w:ascii="Calibri" w:eastAsia="Times New Roman" w:hAnsi="Calibri" w:cs="Times New Roman"/>
          <w:color w:val="000000"/>
          <w:lang w:val="en-US"/>
        </w:rPr>
        <w:t xml:space="preserve"> Contractors</w:t>
      </w:r>
      <w:ins w:id="100" w:author="McNabb, Sean" w:date="2019-01-22T15:34:00Z">
        <w:r w:rsidR="008C14D0">
          <w:rPr>
            <w:lang w:val="en-US"/>
          </w:rPr>
          <w:t xml:space="preserve"> and </w:t>
        </w:r>
      </w:ins>
      <w:del w:id="101" w:author="McNabb, Sean" w:date="2019-01-22T15:34:00Z">
        <w:r w:rsidRPr="00252EDA" w:rsidDel="008C14D0">
          <w:rPr>
            <w:lang w:val="en-US"/>
          </w:rPr>
          <w:delText xml:space="preserve">, </w:delText>
        </w:r>
      </w:del>
      <w:r w:rsidRPr="00252EDA">
        <w:rPr>
          <w:rFonts w:ascii="Calibri" w:eastAsia="Times New Roman" w:hAnsi="Calibri" w:cs="Times New Roman"/>
          <w:color w:val="000000"/>
          <w:lang w:val="en-US"/>
        </w:rPr>
        <w:t>Cooperating Technical Partners (</w:t>
      </w:r>
      <w:r w:rsidRPr="00252EDA">
        <w:rPr>
          <w:lang w:val="en-US"/>
        </w:rPr>
        <w:t>CTP)</w:t>
      </w:r>
      <w:del w:id="102" w:author="McNabb, Sean" w:date="2019-01-22T15:34:00Z">
        <w:r w:rsidRPr="00252EDA" w:rsidDel="008C14D0">
          <w:rPr>
            <w:lang w:val="en-US"/>
          </w:rPr>
          <w:delText xml:space="preserve">, and FEMA </w:delText>
        </w:r>
        <w:r w:rsidR="00BA670E" w:rsidRPr="00252EDA" w:rsidDel="008C14D0">
          <w:rPr>
            <w:lang w:val="en-US"/>
          </w:rPr>
          <w:delText>Community Engagement and Risk Communication (</w:delText>
        </w:r>
        <w:r w:rsidRPr="00252EDA" w:rsidDel="008C14D0">
          <w:rPr>
            <w:lang w:val="en-US"/>
          </w:rPr>
          <w:delText>CERC</w:delText>
        </w:r>
        <w:r w:rsidR="00BA670E" w:rsidRPr="00252EDA" w:rsidDel="008C14D0">
          <w:rPr>
            <w:lang w:val="en-US"/>
          </w:rPr>
          <w:delText>)</w:delText>
        </w:r>
        <w:r w:rsidRPr="00252EDA" w:rsidDel="008C14D0">
          <w:rPr>
            <w:lang w:val="en-US"/>
          </w:rPr>
          <w:delText xml:space="preserve"> projects</w:delText>
        </w:r>
      </w:del>
      <w:r w:rsidRPr="00252EDA">
        <w:rPr>
          <w:lang w:val="en-US"/>
        </w:rPr>
        <w:t>.</w:t>
      </w:r>
      <w:ins w:id="103" w:author="McNabb, Sean" w:date="2019-01-22T15:35:00Z">
        <w:r w:rsidR="008C14D0">
          <w:rPr>
            <w:lang w:val="en-US"/>
          </w:rPr>
          <w:t xml:space="preserve"> </w:t>
        </w:r>
      </w:ins>
    </w:p>
    <w:p w14:paraId="68EE6620" w14:textId="546F807D" w:rsidR="00A96019" w:rsidRPr="00252EDA" w:rsidRDefault="00A96019" w:rsidP="007A3971">
      <w:pPr>
        <w:spacing w:line="360" w:lineRule="auto"/>
        <w:rPr>
          <w:lang w:val="en-US"/>
        </w:rPr>
      </w:pPr>
      <w:r w:rsidRPr="00252EDA">
        <w:rPr>
          <w:lang w:val="en-US"/>
        </w:rPr>
        <w:t xml:space="preserve">A truly </w:t>
      </w:r>
      <w:ins w:id="104" w:author="McNabb, Sean" w:date="2019-01-22T15:36:00Z">
        <w:r w:rsidR="009C672A">
          <w:rPr>
            <w:lang w:val="en-US"/>
          </w:rPr>
          <w:t xml:space="preserve">open environment for </w:t>
        </w:r>
      </w:ins>
      <w:proofErr w:type="spellStart"/>
      <w:r w:rsidRPr="00252EDA">
        <w:rPr>
          <w:lang w:val="en-US"/>
        </w:rPr>
        <w:t>Open</w:t>
      </w:r>
      <w:r w:rsidR="00BC3963" w:rsidRPr="00252EDA">
        <w:rPr>
          <w:lang w:val="en-US"/>
        </w:rPr>
        <w:t>Hazus</w:t>
      </w:r>
      <w:proofErr w:type="spellEnd"/>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proofErr w:type="spellStart"/>
      <w:r w:rsidR="00BC3963" w:rsidRPr="00252EDA">
        <w:rPr>
          <w:lang w:val="en-US"/>
        </w:rPr>
        <w:t>Hazus</w:t>
      </w:r>
      <w:proofErr w:type="spellEnd"/>
      <w:r w:rsidR="00386AD9" w:rsidRPr="00252EDA">
        <w:rPr>
          <w:lang w:val="en-US"/>
        </w:rPr>
        <w:t xml:space="preserve"> results and increase the software’s accuracy. One of the main advantages of </w:t>
      </w:r>
      <w:proofErr w:type="spellStart"/>
      <w:r w:rsidR="00386AD9" w:rsidRPr="00252EDA">
        <w:rPr>
          <w:lang w:val="en-US"/>
        </w:rPr>
        <w:t>Open</w:t>
      </w:r>
      <w:del w:id="105" w:author="McNabb, Sean" w:date="2019-01-22T15:39:00Z">
        <w:r w:rsidR="00386AD9" w:rsidRPr="00252EDA" w:rsidDel="00A7376C">
          <w:rPr>
            <w:lang w:val="en-US"/>
          </w:rPr>
          <w:delText xml:space="preserve"> </w:delText>
        </w:r>
      </w:del>
      <w:r w:rsidR="00BC3963" w:rsidRPr="00252EDA">
        <w:rPr>
          <w:lang w:val="en-US"/>
        </w:rPr>
        <w:t>Hazus</w:t>
      </w:r>
      <w:proofErr w:type="spellEnd"/>
      <w:r w:rsidR="00386AD9" w:rsidRPr="00252EDA">
        <w:rPr>
          <w:lang w:val="en-US"/>
        </w:rPr>
        <w:t xml:space="preserve"> will be the </w:t>
      </w:r>
      <w:r w:rsidR="00386AD9" w:rsidRPr="00252EDA">
        <w:rPr>
          <w:lang w:val="en-US"/>
        </w:rPr>
        <w:lastRenderedPageBreak/>
        <w:t>establishment of a 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commentRangeStart w:id="106"/>
      <w:r w:rsidRPr="00252EDA">
        <w:rPr>
          <w:i/>
          <w:lang w:val="en-US"/>
        </w:rPr>
        <w:t>Table 2.1</w:t>
      </w:r>
      <w:commentRangeEnd w:id="106"/>
      <w:r w:rsidR="00A7376C">
        <w:rPr>
          <w:rStyle w:val="CommentReference"/>
        </w:rPr>
        <w:commentReference w:id="106"/>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proofErr w:type="spellStart"/>
            <w:r w:rsidR="00BC3963" w:rsidRPr="00252EDA">
              <w:rPr>
                <w:b/>
                <w:i/>
                <w:lang w:val="en-US"/>
              </w:rPr>
              <w:t>Hazus</w:t>
            </w:r>
            <w:proofErr w:type="spellEnd"/>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proofErr w:type="spellStart"/>
            <w:r w:rsidR="00BC3963" w:rsidRPr="00252EDA">
              <w:rPr>
                <w:lang w:val="en-US"/>
              </w:rPr>
              <w:t>Hazus</w:t>
            </w:r>
            <w:proofErr w:type="spellEnd"/>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proofErr w:type="spellStart"/>
            <w:r w:rsidR="00BC3963" w:rsidRPr="00252EDA">
              <w:rPr>
                <w:lang w:val="en-US"/>
              </w:rPr>
              <w:t>Hazus</w:t>
            </w:r>
            <w:proofErr w:type="spellEnd"/>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proofErr w:type="spellStart"/>
            <w:r w:rsidR="00BC3963" w:rsidRPr="00252EDA">
              <w:rPr>
                <w:lang w:val="en-US"/>
              </w:rPr>
              <w:t>Hazus</w:t>
            </w:r>
            <w:proofErr w:type="spellEnd"/>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proofErr w:type="spellStart"/>
            <w:r w:rsidR="00BC3963" w:rsidRPr="00252EDA">
              <w:rPr>
                <w:lang w:val="en-US"/>
              </w:rPr>
              <w:t>Hazus</w:t>
            </w:r>
            <w:proofErr w:type="spellEnd"/>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proofErr w:type="spellStart"/>
            <w:r w:rsidR="00BC3963" w:rsidRPr="00252EDA">
              <w:rPr>
                <w:lang w:val="en-US"/>
              </w:rPr>
              <w:t>Hazus</w:t>
            </w:r>
            <w:proofErr w:type="spellEnd"/>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proofErr w:type="spellStart"/>
            <w:r w:rsidR="00BC3963" w:rsidRPr="00252EDA">
              <w:rPr>
                <w:lang w:val="en-US"/>
              </w:rPr>
              <w:t>Hazus</w:t>
            </w:r>
            <w:proofErr w:type="spellEnd"/>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proofErr w:type="spellStart"/>
            <w:r w:rsidR="00BC3963" w:rsidRPr="00252EDA">
              <w:rPr>
                <w:lang w:val="en-US"/>
              </w:rPr>
              <w:t>Hazus</w:t>
            </w:r>
            <w:proofErr w:type="spellEnd"/>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proofErr w:type="spellStart"/>
            <w:r w:rsidR="00BC3963" w:rsidRPr="00252EDA">
              <w:rPr>
                <w:lang w:val="en-US"/>
              </w:rPr>
              <w:t>Hazus</w:t>
            </w:r>
            <w:proofErr w:type="spellEnd"/>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 xml:space="preserve">Establish a structure for the updating, maintenance, and implementation of all </w:t>
            </w:r>
            <w:proofErr w:type="spellStart"/>
            <w:r w:rsidRPr="00252EDA">
              <w:rPr>
                <w:lang w:val="en-US"/>
              </w:rPr>
              <w:t>Hazus</w:t>
            </w:r>
            <w:proofErr w:type="spellEnd"/>
            <w:r w:rsidRPr="00252EDA">
              <w:rPr>
                <w:lang w:val="en-US"/>
              </w:rPr>
              <w:t xml:space="preserve">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5522F100" w:rsidR="0068434D" w:rsidRPr="00252EDA" w:rsidRDefault="0068434D" w:rsidP="00DC36B5">
      <w:pPr>
        <w:keepNext/>
        <w:spacing w:after="120"/>
        <w:ind w:right="14"/>
        <w:rPr>
          <w:lang w:val="en-US"/>
        </w:rPr>
      </w:pPr>
      <w:r w:rsidRPr="00252EDA">
        <w:rPr>
          <w:lang w:val="en-US"/>
        </w:rPr>
        <w:t>Requirements</w:t>
      </w:r>
      <w:ins w:id="107" w:author="McNabb, Sean" w:date="2019-01-23T14:30:00Z">
        <w:r w:rsidR="003271E7">
          <w:rPr>
            <w:lang w:val="en-US"/>
          </w:rPr>
          <w:t xml:space="preserve"> for </w:t>
        </w:r>
        <w:proofErr w:type="spellStart"/>
        <w:r w:rsidR="003271E7">
          <w:rPr>
            <w:lang w:val="en-US"/>
          </w:rPr>
          <w:t>OpenHazus</w:t>
        </w:r>
        <w:proofErr w:type="spellEnd"/>
        <w:r w:rsidR="003271E7">
          <w:rPr>
            <w:lang w:val="en-US"/>
          </w:rPr>
          <w:t xml:space="preserve"> </w:t>
        </w:r>
      </w:ins>
      <w:ins w:id="108" w:author="McNabb, Sean" w:date="2019-01-23T14:32:00Z">
        <w:r w:rsidR="003271E7">
          <w:rPr>
            <w:lang w:val="en-US"/>
          </w:rPr>
          <w:t>(</w:t>
        </w:r>
      </w:ins>
      <w:ins w:id="109" w:author="McNabb, Sean" w:date="2019-01-23T14:30:00Z">
        <w:r w:rsidR="003271E7">
          <w:rPr>
            <w:lang w:val="en-US"/>
          </w:rPr>
          <w:t>outlined in I.3</w:t>
        </w:r>
        <w:proofErr w:type="gramStart"/>
        <w:r w:rsidR="003271E7">
          <w:rPr>
            <w:lang w:val="en-US"/>
          </w:rPr>
          <w:t>)</w:t>
        </w:r>
      </w:ins>
      <w:proofErr w:type="gramEnd"/>
      <w:del w:id="110" w:author="McNabb, Sean" w:date="2019-01-23T14:32:00Z">
        <w:r w:rsidRPr="00252EDA" w:rsidDel="003271E7">
          <w:rPr>
            <w:lang w:val="en-US"/>
          </w:rPr>
          <w:delText xml:space="preserve"> of th</w:delText>
        </w:r>
        <w:r w:rsidR="00D50025" w:rsidRPr="00252EDA" w:rsidDel="003271E7">
          <w:rPr>
            <w:lang w:val="en-US"/>
          </w:rPr>
          <w:delText>e</w:delText>
        </w:r>
        <w:r w:rsidRPr="00252EDA" w:rsidDel="003271E7">
          <w:rPr>
            <w:lang w:val="en-US"/>
          </w:rPr>
          <w:delText xml:space="preserve"> Open</w:delText>
        </w:r>
        <w:r w:rsidR="00BC3963" w:rsidRPr="00252EDA" w:rsidDel="003271E7">
          <w:rPr>
            <w:lang w:val="en-US"/>
          </w:rPr>
          <w:delText>Hazus</w:delText>
        </w:r>
        <w:r w:rsidRPr="00252EDA" w:rsidDel="003271E7">
          <w:rPr>
            <w:lang w:val="en-US"/>
          </w:rPr>
          <w:delText xml:space="preserve"> whitepaper </w:delText>
        </w:r>
      </w:del>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11"/>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proofErr w:type="spellStart"/>
      <w:r w:rsidR="00BC3963" w:rsidRPr="00252EDA">
        <w:rPr>
          <w:lang w:val="en-US"/>
        </w:rPr>
        <w:t>Hazus</w:t>
      </w:r>
      <w:proofErr w:type="spellEnd"/>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112"/>
      <w:r w:rsidRPr="00252EDA">
        <w:rPr>
          <w:lang w:val="en-US"/>
        </w:rPr>
        <w:t>RDBMS</w:t>
      </w:r>
      <w:commentRangeEnd w:id="112"/>
      <w:r w:rsidR="00900F60" w:rsidRPr="00252EDA">
        <w:rPr>
          <w:rStyle w:val="CommentReference"/>
          <w:lang w:val="en-US"/>
        </w:rPr>
        <w:commentReference w:id="112"/>
      </w:r>
    </w:p>
    <w:commentRangeEnd w:id="111"/>
    <w:p w14:paraId="5954A71A" w14:textId="71D3E1A3" w:rsidR="0068434D" w:rsidRPr="00252EDA" w:rsidRDefault="00464BA3" w:rsidP="0068434D">
      <w:pPr>
        <w:spacing w:after="120"/>
        <w:ind w:right="14"/>
        <w:rPr>
          <w:lang w:val="en-US"/>
        </w:rPr>
      </w:pPr>
      <w:r w:rsidRPr="00252EDA">
        <w:rPr>
          <w:rStyle w:val="CommentReference"/>
          <w:lang w:val="en-US"/>
        </w:rPr>
        <w:commentReference w:id="111"/>
      </w:r>
      <w:r w:rsidR="0068434D" w:rsidRPr="00252EDA">
        <w:rPr>
          <w:lang w:val="en-US"/>
        </w:rPr>
        <w:t xml:space="preserve">Key assumptions behind this </w:t>
      </w:r>
      <w:proofErr w:type="spellStart"/>
      <w:r w:rsidR="0068434D" w:rsidRPr="00252EDA">
        <w:rPr>
          <w:lang w:val="en-US"/>
        </w:rPr>
        <w:t>Open</w:t>
      </w:r>
      <w:del w:id="113" w:author="McNabb, Sean" w:date="2019-01-23T14:36:00Z">
        <w:r w:rsidR="0068434D" w:rsidRPr="00252EDA" w:rsidDel="00F731F7">
          <w:rPr>
            <w:lang w:val="en-US"/>
          </w:rPr>
          <w:delText xml:space="preserve"> </w:delText>
        </w:r>
      </w:del>
      <w:r w:rsidR="00BC3963" w:rsidRPr="00252EDA">
        <w:rPr>
          <w:lang w:val="en-US"/>
        </w:rPr>
        <w:t>Hazus</w:t>
      </w:r>
      <w:proofErr w:type="spellEnd"/>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commentRangeStart w:id="114"/>
      <w:r w:rsidRPr="00252EDA">
        <w:rPr>
          <w:lang w:val="en-US"/>
        </w:rPr>
        <w:t xml:space="preserve">Proposed </w:t>
      </w:r>
      <w:proofErr w:type="spellStart"/>
      <w:r w:rsidR="00BC3963" w:rsidRPr="00252EDA">
        <w:rPr>
          <w:lang w:val="en-US"/>
        </w:rPr>
        <w:t>Hazus</w:t>
      </w:r>
      <w:proofErr w:type="spellEnd"/>
      <w:r w:rsidRPr="00252EDA">
        <w:rPr>
          <w:lang w:val="en-US"/>
        </w:rPr>
        <w:t xml:space="preserve"> software architecture supports the requirements</w:t>
      </w:r>
      <w:r w:rsidR="002A7AB4" w:rsidRPr="00252EDA">
        <w:rPr>
          <w:lang w:val="en-US"/>
        </w:rPr>
        <w:t xml:space="preserve"> outlined above</w:t>
      </w:r>
      <w:commentRangeEnd w:id="114"/>
      <w:r w:rsidR="00F731F7">
        <w:rPr>
          <w:rStyle w:val="CommentReference"/>
        </w:rPr>
        <w:commentReference w:id="114"/>
      </w:r>
      <w:r w:rsidR="002A7AB4" w:rsidRPr="00252EDA">
        <w:rPr>
          <w:lang w:val="en-US"/>
        </w:rPr>
        <w:t>.</w:t>
      </w:r>
    </w:p>
    <w:p w14:paraId="582EDF48" w14:textId="24BB287C" w:rsidR="0068434D" w:rsidRPr="00252EDA" w:rsidRDefault="0068434D" w:rsidP="0068434D">
      <w:pPr>
        <w:pStyle w:val="ListParagraph"/>
        <w:numPr>
          <w:ilvl w:val="0"/>
          <w:numId w:val="12"/>
        </w:numPr>
        <w:spacing w:after="264"/>
        <w:ind w:right="14"/>
        <w:rPr>
          <w:lang w:val="en-US"/>
        </w:rPr>
      </w:pPr>
      <w:commentRangeStart w:id="115"/>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 xml:space="preserve">is responsible for system integration and shall coordinate and support all tasks associated with integrating the hazard models with the overall </w:t>
      </w:r>
      <w:proofErr w:type="spellStart"/>
      <w:r w:rsidR="0068434D" w:rsidRPr="00252EDA">
        <w:rPr>
          <w:lang w:val="en-US"/>
        </w:rPr>
        <w:t>Open</w:t>
      </w:r>
      <w:r w:rsidR="00BC3963" w:rsidRPr="00252EDA">
        <w:rPr>
          <w:lang w:val="en-US"/>
        </w:rPr>
        <w:t>Hazus</w:t>
      </w:r>
      <w:proofErr w:type="spellEnd"/>
      <w:r w:rsidR="0068434D" w:rsidRPr="00252EDA">
        <w:rPr>
          <w:lang w:val="en-US"/>
        </w:rPr>
        <w:t xml:space="preserve"> software.</w:t>
      </w:r>
      <w:commentRangeEnd w:id="115"/>
      <w:r w:rsidR="00F731F7">
        <w:rPr>
          <w:rStyle w:val="CommentReference"/>
        </w:rPr>
        <w:commentReference w:id="115"/>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w:t>
      </w:r>
      <w:proofErr w:type="spellStart"/>
      <w:r w:rsidRPr="00252EDA">
        <w:rPr>
          <w:lang w:val="en-US"/>
        </w:rPr>
        <w:t>Open</w:t>
      </w:r>
      <w:r w:rsidR="00BC3963" w:rsidRPr="00252EDA">
        <w:rPr>
          <w:lang w:val="en-US"/>
        </w:rPr>
        <w:t>Hazus</w:t>
      </w:r>
      <w:proofErr w:type="spellEnd"/>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proofErr w:type="spellStart"/>
      <w:r w:rsidR="00BC3963" w:rsidRPr="00252EDA">
        <w:rPr>
          <w:lang w:val="en-US"/>
        </w:rPr>
        <w:t>Hazus</w:t>
      </w:r>
      <w:proofErr w:type="spellEnd"/>
      <w:r w:rsidRPr="00252EDA">
        <w:rPr>
          <w:lang w:val="en-US"/>
        </w:rPr>
        <w:t xml:space="preserve"> </w:t>
      </w:r>
      <w:commentRangeStart w:id="116"/>
      <w:commentRangeStart w:id="117"/>
      <w:r w:rsidRPr="00252EDA">
        <w:rPr>
          <w:lang w:val="en-US"/>
        </w:rPr>
        <w:t xml:space="preserve">on newer versions of ArcGIS </w:t>
      </w:r>
      <w:commentRangeEnd w:id="116"/>
      <w:r w:rsidR="0010723C" w:rsidRPr="00252EDA">
        <w:rPr>
          <w:rStyle w:val="CommentReference"/>
          <w:lang w:val="en-US"/>
        </w:rPr>
        <w:commentReference w:id="116"/>
      </w:r>
      <w:commentRangeEnd w:id="117"/>
      <w:r w:rsidR="00DC36B5" w:rsidRPr="00252EDA">
        <w:rPr>
          <w:rStyle w:val="CommentReference"/>
          <w:lang w:val="en-US"/>
        </w:rPr>
        <w:commentReference w:id="117"/>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r>
      <w:commentRangeStart w:id="119"/>
      <w:r w:rsidRPr="00252EDA">
        <w:rPr>
          <w:b/>
          <w:sz w:val="32"/>
          <w:lang w:val="en-US"/>
        </w:rPr>
        <w:t>Stakeholder Analysis</w:t>
      </w:r>
      <w:commentRangeEnd w:id="119"/>
      <w:r w:rsidR="006D197B">
        <w:rPr>
          <w:rStyle w:val="CommentReference"/>
        </w:rPr>
        <w:commentReference w:id="119"/>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7"/>
          <w:footerReference w:type="default" r:id="rId18"/>
          <w:pgSz w:w="12240" w:h="15840"/>
          <w:pgMar w:top="1440" w:right="1440" w:bottom="1440" w:left="1440" w:header="720" w:footer="720" w:gutter="0"/>
          <w:pgNumType w:start="1"/>
          <w:cols w:space="720"/>
          <w:docGrid w:linePitch="360"/>
        </w:sectPr>
      </w:pPr>
      <w:commentRangeStart w:id="121"/>
      <w:r w:rsidRPr="00252EDA">
        <w:rPr>
          <w:noProof/>
          <w:lang w:val="en-US"/>
        </w:rPr>
        <w:drawing>
          <wp:inline distT="0" distB="0" distL="0" distR="0" wp14:anchorId="60BA1876" wp14:editId="54E19E02">
            <wp:extent cx="5943600" cy="3335285"/>
            <wp:effectExtent l="0" t="0" r="0" b="17780"/>
            <wp:docPr id="62" name="Chart 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121"/>
      <w:r w:rsidR="00F65825">
        <w:rPr>
          <w:rStyle w:val="CommentReference"/>
        </w:rPr>
        <w:commentReference w:id="121"/>
      </w:r>
    </w:p>
    <w:p w14:paraId="23A96279" w14:textId="2EE695D6" w:rsidR="006E7BB8" w:rsidRPr="00252EDA" w:rsidRDefault="00AD177D" w:rsidP="006E7BB8">
      <w:pPr>
        <w:jc w:val="center"/>
        <w:rPr>
          <w:b/>
          <w:sz w:val="40"/>
          <w:lang w:val="en-US"/>
        </w:rPr>
      </w:pPr>
      <w:ins w:id="122" w:author="McNabb, Sean" w:date="2019-01-24T06:28:00Z">
        <w:r>
          <w:rPr>
            <w:b/>
            <w:sz w:val="40"/>
            <w:lang w:val="en-US"/>
          </w:rPr>
          <w:lastRenderedPageBreak/>
          <w:t xml:space="preserve">EMI </w:t>
        </w:r>
        <w:proofErr w:type="spellStart"/>
        <w:r>
          <w:rPr>
            <w:b/>
            <w:sz w:val="40"/>
            <w:lang w:val="en-US"/>
          </w:rPr>
          <w:t>Hazus</w:t>
        </w:r>
        <w:proofErr w:type="spellEnd"/>
        <w:r>
          <w:rPr>
            <w:b/>
            <w:sz w:val="40"/>
            <w:lang w:val="en-US"/>
          </w:rPr>
          <w:t xml:space="preserve"> Training - </w:t>
        </w:r>
      </w:ins>
      <w:r w:rsidR="006E7BB8" w:rsidRPr="00252EDA">
        <w:rPr>
          <w:b/>
          <w:sz w:val="40"/>
          <w:lang w:val="en-US"/>
        </w:rPr>
        <w:t xml:space="preserve">Hurricane </w:t>
      </w:r>
      <w:commentRangeStart w:id="123"/>
      <w:commentRangeStart w:id="124"/>
      <w:commentRangeStart w:id="125"/>
      <w:r w:rsidR="006E7BB8" w:rsidRPr="00252EDA">
        <w:rPr>
          <w:b/>
          <w:sz w:val="40"/>
          <w:lang w:val="en-US"/>
        </w:rPr>
        <w:t>Workshops</w:t>
      </w:r>
      <w:commentRangeEnd w:id="123"/>
      <w:r w:rsidR="004C5C14" w:rsidRPr="00252EDA">
        <w:rPr>
          <w:rStyle w:val="CommentReference"/>
          <w:lang w:val="en-US"/>
        </w:rPr>
        <w:commentReference w:id="123"/>
      </w:r>
      <w:commentRangeEnd w:id="124"/>
      <w:r w:rsidR="000E0635" w:rsidRPr="00252EDA">
        <w:rPr>
          <w:rStyle w:val="CommentReference"/>
          <w:lang w:val="en-US"/>
        </w:rPr>
        <w:commentReference w:id="124"/>
      </w:r>
      <w:commentRangeEnd w:id="125"/>
      <w:r w:rsidR="00F65825">
        <w:rPr>
          <w:rStyle w:val="CommentReference"/>
        </w:rPr>
        <w:commentReference w:id="125"/>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5F0EFA99" w:rsidR="006E7BB8" w:rsidRPr="00252EDA" w:rsidRDefault="00AD177D" w:rsidP="006E7BB8">
      <w:pPr>
        <w:pageBreakBefore/>
        <w:jc w:val="center"/>
        <w:rPr>
          <w:b/>
          <w:sz w:val="40"/>
          <w:szCs w:val="40"/>
          <w:lang w:val="en-US"/>
        </w:rPr>
      </w:pPr>
      <w:ins w:id="126" w:author="McNabb, Sean" w:date="2019-01-24T06:28:00Z">
        <w:r>
          <w:rPr>
            <w:b/>
            <w:sz w:val="40"/>
            <w:szCs w:val="40"/>
            <w:lang w:val="en-US"/>
          </w:rPr>
          <w:lastRenderedPageBreak/>
          <w:t xml:space="preserve">EMI </w:t>
        </w:r>
        <w:proofErr w:type="spellStart"/>
        <w:r>
          <w:rPr>
            <w:b/>
            <w:sz w:val="40"/>
            <w:szCs w:val="40"/>
            <w:lang w:val="en-US"/>
          </w:rPr>
          <w:t>Hazus</w:t>
        </w:r>
        <w:proofErr w:type="spellEnd"/>
        <w:r>
          <w:rPr>
            <w:b/>
            <w:sz w:val="40"/>
            <w:szCs w:val="40"/>
            <w:lang w:val="en-US"/>
          </w:rPr>
          <w:t xml:space="preserve"> Training - </w:t>
        </w:r>
      </w:ins>
      <w:r w:rsidR="006E7BB8" w:rsidRPr="00252EDA">
        <w:rPr>
          <w:b/>
          <w:sz w:val="40"/>
          <w:szCs w:val="40"/>
          <w:lang w:val="en-US"/>
        </w:rPr>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5CB0A0D6" w:rsidR="006E7BB8" w:rsidRPr="00252EDA" w:rsidRDefault="00AD177D" w:rsidP="006E7BB8">
      <w:pPr>
        <w:pageBreakBefore/>
        <w:jc w:val="center"/>
        <w:rPr>
          <w:b/>
          <w:sz w:val="40"/>
          <w:szCs w:val="40"/>
          <w:lang w:val="en-US"/>
        </w:rPr>
      </w:pPr>
      <w:ins w:id="127" w:author="McNabb, Sean" w:date="2019-01-24T06:30:00Z">
        <w:r>
          <w:rPr>
            <w:b/>
            <w:sz w:val="40"/>
            <w:szCs w:val="40"/>
            <w:lang w:val="en-US"/>
          </w:rPr>
          <w:lastRenderedPageBreak/>
          <w:t xml:space="preserve">EMI </w:t>
        </w:r>
        <w:proofErr w:type="spellStart"/>
        <w:r>
          <w:rPr>
            <w:b/>
            <w:sz w:val="40"/>
            <w:szCs w:val="40"/>
            <w:lang w:val="en-US"/>
          </w:rPr>
          <w:t>Hazus</w:t>
        </w:r>
        <w:proofErr w:type="spellEnd"/>
        <w:r>
          <w:rPr>
            <w:b/>
            <w:sz w:val="40"/>
            <w:szCs w:val="40"/>
            <w:lang w:val="en-US"/>
          </w:rPr>
          <w:t xml:space="preserve"> Training -</w:t>
        </w:r>
      </w:ins>
      <w:r w:rsidR="006E7BB8" w:rsidRPr="00252EDA">
        <w:rPr>
          <w:b/>
          <w:sz w:val="40"/>
          <w:szCs w:val="40"/>
          <w:lang w:val="en-US"/>
        </w:rPr>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F172919" w:rsidR="006E7BB8" w:rsidRPr="00252EDA" w:rsidRDefault="00AD177D" w:rsidP="006E7BB8">
      <w:pPr>
        <w:pageBreakBefore/>
        <w:jc w:val="center"/>
        <w:rPr>
          <w:b/>
          <w:sz w:val="40"/>
          <w:szCs w:val="40"/>
          <w:lang w:val="en-US"/>
        </w:rPr>
      </w:pPr>
      <w:ins w:id="128" w:author="McNabb, Sean" w:date="2019-01-24T06:31:00Z">
        <w:r>
          <w:rPr>
            <w:b/>
            <w:sz w:val="40"/>
            <w:szCs w:val="40"/>
            <w:lang w:val="en-US"/>
          </w:rPr>
          <w:lastRenderedPageBreak/>
          <w:t xml:space="preserve">EMI </w:t>
        </w:r>
        <w:proofErr w:type="spellStart"/>
        <w:r>
          <w:rPr>
            <w:b/>
            <w:sz w:val="40"/>
            <w:szCs w:val="40"/>
            <w:lang w:val="en-US"/>
          </w:rPr>
          <w:t>Hazus</w:t>
        </w:r>
        <w:proofErr w:type="spellEnd"/>
        <w:r>
          <w:rPr>
            <w:b/>
            <w:sz w:val="40"/>
            <w:szCs w:val="40"/>
            <w:lang w:val="en-US"/>
          </w:rPr>
          <w:t xml:space="preserve"> Training - </w:t>
        </w:r>
      </w:ins>
      <w:r w:rsidR="006E7BB8" w:rsidRPr="00252EDA">
        <w:rPr>
          <w:b/>
          <w:sz w:val="40"/>
          <w:szCs w:val="40"/>
          <w:lang w:val="en-US"/>
        </w:rPr>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3690B1D9" w:rsidR="006E7BB8" w:rsidRPr="00252EDA" w:rsidRDefault="00AD177D" w:rsidP="006E7BB8">
      <w:pPr>
        <w:pageBreakBefore/>
        <w:jc w:val="center"/>
        <w:rPr>
          <w:b/>
          <w:sz w:val="40"/>
          <w:szCs w:val="40"/>
          <w:lang w:val="en-US"/>
        </w:rPr>
      </w:pPr>
      <w:ins w:id="129" w:author="McNabb, Sean" w:date="2019-01-24T06:31:00Z">
        <w:r>
          <w:rPr>
            <w:b/>
            <w:sz w:val="40"/>
            <w:szCs w:val="40"/>
            <w:lang w:val="en-US"/>
          </w:rPr>
          <w:lastRenderedPageBreak/>
          <w:t xml:space="preserve">EMI </w:t>
        </w:r>
        <w:proofErr w:type="spellStart"/>
        <w:r>
          <w:rPr>
            <w:b/>
            <w:sz w:val="40"/>
            <w:szCs w:val="40"/>
            <w:lang w:val="en-US"/>
          </w:rPr>
          <w:t>Hazus</w:t>
        </w:r>
        <w:proofErr w:type="spellEnd"/>
        <w:r>
          <w:rPr>
            <w:b/>
            <w:sz w:val="40"/>
            <w:szCs w:val="40"/>
            <w:lang w:val="en-US"/>
          </w:rPr>
          <w:t xml:space="preserve"> Training - </w:t>
        </w:r>
      </w:ins>
      <w:r w:rsidR="006E7BB8" w:rsidRPr="00252EDA">
        <w:rPr>
          <w:b/>
          <w:sz w:val="40"/>
          <w:szCs w:val="40"/>
          <w:lang w:val="en-US"/>
        </w:rPr>
        <w:t xml:space="preserve">Basic </w:t>
      </w:r>
      <w:proofErr w:type="spellStart"/>
      <w:r w:rsidR="00BC3963" w:rsidRPr="00252EDA">
        <w:rPr>
          <w:b/>
          <w:sz w:val="40"/>
          <w:szCs w:val="40"/>
          <w:lang w:val="en-US"/>
        </w:rPr>
        <w:t>Hazus</w:t>
      </w:r>
      <w:proofErr w:type="spellEnd"/>
      <w:r w:rsidR="006E7BB8"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68039EC8" w:rsidR="006E7BB8" w:rsidRPr="00252EDA" w:rsidRDefault="00AD177D" w:rsidP="006E7BB8">
      <w:pPr>
        <w:pageBreakBefore/>
        <w:jc w:val="center"/>
        <w:rPr>
          <w:b/>
          <w:sz w:val="40"/>
          <w:szCs w:val="40"/>
          <w:lang w:val="en-US"/>
        </w:rPr>
      </w:pPr>
      <w:ins w:id="130" w:author="McNabb, Sean" w:date="2019-01-24T06:31:00Z">
        <w:r>
          <w:rPr>
            <w:b/>
            <w:sz w:val="40"/>
            <w:szCs w:val="40"/>
            <w:lang w:val="en-US"/>
          </w:rPr>
          <w:lastRenderedPageBreak/>
          <w:t xml:space="preserve">EMI </w:t>
        </w:r>
        <w:proofErr w:type="spellStart"/>
        <w:r>
          <w:rPr>
            <w:b/>
            <w:sz w:val="40"/>
            <w:szCs w:val="40"/>
            <w:lang w:val="en-US"/>
          </w:rPr>
          <w:t>Hazus</w:t>
        </w:r>
        <w:proofErr w:type="spellEnd"/>
        <w:r>
          <w:rPr>
            <w:b/>
            <w:sz w:val="40"/>
            <w:szCs w:val="40"/>
            <w:lang w:val="en-US"/>
          </w:rPr>
          <w:t xml:space="preserve"> Training - </w:t>
        </w:r>
      </w:ins>
      <w:r w:rsidR="006E7BB8" w:rsidRPr="00252EDA">
        <w:rPr>
          <w:b/>
          <w:sz w:val="40"/>
          <w:szCs w:val="40"/>
          <w:lang w:val="en-US"/>
        </w:rPr>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commentRangeStart w:id="131"/>
      <w:commentRangeStart w:id="132"/>
      <w:commentRangeStart w:id="133"/>
      <w:r w:rsidRPr="00252EDA">
        <w:rPr>
          <w:b/>
          <w:sz w:val="28"/>
          <w:lang w:val="en-US"/>
        </w:rPr>
        <w:tab/>
      </w:r>
      <w:commentRangeStart w:id="134"/>
      <w:commentRangeStart w:id="135"/>
      <w:r w:rsidRPr="00252EDA">
        <w:rPr>
          <w:b/>
          <w:sz w:val="28"/>
          <w:lang w:val="en-US"/>
        </w:rPr>
        <w:t>User Descriptions</w:t>
      </w:r>
      <w:commentRangeEnd w:id="134"/>
      <w:r w:rsidR="004C5C14" w:rsidRPr="00252EDA">
        <w:rPr>
          <w:rStyle w:val="CommentReference"/>
          <w:lang w:val="en-US"/>
        </w:rPr>
        <w:commentReference w:id="134"/>
      </w:r>
      <w:commentRangeEnd w:id="135"/>
      <w:r w:rsidR="00D927E4" w:rsidRPr="00252EDA">
        <w:rPr>
          <w:rStyle w:val="CommentReference"/>
          <w:lang w:val="en-US"/>
        </w:rPr>
        <w:commentReference w:id="135"/>
      </w:r>
      <w:commentRangeEnd w:id="131"/>
      <w:r w:rsidR="003E5BCF">
        <w:rPr>
          <w:rStyle w:val="CommentReference"/>
        </w:rPr>
        <w:commentReference w:id="131"/>
      </w:r>
      <w:commentRangeEnd w:id="132"/>
      <w:r w:rsidR="007A44CF">
        <w:rPr>
          <w:rStyle w:val="CommentReference"/>
        </w:rPr>
        <w:commentReference w:id="132"/>
      </w:r>
      <w:commentRangeEnd w:id="133"/>
      <w:r w:rsidR="00E1070F">
        <w:rPr>
          <w:rStyle w:val="CommentReference"/>
        </w:rPr>
        <w:commentReference w:id="133"/>
      </w:r>
    </w:p>
    <w:p w14:paraId="568F1492" w14:textId="6C9C37BE" w:rsidR="00386AD9" w:rsidRPr="00252EDA" w:rsidRDefault="00BC3963" w:rsidP="0068434D">
      <w:pPr>
        <w:spacing w:line="360" w:lineRule="auto"/>
        <w:rPr>
          <w:rFonts w:cstheme="minorHAnsi"/>
          <w:lang w:val="en-US"/>
        </w:rPr>
      </w:pPr>
      <w:commentRangeStart w:id="136"/>
      <w:proofErr w:type="spellStart"/>
      <w:r w:rsidRPr="00252EDA">
        <w:rPr>
          <w:rFonts w:cstheme="minorHAnsi"/>
          <w:lang w:val="en-US"/>
        </w:rPr>
        <w:t>Hazus</w:t>
      </w:r>
      <w:proofErr w:type="spellEnd"/>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w:t>
      </w:r>
      <w:commentRangeEnd w:id="136"/>
      <w:r w:rsidR="009C1318">
        <w:rPr>
          <w:rStyle w:val="CommentReference"/>
        </w:rPr>
        <w:commentReference w:id="136"/>
      </w:r>
      <w:r w:rsidR="00386AD9" w:rsidRPr="00252EDA">
        <w:rPr>
          <w:rFonts w:cstheme="minorHAnsi"/>
          <w:lang w:val="en-US"/>
        </w:rPr>
        <w:t xml:space="preserve"> </w:t>
      </w:r>
    </w:p>
    <w:p w14:paraId="239F629C" w14:textId="66B48B58"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proofErr w:type="spellStart"/>
      <w:r w:rsidR="00BC3963" w:rsidRPr="00252EDA">
        <w:rPr>
          <w:rFonts w:cstheme="minorHAnsi"/>
          <w:lang w:val="en-US"/>
        </w:rPr>
        <w:t>Hazus</w:t>
      </w:r>
      <w:proofErr w:type="spellEnd"/>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10264B93"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proofErr w:type="spellStart"/>
      <w:r w:rsidR="00BC3963" w:rsidRPr="00252EDA">
        <w:rPr>
          <w:rFonts w:cstheme="minorHAnsi"/>
          <w:lang w:val="en-US"/>
        </w:rPr>
        <w:t>Hazus</w:t>
      </w:r>
      <w:proofErr w:type="spellEnd"/>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As users replace default data with accurate locally available data, additional applications</w:t>
      </w:r>
      <w:ins w:id="137" w:author="McNabb, Sean" w:date="2019-01-23T15:11:00Z">
        <w:r w:rsidR="009753F4">
          <w:rPr>
            <w:rFonts w:cstheme="minorHAnsi"/>
            <w:lang w:val="en-US"/>
          </w:rPr>
          <w:t xml:space="preserve"> for </w:t>
        </w:r>
        <w:proofErr w:type="spellStart"/>
        <w:r w:rsidR="009753F4">
          <w:rPr>
            <w:rFonts w:cstheme="minorHAnsi"/>
            <w:lang w:val="en-US"/>
          </w:rPr>
          <w:t>Hazus</w:t>
        </w:r>
      </w:ins>
      <w:proofErr w:type="spellEnd"/>
      <w:r w:rsidRPr="00252EDA">
        <w:rPr>
          <w:rFonts w:cstheme="minorHAnsi"/>
          <w:lang w:val="en-US"/>
        </w:rPr>
        <w:t xml:space="preserve">,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w:t>
      </w:r>
      <w:proofErr w:type="spellStart"/>
      <w:ins w:id="138" w:author="McNabb, Sean" w:date="2019-01-23T15:12:00Z">
        <w:r w:rsidR="009753F4">
          <w:rPr>
            <w:rFonts w:cstheme="minorHAnsi"/>
            <w:lang w:val="en-US"/>
          </w:rPr>
          <w:t>Hazus</w:t>
        </w:r>
        <w:proofErr w:type="spellEnd"/>
        <w:r w:rsidR="009753F4">
          <w:rPr>
            <w:rFonts w:cstheme="minorHAnsi"/>
            <w:lang w:val="en-US"/>
          </w:rPr>
          <w:t xml:space="preserve"> </w:t>
        </w:r>
      </w:ins>
      <w:del w:id="139" w:author="McNabb, Sean" w:date="2019-01-23T15:12:00Z">
        <w:r w:rsidRPr="00252EDA" w:rsidDel="009753F4">
          <w:rPr>
            <w:rFonts w:cstheme="minorHAnsi"/>
            <w:lang w:val="en-US"/>
          </w:rPr>
          <w:delText>the program</w:delText>
        </w:r>
      </w:del>
      <w:r w:rsidRPr="00252EDA">
        <w:rPr>
          <w:rFonts w:cstheme="minorHAnsi"/>
          <w:lang w:val="en-US"/>
        </w:rPr>
        <w:t xml:space="preserve"> to meet their </w:t>
      </w:r>
      <w:ins w:id="140" w:author="McNabb, Sean" w:date="2019-01-23T15:12:00Z">
        <w:r w:rsidR="009753F4">
          <w:rPr>
            <w:rFonts w:cstheme="minorHAnsi"/>
            <w:lang w:val="en-US"/>
          </w:rPr>
          <w:t xml:space="preserve">planning, emergency management and </w:t>
        </w:r>
      </w:ins>
      <w:r w:rsidRPr="00252EDA">
        <w:rPr>
          <w:rFonts w:cstheme="minorHAnsi"/>
          <w:lang w:val="en-US"/>
        </w:rPr>
        <w:t>programmatic needs</w:t>
      </w:r>
      <w:ins w:id="141" w:author="McNabb, Sean" w:date="2019-01-23T15:13:00Z">
        <w:r w:rsidR="009753F4">
          <w:rPr>
            <w:rFonts w:cstheme="minorHAnsi"/>
            <w:lang w:val="en-US"/>
          </w:rPr>
          <w:t xml:space="preserve">, </w:t>
        </w:r>
      </w:ins>
      <w:del w:id="142" w:author="McNabb, Sean" w:date="2019-01-23T15:13:00Z">
        <w:r w:rsidRPr="00252EDA" w:rsidDel="009753F4">
          <w:rPr>
            <w:rFonts w:cstheme="minorHAnsi"/>
            <w:lang w:val="en-US"/>
          </w:rPr>
          <w:delText xml:space="preserve"> </w:delText>
        </w:r>
      </w:del>
      <w:r w:rsidRPr="00252EDA">
        <w:rPr>
          <w:rFonts w:cstheme="minorHAnsi"/>
          <w:lang w:val="en-US"/>
        </w:rPr>
        <w:t xml:space="preserve">and </w:t>
      </w:r>
      <w:ins w:id="143" w:author="McNabb, Sean" w:date="2019-01-23T15:23:00Z">
        <w:r w:rsidR="00E1070F">
          <w:rPr>
            <w:rFonts w:cstheme="minorHAnsi"/>
            <w:lang w:val="en-US"/>
          </w:rPr>
          <w:t xml:space="preserve">inform their </w:t>
        </w:r>
      </w:ins>
      <w:r w:rsidRPr="00252EDA">
        <w:rPr>
          <w:rFonts w:cstheme="minorHAnsi"/>
          <w:lang w:val="en-US"/>
        </w:rPr>
        <w:t xml:space="preserve">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proofErr w:type="spellStart"/>
      <w:r w:rsidR="00BC3963" w:rsidRPr="00252EDA">
        <w:rPr>
          <w:rFonts w:cstheme="minorHAnsi"/>
          <w:lang w:val="en-US"/>
        </w:rPr>
        <w:t>Hazus</w:t>
      </w:r>
      <w:proofErr w:type="spellEnd"/>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proofErr w:type="spellStart"/>
      <w:r w:rsidR="00BC3963" w:rsidRPr="00252EDA">
        <w:rPr>
          <w:rFonts w:cstheme="minorHAnsi"/>
          <w:lang w:val="en-US"/>
        </w:rPr>
        <w:t>Hazus</w:t>
      </w:r>
      <w:proofErr w:type="spellEnd"/>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w:t>
      </w:r>
      <w:commentRangeStart w:id="144"/>
      <w:r w:rsidR="00C74325" w:rsidRPr="00252EDA">
        <w:rPr>
          <w:rFonts w:cstheme="minorHAnsi"/>
          <w:lang w:val="en-US"/>
        </w:rPr>
        <w:t>U.S. Geological Survey (USGS)</w:t>
      </w:r>
      <w:commentRangeEnd w:id="144"/>
      <w:r w:rsidR="00E66513">
        <w:rPr>
          <w:rStyle w:val="CommentReference"/>
        </w:rPr>
        <w:commentReference w:id="144"/>
      </w:r>
      <w:r w:rsidR="00C74325" w:rsidRPr="00252EDA">
        <w:rPr>
          <w:rFonts w:cstheme="minorHAnsi"/>
          <w:lang w:val="en-US"/>
        </w:rPr>
        <w:t xml:space="preserve">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commentRangeStart w:id="145"/>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obligations to Congress</w:t>
      </w:r>
      <w:commentRangeEnd w:id="145"/>
      <w:r w:rsidR="0033659B">
        <w:rPr>
          <w:rStyle w:val="CommentReference"/>
        </w:rPr>
        <w:commentReference w:id="145"/>
      </w:r>
      <w:r w:rsidRPr="00252EDA">
        <w:rPr>
          <w:rFonts w:cstheme="minorHAnsi"/>
          <w:lang w:val="en-US"/>
        </w:rPr>
        <w:t xml:space="preserve">.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w:t>
      </w:r>
      <w:commentRangeStart w:id="146"/>
      <w:r w:rsidRPr="00252EDA">
        <w:rPr>
          <w:rFonts w:cstheme="minorHAnsi"/>
          <w:lang w:val="en-US"/>
        </w:rPr>
        <w:t xml:space="preserve">Using </w:t>
      </w:r>
      <w:commentRangeStart w:id="147"/>
      <w:r w:rsidR="00C74325" w:rsidRPr="00252EDA">
        <w:rPr>
          <w:rFonts w:cstheme="minorHAnsi"/>
          <w:lang w:val="en-US"/>
        </w:rPr>
        <w:t xml:space="preserve">national baseline </w:t>
      </w:r>
      <w:commentRangeEnd w:id="147"/>
      <w:r w:rsidR="003767F8" w:rsidRPr="00252EDA">
        <w:rPr>
          <w:rStyle w:val="CommentReference"/>
          <w:lang w:val="en-US"/>
        </w:rPr>
        <w:commentReference w:id="147"/>
      </w:r>
      <w:r w:rsidRPr="00252EDA">
        <w:rPr>
          <w:rFonts w:cstheme="minorHAnsi"/>
          <w:lang w:val="en-US"/>
        </w:rPr>
        <w:t>data supplemented with other flood-related studies should ensure a continual and consistent capability for FEMA</w:t>
      </w:r>
      <w:commentRangeEnd w:id="146"/>
      <w:r w:rsidR="00E66513">
        <w:rPr>
          <w:rStyle w:val="CommentReference"/>
        </w:rPr>
        <w:commentReference w:id="146"/>
      </w:r>
      <w:r w:rsidRPr="00252EDA">
        <w:rPr>
          <w:rFonts w:cstheme="minorHAnsi"/>
          <w:lang w:val="en-US"/>
        </w:rPr>
        <w:t xml:space="preserve">.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w:t>
      </w:r>
      <w:proofErr w:type="spellStart"/>
      <w:r w:rsidR="00D927E4" w:rsidRPr="00252EDA">
        <w:rPr>
          <w:rFonts w:cstheme="minorHAnsi"/>
          <w:lang w:val="en-US"/>
        </w:rPr>
        <w:t>Hazus</w:t>
      </w:r>
      <w:proofErr w:type="spellEnd"/>
      <w:r w:rsidR="00D927E4" w:rsidRPr="00252EDA">
        <w:rPr>
          <w:rFonts w:cstheme="minorHAnsi"/>
          <w:lang w:val="en-US"/>
        </w:rPr>
        <w:t xml:space="preserve"> national baseline inventories and </w:t>
      </w:r>
      <w:r w:rsidRPr="00252EDA">
        <w:rPr>
          <w:rFonts w:cstheme="minorHAnsi"/>
          <w:lang w:val="en-US"/>
        </w:rPr>
        <w:t xml:space="preserve">has expressed interest in the watershed capabilities of the </w:t>
      </w:r>
      <w:proofErr w:type="spellStart"/>
      <w:r w:rsidR="00BC3963" w:rsidRPr="00252EDA">
        <w:rPr>
          <w:rFonts w:cstheme="minorHAnsi"/>
          <w:lang w:val="en-US"/>
        </w:rPr>
        <w:t>Hazus</w:t>
      </w:r>
      <w:proofErr w:type="spellEnd"/>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w:t>
      </w:r>
      <w:commentRangeStart w:id="148"/>
      <w:r w:rsidRPr="00252EDA">
        <w:rPr>
          <w:rFonts w:cstheme="minorHAnsi"/>
          <w:lang w:val="en-US"/>
        </w:rPr>
        <w:t>level of usage is expected to be minimal</w:t>
      </w:r>
      <w:commentRangeEnd w:id="148"/>
      <w:r w:rsidR="00E66513">
        <w:rPr>
          <w:rStyle w:val="CommentReference"/>
        </w:rPr>
        <w:commentReference w:id="148"/>
      </w:r>
      <w:r w:rsidRPr="00252EDA">
        <w:rPr>
          <w:rFonts w:cstheme="minorHAnsi"/>
          <w:lang w:val="en-US"/>
        </w:rPr>
        <w:t xml:space="preserve">.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w:t>
      </w:r>
      <w:proofErr w:type="spellStart"/>
      <w:r w:rsidRPr="00252EDA">
        <w:rPr>
          <w:rFonts w:cstheme="minorHAnsi"/>
          <w:lang w:val="en-US"/>
        </w:rPr>
        <w:t>stormwater</w:t>
      </w:r>
      <w:proofErr w:type="spellEnd"/>
      <w:r w:rsidRPr="00252EDA">
        <w:rPr>
          <w:rFonts w:cstheme="minorHAnsi"/>
          <w:lang w:val="en-US"/>
        </w:rPr>
        <w:t xml:space="preserve"> services, are part of the </w:t>
      </w:r>
      <w:proofErr w:type="spellStart"/>
      <w:r w:rsidR="00BC3963" w:rsidRPr="00252EDA">
        <w:rPr>
          <w:rFonts w:cstheme="minorHAnsi"/>
          <w:lang w:val="en-US"/>
        </w:rPr>
        <w:t>Hazus</w:t>
      </w:r>
      <w:proofErr w:type="spellEnd"/>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w:t>
      </w:r>
      <w:proofErr w:type="spellStart"/>
      <w:r w:rsidR="00D927E4" w:rsidRPr="00252EDA">
        <w:rPr>
          <w:rFonts w:cstheme="minorHAnsi"/>
          <w:lang w:val="en-US"/>
        </w:rPr>
        <w:t>Hazus</w:t>
      </w:r>
      <w:proofErr w:type="spellEnd"/>
      <w:r w:rsidR="00D927E4" w:rsidRPr="00252EDA">
        <w:rPr>
          <w:rFonts w:cstheme="minorHAnsi"/>
          <w:lang w:val="en-US"/>
        </w:rPr>
        <w:t xml:space="preserve">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w:t>
      </w:r>
      <w:commentRangeStart w:id="149"/>
      <w:r w:rsidRPr="00252EDA">
        <w:rPr>
          <w:rFonts w:cstheme="minorHAnsi"/>
          <w:lang w:val="en-US"/>
        </w:rPr>
        <w:t>cottage industry</w:t>
      </w:r>
      <w:commentRangeEnd w:id="149"/>
      <w:r w:rsidR="00177CC8">
        <w:rPr>
          <w:rStyle w:val="CommentReference"/>
        </w:rPr>
        <w:commentReference w:id="149"/>
      </w:r>
      <w:r w:rsidRPr="00252EDA">
        <w:rPr>
          <w:rFonts w:cstheme="minorHAnsi"/>
          <w:lang w:val="en-US"/>
        </w:rPr>
        <w:t xml:space="preserve"> for loss estimation has expanded following the </w:t>
      </w:r>
      <w:proofErr w:type="spellStart"/>
      <w:r w:rsidR="00BC3963" w:rsidRPr="00252EDA">
        <w:rPr>
          <w:rFonts w:cstheme="minorHAnsi"/>
          <w:lang w:val="en-US"/>
        </w:rPr>
        <w:t>Hazus</w:t>
      </w:r>
      <w:proofErr w:type="spellEnd"/>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150"/>
      <w:commentRangeStart w:id="151"/>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150"/>
      <w:r w:rsidR="003767F8" w:rsidRPr="00252EDA">
        <w:rPr>
          <w:rStyle w:val="CommentReference"/>
          <w:lang w:val="en-US"/>
        </w:rPr>
        <w:commentReference w:id="150"/>
      </w:r>
      <w:commentRangeEnd w:id="151"/>
      <w:r w:rsidR="000E0635" w:rsidRPr="00252EDA">
        <w:rPr>
          <w:rStyle w:val="CommentReference"/>
          <w:lang w:val="en-US"/>
        </w:rPr>
        <w:commentReference w:id="151"/>
      </w:r>
    </w:p>
    <w:p w14:paraId="7C6FDC7C" w14:textId="5020A8B7" w:rsidR="004D2B76" w:rsidRPr="00252EDA" w:rsidRDefault="004D2B76" w:rsidP="004D2B76">
      <w:pPr>
        <w:spacing w:line="360" w:lineRule="auto"/>
        <w:rPr>
          <w:rFonts w:cstheme="minorHAnsi"/>
          <w:lang w:val="en-US"/>
        </w:rPr>
      </w:pPr>
      <w:commentRangeStart w:id="152"/>
      <w:r w:rsidRPr="00252EDA">
        <w:rPr>
          <w:rFonts w:cstheme="minorHAnsi"/>
          <w:lang w:val="en-US"/>
        </w:rPr>
        <w:t>Users can be broken into two groups</w:t>
      </w:r>
      <w:commentRangeEnd w:id="152"/>
      <w:r w:rsidR="00053EA1">
        <w:rPr>
          <w:rStyle w:val="CommentReference"/>
        </w:rPr>
        <w:commentReference w:id="152"/>
      </w:r>
      <w:r w:rsidRPr="00252EDA">
        <w:rPr>
          <w:rFonts w:cstheme="minorHAnsi"/>
          <w:lang w:val="en-US"/>
        </w:rPr>
        <w:t xml:space="preserve">: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26245D6"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 xml:space="preserve">provided by </w:t>
      </w:r>
      <w:del w:id="153" w:author="McNabb, Sean" w:date="2019-01-24T06:40:00Z">
        <w:r w:rsidRPr="00252EDA" w:rsidDel="00626ADD">
          <w:rPr>
            <w:rFonts w:cstheme="minorHAnsi"/>
            <w:lang w:val="en-US"/>
          </w:rPr>
          <w:delText>the computer program</w:delText>
        </w:r>
      </w:del>
      <w:proofErr w:type="spellStart"/>
      <w:ins w:id="154" w:author="McNabb, Sean" w:date="2019-01-24T06:40:00Z">
        <w:r w:rsidR="00626ADD">
          <w:rPr>
            <w:rFonts w:cstheme="minorHAnsi"/>
            <w:lang w:val="en-US"/>
          </w:rPr>
          <w:t>Hazus</w:t>
        </w:r>
      </w:ins>
      <w:proofErr w:type="spellEnd"/>
      <w:r w:rsidRPr="00252EDA">
        <w:rPr>
          <w:rFonts w:cstheme="minorHAnsi"/>
          <w:lang w:val="en-US"/>
        </w:rPr>
        <w:t>,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proofErr w:type="spellStart"/>
      <w:r w:rsidR="00BC3963" w:rsidRPr="00252EDA">
        <w:rPr>
          <w:rFonts w:cstheme="minorHAnsi"/>
          <w:lang w:val="en-US"/>
        </w:rPr>
        <w:t>Hazus</w:t>
      </w:r>
      <w:proofErr w:type="spellEnd"/>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39816D55"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del w:id="155" w:author="McNabb, Sean" w:date="2019-01-24T06:43:00Z">
        <w:r w:rsidR="00E00D17" w:rsidRPr="00252EDA" w:rsidDel="00722BD4">
          <w:rPr>
            <w:rFonts w:cstheme="minorHAnsi"/>
            <w:lang w:val="en-US"/>
          </w:rPr>
          <w:delText>s/</w:delText>
        </w:r>
        <w:r w:rsidRPr="00252EDA" w:rsidDel="00722BD4">
          <w:rPr>
            <w:rFonts w:cstheme="minorHAnsi"/>
            <w:lang w:val="en-US"/>
          </w:rPr>
          <w:delText>he</w:delText>
        </w:r>
      </w:del>
      <w:ins w:id="156" w:author="McNabb, Sean" w:date="2019-01-24T06:43:00Z">
        <w:r w:rsidR="00722BD4">
          <w:rPr>
            <w:rFonts w:cstheme="minorHAnsi"/>
            <w:lang w:val="en-US"/>
          </w:rPr>
          <w:t>they</w:t>
        </w:r>
      </w:ins>
      <w:r w:rsidRPr="00252EDA">
        <w:rPr>
          <w:rFonts w:cstheme="minorHAnsi"/>
          <w:lang w:val="en-US"/>
        </w:rPr>
        <w:t xml:space="preserve"> will need input from someone with expertise in the field. For example, if the user wishes to change default percentages of model building types for the region, </w:t>
      </w:r>
      <w:del w:id="157" w:author="McNabb, Sean" w:date="2019-01-24T06:44:00Z">
        <w:r w:rsidR="00E00D17" w:rsidRPr="00252EDA" w:rsidDel="00722BD4">
          <w:rPr>
            <w:rFonts w:cstheme="minorHAnsi"/>
            <w:lang w:val="en-US"/>
          </w:rPr>
          <w:delText>s/</w:delText>
        </w:r>
        <w:r w:rsidRPr="00252EDA" w:rsidDel="00722BD4">
          <w:rPr>
            <w:rFonts w:cstheme="minorHAnsi"/>
            <w:lang w:val="en-US"/>
          </w:rPr>
          <w:delText>he</w:delText>
        </w:r>
      </w:del>
      <w:ins w:id="158" w:author="McNabb, Sean" w:date="2019-01-24T06:44:00Z">
        <w:r w:rsidR="00722BD4">
          <w:rPr>
            <w:rFonts w:cstheme="minorHAnsi"/>
            <w:lang w:val="en-US"/>
          </w:rPr>
          <w:t>they</w:t>
        </w:r>
      </w:ins>
      <w:r w:rsidRPr="00252EDA">
        <w:rPr>
          <w:rFonts w:cstheme="minorHAnsi"/>
          <w:lang w:val="en-US"/>
        </w:rPr>
        <w:t xml:space="preserve"> will need the input of a structural engineer who has knowledge of design and construction practices of the region. Modifications to defaults in the economic loss models will require input from an economist</w:t>
      </w:r>
      <w:commentRangeStart w:id="159"/>
      <w:r w:rsidRPr="00252EDA">
        <w:rPr>
          <w:rFonts w:cstheme="minorHAnsi"/>
          <w:lang w:val="en-US"/>
        </w:rPr>
        <w:t>.</w:t>
      </w:r>
      <w:commentRangeEnd w:id="159"/>
      <w:r w:rsidR="00722BD4">
        <w:rPr>
          <w:rStyle w:val="CommentReference"/>
        </w:rPr>
        <w:commentReference w:id="159"/>
      </w:r>
      <w:r w:rsidRPr="00252EDA">
        <w:rPr>
          <w:rFonts w:cstheme="minorHAnsi"/>
          <w:lang w:val="en-US"/>
        </w:rPr>
        <w:t xml:space="preserve">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160"/>
      <w:r w:rsidRPr="00252EDA">
        <w:rPr>
          <w:rFonts w:cstheme="minorHAnsi"/>
          <w:b/>
          <w:sz w:val="24"/>
          <w:lang w:val="en-US"/>
        </w:rPr>
        <w:t xml:space="preserve">Key User Features </w:t>
      </w:r>
      <w:commentRangeEnd w:id="160"/>
      <w:r w:rsidR="00031943" w:rsidRPr="00252EDA">
        <w:rPr>
          <w:rStyle w:val="CommentReference"/>
          <w:lang w:val="en-US"/>
        </w:rPr>
        <w:commentReference w:id="160"/>
      </w:r>
    </w:p>
    <w:p w14:paraId="2D49D53D" w14:textId="5F1A66A9"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proofErr w:type="spellStart"/>
      <w:r w:rsidR="00BC1FDC" w:rsidRPr="00252EDA">
        <w:rPr>
          <w:rFonts w:cstheme="minorHAnsi"/>
          <w:lang w:val="en-US"/>
        </w:rPr>
        <w:t>Hazus</w:t>
      </w:r>
      <w:proofErr w:type="spellEnd"/>
      <w:r w:rsidR="00BC1FDC" w:rsidRPr="00252EDA">
        <w:rPr>
          <w:rFonts w:cstheme="minorHAnsi"/>
          <w:lang w:val="en-US"/>
        </w:rPr>
        <w:t xml:space="preserve">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applying the results</w:t>
      </w:r>
      <w:r w:rsidR="007A44CF">
        <w:rPr>
          <w:rFonts w:cstheme="minorHAnsi"/>
          <w:lang w:val="en-US"/>
        </w:rPr>
        <w:t>.</w:t>
      </w:r>
      <w:r w:rsidR="00BC1FDC" w:rsidRPr="00252EDA">
        <w:rPr>
          <w:rFonts w:cstheme="minorHAnsi"/>
          <w:lang w:val="en-US"/>
        </w:rPr>
        <w:t xml:space="preserve">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xml:space="preserve">: Many floodplain managers stated that identifying areas subject to flooding is a key concern. Most felt their existing </w:t>
      </w:r>
      <w:commentRangeStart w:id="161"/>
      <w:r w:rsidRPr="00252EDA">
        <w:rPr>
          <w:rFonts w:cstheme="minorHAnsi"/>
          <w:lang w:val="en-US"/>
        </w:rPr>
        <w:t>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t>
      </w:r>
      <w:commentRangeEnd w:id="161"/>
      <w:r w:rsidR="00D15079">
        <w:rPr>
          <w:rStyle w:val="CommentReference"/>
        </w:rPr>
        <w:commentReference w:id="161"/>
      </w:r>
      <w:r w:rsidRPr="00252EDA">
        <w:rPr>
          <w:rFonts w:cstheme="minorHAnsi"/>
          <w:lang w:val="en-US"/>
        </w:rPr>
        <w:t xml:space="preserve">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w:t>
      </w:r>
      <w:commentRangeStart w:id="162"/>
      <w:r w:rsidRPr="00252EDA">
        <w:rPr>
          <w:rFonts w:cstheme="minorHAnsi"/>
          <w:lang w:val="en-US"/>
        </w:rPr>
        <w:t xml:space="preserve">methodology </w:t>
      </w:r>
      <w:commentRangeEnd w:id="162"/>
      <w:r w:rsidR="006B357B">
        <w:rPr>
          <w:rStyle w:val="CommentReference"/>
        </w:rPr>
        <w:commentReference w:id="162"/>
      </w:r>
      <w:r w:rsidRPr="00252EDA">
        <w:rPr>
          <w:rFonts w:cstheme="minorHAnsi"/>
          <w:lang w:val="en-US"/>
        </w:rPr>
        <w:t xml:space="preserve">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and to identify and prioritize cost-effective mitigation measures. A tool that can provide this capability is deemed highly desirable by interviewed users</w:t>
      </w:r>
      <w:commentRangeStart w:id="163"/>
      <w:r w:rsidRPr="00252EDA">
        <w:rPr>
          <w:rFonts w:cstheme="minorHAnsi"/>
          <w:lang w:val="en-US"/>
        </w:rPr>
        <w:t>.</w:t>
      </w:r>
      <w:commentRangeEnd w:id="163"/>
      <w:r w:rsidR="009F77A0">
        <w:rPr>
          <w:rStyle w:val="CommentReference"/>
        </w:rPr>
        <w:commentReference w:id="163"/>
      </w:r>
      <w:r w:rsidRPr="00252EDA">
        <w:rPr>
          <w:rFonts w:cstheme="minorHAnsi"/>
          <w:lang w:val="en-US"/>
        </w:rPr>
        <w:t xml:space="preserve">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proofErr w:type="spellStart"/>
      <w:r w:rsidR="00BC3963" w:rsidRPr="00252EDA">
        <w:rPr>
          <w:rFonts w:cstheme="minorHAnsi"/>
          <w:lang w:val="en-US"/>
        </w:rPr>
        <w:t>Hazus</w:t>
      </w:r>
      <w:proofErr w:type="spellEnd"/>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w:t>
      </w:r>
      <w:commentRangeStart w:id="164"/>
      <w:r w:rsidRPr="00252EDA">
        <w:rPr>
          <w:rFonts w:cstheme="minorHAnsi"/>
          <w:lang w:val="en-US"/>
        </w:rPr>
        <w:t xml:space="preserve">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commentRangeEnd w:id="164"/>
      <w:r w:rsidR="001C3AD9">
        <w:rPr>
          <w:rStyle w:val="CommentReference"/>
        </w:rPr>
        <w:commentReference w:id="164"/>
      </w:r>
    </w:p>
    <w:p w14:paraId="79F29CB3" w14:textId="0D1BC32B" w:rsidR="00386AD9" w:rsidRPr="00252EDA" w:rsidRDefault="00386AD9" w:rsidP="0068434D">
      <w:pPr>
        <w:spacing w:line="360" w:lineRule="auto"/>
        <w:rPr>
          <w:rFonts w:cstheme="minorHAnsi"/>
          <w:lang w:val="en-US"/>
        </w:rPr>
      </w:pPr>
      <w:commentRangeStart w:id="165"/>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commentRangeEnd w:id="165"/>
      <w:r w:rsidR="001C3AD9">
        <w:rPr>
          <w:rStyle w:val="CommentReference"/>
        </w:rPr>
        <w:commentReference w:id="165"/>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w:t>
      </w:r>
      <w:commentRangeStart w:id="166"/>
      <w:r w:rsidRPr="00252EDA">
        <w:rPr>
          <w:rFonts w:cstheme="minorHAnsi"/>
          <w:lang w:val="en-US"/>
        </w:rPr>
        <w:t>.</w:t>
      </w:r>
      <w:commentRangeEnd w:id="166"/>
      <w:r w:rsidR="00FB70A9">
        <w:rPr>
          <w:rStyle w:val="CommentReference"/>
        </w:rPr>
        <w:commentReference w:id="166"/>
      </w:r>
      <w:r w:rsidRPr="00252EDA">
        <w:rPr>
          <w:rFonts w:cstheme="minorHAnsi"/>
          <w:lang w:val="en-US"/>
        </w:rPr>
        <w:t xml:space="preserve">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Private corporations could perform an analysis to determine if the installation of flood protection measures at various critical sites is cost effective or whether relocation may be a better flood protection approach</w:t>
      </w:r>
      <w:commentRangeStart w:id="167"/>
      <w:r w:rsidRPr="00252EDA">
        <w:rPr>
          <w:rFonts w:cstheme="minorHAnsi"/>
          <w:lang w:val="en-US"/>
        </w:rPr>
        <w:t>.</w:t>
      </w:r>
      <w:commentRangeEnd w:id="167"/>
      <w:r w:rsidR="00D96A17">
        <w:rPr>
          <w:rStyle w:val="CommentReference"/>
        </w:rPr>
        <w:commentReference w:id="167"/>
      </w:r>
      <w:r w:rsidRPr="00252EDA">
        <w:rPr>
          <w:rFonts w:cstheme="minorHAnsi"/>
          <w:lang w:val="en-US"/>
        </w:rPr>
        <w:t xml:space="preserve">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r>
      <w:commentRangeStart w:id="168"/>
      <w:r w:rsidR="00386AD9" w:rsidRPr="00252EDA">
        <w:rPr>
          <w:rFonts w:cstheme="minorHAnsi"/>
          <w:b/>
          <w:sz w:val="24"/>
          <w:lang w:val="en-US"/>
        </w:rPr>
        <w:t xml:space="preserve">User Environment </w:t>
      </w:r>
      <w:commentRangeEnd w:id="168"/>
      <w:r w:rsidR="00007C14">
        <w:rPr>
          <w:rStyle w:val="CommentReference"/>
        </w:rPr>
        <w:commentReference w:id="168"/>
      </w:r>
    </w:p>
    <w:p w14:paraId="0C16A933" w14:textId="5C852034" w:rsidR="00386AD9" w:rsidRPr="00252EDA" w:rsidRDefault="00386AD9" w:rsidP="0068434D">
      <w:pPr>
        <w:spacing w:line="360" w:lineRule="auto"/>
        <w:rPr>
          <w:rFonts w:cstheme="minorHAnsi"/>
          <w:lang w:val="en-US"/>
        </w:rPr>
      </w:pPr>
      <w:r w:rsidRPr="00252EDA">
        <w:rPr>
          <w:rFonts w:cstheme="minorHAnsi"/>
          <w:lang w:val="en-US"/>
        </w:rPr>
        <w:t xml:space="preserve">The </w:t>
      </w:r>
      <w:commentRangeStart w:id="169"/>
      <w:r w:rsidRPr="00252EDA">
        <w:rPr>
          <w:rFonts w:cstheme="minorHAnsi"/>
          <w:lang w:val="en-US"/>
        </w:rPr>
        <w:t xml:space="preserve">user environment </w:t>
      </w:r>
      <w:commentRangeEnd w:id="169"/>
      <w:r w:rsidR="000133D7">
        <w:rPr>
          <w:rStyle w:val="CommentReference"/>
        </w:rPr>
        <w:commentReference w:id="169"/>
      </w:r>
      <w:r w:rsidRPr="00252EDA">
        <w:rPr>
          <w:rFonts w:cstheme="minorHAnsi"/>
          <w:lang w:val="en-US"/>
        </w:rPr>
        <w:t xml:space="preserve">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w:t>
      </w:r>
      <w:r w:rsidR="007A44CF" w:rsidRPr="00252EDA">
        <w:rPr>
          <w:rFonts w:cstheme="minorHAnsi"/>
          <w:lang w:val="en-US"/>
        </w:rPr>
        <w:t>decentralized,</w:t>
      </w:r>
      <w:r w:rsidRPr="00252EDA">
        <w:rPr>
          <w:rFonts w:cstheme="minorHAnsi"/>
          <w:lang w:val="en-US"/>
        </w:rPr>
        <w:t xml:space="preserve">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proofErr w:type="spellStart"/>
      <w:r w:rsidR="00BC3963" w:rsidRPr="00252EDA">
        <w:rPr>
          <w:rFonts w:cstheme="minorHAnsi"/>
          <w:lang w:val="en-US"/>
        </w:rPr>
        <w:t>Hazus</w:t>
      </w:r>
      <w:proofErr w:type="spellEnd"/>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proofErr w:type="spellStart"/>
      <w:r w:rsidR="00BC3963" w:rsidRPr="00252EDA">
        <w:rPr>
          <w:rFonts w:cstheme="minorHAnsi"/>
          <w:lang w:val="en-US"/>
        </w:rPr>
        <w:t>Hazus</w:t>
      </w:r>
      <w:proofErr w:type="spellEnd"/>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proofErr w:type="spellStart"/>
      <w:r w:rsidRPr="00252EDA">
        <w:rPr>
          <w:rFonts w:cstheme="minorHAnsi"/>
          <w:lang w:val="en-US"/>
        </w:rPr>
        <w:t>Hazus</w:t>
      </w:r>
      <w:proofErr w:type="spellEnd"/>
      <w:r w:rsidRPr="00252EDA">
        <w:rPr>
          <w:rFonts w:cstheme="minorHAnsi"/>
          <w:lang w:val="en-US"/>
        </w:rPr>
        <w:t xml:space="preserve">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170"/>
      <w:commentRangeStart w:id="171"/>
      <w:r w:rsidRPr="00252EDA">
        <w:rPr>
          <w:b/>
          <w:sz w:val="28"/>
          <w:lang w:val="en-US"/>
        </w:rPr>
        <w:t>III.2</w:t>
      </w:r>
      <w:r w:rsidRPr="00252EDA">
        <w:rPr>
          <w:b/>
          <w:sz w:val="28"/>
          <w:lang w:val="en-US"/>
        </w:rPr>
        <w:tab/>
        <w:t>Levels of Analysis</w:t>
      </w:r>
      <w:commentRangeEnd w:id="170"/>
      <w:r w:rsidR="006714E6" w:rsidRPr="00252EDA">
        <w:rPr>
          <w:rStyle w:val="CommentReference"/>
          <w:lang w:val="en-US"/>
        </w:rPr>
        <w:commentReference w:id="170"/>
      </w:r>
      <w:commentRangeEnd w:id="171"/>
      <w:r w:rsidR="00D85F27">
        <w:rPr>
          <w:rStyle w:val="CommentReference"/>
        </w:rPr>
        <w:commentReference w:id="171"/>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proofErr w:type="spellStart"/>
      <w:r w:rsidR="00BC3963" w:rsidRPr="00252EDA">
        <w:rPr>
          <w:rFonts w:cstheme="minorHAnsi"/>
          <w:lang w:val="en-US"/>
        </w:rPr>
        <w:t>Hazus</w:t>
      </w:r>
      <w:proofErr w:type="spellEnd"/>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proofErr w:type="spellStart"/>
      <w:r w:rsidR="00BC3963" w:rsidRPr="00252EDA">
        <w:rPr>
          <w:rFonts w:cstheme="minorHAnsi"/>
          <w:i/>
          <w:lang w:val="en-US"/>
        </w:rPr>
        <w:t>Hazus</w:t>
      </w:r>
      <w:proofErr w:type="spellEnd"/>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r>
      <w:commentRangeStart w:id="172"/>
      <w:r w:rsidRPr="00252EDA">
        <w:rPr>
          <w:rFonts w:cstheme="minorHAnsi"/>
          <w:b/>
          <w:sz w:val="24"/>
          <w:lang w:val="en-US"/>
        </w:rPr>
        <w:t>Analysis Based on Default Information</w:t>
      </w:r>
      <w:commentRangeEnd w:id="172"/>
      <w:r w:rsidR="00D52E88">
        <w:rPr>
          <w:rStyle w:val="CommentReference"/>
        </w:rPr>
        <w:commentReference w:id="172"/>
      </w:r>
    </w:p>
    <w:p w14:paraId="7FBFA4DA" w14:textId="7B794569" w:rsidR="00895A61" w:rsidRPr="00252EDA" w:rsidRDefault="00C213B9" w:rsidP="00895A61">
      <w:pPr>
        <w:spacing w:line="360" w:lineRule="auto"/>
        <w:rPr>
          <w:rFonts w:cstheme="minorHAnsi"/>
          <w:lang w:val="en-US"/>
        </w:rPr>
      </w:pPr>
      <w:r w:rsidRPr="00252EDA">
        <w:rPr>
          <w:rFonts w:cstheme="minorHAnsi"/>
          <w:lang w:val="en-US"/>
        </w:rPr>
        <w:t>A Basic Level 1 analysis is the simplest type of analysis</w:t>
      </w:r>
      <w:ins w:id="173" w:author="McNabb, Sean" w:date="2019-01-24T11:18:00Z">
        <w:r w:rsidR="00D52E88">
          <w:rPr>
            <w:rFonts w:cstheme="minorHAnsi"/>
            <w:lang w:val="en-US"/>
          </w:rPr>
          <w:t>,</w:t>
        </w:r>
      </w:ins>
      <w:r w:rsidRPr="00252EDA">
        <w:rPr>
          <w:rFonts w:cstheme="minorHAnsi"/>
          <w:lang w:val="en-US"/>
        </w:rPr>
        <w:t xml:space="preserve">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73D8EC38"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w:t>
      </w:r>
      <w:ins w:id="174" w:author="McNabb, Sean" w:date="2019-01-24T11:21:00Z">
        <w:r w:rsidR="00D52E88">
          <w:rPr>
            <w:rFonts w:cstheme="minorHAnsi"/>
            <w:lang w:val="en-US"/>
          </w:rPr>
          <w:t xml:space="preserve">(i.e. Level 1) </w:t>
        </w:r>
      </w:ins>
      <w:r w:rsidR="00895A61" w:rsidRPr="00252EDA">
        <w:rPr>
          <w:rFonts w:cstheme="minorHAnsi"/>
          <w:lang w:val="en-US"/>
        </w:rPr>
        <w:t xml:space="preserve">requires minimal effort from the user. This level of analysis is suitable primarily for preliminary evaluations and comparisons </w:t>
      </w:r>
      <w:r w:rsidR="009C6BF8" w:rsidRPr="00252EDA">
        <w:rPr>
          <w:rFonts w:cstheme="minorHAnsi"/>
          <w:lang w:val="en-US"/>
        </w:rPr>
        <w:t>of losses at regional levels</w:t>
      </w:r>
      <w:del w:id="175" w:author="McNabb, Sean" w:date="2019-01-24T11:21:00Z">
        <w:r w:rsidR="00895A61" w:rsidRPr="00252EDA" w:rsidDel="00D52E88">
          <w:rPr>
            <w:rFonts w:cstheme="minorHAnsi"/>
            <w:lang w:val="en-US"/>
          </w:rPr>
          <w:delText>s</w:delText>
        </w:r>
      </w:del>
      <w:r w:rsidR="00895A61" w:rsidRPr="00252EDA">
        <w:rPr>
          <w:rFonts w:cstheme="minorHAnsi"/>
          <w:lang w:val="en-US"/>
        </w:rPr>
        <w:t>.</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1E59554"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w:t>
      </w:r>
      <w:ins w:id="176" w:author="McNabb, Sean" w:date="2019-01-24T11:23:00Z">
        <w:r w:rsidR="00D52E88">
          <w:rPr>
            <w:rFonts w:cstheme="minorHAnsi"/>
            <w:lang w:val="en-US"/>
          </w:rPr>
          <w:t xml:space="preserve">upon </w:t>
        </w:r>
      </w:ins>
      <w:r w:rsidRPr="00252EDA">
        <w:rPr>
          <w:rFonts w:cstheme="minorHAnsi"/>
          <w:lang w:val="en-US"/>
        </w:rPr>
        <w:t xml:space="preserve">Level 1 results by considering additional data that are readily available or can be easily converted or computed to meet methodology </w:t>
      </w:r>
      <w:ins w:id="177" w:author="McNabb, Sean" w:date="2019-01-24T11:23:00Z">
        <w:r w:rsidR="00D52E88">
          <w:rPr>
            <w:rFonts w:cstheme="minorHAnsi"/>
            <w:lang w:val="en-US"/>
          </w:rPr>
          <w:t xml:space="preserve">and model </w:t>
        </w:r>
      </w:ins>
      <w:r w:rsidRPr="00252EDA">
        <w:rPr>
          <w:rFonts w:cstheme="minorHAnsi"/>
          <w:lang w:val="en-US"/>
        </w:rPr>
        <w:t xml:space="preserve">requirements. In Level 2, the user may need to determine parameters from published reports or maps as input to the model. </w:t>
      </w:r>
      <w:ins w:id="178" w:author="McNabb, Sean" w:date="2019-01-24T11:25:00Z">
        <w:r w:rsidR="00E5497B">
          <w:rPr>
            <w:rFonts w:cstheme="minorHAnsi"/>
            <w:lang w:val="en-US"/>
          </w:rPr>
          <w:t>Level 2</w:t>
        </w:r>
      </w:ins>
      <w:del w:id="179" w:author="McNabb, Sean" w:date="2019-01-24T11:25:00Z">
        <w:r w:rsidRPr="00252EDA" w:rsidDel="00E5497B">
          <w:rPr>
            <w:rFonts w:cstheme="minorHAnsi"/>
            <w:lang w:val="en-US"/>
          </w:rPr>
          <w:delText>It</w:delText>
        </w:r>
      </w:del>
      <w:r w:rsidRPr="00252EDA">
        <w:rPr>
          <w:rFonts w:cstheme="minorHAnsi"/>
          <w:lang w:val="en-US"/>
        </w:rPr>
        <w:t xml:space="preserve">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w:t>
      </w:r>
      <w:del w:id="180" w:author="McNabb, Sean" w:date="2019-01-24T11:25:00Z">
        <w:r w:rsidRPr="00252EDA" w:rsidDel="00E5497B">
          <w:rPr>
            <w:rFonts w:cstheme="minorHAnsi"/>
            <w:lang w:val="en-US"/>
          </w:rPr>
          <w:delText xml:space="preserve">Basic </w:delText>
        </w:r>
      </w:del>
      <w:r w:rsidRPr="00252EDA">
        <w:rPr>
          <w:rFonts w:cstheme="minorHAnsi"/>
          <w:lang w:val="en-US"/>
        </w:rPr>
        <w:t xml:space="preserve">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proofErr w:type="spellStart"/>
      <w:r w:rsidR="00BC3963" w:rsidRPr="00252EDA">
        <w:rPr>
          <w:rFonts w:cstheme="minorHAnsi"/>
          <w:lang w:val="en-US"/>
        </w:rPr>
        <w:t>Hazus</w:t>
      </w:r>
      <w:proofErr w:type="spellEnd"/>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proofErr w:type="spellStart"/>
      <w:r w:rsidR="00BC3963" w:rsidRPr="00252EDA">
        <w:rPr>
          <w:rFonts w:cstheme="minorHAnsi"/>
          <w:lang w:val="en-US"/>
        </w:rPr>
        <w:t>Hazus</w:t>
      </w:r>
      <w:proofErr w:type="spellEnd"/>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proofErr w:type="spellStart"/>
      <w:r w:rsidR="00BC3963" w:rsidRPr="00252EDA">
        <w:rPr>
          <w:rFonts w:cstheme="minorHAnsi"/>
          <w:lang w:val="en-US"/>
        </w:rPr>
        <w:t>Hazus</w:t>
      </w:r>
      <w:proofErr w:type="spellEnd"/>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r>
      <w:commentRangeStart w:id="181"/>
      <w:r w:rsidRPr="00252EDA">
        <w:rPr>
          <w:rFonts w:cstheme="minorHAnsi"/>
          <w:b/>
          <w:sz w:val="24"/>
          <w:lang w:val="en-US"/>
        </w:rPr>
        <w:t xml:space="preserve">Anticipated breakdown of Open </w:t>
      </w:r>
      <w:proofErr w:type="spellStart"/>
      <w:r w:rsidR="00BC3963" w:rsidRPr="00252EDA">
        <w:rPr>
          <w:rFonts w:cstheme="minorHAnsi"/>
          <w:b/>
          <w:sz w:val="24"/>
          <w:lang w:val="en-US"/>
        </w:rPr>
        <w:t>Hazus</w:t>
      </w:r>
      <w:proofErr w:type="spellEnd"/>
      <w:r w:rsidRPr="00252EDA">
        <w:rPr>
          <w:rFonts w:cstheme="minorHAnsi"/>
          <w:b/>
          <w:sz w:val="24"/>
          <w:lang w:val="en-US"/>
        </w:rPr>
        <w:t xml:space="preserve"> users</w:t>
      </w:r>
      <w:r w:rsidRPr="00252EDA">
        <w:rPr>
          <w:rFonts w:cstheme="minorHAnsi"/>
          <w:lang w:val="en-US"/>
        </w:rPr>
        <w:t xml:space="preserve"> </w:t>
      </w:r>
      <w:commentRangeEnd w:id="181"/>
      <w:r w:rsidR="00E5497B">
        <w:rPr>
          <w:rStyle w:val="CommentReference"/>
        </w:rPr>
        <w:commentReference w:id="181"/>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proofErr w:type="spellStart"/>
      <w:r w:rsidRPr="00252EDA">
        <w:rPr>
          <w:rFonts w:cstheme="minorHAnsi"/>
          <w:lang w:val="en-US"/>
        </w:rPr>
        <w:t>Open</w:t>
      </w:r>
      <w:r w:rsidR="00BC3963" w:rsidRPr="00252EDA">
        <w:rPr>
          <w:rFonts w:cstheme="minorHAnsi"/>
          <w:lang w:val="en-US"/>
        </w:rPr>
        <w:t>Hazus</w:t>
      </w:r>
      <w:proofErr w:type="spellEnd"/>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182"/>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proofErr w:type="spellStart"/>
      <w:r w:rsidR="00BC3963" w:rsidRPr="00252EDA">
        <w:rPr>
          <w:rFonts w:cstheme="minorHAnsi"/>
          <w:lang w:val="en-US"/>
        </w:rPr>
        <w:t>Hazus</w:t>
      </w:r>
      <w:proofErr w:type="spellEnd"/>
      <w:r w:rsidRPr="00252EDA">
        <w:rPr>
          <w:rFonts w:cstheme="minorHAnsi"/>
          <w:lang w:val="en-US"/>
        </w:rPr>
        <w:t xml:space="preserve"> capabilities with all its cloud advantages</w:t>
      </w:r>
      <w:commentRangeEnd w:id="182"/>
      <w:r w:rsidR="00CA2EC1" w:rsidRPr="00252EDA">
        <w:rPr>
          <w:rStyle w:val="CommentReference"/>
          <w:lang w:val="en-US"/>
        </w:rPr>
        <w:commentReference w:id="182"/>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proofErr w:type="spellStart"/>
      <w:r w:rsidR="00BC3963" w:rsidRPr="00252EDA">
        <w:rPr>
          <w:rFonts w:cstheme="minorHAnsi"/>
          <w:lang w:val="en-US"/>
        </w:rPr>
        <w:t>Hazus</w:t>
      </w:r>
      <w:proofErr w:type="spellEnd"/>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commentRangeStart w:id="183"/>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commentRangeEnd w:id="183"/>
      <w:r w:rsidR="001207D5">
        <w:rPr>
          <w:rStyle w:val="CommentReference"/>
        </w:rPr>
        <w:commentReference w:id="183"/>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w:t>
      </w:r>
      <w:proofErr w:type="spellStart"/>
      <w:r w:rsidR="005C064A" w:rsidRPr="00252EDA">
        <w:rPr>
          <w:rFonts w:cstheme="minorHAnsi"/>
          <w:lang w:val="en-US"/>
        </w:rPr>
        <w:t>Hazus</w:t>
      </w:r>
      <w:proofErr w:type="spellEnd"/>
      <w:r w:rsidR="005C064A" w:rsidRPr="00252EDA">
        <w:rPr>
          <w:rFonts w:cstheme="minorHAnsi"/>
          <w:lang w:val="en-US"/>
        </w:rPr>
        <w:t xml:space="preserve">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w:t>
      </w:r>
      <w:proofErr w:type="spellStart"/>
      <w:r w:rsidR="00BC3963" w:rsidRPr="00252EDA">
        <w:rPr>
          <w:rFonts w:cstheme="minorHAnsi"/>
          <w:lang w:val="en-US"/>
        </w:rPr>
        <w:t>Hazus</w:t>
      </w:r>
      <w:proofErr w:type="spellEnd"/>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proofErr w:type="spellStart"/>
      <w:r w:rsidRPr="00252EDA">
        <w:rPr>
          <w:rFonts w:cstheme="minorHAnsi"/>
          <w:lang w:val="en-US"/>
        </w:rPr>
        <w:t>Hazus</w:t>
      </w:r>
      <w:proofErr w:type="spellEnd"/>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commentRangeStart w:id="184"/>
      <w:r w:rsidR="00091ED7" w:rsidRPr="00252EDA">
        <w:rPr>
          <w:rFonts w:cstheme="minorHAnsi"/>
          <w:b/>
          <w:lang w:val="en-US"/>
        </w:rPr>
        <w:t>Riverine Flood Level-1 Analysis for General Building Stock</w:t>
      </w:r>
      <w:commentRangeEnd w:id="184"/>
      <w:r w:rsidR="007A44CF">
        <w:rPr>
          <w:rStyle w:val="CommentReference"/>
        </w:rPr>
        <w:commentReference w:id="184"/>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 xml:space="preserve">If coastal hazard, select shorelines and </w:t>
      </w:r>
      <w:proofErr w:type="spellStart"/>
      <w:r w:rsidRPr="00252EDA">
        <w:rPr>
          <w:rFonts w:cstheme="minorHAnsi"/>
          <w:lang w:val="en-US"/>
        </w:rPr>
        <w:t>breaklines</w:t>
      </w:r>
      <w:proofErr w:type="spellEnd"/>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proofErr w:type="gramStart"/>
      <w:r w:rsidRPr="00252EDA">
        <w:rPr>
          <w:rFonts w:cstheme="minorHAnsi"/>
          <w:i/>
          <w:lang w:val="en-US"/>
        </w:rPr>
        <w:t>:</w:t>
      </w:r>
      <w:proofErr w:type="gramEnd"/>
      <w:r w:rsidRPr="00252EDA">
        <w:rPr>
          <w:rFonts w:cstheme="minorHAnsi"/>
          <w:i/>
          <w:lang w:val="en-US"/>
        </w:rPr>
        <w:br/>
      </w:r>
      <w:commentRangeStart w:id="185"/>
      <w:r w:rsidRPr="00252EDA">
        <w:rPr>
          <w:rFonts w:cstheme="minorHAnsi"/>
          <w:i/>
          <w:lang w:val="en-US"/>
        </w:rPr>
        <w:t>① hazard analysis and ② loss estimation analysis</w:t>
      </w:r>
      <w:commentRangeEnd w:id="185"/>
      <w:r w:rsidR="005B0C53">
        <w:rPr>
          <w:rStyle w:val="CommentReference"/>
        </w:rPr>
        <w:commentReference w:id="185"/>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proofErr w:type="spellStart"/>
      <w:r w:rsidR="00BC3963" w:rsidRPr="00252EDA">
        <w:rPr>
          <w:rFonts w:cstheme="minorHAnsi"/>
          <w:lang w:val="en-US"/>
        </w:rPr>
        <w:t>Hazus</w:t>
      </w:r>
      <w:proofErr w:type="spellEnd"/>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the expected amounts and types of debris are estimated.</w:t>
      </w:r>
    </w:p>
    <w:p w14:paraId="07BC0E07" w14:textId="2C29C0A2"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186"/>
      <w:commentRangeStart w:id="187"/>
      <w:r w:rsidRPr="00252EDA">
        <w:rPr>
          <w:rFonts w:cstheme="minorHAnsi"/>
          <w:b/>
          <w:sz w:val="24"/>
          <w:lang w:val="en-US"/>
        </w:rPr>
        <w:tab/>
      </w:r>
      <w:commentRangeStart w:id="188"/>
      <w:r w:rsidRPr="00252EDA">
        <w:rPr>
          <w:rFonts w:cstheme="minorHAnsi"/>
          <w:b/>
          <w:sz w:val="24"/>
          <w:lang w:val="en-US"/>
        </w:rPr>
        <w:t xml:space="preserve">Developing data for a complete </w:t>
      </w:r>
      <w:r w:rsidR="007A44CF">
        <w:rPr>
          <w:rFonts w:cstheme="minorHAnsi"/>
          <w:b/>
          <w:sz w:val="24"/>
          <w:lang w:val="en-US"/>
        </w:rPr>
        <w:t xml:space="preserve">hurricane </w:t>
      </w:r>
      <w:r w:rsidRPr="00252EDA">
        <w:rPr>
          <w:rFonts w:cstheme="minorHAnsi"/>
          <w:b/>
          <w:sz w:val="24"/>
          <w:lang w:val="en-US"/>
        </w:rPr>
        <w:t>loss estimation study</w:t>
      </w:r>
      <w:commentRangeEnd w:id="186"/>
      <w:r w:rsidR="00B00288" w:rsidRPr="00252EDA">
        <w:rPr>
          <w:rStyle w:val="CommentReference"/>
          <w:lang w:val="en-US"/>
        </w:rPr>
        <w:commentReference w:id="186"/>
      </w:r>
      <w:commentRangeEnd w:id="187"/>
      <w:r w:rsidR="008E044F" w:rsidRPr="00252EDA">
        <w:rPr>
          <w:rStyle w:val="CommentReference"/>
          <w:lang w:val="en-US"/>
        </w:rPr>
        <w:commentReference w:id="187"/>
      </w:r>
      <w:commentRangeEnd w:id="188"/>
      <w:r w:rsidR="00AF618A">
        <w:rPr>
          <w:rStyle w:val="CommentReference"/>
        </w:rPr>
        <w:commentReference w:id="188"/>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proofErr w:type="spellStart"/>
      <w:r w:rsidR="00BC3963" w:rsidRPr="00252EDA">
        <w:rPr>
          <w:rFonts w:cstheme="minorHAnsi"/>
          <w:b/>
          <w:sz w:val="24"/>
          <w:lang w:val="en-US"/>
        </w:rPr>
        <w:t>Hazus</w:t>
      </w:r>
      <w:proofErr w:type="spellEnd"/>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Census Tract Centroid .</w:t>
      </w:r>
      <w:proofErr w:type="spellStart"/>
      <w:r w:rsidR="00F81BAF" w:rsidRPr="00252EDA">
        <w:rPr>
          <w:rFonts w:cstheme="minorHAnsi"/>
          <w:lang w:val="en-US"/>
        </w:rPr>
        <w:t>dat</w:t>
      </w:r>
      <w:proofErr w:type="spellEnd"/>
      <w:r w:rsidR="00F81BAF" w:rsidRPr="00252EDA">
        <w:rPr>
          <w:rFonts w:cstheme="minorHAnsi"/>
          <w:lang w:val="en-US"/>
        </w:rPr>
        <w:t xml:space="preserve"> file (</w:t>
      </w:r>
      <w:proofErr w:type="spellStart"/>
      <w:r w:rsidR="00F81BAF" w:rsidRPr="00252EDA">
        <w:rPr>
          <w:rFonts w:cstheme="minorHAnsi"/>
          <w:lang w:val="en-US"/>
        </w:rPr>
        <w:t>eg</w:t>
      </w:r>
      <w:proofErr w:type="spellEnd"/>
      <w:r w:rsidR="00F81BAF" w:rsidRPr="00252EDA">
        <w:rPr>
          <w:rFonts w:cstheme="minorHAnsi"/>
          <w:lang w:val="en-US"/>
        </w:rPr>
        <w:t xml:space="preserve">.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w:t>
      </w:r>
      <w:proofErr w:type="spellStart"/>
      <w:r w:rsidRPr="00252EDA">
        <w:rPr>
          <w:rFonts w:cstheme="minorHAnsi"/>
          <w:lang w:val="en-US"/>
        </w:rPr>
        <w:t>Hurrevac</w:t>
      </w:r>
      <w:proofErr w:type="spellEnd"/>
      <w:r w:rsidRPr="00252EDA">
        <w:rPr>
          <w:rFonts w:cstheme="minorHAnsi"/>
          <w:lang w:val="en-US"/>
        </w:rPr>
        <w:t xml:space="preserve">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2ADFDEB3"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 xml:space="preserve">Select the area to be studied.  The region of interest is created based on Census </w:t>
      </w:r>
      <w:r w:rsidR="007A44CF" w:rsidRPr="00252EDA">
        <w:rPr>
          <w:rFonts w:cstheme="minorHAnsi"/>
          <w:lang w:val="en-US"/>
        </w:rPr>
        <w:t>Tract, county</w:t>
      </w:r>
      <w:r w:rsidRPr="00252EDA">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w:t>
      </w:r>
      <w:proofErr w:type="spellStart"/>
      <w:r w:rsidR="0055544A" w:rsidRPr="00252EDA">
        <w:rPr>
          <w:rFonts w:cstheme="minorHAnsi"/>
          <w:lang w:val="en-US"/>
        </w:rPr>
        <w:t>ShakeMap</w:t>
      </w:r>
      <w:proofErr w:type="spellEnd"/>
      <w:r w:rsidR="0055544A" w:rsidRPr="00252EDA">
        <w:rPr>
          <w:rFonts w:cstheme="minorHAnsi"/>
          <w:lang w:val="en-US"/>
        </w:rPr>
        <w:t xml:space="preserve">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proofErr w:type="spellStart"/>
      <w:r w:rsidR="00BC3963" w:rsidRPr="00252EDA">
        <w:rPr>
          <w:rFonts w:cstheme="minorHAnsi"/>
          <w:b/>
          <w:sz w:val="24"/>
          <w:lang w:val="en-US"/>
        </w:rPr>
        <w:t>Hazus</w:t>
      </w:r>
      <w:proofErr w:type="spellEnd"/>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USGS </w:t>
      </w:r>
      <w:proofErr w:type="spellStart"/>
      <w:r w:rsidRPr="00252EDA">
        <w:rPr>
          <w:rFonts w:cstheme="minorHAnsi"/>
          <w:lang w:val="en-US"/>
        </w:rPr>
        <w:t>ShakeMap</w:t>
      </w:r>
      <w:proofErr w:type="spellEnd"/>
      <w:r w:rsidRPr="00252EDA">
        <w:rPr>
          <w:rFonts w:cstheme="minorHAnsi"/>
          <w:lang w:val="en-US"/>
        </w:rPr>
        <w:t xml:space="preserve">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proofErr w:type="spellStart"/>
      <w:r w:rsidR="00BC3963" w:rsidRPr="00252EDA">
        <w:rPr>
          <w:rFonts w:cstheme="minorHAnsi"/>
          <w:lang w:val="en-US"/>
        </w:rPr>
        <w:t>Hazus</w:t>
      </w:r>
      <w:proofErr w:type="spellEnd"/>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proofErr w:type="spellStart"/>
      <w:r w:rsidR="00BC3963" w:rsidRPr="00252EDA">
        <w:rPr>
          <w:rFonts w:cstheme="minorHAnsi"/>
          <w:lang w:val="en-US"/>
        </w:rPr>
        <w:t>Hazus</w:t>
      </w:r>
      <w:proofErr w:type="spellEnd"/>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w:t>
      </w:r>
      <w:proofErr w:type="spellStart"/>
      <w:r w:rsidRPr="00252EDA">
        <w:rPr>
          <w:rFonts w:cstheme="minorHAnsi"/>
          <w:lang w:val="en-US"/>
        </w:rPr>
        <w:t>Runup</w:t>
      </w:r>
      <w:proofErr w:type="spellEnd"/>
      <w:r w:rsidRPr="00252EDA">
        <w:rPr>
          <w:rFonts w:cstheme="minorHAnsi"/>
          <w:lang w:val="en-US"/>
        </w:rPr>
        <w:t>-on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w:t>
      </w:r>
      <w:proofErr w:type="spellStart"/>
      <w:r w:rsidR="00923609" w:rsidRPr="00252EDA">
        <w:rPr>
          <w:rFonts w:cstheme="minorHAnsi"/>
          <w:lang w:val="en-US"/>
        </w:rPr>
        <w:t>Hazus</w:t>
      </w:r>
      <w:proofErr w:type="spellEnd"/>
      <w:r w:rsidR="00923609" w:rsidRPr="00252EDA">
        <w:rPr>
          <w:rFonts w:cstheme="minorHAnsi"/>
          <w:lang w:val="en-US"/>
        </w:rPr>
        <w:t xml:space="preserve">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commentRangeStart w:id="189"/>
      <w:r w:rsidRPr="00252EDA">
        <w:rPr>
          <w:b/>
          <w:sz w:val="32"/>
          <w:szCs w:val="32"/>
          <w:lang w:val="en-US"/>
        </w:rPr>
        <w:lastRenderedPageBreak/>
        <w:t>IV</w:t>
      </w:r>
      <w:r w:rsidRPr="00252EDA">
        <w:rPr>
          <w:b/>
          <w:sz w:val="32"/>
          <w:szCs w:val="32"/>
          <w:lang w:val="en-US"/>
        </w:rPr>
        <w:tab/>
      </w:r>
      <w:commentRangeStart w:id="190"/>
      <w:r w:rsidRPr="00252EDA">
        <w:rPr>
          <w:b/>
          <w:sz w:val="32"/>
          <w:szCs w:val="32"/>
          <w:lang w:val="en-US"/>
        </w:rPr>
        <w:t>Solution Framework</w:t>
      </w:r>
      <w:commentRangeEnd w:id="189"/>
      <w:r w:rsidR="00930277">
        <w:rPr>
          <w:rStyle w:val="CommentReference"/>
        </w:rPr>
        <w:commentReference w:id="189"/>
      </w:r>
      <w:commentRangeEnd w:id="190"/>
      <w:r w:rsidR="009867DA">
        <w:rPr>
          <w:rStyle w:val="CommentReference"/>
        </w:rPr>
        <w:commentReference w:id="190"/>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191"/>
      <w:commentRangeStart w:id="192"/>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commentRangeEnd w:id="191"/>
      <w:r w:rsidR="002054E8" w:rsidRPr="00252EDA">
        <w:rPr>
          <w:rStyle w:val="CommentReference"/>
          <w:lang w:val="en-US"/>
        </w:rPr>
        <w:commentReference w:id="191"/>
      </w:r>
      <w:commentRangeEnd w:id="192"/>
      <w:r w:rsidR="00EF1BA4" w:rsidRPr="00252EDA">
        <w:rPr>
          <w:rStyle w:val="CommentReference"/>
          <w:lang w:val="en-US"/>
        </w:rPr>
        <w:commentReference w:id="192"/>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proofErr w:type="spellStart"/>
      <w:r w:rsidR="00BC3963" w:rsidRPr="00252EDA">
        <w:rPr>
          <w:i/>
          <w:lang w:val="en-US"/>
        </w:rPr>
        <w:t>Hazus</w:t>
      </w:r>
      <w:proofErr w:type="spellEnd"/>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w:t>
      </w:r>
      <w:proofErr w:type="spellStart"/>
      <w:r w:rsidR="001E0BBF" w:rsidRPr="00252EDA">
        <w:rPr>
          <w:lang w:val="en-US"/>
        </w:rPr>
        <w:t>Ellingwood</w:t>
      </w:r>
      <w:proofErr w:type="spellEnd"/>
      <w:r w:rsidR="001E0BBF" w:rsidRPr="00252EDA">
        <w:rPr>
          <w:lang w:val="en-US"/>
        </w:rPr>
        <w:t xml:space="preserve">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w:t>
      </w:r>
      <w:proofErr w:type="spellStart"/>
      <w:r w:rsidR="002745AE" w:rsidRPr="00252EDA">
        <w:rPr>
          <w:lang w:val="en-US"/>
        </w:rPr>
        <w:t>OpenHazus</w:t>
      </w:r>
      <w:proofErr w:type="spellEnd"/>
      <w:r w:rsidR="002745AE" w:rsidRPr="00252EDA">
        <w:rPr>
          <w:lang w:val="en-US"/>
        </w:rPr>
        <w:t xml:space="preserve">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proofErr w:type="spellStart"/>
      <w:r w:rsidR="00BC3963" w:rsidRPr="00252EDA">
        <w:rPr>
          <w:lang w:val="en-US"/>
        </w:rPr>
        <w:t>Hazus</w:t>
      </w:r>
      <w:proofErr w:type="spellEnd"/>
      <w:r w:rsidRPr="00252EDA">
        <w:rPr>
          <w:lang w:val="en-US"/>
        </w:rPr>
        <w:t xml:space="preserve"> has so far relied on GIS as the framework from within which individual modules are called, </w:t>
      </w:r>
      <w:proofErr w:type="spellStart"/>
      <w:r w:rsidRPr="00252EDA">
        <w:rPr>
          <w:lang w:val="en-US"/>
        </w:rPr>
        <w:t>Open</w:t>
      </w:r>
      <w:r w:rsidR="00BC3963" w:rsidRPr="00252EDA">
        <w:rPr>
          <w:lang w:val="en-US"/>
        </w:rPr>
        <w:t>Hazus</w:t>
      </w:r>
      <w:proofErr w:type="spellEnd"/>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proofErr w:type="spellStart"/>
      <w:r w:rsidR="00BC3963" w:rsidRPr="00252EDA">
        <w:rPr>
          <w:lang w:val="en-US"/>
        </w:rPr>
        <w:t>Hazus</w:t>
      </w:r>
      <w:proofErr w:type="spellEnd"/>
      <w:r w:rsidR="002745AE" w:rsidRPr="00252EDA">
        <w:rPr>
          <w:lang w:val="en-US"/>
        </w:rPr>
        <w:t xml:space="preserve">, </w:t>
      </w:r>
      <w:r w:rsidR="00900B7F" w:rsidRPr="00252EDA">
        <w:rPr>
          <w:lang w:val="en-US"/>
        </w:rPr>
        <w:t xml:space="preserve">but the mere mapping function will be provided by </w:t>
      </w:r>
      <w:proofErr w:type="spellStart"/>
      <w:r w:rsidR="00900B7F" w:rsidRPr="00252EDA">
        <w:rPr>
          <w:lang w:val="en-US"/>
        </w:rPr>
        <w:t>Open</w:t>
      </w:r>
      <w:r w:rsidR="00BC3963" w:rsidRPr="00252EDA">
        <w:rPr>
          <w:lang w:val="en-US"/>
        </w:rPr>
        <w:t>Hazus</w:t>
      </w:r>
      <w:proofErr w:type="spellEnd"/>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193"/>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w:t>
      </w:r>
      <w:proofErr w:type="spellStart"/>
      <w:r w:rsidR="008B08DC" w:rsidRPr="00252EDA">
        <w:rPr>
          <w:lang w:val="en-US"/>
        </w:rPr>
        <w:t>OpenHazus</w:t>
      </w:r>
      <w:proofErr w:type="spellEnd"/>
      <w:r w:rsidR="008B08DC" w:rsidRPr="00252EDA">
        <w:rPr>
          <w:lang w:val="en-US"/>
        </w:rPr>
        <w:t xml:space="preserve"> library of depth grids.  They would </w:t>
      </w:r>
      <w:r w:rsidR="009B50F8" w:rsidRPr="00252EDA">
        <w:rPr>
          <w:lang w:val="en-US"/>
        </w:rPr>
        <w:t xml:space="preserve">use the </w:t>
      </w:r>
      <w:proofErr w:type="spellStart"/>
      <w:r w:rsidRPr="00252EDA">
        <w:rPr>
          <w:lang w:val="en-US"/>
        </w:rPr>
        <w:t>Open</w:t>
      </w:r>
      <w:r w:rsidR="00BC3963" w:rsidRPr="00252EDA">
        <w:rPr>
          <w:lang w:val="en-US"/>
        </w:rPr>
        <w:t>Hazus</w:t>
      </w:r>
      <w:proofErr w:type="spellEnd"/>
      <w:r w:rsidRPr="00252EDA">
        <w:rPr>
          <w:lang w:val="en-US"/>
        </w:rPr>
        <w:t xml:space="preserve"> flood model to apply the </w:t>
      </w:r>
      <w:r w:rsidR="009B50F8" w:rsidRPr="00252EDA">
        <w:rPr>
          <w:lang w:val="en-US"/>
        </w:rPr>
        <w:t>most current depth damage functions.</w:t>
      </w:r>
      <w:commentRangeEnd w:id="193"/>
      <w:r w:rsidRPr="00252EDA">
        <w:rPr>
          <w:rStyle w:val="CommentReference"/>
          <w:lang w:val="en-US"/>
        </w:rPr>
        <w:commentReference w:id="193"/>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proofErr w:type="spellStart"/>
      <w:r w:rsidR="009961DE" w:rsidRPr="00252EDA">
        <w:rPr>
          <w:lang w:val="en-US"/>
        </w:rPr>
        <w:t>OpenHazus</w:t>
      </w:r>
      <w:proofErr w:type="spellEnd"/>
      <w:r w:rsidR="009961DE" w:rsidRPr="00252EDA">
        <w:rPr>
          <w:lang w:val="en-US"/>
        </w:rPr>
        <w:t xml:space="preserve"> can leverage the fast running damage function approach developed for the current wind loss model, where t</w:t>
      </w:r>
      <w:commentRangeStart w:id="194"/>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proofErr w:type="spellStart"/>
      <w:r w:rsidR="00BC3963" w:rsidRPr="00252EDA">
        <w:rPr>
          <w:lang w:val="en-US"/>
        </w:rPr>
        <w:t>Hazus</w:t>
      </w:r>
      <w:proofErr w:type="spellEnd"/>
      <w:r w:rsidR="00676642" w:rsidRPr="00252EDA">
        <w:rPr>
          <w:lang w:val="en-US"/>
        </w:rPr>
        <w:t xml:space="preserve"> software tool. </w:t>
      </w:r>
      <w:commentRangeEnd w:id="194"/>
      <w:r w:rsidRPr="00252EDA">
        <w:rPr>
          <w:rStyle w:val="CommentReference"/>
          <w:lang w:val="en-US"/>
        </w:rPr>
        <w:commentReference w:id="194"/>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F853EB0" w:rsidR="009B50F8" w:rsidRDefault="009B50F8" w:rsidP="009B50F8">
      <w:pPr>
        <w:spacing w:after="120" w:line="360" w:lineRule="auto"/>
        <w:ind w:right="173"/>
        <w:rPr>
          <w:lang w:val="en-US"/>
        </w:rPr>
      </w:pPr>
    </w:p>
    <w:p w14:paraId="0E746251" w14:textId="45790DEE" w:rsidR="00424727" w:rsidRPr="00252EDA" w:rsidRDefault="00424727" w:rsidP="00424727">
      <w:pPr>
        <w:keepNext/>
        <w:spacing w:line="360" w:lineRule="auto"/>
        <w:rPr>
          <w:rFonts w:cstheme="minorHAnsi"/>
          <w:b/>
          <w:sz w:val="24"/>
          <w:lang w:val="en-US"/>
        </w:rPr>
      </w:pPr>
      <w:commentRangeStart w:id="195"/>
      <w:r w:rsidRPr="0058416D">
        <w:rPr>
          <w:rFonts w:cstheme="minorHAnsi"/>
          <w:b/>
          <w:lang w:val="en-US"/>
        </w:rPr>
        <w:t xml:space="preserve">VI.1.1 </w:t>
      </w:r>
      <w:r w:rsidRPr="0058416D">
        <w:rPr>
          <w:rFonts w:cstheme="minorHAnsi"/>
          <w:b/>
          <w:lang w:val="en-US"/>
        </w:rPr>
        <w:tab/>
        <w:t xml:space="preserve">Limited Need for GIS-like Tools in Open </w:t>
      </w:r>
      <w:proofErr w:type="spellStart"/>
      <w:r w:rsidRPr="0058416D">
        <w:rPr>
          <w:rFonts w:cstheme="minorHAnsi"/>
          <w:b/>
          <w:lang w:val="en-US"/>
        </w:rPr>
        <w:t>Hazus</w:t>
      </w:r>
      <w:proofErr w:type="spellEnd"/>
    </w:p>
    <w:p w14:paraId="06CB6E42" w14:textId="1D3D5B0C" w:rsidR="009B6376" w:rsidRDefault="00424727" w:rsidP="00424727">
      <w:pPr>
        <w:spacing w:after="120" w:line="360" w:lineRule="auto"/>
        <w:ind w:right="173"/>
        <w:rPr>
          <w:rFonts w:cstheme="minorHAnsi"/>
          <w:lang w:val="en-US"/>
        </w:rPr>
      </w:pPr>
      <w:r>
        <w:rPr>
          <w:rFonts w:cstheme="minorHAnsi"/>
          <w:lang w:val="en-US"/>
        </w:rPr>
        <w:t>C</w:t>
      </w:r>
      <w:r w:rsidRPr="00424727">
        <w:rPr>
          <w:rFonts w:cstheme="minorHAnsi"/>
          <w:lang w:val="en-US"/>
        </w:rPr>
        <w:t xml:space="preserve">urrently </w:t>
      </w:r>
      <w:proofErr w:type="spellStart"/>
      <w:r>
        <w:rPr>
          <w:rFonts w:cstheme="minorHAnsi"/>
          <w:lang w:val="en-US"/>
        </w:rPr>
        <w:t>H</w:t>
      </w:r>
      <w:r w:rsidRPr="00424727">
        <w:rPr>
          <w:rFonts w:cstheme="minorHAnsi"/>
          <w:lang w:val="en-US"/>
        </w:rPr>
        <w:t>azus</w:t>
      </w:r>
      <w:proofErr w:type="spellEnd"/>
      <w:r w:rsidRPr="00424727">
        <w:rPr>
          <w:rFonts w:cstheme="minorHAnsi"/>
          <w:lang w:val="en-US"/>
        </w:rPr>
        <w:t xml:space="preserve"> is </w:t>
      </w:r>
      <w:r>
        <w:rPr>
          <w:rFonts w:cstheme="minorHAnsi"/>
          <w:lang w:val="en-US"/>
        </w:rPr>
        <w:t>GIS-</w:t>
      </w:r>
      <w:r w:rsidRPr="00424727">
        <w:rPr>
          <w:rFonts w:cstheme="minorHAnsi"/>
          <w:lang w:val="en-US"/>
        </w:rPr>
        <w:t xml:space="preserve">driven. </w:t>
      </w:r>
      <w:r w:rsidR="009B6376">
        <w:rPr>
          <w:rFonts w:cstheme="minorHAnsi"/>
          <w:lang w:val="en-US"/>
        </w:rPr>
        <w:t xml:space="preserve">Jordan to cite the geoprocessing tool call statistics to illustrate that a GI </w:t>
      </w:r>
      <w:r w:rsidR="009B6376" w:rsidRPr="009B6376">
        <w:rPr>
          <w:rFonts w:cstheme="minorHAnsi"/>
          <w:b/>
          <w:i/>
          <w:lang w:val="en-US"/>
        </w:rPr>
        <w:t>System</w:t>
      </w:r>
      <w:r w:rsidR="009B6376">
        <w:rPr>
          <w:rFonts w:cstheme="minorHAnsi"/>
          <w:lang w:val="en-US"/>
        </w:rPr>
        <w:t xml:space="preserve"> is not needed at all, that map display is now a standard web </w:t>
      </w:r>
      <w:proofErr w:type="spellStart"/>
      <w:r w:rsidR="009B6376">
        <w:rPr>
          <w:rFonts w:cstheme="minorHAnsi"/>
          <w:lang w:val="en-US"/>
        </w:rPr>
        <w:t>viz</w:t>
      </w:r>
      <w:proofErr w:type="spellEnd"/>
      <w:r w:rsidR="009B6376">
        <w:rPr>
          <w:rFonts w:cstheme="minorHAnsi"/>
          <w:lang w:val="en-US"/>
        </w:rPr>
        <w:t xml:space="preserve"> function, and that all the geospatial data massaging and analysis routines needed for Open </w:t>
      </w:r>
      <w:proofErr w:type="spellStart"/>
      <w:r w:rsidR="009B6376">
        <w:rPr>
          <w:rFonts w:cstheme="minorHAnsi"/>
          <w:lang w:val="en-US"/>
        </w:rPr>
        <w:t>Hazus</w:t>
      </w:r>
      <w:proofErr w:type="spellEnd"/>
      <w:r w:rsidR="009B6376">
        <w:rPr>
          <w:rFonts w:cstheme="minorHAnsi"/>
          <w:lang w:val="en-US"/>
        </w:rPr>
        <w:t xml:space="preserve"> are readily available in open source libraries – as discussed in detail in chapter VIII.</w:t>
      </w:r>
      <w:commentRangeEnd w:id="195"/>
      <w:r w:rsidR="009B6376">
        <w:rPr>
          <w:rStyle w:val="CommentReference"/>
        </w:rPr>
        <w:commentReference w:id="195"/>
      </w:r>
    </w:p>
    <w:p w14:paraId="04C2D5F8" w14:textId="77777777" w:rsidR="00424727" w:rsidRPr="00252EDA" w:rsidRDefault="00424727" w:rsidP="00424727">
      <w:pPr>
        <w:spacing w:after="120" w:line="360" w:lineRule="auto"/>
        <w:ind w:right="173"/>
        <w:rPr>
          <w:lang w:val="en-US"/>
        </w:rPr>
      </w:pP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196"/>
      <w:commentRangeStart w:id="197"/>
      <w:r w:rsidRPr="00252EDA">
        <w:rPr>
          <w:lang w:val="en-US"/>
        </w:rPr>
        <w:t xml:space="preserve">The </w:t>
      </w:r>
      <w:r w:rsidR="009961DE" w:rsidRPr="00252EDA">
        <w:rPr>
          <w:lang w:val="en-US"/>
        </w:rPr>
        <w:t xml:space="preserve">current </w:t>
      </w:r>
      <w:proofErr w:type="spellStart"/>
      <w:r w:rsidR="009961DE" w:rsidRPr="00252EDA">
        <w:rPr>
          <w:lang w:val="en-US"/>
        </w:rPr>
        <w:t>Hazus</w:t>
      </w:r>
      <w:proofErr w:type="spellEnd"/>
      <w:r w:rsidR="009961DE" w:rsidRPr="00252EDA">
        <w:rPr>
          <w:lang w:val="en-US"/>
        </w:rPr>
        <w:t xml:space="preserve">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196"/>
      <w:r w:rsidR="002054E8" w:rsidRPr="00252EDA">
        <w:rPr>
          <w:rStyle w:val="CommentReference"/>
          <w:lang w:val="en-US"/>
        </w:rPr>
        <w:commentReference w:id="196"/>
      </w:r>
      <w:commentRangeEnd w:id="197"/>
      <w:r w:rsidR="008E044F" w:rsidRPr="00252EDA">
        <w:rPr>
          <w:rStyle w:val="CommentReference"/>
          <w:lang w:val="en-US"/>
        </w:rPr>
        <w:commentReference w:id="197"/>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 xml:space="preserve">One important aspect in which </w:t>
      </w:r>
      <w:proofErr w:type="spellStart"/>
      <w:r w:rsidR="001E7E25" w:rsidRPr="00252EDA">
        <w:rPr>
          <w:lang w:val="en-US"/>
        </w:rPr>
        <w:t>Open</w:t>
      </w:r>
      <w:r w:rsidR="00BC3963" w:rsidRPr="00252EDA">
        <w:rPr>
          <w:lang w:val="en-US"/>
        </w:rPr>
        <w:t>Hazus</w:t>
      </w:r>
      <w:proofErr w:type="spellEnd"/>
      <w:r w:rsidR="001E7E25" w:rsidRPr="00252EDA">
        <w:rPr>
          <w:lang w:val="en-US"/>
        </w:rPr>
        <w:t xml:space="preserve"> goes beyond the capabilities of </w:t>
      </w:r>
      <w:proofErr w:type="spellStart"/>
      <w:r w:rsidR="00BC3963" w:rsidRPr="00252EDA">
        <w:rPr>
          <w:lang w:val="en-US"/>
        </w:rPr>
        <w:t>Hazus</w:t>
      </w:r>
      <w:proofErr w:type="spellEnd"/>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w:t>
      </w:r>
      <w:proofErr w:type="spellStart"/>
      <w:r w:rsidR="001E7E25" w:rsidRPr="00252EDA">
        <w:rPr>
          <w:lang w:val="en-US"/>
        </w:rPr>
        <w:t>Open</w:t>
      </w:r>
      <w:r w:rsidR="00BC3963" w:rsidRPr="00252EDA">
        <w:rPr>
          <w:lang w:val="en-US"/>
        </w:rPr>
        <w:t>Hazus</w:t>
      </w:r>
      <w:proofErr w:type="spellEnd"/>
      <w:r w:rsidR="001E7E25" w:rsidRPr="00252EDA">
        <w:rPr>
          <w:lang w:val="en-US"/>
        </w:rPr>
        <w:t xml:space="preserve"> provides.</w:t>
      </w:r>
    </w:p>
    <w:p w14:paraId="66004065" w14:textId="0526EC51" w:rsidR="009B50F8" w:rsidRDefault="00896ED1" w:rsidP="009B50F8">
      <w:pPr>
        <w:spacing w:after="120" w:line="360" w:lineRule="auto"/>
        <w:ind w:right="173"/>
        <w:rPr>
          <w:lang w:val="en-US"/>
        </w:rPr>
      </w:pPr>
      <w:r w:rsidRPr="00252EDA">
        <w:rPr>
          <w:lang w:val="en-US"/>
        </w:rPr>
        <w:t xml:space="preserve">Another advantage of </w:t>
      </w:r>
      <w:proofErr w:type="spellStart"/>
      <w:r w:rsidRPr="00252EDA">
        <w:rPr>
          <w:lang w:val="en-US"/>
        </w:rPr>
        <w:t>Open</w:t>
      </w:r>
      <w:r w:rsidR="00BC3963" w:rsidRPr="00252EDA">
        <w:rPr>
          <w:lang w:val="en-US"/>
        </w:rPr>
        <w:t>Hazus</w:t>
      </w:r>
      <w:proofErr w:type="spellEnd"/>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198"/>
      <w:commentRangeStart w:id="199"/>
      <w:r w:rsidR="009B50F8" w:rsidRPr="00252EDA">
        <w:rPr>
          <w:lang w:val="en-US"/>
        </w:rPr>
        <w:t xml:space="preserve">not have methods for rigorous calculation of damage or loss due to flooding or fire.  </w:t>
      </w:r>
      <w:commentRangeEnd w:id="198"/>
      <w:r w:rsidR="00C32F0A" w:rsidRPr="00252EDA">
        <w:rPr>
          <w:rStyle w:val="CommentReference"/>
          <w:lang w:val="en-US"/>
        </w:rPr>
        <w:commentReference w:id="198"/>
      </w:r>
      <w:commentRangeEnd w:id="199"/>
      <w:r w:rsidR="009A55AA" w:rsidRPr="00252EDA">
        <w:rPr>
          <w:rStyle w:val="CommentReference"/>
          <w:lang w:val="en-US"/>
        </w:rPr>
        <w:commentReference w:id="199"/>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 xml:space="preserve">software into </w:t>
      </w:r>
      <w:proofErr w:type="spellStart"/>
      <w:r w:rsidR="009961DE" w:rsidRPr="00252EDA">
        <w:rPr>
          <w:lang w:val="en-US"/>
        </w:rPr>
        <w:t>Hazus</w:t>
      </w:r>
      <w:proofErr w:type="spellEnd"/>
      <w:r w:rsidR="009961DE" w:rsidRPr="00252EDA">
        <w:rPr>
          <w:lang w:val="en-US"/>
        </w:rPr>
        <w:t xml:space="preserve"> tsunami</w:t>
      </w:r>
      <w:r w:rsidR="00C2082F" w:rsidRPr="00252EDA">
        <w:rPr>
          <w:lang w:val="en-US"/>
        </w:rPr>
        <w:t xml:space="preserve">.  While this was of significant benefit when initially developing </w:t>
      </w:r>
      <w:proofErr w:type="spellStart"/>
      <w:r w:rsidR="00C2082F" w:rsidRPr="00252EDA">
        <w:rPr>
          <w:lang w:val="en-US"/>
        </w:rPr>
        <w:t>Hazus</w:t>
      </w:r>
      <w:proofErr w:type="spellEnd"/>
      <w:r w:rsidR="00C2082F" w:rsidRPr="00252EDA">
        <w:rPr>
          <w:lang w:val="en-US"/>
        </w:rPr>
        <w:t xml:space="preserve"> tsunami, without a modular development approach, incorporating future USGS enhancements will be costly and inefficient. </w:t>
      </w:r>
      <w:r w:rsidR="009B50F8" w:rsidRPr="00252EDA">
        <w:rPr>
          <w:lang w:val="en-US"/>
        </w:rPr>
        <w:t xml:space="preserve"> </w:t>
      </w:r>
    </w:p>
    <w:p w14:paraId="6D66F269" w14:textId="77777777" w:rsidR="008D123D" w:rsidRDefault="008D123D" w:rsidP="009B50F8">
      <w:pPr>
        <w:spacing w:after="120" w:line="360" w:lineRule="auto"/>
        <w:ind w:right="173"/>
        <w:rPr>
          <w:lang w:val="en-US"/>
        </w:rPr>
      </w:pPr>
    </w:p>
    <w:p w14:paraId="5982BEED" w14:textId="61005BDF" w:rsidR="008D123D" w:rsidRPr="00252EDA" w:rsidRDefault="008D123D" w:rsidP="008D123D">
      <w:pPr>
        <w:spacing w:line="360" w:lineRule="auto"/>
        <w:rPr>
          <w:b/>
          <w:sz w:val="24"/>
          <w:lang w:val="en-US"/>
        </w:rPr>
      </w:pPr>
      <w:commentRangeStart w:id="200"/>
      <w:r w:rsidRPr="0058416D">
        <w:rPr>
          <w:b/>
          <w:lang w:val="en-US"/>
        </w:rPr>
        <w:t>IV.2.1</w:t>
      </w:r>
      <w:r w:rsidRPr="0058416D">
        <w:rPr>
          <w:b/>
          <w:lang w:val="en-US"/>
        </w:rPr>
        <w:tab/>
        <w:t>Training and Outreach</w:t>
      </w:r>
    </w:p>
    <w:p w14:paraId="40FC2DB1" w14:textId="184F9D2D" w:rsidR="008D123D" w:rsidRPr="00252EDA" w:rsidRDefault="008D123D" w:rsidP="008D123D">
      <w:pPr>
        <w:spacing w:line="360" w:lineRule="auto"/>
        <w:rPr>
          <w:lang w:val="en-US"/>
        </w:rPr>
      </w:pPr>
      <w:r>
        <w:rPr>
          <w:lang w:val="en-US"/>
        </w:rPr>
        <w:t>Advantage of open and having a community. Learning from QGIS</w:t>
      </w:r>
      <w:proofErr w:type="gramStart"/>
      <w:r>
        <w:rPr>
          <w:lang w:val="en-US"/>
        </w:rPr>
        <w:t>..</w:t>
      </w:r>
      <w:proofErr w:type="gramEnd"/>
    </w:p>
    <w:p w14:paraId="2571BAA5" w14:textId="77777777" w:rsidR="008D123D" w:rsidRPr="00252EDA" w:rsidRDefault="008D123D" w:rsidP="008D123D">
      <w:pPr>
        <w:rPr>
          <w:lang w:val="en-US"/>
        </w:rPr>
      </w:pPr>
    </w:p>
    <w:p w14:paraId="1712002B" w14:textId="4C4BAFB9"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2.1.1</w:t>
      </w:r>
      <w:r w:rsidRPr="00252EDA">
        <w:rPr>
          <w:b/>
          <w:sz w:val="28"/>
          <w:lang w:val="en-US"/>
        </w:rPr>
        <w:tab/>
      </w:r>
      <w:r>
        <w:rPr>
          <w:b/>
          <w:sz w:val="28"/>
          <w:lang w:val="en-US"/>
        </w:rPr>
        <w:t>Training</w:t>
      </w:r>
    </w:p>
    <w:p w14:paraId="289D3C40" w14:textId="77777777" w:rsidR="008D123D" w:rsidRDefault="008D123D" w:rsidP="008D123D">
      <w:pPr>
        <w:spacing w:line="360" w:lineRule="auto"/>
        <w:rPr>
          <w:lang w:val="en-US"/>
        </w:rPr>
      </w:pPr>
      <w:r w:rsidRPr="00252EDA">
        <w:rPr>
          <w:lang w:val="en-US"/>
        </w:rPr>
        <w:t xml:space="preserve">Multi-tiered access. </w:t>
      </w:r>
    </w:p>
    <w:p w14:paraId="20F24BBF" w14:textId="77777777" w:rsidR="008D123D" w:rsidRDefault="008D123D" w:rsidP="008D123D">
      <w:pPr>
        <w:spacing w:line="360" w:lineRule="auto"/>
        <w:rPr>
          <w:lang w:val="en-US"/>
        </w:rPr>
      </w:pPr>
    </w:p>
    <w:p w14:paraId="0A509C22" w14:textId="4676A7A6"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2.1.2</w:t>
      </w:r>
      <w:r w:rsidRPr="00252EDA">
        <w:rPr>
          <w:b/>
          <w:sz w:val="28"/>
          <w:lang w:val="en-US"/>
        </w:rPr>
        <w:tab/>
      </w:r>
      <w:r>
        <w:rPr>
          <w:b/>
          <w:sz w:val="28"/>
          <w:lang w:val="en-US"/>
        </w:rPr>
        <w:t>Outreach</w:t>
      </w:r>
    </w:p>
    <w:p w14:paraId="5182823E" w14:textId="77777777" w:rsidR="008D123D" w:rsidRPr="00252EDA" w:rsidRDefault="008D123D" w:rsidP="008D123D">
      <w:pPr>
        <w:spacing w:line="360" w:lineRule="auto"/>
        <w:rPr>
          <w:lang w:val="en-US"/>
        </w:rPr>
      </w:pPr>
      <w:r w:rsidRPr="00252EDA">
        <w:rPr>
          <w:lang w:val="en-US"/>
        </w:rPr>
        <w:t xml:space="preserve">. </w:t>
      </w:r>
      <w:commentRangeEnd w:id="200"/>
      <w:r>
        <w:rPr>
          <w:rStyle w:val="CommentReference"/>
        </w:rPr>
        <w:commentReference w:id="200"/>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201"/>
      <w:commentRangeStart w:id="202"/>
      <w:r w:rsidR="009B50F8" w:rsidRPr="00252EDA">
        <w:rPr>
          <w:lang w:val="en-US"/>
        </w:rPr>
        <w:t>eke</w:t>
      </w:r>
      <w:commentRangeEnd w:id="201"/>
      <w:r w:rsidRPr="00252EDA">
        <w:rPr>
          <w:rStyle w:val="CommentReference"/>
          <w:lang w:val="en-US"/>
        </w:rPr>
        <w:commentReference w:id="201"/>
      </w:r>
      <w:commentRangeEnd w:id="202"/>
      <w:r w:rsidR="009A55AA" w:rsidRPr="00252EDA">
        <w:rPr>
          <w:rStyle w:val="CommentReference"/>
          <w:lang w:val="en-US"/>
        </w:rPr>
        <w:commentReference w:id="202"/>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proofErr w:type="spellStart"/>
      <w:r w:rsidR="00465B02" w:rsidRPr="00252EDA">
        <w:rPr>
          <w:lang w:val="en-US"/>
        </w:rPr>
        <w:t>Open</w:t>
      </w:r>
      <w:r w:rsidR="00BC3963" w:rsidRPr="00252EDA">
        <w:rPr>
          <w:lang w:val="en-US"/>
        </w:rPr>
        <w:t>Hazus</w:t>
      </w:r>
      <w:proofErr w:type="spellEnd"/>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proofErr w:type="spellStart"/>
      <w:r w:rsidR="00383A2E" w:rsidRPr="00252EDA">
        <w:rPr>
          <w:lang w:val="en-US"/>
        </w:rPr>
        <w:t>Sehra</w:t>
      </w:r>
      <w:proofErr w:type="spellEnd"/>
      <w:r w:rsidR="00383A2E" w:rsidRPr="00252EDA">
        <w:rPr>
          <w:lang w:val="en-US"/>
        </w:rPr>
        <w:t xml:space="preserve"> et al. 2014, </w:t>
      </w:r>
      <w:proofErr w:type="spellStart"/>
      <w:r w:rsidR="00383A2E" w:rsidRPr="00252EDA">
        <w:rPr>
          <w:lang w:val="en-US"/>
        </w:rPr>
        <w:t>Basiri</w:t>
      </w:r>
      <w:proofErr w:type="spellEnd"/>
      <w:r w:rsidR="00383A2E" w:rsidRPr="00252EDA">
        <w:rPr>
          <w:lang w:val="en-US"/>
        </w:rPr>
        <w:t xml:space="preserve">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xml:space="preserve">. Private entities like Google and Microsoft now provide </w:t>
      </w:r>
      <w:r w:rsidR="001C70D3" w:rsidRPr="00252EDA">
        <w:rPr>
          <w:lang w:val="en-US"/>
        </w:rPr>
        <w:lastRenderedPageBreak/>
        <w:t>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w:t>
      </w:r>
      <w:proofErr w:type="spellStart"/>
      <w:r w:rsidR="00C2082F" w:rsidRPr="00252EDA">
        <w:rPr>
          <w:lang w:val="en-US"/>
        </w:rPr>
        <w:t>lidar</w:t>
      </w:r>
      <w:proofErr w:type="spellEnd"/>
      <w:r w:rsidR="00C2082F" w:rsidRPr="00252EDA">
        <w:rPr>
          <w:lang w:val="en-US"/>
        </w:rPr>
        <w:t xml:space="preserve">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proofErr w:type="spellStart"/>
      <w:r w:rsidRPr="00252EDA">
        <w:rPr>
          <w:lang w:val="en-US"/>
        </w:rPr>
        <w:t>Open</w:t>
      </w:r>
      <w:r w:rsidR="00BC3963" w:rsidRPr="00252EDA">
        <w:rPr>
          <w:lang w:val="en-US"/>
        </w:rPr>
        <w:t>Hazus</w:t>
      </w:r>
      <w:proofErr w:type="spellEnd"/>
      <w:r w:rsidRPr="00252EDA">
        <w:rPr>
          <w:lang w:val="en-US"/>
        </w:rPr>
        <w:t xml:space="preserve"> will need to provide options to either upload such data to a private/secure space alongside publicly accessible inventory data or (the 5% of Open </w:t>
      </w:r>
      <w:proofErr w:type="spellStart"/>
      <w:r w:rsidR="00BC3963" w:rsidRPr="00252EDA">
        <w:rPr>
          <w:lang w:val="en-US"/>
        </w:rPr>
        <w:t>Hazus</w:t>
      </w:r>
      <w:proofErr w:type="spellEnd"/>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203"/>
      <w:r w:rsidRPr="00252EDA">
        <w:rPr>
          <w:lang w:val="en-US"/>
        </w:rPr>
        <w:t>The</w:t>
      </w:r>
      <w:commentRangeEnd w:id="203"/>
      <w:r w:rsidR="009A55AA" w:rsidRPr="00252EDA">
        <w:rPr>
          <w:rStyle w:val="CommentReference"/>
          <w:lang w:val="en-US"/>
        </w:rPr>
        <w:commentReference w:id="203"/>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w:t>
      </w:r>
      <w:proofErr w:type="spellStart"/>
      <w:r w:rsidR="00F80275" w:rsidRPr="00252EDA">
        <w:rPr>
          <w:lang w:val="en-US"/>
        </w:rPr>
        <w:t>Hazus</w:t>
      </w:r>
      <w:proofErr w:type="spellEnd"/>
      <w:r w:rsidR="00F80275" w:rsidRPr="00252EDA">
        <w:rPr>
          <w:lang w:val="en-US"/>
        </w:rPr>
        <w:t xml:space="preserve">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lastRenderedPageBreak/>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3"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252EDA" w:rsidRDefault="00C51BD5" w:rsidP="00C51BD5">
      <w:pPr>
        <w:spacing w:after="120" w:line="360" w:lineRule="auto"/>
        <w:ind w:right="173"/>
        <w:rPr>
          <w:lang w:val="en-US"/>
        </w:rPr>
      </w:pPr>
      <w:r w:rsidRPr="00252EDA">
        <w:rPr>
          <w:lang w:val="en-US"/>
        </w:rPr>
        <w:t xml:space="preserve">The advantage of </w:t>
      </w:r>
      <w:r w:rsidR="006F3418">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t xml:space="preserve">One other useful source of demographic data is the disaggregated (rasterized) datasets developed at ORNL and CIESIN. ORNL’s </w:t>
      </w:r>
      <w:hyperlink r:id="rId84" w:history="1">
        <w:proofErr w:type="spellStart"/>
        <w:r w:rsidRPr="00252EDA">
          <w:rPr>
            <w:rStyle w:val="Hyperlink"/>
            <w:lang w:val="en-US"/>
          </w:rPr>
          <w:t>LandScan</w:t>
        </w:r>
        <w:proofErr w:type="spellEnd"/>
      </w:hyperlink>
      <w:r w:rsidRPr="00252EDA">
        <w:rPr>
          <w:lang w:val="en-US"/>
        </w:rPr>
        <w:t xml:space="preserve">™ data comes at 1 km resolution, which is the same as CIESIN’s gridded Population of the World, however, CIESIN’s </w:t>
      </w:r>
      <w:hyperlink r:id="rId85"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t>
      </w:r>
      <w:proofErr w:type="spellStart"/>
      <w:r w:rsidRPr="00252EDA">
        <w:rPr>
          <w:lang w:val="en-US"/>
        </w:rPr>
        <w:t>Worldpop</w:t>
      </w:r>
      <w:proofErr w:type="spellEnd"/>
      <w:r w:rsidRPr="00252EDA">
        <w:rPr>
          <w:lang w:val="en-US"/>
        </w:rPr>
        <w:t xml:space="preserve">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204"/>
      <w:r w:rsidRPr="00252EDA">
        <w:rPr>
          <w:lang w:val="en-US"/>
        </w:rPr>
        <w:t xml:space="preserve">HSIP </w:t>
      </w:r>
      <w:commentRangeEnd w:id="204"/>
      <w:r w:rsidR="009A55AA" w:rsidRPr="00252EDA">
        <w:rPr>
          <w:rStyle w:val="CommentReference"/>
          <w:lang w:val="en-US"/>
        </w:rPr>
        <w:commentReference w:id="204"/>
      </w:r>
      <w:r w:rsidRPr="00252EDA">
        <w:rPr>
          <w:lang w:val="en-US"/>
        </w:rPr>
        <w:t xml:space="preserve">Open Essential Facility data provide a new dynamic update opportunity for </w:t>
      </w:r>
      <w:proofErr w:type="spellStart"/>
      <w:r w:rsidRPr="00252EDA">
        <w:rPr>
          <w:lang w:val="en-US"/>
        </w:rPr>
        <w:t>OpenHazus</w:t>
      </w:r>
      <w:proofErr w:type="spellEnd"/>
      <w:r w:rsidRPr="00252EDA">
        <w:rPr>
          <w:lang w:val="en-US"/>
        </w:rPr>
        <w:t xml:space="preserve">.  Currently, </w:t>
      </w:r>
      <w:proofErr w:type="spellStart"/>
      <w:r w:rsidRPr="00252EDA">
        <w:rPr>
          <w:lang w:val="en-US"/>
        </w:rPr>
        <w:t>Hazus</w:t>
      </w:r>
      <w:proofErr w:type="spellEnd"/>
      <w:r w:rsidRPr="00252EDA">
        <w:rPr>
          <w:lang w:val="en-US"/>
        </w:rPr>
        <w:t xml:space="preserve"> contains baseline essential facility inventories for the U.S. provided in downloadable </w:t>
      </w:r>
      <w:r w:rsidRPr="00252EDA">
        <w:rPr>
          <w:lang w:val="en-US"/>
        </w:rPr>
        <w:lastRenderedPageBreak/>
        <w:t xml:space="preserve">State databases in SQL format.  These baseline inventories provide the user an out of the box capability to run </w:t>
      </w:r>
      <w:proofErr w:type="spellStart"/>
      <w:r w:rsidRPr="00252EDA">
        <w:rPr>
          <w:lang w:val="en-US"/>
        </w:rPr>
        <w:t>Hazus</w:t>
      </w:r>
      <w:proofErr w:type="spellEnd"/>
      <w:r w:rsidRPr="00252EDA">
        <w:rPr>
          <w:lang w:val="en-US"/>
        </w:rPr>
        <w:t xml:space="preserve">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proofErr w:type="spellStart"/>
      <w:r w:rsidRPr="00252EDA">
        <w:rPr>
          <w:lang w:val="en-US"/>
        </w:rPr>
        <w:t>OpenHazus</w:t>
      </w:r>
      <w:proofErr w:type="spellEnd"/>
      <w:r w:rsidRPr="00252EDA">
        <w:rPr>
          <w:lang w:val="en-US"/>
        </w:rPr>
        <w:t xml:space="preserve"> should leverage HIFLD Open, developing scripts, tools and support data to integrate and assign the attributes required for </w:t>
      </w:r>
      <w:proofErr w:type="spellStart"/>
      <w:r w:rsidRPr="00252EDA">
        <w:rPr>
          <w:lang w:val="en-US"/>
        </w:rPr>
        <w:t>Hazus</w:t>
      </w:r>
      <w:proofErr w:type="spellEnd"/>
      <w:r w:rsidRPr="00252EDA">
        <w:rPr>
          <w:lang w:val="en-US"/>
        </w:rPr>
        <w:t xml:space="preserve"> loss modelling dynamically.  We should explore and develop innovative solutions for dynamic data updates that can operate within the future </w:t>
      </w:r>
      <w:proofErr w:type="spellStart"/>
      <w:r w:rsidRPr="00252EDA">
        <w:rPr>
          <w:lang w:val="en-US"/>
        </w:rPr>
        <w:t>OpenHazus</w:t>
      </w:r>
      <w:proofErr w:type="spellEnd"/>
      <w:r w:rsidRPr="00252EDA">
        <w:rPr>
          <w:lang w:val="en-US"/>
        </w:rPr>
        <w:t xml:space="preserve">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5A308BFB" w:rsidR="00C51BD5" w:rsidRPr="00252EDA" w:rsidRDefault="00C51BD5" w:rsidP="00C51BD5">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59DC86E8"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7" w:history="1">
        <w:r w:rsidRPr="00252EDA">
          <w:rPr>
            <w:rStyle w:val="Hyperlink"/>
            <w:lang w:val="en-US"/>
          </w:rPr>
          <w:t>General Transit Feed Specification</w:t>
        </w:r>
      </w:hyperlink>
      <w:r w:rsidRPr="00252EDA">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Pr>
          <w:lang w:val="en-US"/>
        </w:rPr>
        <w:t>HAZUS</w:t>
      </w:r>
      <w:r w:rsidRPr="00252EDA">
        <w:rPr>
          <w:lang w:val="en-US"/>
        </w:rPr>
        <w:t xml:space="preserve"> (and others) for highly detailed building and infrastructure data. </w:t>
      </w:r>
    </w:p>
    <w:p w14:paraId="7ACFFE14" w14:textId="63DC7352"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8" w:history="1">
        <w:proofErr w:type="spellStart"/>
        <w:r w:rsidRPr="00252EDA">
          <w:rPr>
            <w:rStyle w:val="Hyperlink"/>
            <w:lang w:val="en-US"/>
          </w:rPr>
          <w:t>CityGML</w:t>
        </w:r>
        <w:proofErr w:type="spellEnd"/>
      </w:hyperlink>
      <w:r w:rsidRPr="00252EDA">
        <w:rPr>
          <w:lang w:val="en-US"/>
        </w:rPr>
        <w:t xml:space="preserve"> as an application schema of the more generic </w:t>
      </w:r>
      <w:hyperlink r:id="rId89" w:history="1">
        <w:r w:rsidRPr="00252EDA">
          <w:rPr>
            <w:rStyle w:val="Hyperlink"/>
            <w:lang w:val="en-US"/>
          </w:rPr>
          <w:t>Geography Markup Language</w:t>
        </w:r>
      </w:hyperlink>
      <w:r w:rsidRPr="00252EDA">
        <w:rPr>
          <w:lang w:val="en-US"/>
        </w:rPr>
        <w:t xml:space="preserve"> or GML, version 3, and the </w:t>
      </w:r>
      <w:hyperlink r:id="rId90" w:history="1">
        <w:r w:rsidRPr="00252EDA">
          <w:rPr>
            <w:rStyle w:val="Hyperlink"/>
            <w:lang w:val="en-US"/>
          </w:rPr>
          <w:t>3D City Database</w:t>
        </w:r>
      </w:hyperlink>
      <w:r w:rsidRPr="00252EDA">
        <w:rPr>
          <w:lang w:val="en-US"/>
        </w:rPr>
        <w:t xml:space="preserve">, for which there are Oracle and </w:t>
      </w:r>
      <w:proofErr w:type="spellStart"/>
      <w:r w:rsidRPr="00252EDA">
        <w:rPr>
          <w:lang w:val="en-US"/>
        </w:rPr>
        <w:t>PostGIS</w:t>
      </w:r>
      <w:proofErr w:type="spellEnd"/>
      <w:r w:rsidRPr="00252EDA">
        <w:rPr>
          <w:lang w:val="en-US"/>
        </w:rPr>
        <w:t xml:space="preserve"> tools available that make it eminently suitable for Open </w:t>
      </w:r>
      <w:r w:rsidR="006F3418">
        <w:rPr>
          <w:lang w:val="en-US"/>
        </w:rPr>
        <w:t>HAZUS</w:t>
      </w:r>
      <w:r w:rsidRPr="00252EDA">
        <w:rPr>
          <w:lang w:val="en-US"/>
        </w:rPr>
        <w:t>.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205"/>
      <w:r w:rsidRPr="00252EDA">
        <w:rPr>
          <w:rFonts w:cstheme="minorHAnsi"/>
          <w:b/>
          <w:sz w:val="24"/>
          <w:lang w:val="en-US"/>
        </w:rPr>
        <w:t>Requirements for the depth grids</w:t>
      </w:r>
      <w:commentRangeEnd w:id="205"/>
      <w:r w:rsidR="00DB7786" w:rsidRPr="00252EDA">
        <w:rPr>
          <w:rStyle w:val="CommentReference"/>
          <w:lang w:val="en-US"/>
        </w:rPr>
        <w:commentReference w:id="205"/>
      </w:r>
    </w:p>
    <w:p w14:paraId="27477BFE" w14:textId="2641DF78"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w:t>
      </w:r>
      <w:proofErr w:type="spellStart"/>
      <w:r w:rsidR="006F3418">
        <w:rPr>
          <w:lang w:val="en-US"/>
        </w:rPr>
        <w:t>Hazus</w:t>
      </w:r>
      <w:proofErr w:type="spellEnd"/>
      <w:r w:rsidRPr="00252EDA">
        <w:rPr>
          <w:lang w:val="en-US"/>
        </w:rPr>
        <w:t xml:space="preserve">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252EDA">
        <w:rPr>
          <w:lang w:val="en-US"/>
        </w:rPr>
        <w:t>CyberGIS</w:t>
      </w:r>
      <w:proofErr w:type="spellEnd"/>
      <w:r w:rsidRPr="00252EDA">
        <w:rPr>
          <w:lang w:val="en-US"/>
        </w:rPr>
        <w:t xml:space="preserve">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t xml:space="preserve">IV.3.4 </w:t>
      </w:r>
      <w:r w:rsidRPr="00252EDA">
        <w:rPr>
          <w:rFonts w:cstheme="minorHAnsi"/>
          <w:b/>
          <w:sz w:val="24"/>
          <w:lang w:val="en-US"/>
        </w:rPr>
        <w:tab/>
      </w:r>
      <w:commentRangeStart w:id="206"/>
      <w:r w:rsidRPr="00252EDA">
        <w:rPr>
          <w:rFonts w:cstheme="minorHAnsi"/>
          <w:b/>
          <w:sz w:val="24"/>
          <w:lang w:val="en-US"/>
        </w:rPr>
        <w:t>Requirements for results database</w:t>
      </w:r>
      <w:commentRangeEnd w:id="206"/>
      <w:r w:rsidR="00DF10F8" w:rsidRPr="00252EDA">
        <w:rPr>
          <w:rStyle w:val="CommentReference"/>
          <w:lang w:val="en-US"/>
        </w:rPr>
        <w:commentReference w:id="206"/>
      </w:r>
    </w:p>
    <w:p w14:paraId="712DB429" w14:textId="21F72F50" w:rsidR="00D46EC4" w:rsidRPr="00252EDA" w:rsidRDefault="006F3418" w:rsidP="00D46EC4">
      <w:pPr>
        <w:spacing w:after="120" w:line="360" w:lineRule="auto"/>
        <w:ind w:right="173"/>
        <w:rPr>
          <w:lang w:val="en-US"/>
        </w:rPr>
      </w:pPr>
      <w:proofErr w:type="spellStart"/>
      <w:r>
        <w:rPr>
          <w:lang w:val="en-US"/>
        </w:rPr>
        <w:t>Hazus</w:t>
      </w:r>
      <w:proofErr w:type="spellEnd"/>
      <w:r w:rsidR="00D46EC4"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proofErr w:type="spellStart"/>
      <w:r>
        <w:rPr>
          <w:lang w:val="en-US"/>
        </w:rPr>
        <w:t>Hazus</w:t>
      </w:r>
      <w:proofErr w:type="spellEnd"/>
      <w:r w:rsidR="00D46EC4" w:rsidRPr="00252EDA">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252EDA">
        <w:rPr>
          <w:rStyle w:val="FootnoteReference"/>
          <w:lang w:val="en-US"/>
        </w:rPr>
        <w:footnoteReference w:id="7"/>
      </w:r>
      <w:r w:rsidR="00D46EC4" w:rsidRPr="00252EDA">
        <w:rPr>
          <w:lang w:val="en-US"/>
        </w:rPr>
        <w:t xml:space="preserve">. An example for such a component of the results database is the </w:t>
      </w:r>
      <w:hyperlink r:id="rId91" w:history="1">
        <w:r w:rsidR="00D46EC4" w:rsidRPr="00252EDA">
          <w:rPr>
            <w:rStyle w:val="Hyperlink"/>
            <w:lang w:val="en-US"/>
          </w:rPr>
          <w:t>Spatial Decision Support Knowledge Portal</w:t>
        </w:r>
      </w:hyperlink>
      <w:r w:rsidR="00D46EC4" w:rsidRPr="00252EDA">
        <w:rPr>
          <w:lang w:val="en-US"/>
        </w:rPr>
        <w:t xml:space="preserve">. The Open </w:t>
      </w:r>
      <w:proofErr w:type="spellStart"/>
      <w:r>
        <w:rPr>
          <w:lang w:val="en-US"/>
        </w:rPr>
        <w:t>Hazus</w:t>
      </w:r>
      <w:proofErr w:type="spellEnd"/>
      <w:r w:rsidR="00D46EC4" w:rsidRPr="00252EDA">
        <w:rPr>
          <w:lang w:val="en-US"/>
        </w:rPr>
        <w:t xml:space="preserve"> development team would have to develop a model description template based on the </w:t>
      </w:r>
      <w:hyperlink r:id="rId92" w:history="1">
        <w:r w:rsidR="00D46EC4" w:rsidRPr="00252EDA">
          <w:rPr>
            <w:rStyle w:val="Hyperlink"/>
            <w:lang w:val="en-US"/>
          </w:rPr>
          <w:t>BPMN</w:t>
        </w:r>
      </w:hyperlink>
      <w:r w:rsidR="00D46EC4" w:rsidRPr="00252EDA">
        <w:rPr>
          <w:lang w:val="en-US"/>
        </w:rPr>
        <w:t xml:space="preserve"> or the UML profile </w:t>
      </w:r>
      <w:hyperlink r:id="rId93" w:history="1">
        <w:proofErr w:type="spellStart"/>
        <w:r w:rsidR="00D46EC4" w:rsidRPr="00252EDA">
          <w:rPr>
            <w:rStyle w:val="Hyperlink"/>
            <w:lang w:val="en-US"/>
          </w:rPr>
          <w:t>SysML</w:t>
        </w:r>
        <w:proofErr w:type="spellEnd"/>
      </w:hyperlink>
      <w:r w:rsidR="00D46EC4" w:rsidRPr="00252EDA">
        <w:rPr>
          <w:lang w:val="en-US"/>
        </w:rPr>
        <w:t>.</w:t>
      </w:r>
    </w:p>
    <w:p w14:paraId="01657B3D" w14:textId="582B495B"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proofErr w:type="spellStart"/>
        <w:r w:rsidRPr="00252EDA">
          <w:rPr>
            <w:rStyle w:val="Hyperlink"/>
            <w:lang w:val="en-US"/>
          </w:rPr>
          <w:t>Socrata</w:t>
        </w:r>
        <w:proofErr w:type="spellEnd"/>
        <w:r w:rsidRPr="00252EDA">
          <w:rPr>
            <w:rStyle w:val="Hyperlink"/>
            <w:lang w:val="en-US"/>
          </w:rPr>
          <w:t xml:space="preserve"> platform</w:t>
        </w:r>
      </w:hyperlink>
      <w:r w:rsidRPr="00252EDA">
        <w:rPr>
          <w:lang w:val="en-US"/>
        </w:rPr>
        <w:t xml:space="preserve">, which is generic enough to be replicated for Open </w:t>
      </w:r>
      <w:proofErr w:type="spellStart"/>
      <w:r w:rsidR="006F3418">
        <w:rPr>
          <w:lang w:val="en-US"/>
        </w:rPr>
        <w:t>Hazus</w:t>
      </w:r>
      <w:proofErr w:type="spellEnd"/>
      <w:r w:rsidRPr="00252EDA">
        <w:rPr>
          <w:lang w:val="en-US"/>
        </w:rPr>
        <w:t xml:space="preserve"> as well. New York City’s open data portal may serve both as an example and a warning how not to implement </w:t>
      </w:r>
      <w:proofErr w:type="spellStart"/>
      <w:r w:rsidRPr="00252EDA">
        <w:rPr>
          <w:lang w:val="en-US"/>
        </w:rPr>
        <w:t>Socrata</w:t>
      </w:r>
      <w:proofErr w:type="spellEnd"/>
      <w:r w:rsidRPr="00252EDA">
        <w:rPr>
          <w:lang w:val="en-US"/>
        </w:rPr>
        <w:t>.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r>
      <w:commentRangeStart w:id="208"/>
      <w:commentRangeStart w:id="209"/>
      <w:commentRangeStart w:id="210"/>
      <w:r w:rsidRPr="00252EDA">
        <w:rPr>
          <w:b/>
          <w:sz w:val="32"/>
          <w:szCs w:val="32"/>
          <w:lang w:val="en-US"/>
        </w:rPr>
        <w:t>Architecture</w:t>
      </w:r>
      <w:commentRangeEnd w:id="208"/>
      <w:r w:rsidR="00A84273">
        <w:rPr>
          <w:rStyle w:val="CommentReference"/>
        </w:rPr>
        <w:commentReference w:id="208"/>
      </w:r>
      <w:commentRangeEnd w:id="209"/>
      <w:r w:rsidR="007A44CF">
        <w:rPr>
          <w:rStyle w:val="CommentReference"/>
        </w:rPr>
        <w:commentReference w:id="209"/>
      </w:r>
      <w:commentRangeEnd w:id="210"/>
      <w:r w:rsidR="00762853">
        <w:rPr>
          <w:rStyle w:val="CommentReference"/>
        </w:rPr>
        <w:commentReference w:id="210"/>
      </w:r>
    </w:p>
    <w:p w14:paraId="40D7FB66" w14:textId="591E3B96" w:rsidR="00251A83" w:rsidRPr="00252EDA" w:rsidRDefault="00BC3963" w:rsidP="00FD6DCB">
      <w:pPr>
        <w:spacing w:after="120" w:line="360" w:lineRule="auto"/>
        <w:ind w:right="173"/>
        <w:rPr>
          <w:lang w:val="en-US"/>
        </w:rPr>
      </w:pPr>
      <w:proofErr w:type="spellStart"/>
      <w:r w:rsidRPr="00252EDA">
        <w:rPr>
          <w:lang w:val="en-US"/>
        </w:rPr>
        <w:t>Hazus</w:t>
      </w:r>
      <w:proofErr w:type="spellEnd"/>
      <w:r w:rsidR="0050336D" w:rsidRPr="00252EDA">
        <w:rPr>
          <w:lang w:val="en-US"/>
        </w:rPr>
        <w:t xml:space="preserve"> was designed to work on top of ESRI’s ArcGIS Desktop platform. The workflow was hence spatially driven. </w:t>
      </w:r>
      <w:proofErr w:type="spellStart"/>
      <w:r w:rsidRPr="00252EDA">
        <w:rPr>
          <w:lang w:val="en-US"/>
        </w:rPr>
        <w:t>Hazus</w:t>
      </w:r>
      <w:proofErr w:type="spellEnd"/>
      <w:r w:rsidR="0050336D" w:rsidRPr="00252EDA">
        <w:rPr>
          <w:lang w:val="en-US"/>
        </w:rPr>
        <w:t xml:space="preserve"> functionality was accessed through three additional menus within the ArcMap user interface. With the decision for </w:t>
      </w:r>
      <w:proofErr w:type="spellStart"/>
      <w:r w:rsidR="0050336D" w:rsidRPr="00252EDA">
        <w:rPr>
          <w:lang w:val="en-US"/>
        </w:rPr>
        <w:t>Open</w:t>
      </w:r>
      <w:r w:rsidRPr="00252EDA">
        <w:rPr>
          <w:lang w:val="en-US"/>
        </w:rPr>
        <w:t>Hazus</w:t>
      </w:r>
      <w:proofErr w:type="spellEnd"/>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w:t>
      </w:r>
      <w:proofErr w:type="spellStart"/>
      <w:r w:rsidR="0050336D" w:rsidRPr="00252EDA">
        <w:rPr>
          <w:lang w:val="en-US"/>
        </w:rPr>
        <w:t>zoomable</w:t>
      </w:r>
      <w:proofErr w:type="spellEnd"/>
      <w:r w:rsidR="0050336D" w:rsidRPr="00252EDA">
        <w:rPr>
          <w:lang w:val="en-US"/>
        </w:rPr>
        <w:t xml:space="preserv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w:t>
      </w:r>
      <w:proofErr w:type="spellStart"/>
      <w:r w:rsidR="0050336D" w:rsidRPr="00252EDA">
        <w:rPr>
          <w:lang w:val="en-US"/>
        </w:rPr>
        <w:t>Open</w:t>
      </w:r>
      <w:r w:rsidRPr="00252EDA">
        <w:rPr>
          <w:lang w:val="en-US"/>
        </w:rPr>
        <w:t>Hazus</w:t>
      </w:r>
      <w:proofErr w:type="spellEnd"/>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proofErr w:type="spellStart"/>
      <w:r w:rsidR="00BC3963" w:rsidRPr="00252EDA">
        <w:rPr>
          <w:lang w:val="en-US"/>
        </w:rPr>
        <w:t>Hazus</w:t>
      </w:r>
      <w:proofErr w:type="spellEnd"/>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w:t>
      </w:r>
      <w:proofErr w:type="spellStart"/>
      <w:r w:rsidRPr="00252EDA">
        <w:rPr>
          <w:lang w:val="en-US"/>
        </w:rPr>
        <w:t>Open</w:t>
      </w:r>
      <w:r w:rsidR="00BC3963" w:rsidRPr="00252EDA">
        <w:rPr>
          <w:lang w:val="en-US"/>
        </w:rPr>
        <w:t>Hazus</w:t>
      </w:r>
      <w:proofErr w:type="spellEnd"/>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 xml:space="preserve">In terms of traditional ArcGIS users, </w:t>
      </w:r>
      <w:proofErr w:type="spellStart"/>
      <w:r w:rsidRPr="00252EDA">
        <w:rPr>
          <w:lang w:val="en-US"/>
        </w:rPr>
        <w:t>Open</w:t>
      </w:r>
      <w:r w:rsidR="00BC3963" w:rsidRPr="00252EDA">
        <w:rPr>
          <w:lang w:val="en-US"/>
        </w:rPr>
        <w:t>Hazus</w:t>
      </w:r>
      <w:proofErr w:type="spellEnd"/>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 xml:space="preserve">processing models in ArcGIS and QGIS, </w:t>
      </w:r>
      <w:proofErr w:type="spellStart"/>
      <w:r w:rsidRPr="00252EDA">
        <w:rPr>
          <w:lang w:val="en-US"/>
        </w:rPr>
        <w:t>Open</w:t>
      </w:r>
      <w:r w:rsidR="00BC3963" w:rsidRPr="00252EDA">
        <w:rPr>
          <w:lang w:val="en-US"/>
        </w:rPr>
        <w:t>Hazus</w:t>
      </w:r>
      <w:proofErr w:type="spellEnd"/>
      <w:r w:rsidRPr="00252EDA">
        <w:rPr>
          <w:lang w:val="en-US"/>
        </w:rPr>
        <w:t xml:space="preserve"> users will be able to design their own workflows and customize </w:t>
      </w:r>
      <w:proofErr w:type="spellStart"/>
      <w:r w:rsidRPr="00252EDA">
        <w:rPr>
          <w:lang w:val="en-US"/>
        </w:rPr>
        <w:t>Open</w:t>
      </w:r>
      <w:r w:rsidR="00BC3963" w:rsidRPr="00252EDA">
        <w:rPr>
          <w:lang w:val="en-US"/>
        </w:rPr>
        <w:t>Hazus</w:t>
      </w:r>
      <w:proofErr w:type="spellEnd"/>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211"/>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211"/>
      <w:r w:rsidR="00EF4F00">
        <w:rPr>
          <w:rStyle w:val="CommentReference"/>
        </w:rPr>
        <w:commentReference w:id="211"/>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606006AA" w:rsidR="000667B2" w:rsidRPr="00252EDA" w:rsidRDefault="00D46EC4" w:rsidP="00FD6DCB">
      <w:pPr>
        <w:spacing w:after="120" w:line="360" w:lineRule="auto"/>
        <w:ind w:right="173"/>
        <w:rPr>
          <w:lang w:val="en-US"/>
        </w:rPr>
      </w:pPr>
      <w:r w:rsidRPr="00252EDA">
        <w:rPr>
          <w:lang w:val="en-US"/>
        </w:rPr>
        <w:t xml:space="preserve">The majority of </w:t>
      </w:r>
      <w:proofErr w:type="spellStart"/>
      <w:r w:rsidRPr="00252EDA">
        <w:rPr>
          <w:lang w:val="en-US"/>
        </w:rPr>
        <w:t>Open</w:t>
      </w:r>
      <w:r w:rsidR="006F3418">
        <w:rPr>
          <w:lang w:val="en-US"/>
        </w:rPr>
        <w:t>Hazus</w:t>
      </w:r>
      <w:proofErr w:type="spellEnd"/>
      <w:r w:rsidRPr="00252EDA">
        <w:rPr>
          <w:lang w:val="en-US"/>
        </w:rPr>
        <w:t xml:space="preserve"> users are expected to work with inventory data that is provided on </w:t>
      </w:r>
      <w:proofErr w:type="spellStart"/>
      <w:r w:rsidRPr="00252EDA">
        <w:rPr>
          <w:lang w:val="en-US"/>
        </w:rPr>
        <w:t>Open</w:t>
      </w:r>
      <w:r w:rsidR="006F3418">
        <w:rPr>
          <w:lang w:val="en-US"/>
        </w:rPr>
        <w:t>Hazus</w:t>
      </w:r>
      <w:proofErr w:type="spellEnd"/>
      <w:r w:rsidRPr="00252EDA">
        <w:rPr>
          <w:lang w:val="en-US"/>
        </w:rPr>
        <w:t xml:space="preserve"> servers. However, it could not be called open if there was not the facility to create specialized inventories that are tailored to fit the user’s needs. In addition to providing tools for building inventory data similar to the existing CDMS, </w:t>
      </w:r>
      <w:proofErr w:type="spellStart"/>
      <w:r w:rsidRPr="00252EDA">
        <w:rPr>
          <w:lang w:val="en-US"/>
        </w:rPr>
        <w:t>Open</w:t>
      </w:r>
      <w:r w:rsidR="006F3418">
        <w:rPr>
          <w:lang w:val="en-US"/>
        </w:rPr>
        <w:t>Hazus</w:t>
      </w:r>
      <w:proofErr w:type="spellEnd"/>
      <w:r w:rsidRPr="00252EDA">
        <w:rPr>
          <w:lang w:val="en-US"/>
        </w:rPr>
        <w:t xml:space="preserve">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47FF42F7" w:rsidR="00D46EC4" w:rsidRPr="00252EDA" w:rsidRDefault="00D46EC4" w:rsidP="00D46EC4">
      <w:pPr>
        <w:spacing w:after="120" w:line="360" w:lineRule="auto"/>
        <w:ind w:right="173"/>
        <w:rPr>
          <w:lang w:val="en-US"/>
        </w:rPr>
      </w:pPr>
      <w:r w:rsidRPr="00252EDA">
        <w:rPr>
          <w:lang w:val="en-US"/>
        </w:rPr>
        <w:t xml:space="preserve">Current </w:t>
      </w:r>
      <w:proofErr w:type="spellStart"/>
      <w:r w:rsidR="006F3418">
        <w:rPr>
          <w:lang w:val="en-US"/>
        </w:rPr>
        <w:t>Hazus</w:t>
      </w:r>
      <w:proofErr w:type="spellEnd"/>
      <w:r w:rsidRPr="00252EDA">
        <w:rPr>
          <w:lang w:val="en-US"/>
        </w:rPr>
        <w:t xml:space="preserve"> inventory descriptions are based on a set of 128 building types </w:t>
      </w:r>
      <w:r w:rsidR="00865DCA">
        <w:rPr>
          <w:lang w:val="en-US"/>
        </w:rPr>
        <w:t xml:space="preserve">and design levels </w:t>
      </w:r>
      <w:r w:rsidRPr="00252EDA">
        <w:rPr>
          <w:lang w:val="en-US"/>
        </w:rPr>
        <w:t>developed in the 1990s. This work has been significantly expanded by colleagues (</w:t>
      </w:r>
      <w:proofErr w:type="spellStart"/>
      <w:r w:rsidRPr="00252EDA">
        <w:rPr>
          <w:lang w:val="en-US"/>
        </w:rPr>
        <w:t>Brzev</w:t>
      </w:r>
      <w:proofErr w:type="spellEnd"/>
      <w:r w:rsidRPr="00252EDA">
        <w:rPr>
          <w:lang w:val="en-US"/>
        </w:rPr>
        <w:t xml:space="preserve"> </w:t>
      </w:r>
      <w:r w:rsidRPr="00252EDA">
        <w:rPr>
          <w:i/>
          <w:lang w:val="en-US"/>
        </w:rPr>
        <w:t>et al</w:t>
      </w:r>
      <w:r w:rsidRPr="00252EDA">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proofErr w:type="spellStart"/>
      <w:r w:rsidR="006F3418">
        <w:rPr>
          <w:lang w:val="en-US"/>
        </w:rPr>
        <w:t>Hazus</w:t>
      </w:r>
      <w:proofErr w:type="spellEnd"/>
      <w:r w:rsidRPr="00252EDA">
        <w:rPr>
          <w:lang w:val="en-US"/>
        </w:rPr>
        <w:t xml:space="preserve">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31C1A16E" w:rsidR="00D46EC4" w:rsidRPr="00252EDA" w:rsidRDefault="00D46EC4" w:rsidP="00D46EC4">
      <w:pPr>
        <w:spacing w:after="120" w:line="360" w:lineRule="auto"/>
        <w:ind w:right="173"/>
        <w:rPr>
          <w:lang w:val="en-US"/>
        </w:rPr>
      </w:pPr>
      <w:r w:rsidRPr="00252EDA">
        <w:rPr>
          <w:lang w:val="en-US"/>
        </w:rPr>
        <w:t xml:space="preserve">As in its current incarnation as </w:t>
      </w:r>
      <w:proofErr w:type="spellStart"/>
      <w:r w:rsidR="006F3418">
        <w:rPr>
          <w:lang w:val="en-US"/>
        </w:rPr>
        <w:t>Hazus</w:t>
      </w:r>
      <w:proofErr w:type="spellEnd"/>
      <w:r w:rsidRPr="00252EDA">
        <w:rPr>
          <w:lang w:val="en-US"/>
        </w:rPr>
        <w:t xml:space="preserve">-MH, </w:t>
      </w:r>
      <w:proofErr w:type="spellStart"/>
      <w:r w:rsidRPr="00252EDA">
        <w:rPr>
          <w:lang w:val="en-US"/>
        </w:rPr>
        <w:t>Open</w:t>
      </w:r>
      <w:r w:rsidR="006F3418">
        <w:rPr>
          <w:lang w:val="en-US"/>
        </w:rPr>
        <w:t>Hazus</w:t>
      </w:r>
      <w:proofErr w:type="spellEnd"/>
      <w:r w:rsidRPr="00252EDA">
        <w:rPr>
          <w:lang w:val="en-US"/>
        </w:rPr>
        <w:t xml:space="preserve"> should provide the standard HIFLD</w:t>
      </w:r>
      <w:r w:rsidR="00865DCA">
        <w:rPr>
          <w:lang w:val="en-US"/>
        </w:rPr>
        <w:t xml:space="preserve"> Open</w:t>
      </w:r>
      <w:r w:rsidRPr="00252EDA">
        <w:rPr>
          <w:lang w:val="en-US"/>
        </w:rPr>
        <w:t xml:space="preserve"> database</w:t>
      </w:r>
      <w:r w:rsidR="00865DCA">
        <w:rPr>
          <w:lang w:val="en-US"/>
        </w:rPr>
        <w:t>s</w:t>
      </w:r>
      <w:r w:rsidRPr="00252EDA">
        <w:rPr>
          <w:lang w:val="en-US"/>
        </w:rPr>
        <w:t xml:space="preserve"> of essential facilities. One upside to an online version is that it could be updated as soon as new HIFLD </w:t>
      </w:r>
      <w:r w:rsidR="00865DCA">
        <w:rPr>
          <w:lang w:val="en-US"/>
        </w:rPr>
        <w:t xml:space="preserve">Open </w:t>
      </w:r>
      <w:r w:rsidRPr="00252EDA">
        <w:rPr>
          <w:lang w:val="en-US"/>
        </w:rPr>
        <w:t>data</w:t>
      </w:r>
      <w:r w:rsidR="00865DCA">
        <w:rPr>
          <w:lang w:val="en-US"/>
        </w:rPr>
        <w:t xml:space="preserve"> are</w:t>
      </w:r>
      <w:r w:rsidRPr="00252EDA">
        <w:rPr>
          <w:lang w:val="en-US"/>
        </w:rPr>
        <w:t xml:space="preserve">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164CCF" w:rsidRDefault="00D46EC4" w:rsidP="00D46EC4">
      <w:pPr>
        <w:keepNext/>
        <w:spacing w:after="0" w:line="360" w:lineRule="auto"/>
        <w:rPr>
          <w:rFonts w:cstheme="minorHAnsi"/>
          <w:b/>
          <w:lang w:val="en-US"/>
        </w:rPr>
      </w:pPr>
      <w:r w:rsidRPr="00252EDA">
        <w:rPr>
          <w:rFonts w:cstheme="minorHAnsi"/>
          <w:lang w:val="en-US"/>
        </w:rPr>
        <w:lastRenderedPageBreak/>
        <w:t xml:space="preserve">V.1.1.1.3.1 </w:t>
      </w:r>
      <w:r w:rsidRPr="00252EDA">
        <w:rPr>
          <w:rFonts w:cstheme="minorHAnsi"/>
          <w:lang w:val="en-US"/>
        </w:rPr>
        <w:tab/>
      </w:r>
      <w:r w:rsidRPr="00164CCF">
        <w:rPr>
          <w:rFonts w:cstheme="minorHAnsi"/>
          <w:b/>
          <w:lang w:val="en-US"/>
        </w:rPr>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7"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8" w:history="1">
        <w:proofErr w:type="spellStart"/>
        <w:r w:rsidRPr="00252EDA">
          <w:rPr>
            <w:rStyle w:val="Hyperlink"/>
            <w:lang w:val="en-US"/>
          </w:rPr>
          <w:t>transitland</w:t>
        </w:r>
        <w:proofErr w:type="spellEnd"/>
      </w:hyperlink>
      <w:r w:rsidRPr="00252EDA">
        <w:rPr>
          <w:lang w:val="en-US"/>
        </w:rPr>
        <w:t>.</w:t>
      </w:r>
    </w:p>
    <w:p w14:paraId="3A2123E6" w14:textId="77777777" w:rsidR="00D46EC4" w:rsidRPr="00164CCF" w:rsidRDefault="00D46EC4" w:rsidP="00D46EC4">
      <w:pPr>
        <w:keepNext/>
        <w:spacing w:after="0" w:line="360" w:lineRule="auto"/>
        <w:rPr>
          <w:rFonts w:cstheme="minorHAnsi"/>
          <w:b/>
          <w:lang w:val="en-US"/>
        </w:rPr>
      </w:pPr>
      <w:r w:rsidRPr="00252EDA">
        <w:rPr>
          <w:rFonts w:cstheme="minorHAnsi"/>
          <w:lang w:val="en-US"/>
        </w:rPr>
        <w:t xml:space="preserve">V.1.1.1.3.2 </w:t>
      </w:r>
      <w:r w:rsidRPr="00252EDA">
        <w:rPr>
          <w:rFonts w:cstheme="minorHAnsi"/>
          <w:lang w:val="en-US"/>
        </w:rPr>
        <w:tab/>
      </w:r>
      <w:r w:rsidRPr="00164CCF">
        <w:rPr>
          <w:rFonts w:cstheme="minorHAnsi"/>
          <w:b/>
          <w:lang w:val="en-US"/>
        </w:rPr>
        <w:t>Emerging standards for intelligent transportation systems</w:t>
      </w:r>
    </w:p>
    <w:p w14:paraId="246B0EEA" w14:textId="7D855A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99" w:anchor="emergency" w:history="1">
        <w:r w:rsidRPr="00252EDA">
          <w:rPr>
            <w:rStyle w:val="Hyperlink"/>
            <w:lang w:val="en-US"/>
          </w:rPr>
          <w:t>emergency transportation operations</w:t>
        </w:r>
      </w:hyperlink>
      <w:r w:rsidRPr="00252EDA">
        <w:rPr>
          <w:lang w:val="en-US"/>
        </w:rPr>
        <w:t xml:space="preserve">, </w:t>
      </w:r>
      <w:hyperlink r:id="rId100" w:anchor="integrated" w:history="1">
        <w:r w:rsidRPr="00252EDA">
          <w:rPr>
            <w:rStyle w:val="Hyperlink"/>
            <w:lang w:val="en-US"/>
          </w:rPr>
          <w:t>integrated corridor management systems</w:t>
        </w:r>
      </w:hyperlink>
      <w:r w:rsidRPr="00252EDA">
        <w:rPr>
          <w:lang w:val="en-US"/>
        </w:rPr>
        <w:t xml:space="preserve">, </w:t>
      </w:r>
      <w:hyperlink r:id="rId101" w:anchor="clarus" w:history="1">
        <w:r w:rsidRPr="00252EDA">
          <w:rPr>
            <w:rStyle w:val="Hyperlink"/>
            <w:lang w:val="en-US"/>
          </w:rPr>
          <w:t>transportation weather observation</w:t>
        </w:r>
      </w:hyperlink>
      <w:hyperlink r:id="rId102" w:anchor="clarus" w:history="1">
        <w:r w:rsidRPr="00252EDA">
          <w:rPr>
            <w:rStyle w:val="Hyperlink"/>
            <w:lang w:val="en-US"/>
          </w:rPr>
          <w:t xml:space="preserve"> and forecasting</w:t>
        </w:r>
      </w:hyperlink>
      <w:r w:rsidRPr="00252EDA">
        <w:rPr>
          <w:lang w:val="en-US"/>
        </w:rPr>
        <w:t xml:space="preserve">, and </w:t>
      </w:r>
      <w:hyperlink r:id="rId103" w:anchor="vehicle" w:history="1">
        <w:r w:rsidRPr="00252EDA">
          <w:rPr>
            <w:rStyle w:val="Hyperlink"/>
            <w:lang w:val="en-US"/>
          </w:rPr>
          <w:t>vehicle infrastructure integration</w:t>
        </w:r>
      </w:hyperlink>
      <w:r w:rsidRPr="00252EDA">
        <w:rPr>
          <w:lang w:val="en-US"/>
        </w:rPr>
        <w:t xml:space="preserve">. It is beyond the scope of this report to make recommendations with respect to which of these should be incorporated into transportation lifelines inventories but future developers of Open </w:t>
      </w:r>
      <w:proofErr w:type="spellStart"/>
      <w:r w:rsidR="006F3418">
        <w:rPr>
          <w:lang w:val="en-US"/>
        </w:rPr>
        <w:t>Hazus</w:t>
      </w:r>
      <w:proofErr w:type="spellEnd"/>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35898038" w:rsidR="00D46EC4" w:rsidRPr="00252EDA" w:rsidRDefault="00D46EC4" w:rsidP="00D46EC4">
      <w:pPr>
        <w:spacing w:after="120" w:line="360" w:lineRule="auto"/>
        <w:ind w:right="173"/>
        <w:rPr>
          <w:lang w:val="en-US"/>
        </w:rPr>
      </w:pPr>
      <w:r w:rsidRPr="00252EDA">
        <w:rPr>
          <w:lang w:val="en-US"/>
        </w:rPr>
        <w:t xml:space="preserve">Past experiences with efforts to collaborate with electricity, gas, phone/internet, pipeline, water/sewer companies on hazard mitigation suggest that this is an area, where the openness of Open </w:t>
      </w:r>
      <w:proofErr w:type="spellStart"/>
      <w:r w:rsidR="006F3418">
        <w:rPr>
          <w:lang w:val="en-US"/>
        </w:rPr>
        <w:t>Hazus</w:t>
      </w:r>
      <w:proofErr w:type="spellEnd"/>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374D06DF" w:rsidR="00D46EC4" w:rsidRPr="00252EDA" w:rsidRDefault="006F3418" w:rsidP="00D46EC4">
      <w:pPr>
        <w:spacing w:after="120" w:line="360" w:lineRule="auto"/>
        <w:ind w:right="173"/>
        <w:rPr>
          <w:lang w:val="en-US"/>
        </w:rPr>
      </w:pPr>
      <w:proofErr w:type="spellStart"/>
      <w:r>
        <w:rPr>
          <w:lang w:val="en-US"/>
        </w:rPr>
        <w:t>Hazus</w:t>
      </w:r>
      <w:proofErr w:type="spellEnd"/>
      <w:r w:rsidR="00D46EC4" w:rsidRPr="00252EDA">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proofErr w:type="spellStart"/>
      <w:r>
        <w:rPr>
          <w:lang w:val="en-US"/>
        </w:rPr>
        <w:t>Hazus</w:t>
      </w:r>
      <w:proofErr w:type="spellEnd"/>
      <w:r w:rsidR="00D46EC4" w:rsidRPr="00252EDA">
        <w:rPr>
          <w:lang w:val="en-US"/>
        </w:rPr>
        <w:t xml:space="preserve">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17DFD634" w:rsidR="00D46EC4" w:rsidRPr="00252EDA" w:rsidRDefault="00D46EC4" w:rsidP="00D46EC4">
      <w:pPr>
        <w:spacing w:after="120" w:line="360" w:lineRule="auto"/>
        <w:ind w:right="173"/>
        <w:rPr>
          <w:lang w:val="en-US"/>
        </w:rPr>
      </w:pPr>
      <w:r w:rsidRPr="00252EDA">
        <w:rPr>
          <w:lang w:val="en-US"/>
        </w:rPr>
        <w:t xml:space="preserve">The current vehicle damage estimation procedures are excellent and can be applied in their current form to Open </w:t>
      </w:r>
      <w:proofErr w:type="spellStart"/>
      <w:r w:rsidR="006F3418">
        <w:rPr>
          <w:lang w:val="en-US"/>
        </w:rPr>
        <w:t>Hazus</w:t>
      </w:r>
      <w:proofErr w:type="spellEnd"/>
      <w:r w:rsidRPr="00252EDA">
        <w:rPr>
          <w:lang w:val="en-US"/>
        </w:rPr>
        <w:t>.</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6C5AB760" w:rsidR="00D46EC4" w:rsidRPr="00252EDA" w:rsidRDefault="00D46EC4" w:rsidP="00D46EC4">
      <w:pPr>
        <w:spacing w:after="120" w:line="360" w:lineRule="auto"/>
        <w:ind w:right="173"/>
        <w:rPr>
          <w:lang w:val="en-US"/>
        </w:rPr>
      </w:pPr>
      <w:r w:rsidRPr="00252EDA">
        <w:rPr>
          <w:lang w:val="en-US"/>
        </w:rPr>
        <w:t xml:space="preserve">Current </w:t>
      </w:r>
      <w:proofErr w:type="spellStart"/>
      <w:r w:rsidR="006F3418">
        <w:rPr>
          <w:lang w:val="en-US"/>
        </w:rPr>
        <w:t>Hazus</w:t>
      </w:r>
      <w:proofErr w:type="spellEnd"/>
      <w:r w:rsidRPr="00252EDA">
        <w:rPr>
          <w:lang w:val="en-US"/>
        </w:rPr>
        <w:t xml:space="preserve">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w:t>
      </w:r>
      <w:proofErr w:type="spellStart"/>
      <w:r w:rsidR="006F3418">
        <w:rPr>
          <w:lang w:val="en-US"/>
        </w:rPr>
        <w:t>Hazus</w:t>
      </w:r>
      <w:proofErr w:type="spellEnd"/>
      <w:r w:rsidRPr="00252EDA">
        <w:rPr>
          <w:lang w:val="en-US"/>
        </w:rPr>
        <w:t xml:space="preserve">,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5E4B7E29" w:rsidR="00D46EC4" w:rsidRPr="00252EDA" w:rsidRDefault="00D46EC4" w:rsidP="00D46EC4">
      <w:pPr>
        <w:spacing w:after="120" w:line="360" w:lineRule="auto"/>
        <w:ind w:right="173"/>
        <w:rPr>
          <w:lang w:val="en-US"/>
        </w:rPr>
      </w:pPr>
      <w:r w:rsidRPr="00252EDA">
        <w:rPr>
          <w:lang w:val="en-US"/>
        </w:rPr>
        <w:t xml:space="preserve">The direct economic loss methodology is an amalgamation of the individual above listed losses (1.1.1.1 to 1.1.1.7) and as such dependent on the recommendations made above. As will be discussed in detail in chapter IX, for Open </w:t>
      </w:r>
      <w:proofErr w:type="spellStart"/>
      <w:r w:rsidR="006F3418">
        <w:rPr>
          <w:lang w:val="en-US"/>
        </w:rPr>
        <w:t>Hazus</w:t>
      </w:r>
      <w:proofErr w:type="spellEnd"/>
      <w:r w:rsidRPr="00252EDA">
        <w:rPr>
          <w:lang w:val="en-US"/>
        </w:rPr>
        <w:t xml:space="preserve"> modern dashboard tools based on open source libraries such as XY would replace the Crystal report components of the existing </w:t>
      </w:r>
      <w:proofErr w:type="spellStart"/>
      <w:r w:rsidR="006F3418">
        <w:rPr>
          <w:lang w:val="en-US"/>
        </w:rPr>
        <w:t>Hazus</w:t>
      </w:r>
      <w:proofErr w:type="spellEnd"/>
      <w:r w:rsidRPr="00252EDA">
        <w:rPr>
          <w:lang w:val="en-US"/>
        </w:rPr>
        <w:t xml:space="preserve">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proofErr w:type="spellStart"/>
      <w:r w:rsidR="006F3418">
        <w:rPr>
          <w:lang w:val="en-US"/>
        </w:rPr>
        <w:t>Hazus</w:t>
      </w:r>
      <w:proofErr w:type="spellEnd"/>
      <w:r w:rsidRPr="00252EDA">
        <w:rPr>
          <w:lang w:val="en-US"/>
        </w:rPr>
        <w:t xml:space="preserve">-MH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7C07D6">
        <w:rPr>
          <w:rFonts w:eastAsiaTheme="minorEastAsia"/>
          <w:noProof/>
          <w:lang w:val="en-US"/>
        </w:rPr>
        <w:object w:dxaOrig="1440" w:dyaOrig="1440" w14:anchorId="0A743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2.4pt;margin-top:40pt;width:467.7pt;height:324.65pt;z-index:-251658240;mso-wrap-edited:f;mso-width-percent:0;mso-height-percent:0;mso-position-horizontal-relative:text;mso-position-vertical-relative:text;mso-width-percent:0;mso-height-percent:0" wrapcoords="-13 0 -13 21581 21600 21581 21600 0 -13 0">
            <v:imagedata r:id="rId104" o:title=""/>
            <w10:wrap type="tight"/>
          </v:shape>
          <o:OLEObject Type="Embed" ProgID="Unknown" ShapeID="_x0000_s1026" DrawAspect="Content" ObjectID="_1609843253" r:id="rId105"/>
        </w:object>
      </w:r>
      <w:r w:rsidRPr="00252EDA">
        <w:rPr>
          <w:lang w:val="en-US"/>
        </w:rPr>
        <w:t xml:space="preserve">staff with at least a </w:t>
      </w:r>
      <w:proofErr w:type="spellStart"/>
      <w:proofErr w:type="gramStart"/>
      <w:r w:rsidRPr="00252EDA">
        <w:rPr>
          <w:lang w:val="en-US"/>
        </w:rPr>
        <w:t>masters</w:t>
      </w:r>
      <w:proofErr w:type="spellEnd"/>
      <w:proofErr w:type="gramEnd"/>
      <w:r w:rsidRPr="00252EDA">
        <w:rPr>
          <w:lang w:val="en-US"/>
        </w:rPr>
        <w:t xml:space="preserve"> degree in economics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proofErr w:type="spellStart"/>
      <w:r w:rsidR="006F3418">
        <w:rPr>
          <w:i/>
          <w:lang w:val="en-US"/>
        </w:rPr>
        <w:t>Hazus</w:t>
      </w:r>
      <w:proofErr w:type="spellEnd"/>
      <w:r w:rsidRPr="00252EDA">
        <w:rPr>
          <w:i/>
          <w:lang w:val="en-US"/>
        </w:rPr>
        <w:t xml:space="preserve"> MH-Quake technical manual).</w:t>
      </w:r>
    </w:p>
    <w:p w14:paraId="6A0C1D7D" w14:textId="0C7FD778"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w:t>
      </w:r>
      <w:r w:rsidR="00865DCA" w:rsidRPr="00252EDA">
        <w:rPr>
          <w:lang w:val="en-US"/>
        </w:rPr>
        <w:t>publicly</w:t>
      </w:r>
      <w:r w:rsidRPr="00252EDA">
        <w:rPr>
          <w:lang w:val="en-US"/>
        </w:rPr>
        <w:t xml:space="preserve"> accessible data to develop databases to fill this gap in the marketplace but it is too early to forecast the price point or the level of detail that such a web service might provide. </w:t>
      </w:r>
    </w:p>
    <w:p w14:paraId="6DD43FF7" w14:textId="2F6EA664"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6"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proofErr w:type="spellStart"/>
      <w:r w:rsidR="006F3418">
        <w:rPr>
          <w:lang w:val="en-US"/>
        </w:rPr>
        <w:t>Hazus</w:t>
      </w:r>
      <w:proofErr w:type="spellEnd"/>
      <w:r w:rsidRPr="00252EDA">
        <w:rPr>
          <w:lang w:val="en-US"/>
        </w:rPr>
        <w:t xml:space="preserve">-MH is good. In the immediate future, CMS would be well served with dedicated courses or tutorials for this </w:t>
      </w:r>
      <w:proofErr w:type="spellStart"/>
      <w:r w:rsidR="006F3418">
        <w:rPr>
          <w:lang w:val="en-US"/>
        </w:rPr>
        <w:t>Hazus</w:t>
      </w:r>
      <w:proofErr w:type="spellEnd"/>
      <w:r w:rsidRPr="00252EDA">
        <w:rPr>
          <w:lang w:val="en-US"/>
        </w:rPr>
        <w:t xml:space="preserve">-MH module; in the long run, Open </w:t>
      </w:r>
      <w:proofErr w:type="spellStart"/>
      <w:r w:rsidR="006F3418">
        <w:rPr>
          <w:lang w:val="en-US"/>
        </w:rPr>
        <w:t>Hazus</w:t>
      </w:r>
      <w:proofErr w:type="spellEnd"/>
      <w:r w:rsidRPr="00252EDA">
        <w:rPr>
          <w:lang w:val="en-US"/>
        </w:rPr>
        <w:t xml:space="preserve"> provides the opportunity to use open source products like </w:t>
      </w:r>
      <w:hyperlink r:id="rId107" w:history="1">
        <w:proofErr w:type="spellStart"/>
        <w:r w:rsidRPr="00252EDA">
          <w:rPr>
            <w:rStyle w:val="Hyperlink"/>
            <w:lang w:val="en-US"/>
          </w:rPr>
          <w:t>blueNOTE</w:t>
        </w:r>
        <w:proofErr w:type="spellEnd"/>
      </w:hyperlink>
      <w:r w:rsidRPr="00252EDA">
        <w:rPr>
          <w:lang w:val="en-US"/>
        </w:rPr>
        <w:t xml:space="preserve"> or the more generic </w:t>
      </w:r>
      <w:hyperlink r:id="rId108"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212"/>
      <w:r w:rsidR="0070176A" w:rsidRPr="00252EDA">
        <w:rPr>
          <w:rFonts w:cstheme="minorHAnsi"/>
          <w:b/>
          <w:sz w:val="24"/>
          <w:lang w:val="en-US"/>
        </w:rPr>
        <w:t xml:space="preserve">Flood </w:t>
      </w:r>
      <w:r w:rsidRPr="00252EDA">
        <w:rPr>
          <w:rFonts w:cstheme="minorHAnsi"/>
          <w:b/>
          <w:sz w:val="24"/>
          <w:lang w:val="en-US"/>
        </w:rPr>
        <w:t>Hazard Characterization</w:t>
      </w:r>
      <w:commentRangeEnd w:id="212"/>
      <w:r w:rsidR="00AC7ACC" w:rsidRPr="00252EDA">
        <w:rPr>
          <w:rStyle w:val="CommentReference"/>
          <w:lang w:val="en-US"/>
        </w:rPr>
        <w:commentReference w:id="212"/>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commentRangeStart w:id="213"/>
      <w:r w:rsidRPr="00252EDA">
        <w:rPr>
          <w:rFonts w:cstheme="minorHAnsi"/>
          <w:b/>
          <w:sz w:val="24"/>
          <w:lang w:val="en-US"/>
        </w:rPr>
        <w:t xml:space="preserve">V.3 </w:t>
      </w:r>
      <w:r w:rsidRPr="00252EDA">
        <w:rPr>
          <w:rFonts w:cstheme="minorHAnsi"/>
          <w:b/>
          <w:sz w:val="24"/>
          <w:lang w:val="en-US"/>
        </w:rPr>
        <w:tab/>
        <w:t>Mapping of Modules to User Types</w:t>
      </w:r>
      <w:commentRangeEnd w:id="213"/>
      <w:r w:rsidR="005D3038">
        <w:rPr>
          <w:rStyle w:val="CommentReference"/>
        </w:rPr>
        <w:commentReference w:id="213"/>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2FCFF357" w14:textId="39066B35" w:rsidR="005D3038" w:rsidRPr="00252EDA" w:rsidRDefault="005D3038" w:rsidP="005D3038">
      <w:pPr>
        <w:rPr>
          <w:b/>
          <w:sz w:val="32"/>
          <w:lang w:val="en-US"/>
        </w:rPr>
      </w:pPr>
      <w:commentRangeStart w:id="214"/>
      <w:r>
        <w:rPr>
          <w:b/>
          <w:sz w:val="32"/>
          <w:lang w:val="en-US"/>
        </w:rPr>
        <w:lastRenderedPageBreak/>
        <w:t>VI</w:t>
      </w:r>
      <w:r w:rsidRPr="00252EDA">
        <w:rPr>
          <w:b/>
          <w:sz w:val="32"/>
          <w:lang w:val="en-US"/>
        </w:rPr>
        <w:t>.</w:t>
      </w:r>
      <w:r w:rsidRPr="00252EDA">
        <w:rPr>
          <w:b/>
          <w:sz w:val="32"/>
          <w:lang w:val="en-US"/>
        </w:rPr>
        <w:tab/>
      </w:r>
      <w:commentRangeStart w:id="215"/>
      <w:r>
        <w:rPr>
          <w:b/>
          <w:sz w:val="32"/>
          <w:lang w:val="en-US"/>
        </w:rPr>
        <w:t>Product Review</w:t>
      </w:r>
      <w:commentRangeEnd w:id="215"/>
      <w:r w:rsidR="00AF618A">
        <w:rPr>
          <w:rStyle w:val="CommentReference"/>
        </w:rPr>
        <w:commentReference w:id="215"/>
      </w:r>
      <w:bookmarkStart w:id="216" w:name="_GoBack"/>
      <w:bookmarkEnd w:id="216"/>
      <w:commentRangeEnd w:id="214"/>
      <w:r w:rsidR="00CA3715">
        <w:rPr>
          <w:rStyle w:val="CommentReference"/>
        </w:rPr>
        <w:commentReference w:id="214"/>
      </w:r>
    </w:p>
    <w:p w14:paraId="57B72832" w14:textId="77777777" w:rsidR="005D3038" w:rsidRPr="00252EDA" w:rsidRDefault="005D3038" w:rsidP="00DC7A39">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288DECF8" w14:textId="77777777" w:rsidR="005D3038" w:rsidRDefault="005D3038" w:rsidP="005D3038">
      <w:pPr>
        <w:rPr>
          <w:lang w:val="en-US"/>
        </w:rPr>
      </w:pPr>
    </w:p>
    <w:p w14:paraId="44D61ABB" w14:textId="464BB3FC" w:rsidR="009B6376" w:rsidRPr="00252EDA" w:rsidRDefault="009B6376" w:rsidP="009B6376">
      <w:pPr>
        <w:rPr>
          <w:b/>
          <w:sz w:val="28"/>
          <w:lang w:val="en-US"/>
        </w:rPr>
      </w:pPr>
      <w:r>
        <w:rPr>
          <w:b/>
          <w:sz w:val="28"/>
          <w:lang w:val="en-US"/>
        </w:rPr>
        <w:t>VI</w:t>
      </w:r>
      <w:r w:rsidRPr="00252EDA">
        <w:rPr>
          <w:b/>
          <w:sz w:val="28"/>
          <w:lang w:val="en-US"/>
        </w:rPr>
        <w:t>.</w:t>
      </w:r>
      <w:r>
        <w:rPr>
          <w:b/>
          <w:sz w:val="28"/>
          <w:lang w:val="en-US"/>
        </w:rPr>
        <w:t>1</w:t>
      </w:r>
      <w:r w:rsidRPr="00252EDA">
        <w:rPr>
          <w:b/>
          <w:sz w:val="28"/>
          <w:lang w:val="en-US"/>
        </w:rPr>
        <w:tab/>
      </w:r>
      <w:commentRangeStart w:id="217"/>
      <w:r w:rsidR="003D0634">
        <w:rPr>
          <w:b/>
          <w:sz w:val="28"/>
          <w:lang w:val="en-US"/>
        </w:rPr>
        <w:t>Description of Open Source Desktop GIS</w:t>
      </w:r>
      <w:commentRangeEnd w:id="217"/>
      <w:r w:rsidR="00AF618A">
        <w:rPr>
          <w:rStyle w:val="CommentReference"/>
        </w:rPr>
        <w:commentReference w:id="217"/>
      </w:r>
    </w:p>
    <w:p w14:paraId="12A0FB51" w14:textId="0F3D117C" w:rsidR="009B6376" w:rsidRDefault="00DC7A39" w:rsidP="00DC7A39">
      <w:pPr>
        <w:spacing w:line="360" w:lineRule="auto"/>
        <w:rPr>
          <w:lang w:val="en-US"/>
        </w:rPr>
      </w:pPr>
      <w:r>
        <w:rPr>
          <w:lang w:val="en-US"/>
        </w:rPr>
        <w:t xml:space="preserve">There are dozens of open source geospatial desktop applications and it is beyond the scope of this whitepaper to describe them all. The following six sub sections are intended to describe well-established, widely supported and implemented GIS packages that fit the scope of Open </w:t>
      </w:r>
      <w:proofErr w:type="spellStart"/>
      <w:r>
        <w:rPr>
          <w:lang w:val="en-US"/>
        </w:rPr>
        <w:t>Hazus</w:t>
      </w:r>
      <w:proofErr w:type="spellEnd"/>
      <w:r>
        <w:rPr>
          <w:lang w:val="en-US"/>
        </w:rPr>
        <w:t xml:space="preserve">. </w:t>
      </w:r>
      <w:r w:rsidR="00F726C3">
        <w:rPr>
          <w:lang w:val="en-US"/>
        </w:rPr>
        <w:t xml:space="preserve">Specialty applications, developed for niche application areas (the </w:t>
      </w:r>
      <w:hyperlink r:id="rId111" w:history="1">
        <w:proofErr w:type="spellStart"/>
        <w:r w:rsidR="00F726C3" w:rsidRPr="006A29C2">
          <w:rPr>
            <w:rStyle w:val="Hyperlink"/>
            <w:lang w:val="en-US"/>
          </w:rPr>
          <w:t>Whitebox</w:t>
        </w:r>
        <w:proofErr w:type="spellEnd"/>
        <w:r w:rsidR="00F726C3" w:rsidRPr="006A29C2">
          <w:rPr>
            <w:rStyle w:val="Hyperlink"/>
            <w:lang w:val="en-US"/>
          </w:rPr>
          <w:t xml:space="preserve"> geospatial analysis tool</w:t>
        </w:r>
      </w:hyperlink>
      <w:r w:rsidR="00F726C3">
        <w:rPr>
          <w:lang w:val="en-US"/>
        </w:rPr>
        <w:t xml:space="preserve"> from the University of Guelph might serve as an example here) as well as applications whose core area is image processing are specifically excluded from the discussion here.</w:t>
      </w:r>
    </w:p>
    <w:p w14:paraId="7D3FC622" w14:textId="77777777" w:rsidR="009B6376" w:rsidRPr="00252EDA" w:rsidRDefault="009B6376" w:rsidP="005D3038">
      <w:pPr>
        <w:rPr>
          <w:lang w:val="en-US"/>
        </w:rPr>
      </w:pPr>
    </w:p>
    <w:p w14:paraId="4DB97B69" w14:textId="61449B51" w:rsidR="005D3038" w:rsidRPr="00252EDA" w:rsidRDefault="005D3038" w:rsidP="005D3038">
      <w:pPr>
        <w:rPr>
          <w:b/>
          <w:sz w:val="28"/>
          <w:lang w:val="en-US"/>
        </w:rPr>
      </w:pPr>
      <w:r>
        <w:rPr>
          <w:b/>
          <w:sz w:val="28"/>
          <w:lang w:val="en-US"/>
        </w:rPr>
        <w:t>V</w:t>
      </w:r>
      <w:r w:rsidR="00992F12">
        <w:rPr>
          <w:b/>
          <w:sz w:val="28"/>
          <w:lang w:val="en-US"/>
        </w:rPr>
        <w:t>I</w:t>
      </w:r>
      <w:r w:rsidRPr="00252EDA">
        <w:rPr>
          <w:b/>
          <w:sz w:val="28"/>
          <w:lang w:val="en-US"/>
        </w:rPr>
        <w:t>.</w:t>
      </w:r>
      <w:r w:rsidR="003D0634">
        <w:rPr>
          <w:b/>
          <w:sz w:val="28"/>
          <w:lang w:val="en-US"/>
        </w:rPr>
        <w:t>1.</w:t>
      </w:r>
      <w:r w:rsidR="00992F12">
        <w:rPr>
          <w:b/>
          <w:sz w:val="28"/>
          <w:lang w:val="en-US"/>
        </w:rPr>
        <w:t>1</w:t>
      </w:r>
      <w:r w:rsidRPr="00252EDA">
        <w:rPr>
          <w:b/>
          <w:sz w:val="28"/>
          <w:lang w:val="en-US"/>
        </w:rPr>
        <w:tab/>
      </w:r>
      <w:r w:rsidR="00992F12">
        <w:rPr>
          <w:b/>
          <w:sz w:val="28"/>
          <w:lang w:val="en-US"/>
        </w:rPr>
        <w:t>Geographic Resources Analysis Support System (GRASS)</w:t>
      </w:r>
    </w:p>
    <w:p w14:paraId="335CB4E1" w14:textId="466C3194" w:rsidR="007A4747" w:rsidRPr="007A4747" w:rsidRDefault="007A4747" w:rsidP="00D93326">
      <w:pPr>
        <w:spacing w:after="120" w:line="360" w:lineRule="auto"/>
        <w:rPr>
          <w:lang w:val="en-US"/>
        </w:rPr>
      </w:pPr>
      <w:r w:rsidRPr="007A4747">
        <w:rPr>
          <w:lang w:val="en-US"/>
        </w:rPr>
        <w:t xml:space="preserve">The </w:t>
      </w:r>
      <w:hyperlink r:id="rId112"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76241638" w14:textId="62D65DB0" w:rsidR="007A4747" w:rsidRPr="007A4747" w:rsidRDefault="007A4747" w:rsidP="00D93326">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sidR="00D93326">
        <w:rPr>
          <w:lang w:val="en-US"/>
        </w:rPr>
        <w:t xml:space="preserve"> </w:t>
      </w:r>
      <w:r w:rsidRPr="007A4747">
        <w:rPr>
          <w:lang w:val="en-US"/>
        </w:rPr>
        <w:t>The GRASS Development Team has grown into a multi-national team consisting of developers at numerous locations.</w:t>
      </w:r>
    </w:p>
    <w:p w14:paraId="5FC0444F" w14:textId="61754F70" w:rsidR="005D3038" w:rsidRDefault="007A4747" w:rsidP="00D93326">
      <w:pPr>
        <w:spacing w:after="120" w:line="360" w:lineRule="auto"/>
        <w:rPr>
          <w:lang w:val="en-US"/>
        </w:rPr>
      </w:pPr>
      <w:r w:rsidRPr="007A4747">
        <w:rPr>
          <w:lang w:val="en-US"/>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7FC2E86A" w14:textId="20076B4A" w:rsidR="00D93326" w:rsidRPr="00252EDA" w:rsidRDefault="00D93326" w:rsidP="00BA0E44">
      <w:pPr>
        <w:keepNext/>
        <w:spacing w:line="360" w:lineRule="auto"/>
        <w:rPr>
          <w:b/>
          <w:sz w:val="24"/>
          <w:lang w:val="en-US"/>
        </w:rPr>
      </w:pPr>
      <w:r>
        <w:rPr>
          <w:b/>
          <w:sz w:val="24"/>
          <w:lang w:val="en-US"/>
        </w:rPr>
        <w:t>VI</w:t>
      </w:r>
      <w:r w:rsidRPr="00252EDA">
        <w:rPr>
          <w:b/>
          <w:sz w:val="24"/>
          <w:lang w:val="en-US"/>
        </w:rPr>
        <w:t>.1.</w:t>
      </w:r>
      <w:r w:rsidR="003D0634">
        <w:rPr>
          <w:b/>
          <w:sz w:val="24"/>
          <w:lang w:val="en-US"/>
        </w:rPr>
        <w:t>1.</w:t>
      </w:r>
      <w:r w:rsidRPr="00252EDA">
        <w:rPr>
          <w:b/>
          <w:sz w:val="24"/>
          <w:lang w:val="en-US"/>
        </w:rPr>
        <w:t>1</w:t>
      </w:r>
      <w:r w:rsidRPr="00252EDA">
        <w:rPr>
          <w:b/>
          <w:sz w:val="24"/>
          <w:lang w:val="en-US"/>
        </w:rPr>
        <w:tab/>
      </w:r>
      <w:r>
        <w:rPr>
          <w:b/>
          <w:sz w:val="24"/>
          <w:lang w:val="en-US"/>
        </w:rPr>
        <w:t>GRASS GIS Capabilities</w:t>
      </w:r>
    </w:p>
    <w:p w14:paraId="225448ED" w14:textId="3D7E09C8" w:rsidR="00D93326" w:rsidRPr="00D93326" w:rsidRDefault="00D93326" w:rsidP="00D93326">
      <w:pPr>
        <w:spacing w:after="120" w:line="360" w:lineRule="auto"/>
        <w:ind w:left="567" w:hanging="567"/>
        <w:rPr>
          <w:lang w:val="en-US"/>
        </w:rPr>
      </w:pPr>
      <w:r w:rsidRPr="00D93326">
        <w:rPr>
          <w:u w:val="single"/>
          <w:lang w:val="en-US"/>
        </w:rPr>
        <w:t>Raster analysis</w:t>
      </w:r>
      <w:r w:rsidRPr="00D93326">
        <w:rPr>
          <w:lang w:val="en-US"/>
        </w:rPr>
        <w:t>: Automatic raster</w:t>
      </w:r>
      <w:r w:rsidR="00480BB3">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sidR="00480BB3">
        <w:rPr>
          <w:lang w:val="en-US"/>
        </w:rPr>
        <w:t xml:space="preserve"> </w:t>
      </w:r>
      <w:r w:rsidRPr="00D93326">
        <w:rPr>
          <w:lang w:val="en-US"/>
        </w:rPr>
        <w:t>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167E74EE" w14:textId="00E7B731" w:rsidR="00D93326" w:rsidRPr="00D93326" w:rsidRDefault="00D93326" w:rsidP="00D93326">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sidR="00480BB3">
        <w:rPr>
          <w:lang w:val="en-US"/>
        </w:rPr>
        <w:t>z</w:t>
      </w:r>
      <w:r w:rsidRPr="00D93326">
        <w:rPr>
          <w:lang w:val="en-US"/>
        </w:rPr>
        <w:t>ed Splines with Tension), 3D Visualization (</w:t>
      </w:r>
      <w:proofErr w:type="spellStart"/>
      <w:r w:rsidRPr="00D93326">
        <w:rPr>
          <w:lang w:val="en-US"/>
        </w:rPr>
        <w:t>isosurfaces</w:t>
      </w:r>
      <w:proofErr w:type="spellEnd"/>
      <w:r w:rsidRPr="00D93326">
        <w:rPr>
          <w:lang w:val="en-US"/>
        </w:rPr>
        <w:t xml:space="preserve">), Interface to </w:t>
      </w:r>
      <w:proofErr w:type="spellStart"/>
      <w:r w:rsidRPr="00D93326">
        <w:rPr>
          <w:lang w:val="en-US"/>
        </w:rPr>
        <w:t>Paraview</w:t>
      </w:r>
      <w:proofErr w:type="spellEnd"/>
      <w:r w:rsidRPr="00D93326">
        <w:rPr>
          <w:lang w:val="en-US"/>
        </w:rPr>
        <w:t xml:space="preserve"> and </w:t>
      </w:r>
      <w:proofErr w:type="spellStart"/>
      <w:r w:rsidRPr="00D93326">
        <w:rPr>
          <w:lang w:val="en-US"/>
        </w:rPr>
        <w:t>POVray</w:t>
      </w:r>
      <w:proofErr w:type="spellEnd"/>
      <w:r w:rsidRPr="00D93326">
        <w:rPr>
          <w:lang w:val="en-US"/>
        </w:rPr>
        <w:t xml:space="preserve"> visualization tools</w:t>
      </w:r>
    </w:p>
    <w:p w14:paraId="0C589738" w14:textId="77777777" w:rsidR="00D93326" w:rsidRPr="00D93326" w:rsidRDefault="00D93326" w:rsidP="00D93326">
      <w:pPr>
        <w:spacing w:after="120" w:line="360" w:lineRule="auto"/>
        <w:ind w:left="567" w:hanging="567"/>
        <w:rPr>
          <w:lang w:val="en-US"/>
        </w:rPr>
      </w:pPr>
      <w:r w:rsidRPr="00D93326">
        <w:rPr>
          <w:u w:val="single"/>
          <w:lang w:val="en-US"/>
        </w:rPr>
        <w:t>Vector analysis</w:t>
      </w:r>
      <w:r w:rsidRPr="00D93326">
        <w:rPr>
          <w:lang w:val="en-US"/>
        </w:rPr>
        <w:t xml:space="preserve">: Contour generation from raster surfaces (IDW, Splines algorithm), Conversion to raster and point data format, Digitizing (scanned raster image) with mouse, Reclassification of vector labels, </w:t>
      </w:r>
      <w:proofErr w:type="spellStart"/>
      <w:r w:rsidRPr="00D93326">
        <w:rPr>
          <w:lang w:val="en-US"/>
        </w:rPr>
        <w:t>Superpositioning</w:t>
      </w:r>
      <w:proofErr w:type="spellEnd"/>
      <w:r w:rsidRPr="00D93326">
        <w:rPr>
          <w:lang w:val="en-US"/>
        </w:rPr>
        <w:t xml:space="preserve"> of vector layers</w:t>
      </w:r>
    </w:p>
    <w:p w14:paraId="3DAE0122" w14:textId="77777777" w:rsidR="00D93326" w:rsidRPr="00D93326" w:rsidRDefault="00D93326" w:rsidP="00D93326">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576E3B42" w14:textId="6E77BE0B" w:rsidR="00D93326" w:rsidRPr="00D93326" w:rsidRDefault="00D93326" w:rsidP="00D93326">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sidR="00480BB3">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AE43EE0" w14:textId="3ECACD4D" w:rsidR="00D93326" w:rsidRPr="00D93326" w:rsidRDefault="00D93326" w:rsidP="00D93326">
      <w:pPr>
        <w:spacing w:after="120" w:line="360" w:lineRule="auto"/>
        <w:ind w:left="567" w:hanging="567"/>
        <w:rPr>
          <w:lang w:val="en-US"/>
        </w:rPr>
      </w:pPr>
      <w:r w:rsidRPr="00D93326">
        <w:rPr>
          <w:u w:val="single"/>
          <w:lang w:val="en-US"/>
        </w:rPr>
        <w:t>DTM-Analysis</w:t>
      </w:r>
      <w:r w:rsidRPr="00D93326">
        <w:rPr>
          <w:lang w:val="en-US"/>
        </w:rPr>
        <w:t>: Contour generation, Cost / path analysis, Slope / aspect analysis, Surface generation from spot heights or contours</w:t>
      </w:r>
    </w:p>
    <w:p w14:paraId="614CE06E" w14:textId="77777777" w:rsidR="00D93326" w:rsidRPr="00D93326" w:rsidRDefault="00D93326" w:rsidP="00D93326">
      <w:pPr>
        <w:spacing w:after="120" w:line="360" w:lineRule="auto"/>
        <w:ind w:left="567" w:hanging="567"/>
        <w:rPr>
          <w:lang w:val="en-US"/>
        </w:rPr>
      </w:pPr>
      <w:r w:rsidRPr="00D93326">
        <w:rPr>
          <w:u w:val="single"/>
          <w:lang w:val="en-US"/>
        </w:rPr>
        <w:lastRenderedPageBreak/>
        <w:t>Geocoding</w:t>
      </w:r>
      <w:r w:rsidRPr="00D93326">
        <w:rPr>
          <w:lang w:val="en-US"/>
        </w:rPr>
        <w:t>: Geocoding of raster and vector maps including (LiDAR) point clouds</w:t>
      </w:r>
    </w:p>
    <w:p w14:paraId="5D4AB99F" w14:textId="77777777" w:rsidR="00D93326" w:rsidRPr="00D93326" w:rsidRDefault="00D93326" w:rsidP="00D93326">
      <w:pPr>
        <w:spacing w:after="120" w:line="360" w:lineRule="auto"/>
        <w:ind w:left="567" w:hanging="567"/>
        <w:rPr>
          <w:lang w:val="en-US"/>
        </w:rPr>
      </w:pPr>
      <w:r w:rsidRPr="00D93326">
        <w:rPr>
          <w:u w:val="single"/>
          <w:lang w:val="en-US"/>
        </w:rPr>
        <w:t>Visualization</w:t>
      </w:r>
      <w:r w:rsidRPr="00D93326">
        <w:rPr>
          <w:lang w:val="en-US"/>
        </w:rPr>
        <w:t xml:space="preserve">: 3D surfaces with 3D query (NVIZ), Color assignments, Histogram presentation, Map overlay, Point data maps, Raster maps, Vector maps, Zoom / </w:t>
      </w:r>
      <w:proofErr w:type="spellStart"/>
      <w:r w:rsidRPr="00D93326">
        <w:rPr>
          <w:lang w:val="en-US"/>
        </w:rPr>
        <w:t>unzoom</w:t>
      </w:r>
      <w:proofErr w:type="spellEnd"/>
      <w:r w:rsidRPr="00D93326">
        <w:rPr>
          <w:lang w:val="en-US"/>
        </w:rPr>
        <w:t xml:space="preserve"> -function</w:t>
      </w:r>
    </w:p>
    <w:p w14:paraId="16BFE48D" w14:textId="77777777" w:rsidR="00D93326" w:rsidRPr="00D93326" w:rsidRDefault="00D93326" w:rsidP="00D93326">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5AAFBC41" w14:textId="77777777" w:rsidR="00D93326" w:rsidRPr="00D93326" w:rsidRDefault="00D93326" w:rsidP="00D93326">
      <w:pPr>
        <w:spacing w:after="120" w:line="360" w:lineRule="auto"/>
        <w:ind w:left="567" w:hanging="567"/>
        <w:rPr>
          <w:lang w:val="en-US"/>
        </w:rPr>
      </w:pPr>
      <w:r w:rsidRPr="00D93326">
        <w:rPr>
          <w:lang w:val="en-US"/>
        </w:rPr>
        <w:t xml:space="preserve">SQL-support: Database interfaces (DBF, SQLite, PostgreSQL, </w:t>
      </w:r>
      <w:proofErr w:type="spellStart"/>
      <w:r w:rsidRPr="00D93326">
        <w:rPr>
          <w:lang w:val="en-US"/>
        </w:rPr>
        <w:t>mySQL</w:t>
      </w:r>
      <w:proofErr w:type="spellEnd"/>
      <w:r w:rsidRPr="00D93326">
        <w:rPr>
          <w:lang w:val="en-US"/>
        </w:rPr>
        <w:t>, ODBC)</w:t>
      </w:r>
    </w:p>
    <w:p w14:paraId="22D5EAF2" w14:textId="627323DB" w:rsidR="00D93326" w:rsidRPr="00D93326" w:rsidRDefault="00D93326" w:rsidP="00D93326">
      <w:pPr>
        <w:spacing w:after="120" w:line="360" w:lineRule="auto"/>
        <w:ind w:left="567" w:hanging="567"/>
        <w:rPr>
          <w:lang w:val="en-US"/>
        </w:rPr>
      </w:pPr>
      <w:proofErr w:type="spellStart"/>
      <w:r w:rsidRPr="00D93326">
        <w:rPr>
          <w:u w:val="single"/>
          <w:lang w:val="en-US"/>
        </w:rPr>
        <w:t>Geostatistics</w:t>
      </w:r>
      <w:proofErr w:type="spellEnd"/>
      <w:r w:rsidRPr="00D93326">
        <w:rPr>
          <w:lang w:val="en-US"/>
        </w:rPr>
        <w:t>: Interface to "R" (</w:t>
      </w:r>
      <w:r>
        <w:rPr>
          <w:lang w:val="en-US"/>
        </w:rPr>
        <w:t xml:space="preserve">see section VII.8), </w:t>
      </w:r>
      <w:proofErr w:type="spellStart"/>
      <w:r>
        <w:rPr>
          <w:lang w:val="en-US"/>
        </w:rPr>
        <w:t>Matlab</w:t>
      </w:r>
      <w:proofErr w:type="spellEnd"/>
      <w:r>
        <w:rPr>
          <w:lang w:val="en-US"/>
        </w:rPr>
        <w:t>, and other software packages</w:t>
      </w:r>
    </w:p>
    <w:p w14:paraId="03A31DE2" w14:textId="560AE75F" w:rsidR="00D93326" w:rsidRPr="00D93326" w:rsidRDefault="00D93326" w:rsidP="00D93326">
      <w:pPr>
        <w:spacing w:after="120" w:line="360" w:lineRule="auto"/>
        <w:ind w:left="567" w:hanging="567"/>
        <w:rPr>
          <w:lang w:val="en-US"/>
        </w:rPr>
      </w:pPr>
      <w:r w:rsidRPr="00D93326">
        <w:rPr>
          <w:u w:val="single"/>
          <w:lang w:val="en-US"/>
        </w:rPr>
        <w:t>Temporal framework</w:t>
      </w:r>
      <w:r w:rsidRPr="00D93326">
        <w:rPr>
          <w:lang w:val="en-US"/>
        </w:rPr>
        <w:t xml:space="preserve">: support for time series analysis to manage, process and </w:t>
      </w:r>
      <w:r w:rsidR="00480BB3" w:rsidRPr="00D93326">
        <w:rPr>
          <w:lang w:val="en-US"/>
        </w:rPr>
        <w:t>analyze</w:t>
      </w:r>
      <w:r w:rsidRPr="00D93326">
        <w:rPr>
          <w:lang w:val="en-US"/>
        </w:rPr>
        <w:t xml:space="preserve"> (big) </w:t>
      </w:r>
      <w:proofErr w:type="spellStart"/>
      <w:r w:rsidRPr="00D93326">
        <w:rPr>
          <w:lang w:val="en-US"/>
        </w:rPr>
        <w:t>spatio</w:t>
      </w:r>
      <w:proofErr w:type="spellEnd"/>
      <w:r w:rsidRPr="00D93326">
        <w:rPr>
          <w:lang w:val="en-US"/>
        </w:rPr>
        <w:t xml:space="preserve">-temporal environmental data. It supports querying, map calculation, aggregation, statistics and gap filling for raster, vector and raster3D data. A temporal topology builder is available to build </w:t>
      </w:r>
      <w:proofErr w:type="spellStart"/>
      <w:r w:rsidRPr="00D93326">
        <w:rPr>
          <w:lang w:val="en-US"/>
        </w:rPr>
        <w:t>spatio</w:t>
      </w:r>
      <w:proofErr w:type="spellEnd"/>
      <w:r w:rsidRPr="00D93326">
        <w:rPr>
          <w:lang w:val="en-US"/>
        </w:rPr>
        <w:t>-temporal topology connections between map objects for 1D, 3D and 4D extents.</w:t>
      </w:r>
    </w:p>
    <w:p w14:paraId="735B2B02" w14:textId="23BE2405" w:rsidR="00D93326" w:rsidRDefault="00D93326" w:rsidP="00D93326">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69444E87" w14:textId="77777777" w:rsidR="00992F12" w:rsidRPr="00252EDA" w:rsidRDefault="00992F12" w:rsidP="00992F12">
      <w:pPr>
        <w:rPr>
          <w:lang w:val="en-US"/>
        </w:rPr>
      </w:pPr>
    </w:p>
    <w:p w14:paraId="7C858BC6" w14:textId="47C324A7" w:rsidR="00992F12" w:rsidRPr="00252EDA" w:rsidRDefault="00992F12" w:rsidP="00992F12">
      <w:pPr>
        <w:rPr>
          <w:b/>
          <w:sz w:val="28"/>
          <w:lang w:val="en-US"/>
        </w:rPr>
      </w:pPr>
      <w:r>
        <w:rPr>
          <w:b/>
          <w:sz w:val="28"/>
          <w:lang w:val="en-US"/>
        </w:rPr>
        <w:t>VI</w:t>
      </w:r>
      <w:r w:rsidRPr="00252EDA">
        <w:rPr>
          <w:b/>
          <w:sz w:val="28"/>
          <w:lang w:val="en-US"/>
        </w:rPr>
        <w:t>.</w:t>
      </w:r>
      <w:r w:rsidR="003D0634">
        <w:rPr>
          <w:b/>
          <w:sz w:val="28"/>
          <w:lang w:val="en-US"/>
        </w:rPr>
        <w:t>1.</w:t>
      </w:r>
      <w:r>
        <w:rPr>
          <w:b/>
          <w:sz w:val="28"/>
          <w:lang w:val="en-US"/>
        </w:rPr>
        <w:t>2</w:t>
      </w:r>
      <w:r w:rsidRPr="00252EDA">
        <w:rPr>
          <w:b/>
          <w:sz w:val="28"/>
          <w:lang w:val="en-US"/>
        </w:rPr>
        <w:tab/>
      </w:r>
      <w:commentRangeStart w:id="218"/>
      <w:r>
        <w:rPr>
          <w:b/>
          <w:sz w:val="28"/>
          <w:lang w:val="en-US"/>
        </w:rPr>
        <w:t>Quantum GIS</w:t>
      </w:r>
      <w:commentRangeEnd w:id="218"/>
      <w:r w:rsidR="00AF618A">
        <w:rPr>
          <w:rStyle w:val="CommentReference"/>
        </w:rPr>
        <w:commentReference w:id="218"/>
      </w:r>
    </w:p>
    <w:p w14:paraId="2A501900" w14:textId="4D46117C" w:rsidR="00992F12" w:rsidRDefault="007C07D6" w:rsidP="00074EDC">
      <w:pPr>
        <w:spacing w:after="120" w:line="360" w:lineRule="auto"/>
        <w:rPr>
          <w:lang w:val="en-US"/>
        </w:rPr>
      </w:pPr>
      <w:hyperlink r:id="rId113" w:history="1">
        <w:r w:rsidR="00D93326" w:rsidRPr="00105104">
          <w:rPr>
            <w:rStyle w:val="Hyperlink"/>
            <w:lang w:val="en-US"/>
          </w:rPr>
          <w:t>Q</w:t>
        </w:r>
        <w:r w:rsidR="00131B6D" w:rsidRPr="00105104">
          <w:rPr>
            <w:rStyle w:val="Hyperlink"/>
            <w:lang w:val="en-US"/>
          </w:rPr>
          <w:t xml:space="preserve">uantum </w:t>
        </w:r>
        <w:r w:rsidR="00D93326" w:rsidRPr="00105104">
          <w:rPr>
            <w:rStyle w:val="Hyperlink"/>
            <w:lang w:val="en-US"/>
          </w:rPr>
          <w:t>GIS</w:t>
        </w:r>
      </w:hyperlink>
      <w:r w:rsidR="00131B6D">
        <w:rPr>
          <w:lang w:val="en-US"/>
        </w:rPr>
        <w:t>, better known by i</w:t>
      </w:r>
      <w:r w:rsidR="00105104">
        <w:rPr>
          <w:lang w:val="en-US"/>
        </w:rPr>
        <w:t>ts acronym QGIS,</w:t>
      </w:r>
      <w:r w:rsidR="00D93326" w:rsidRPr="00D93326">
        <w:rPr>
          <w:lang w:val="en-US"/>
        </w:rPr>
        <w:t xml:space="preserve"> is the leading </w:t>
      </w:r>
      <w:r w:rsidR="00D93326">
        <w:rPr>
          <w:lang w:val="en-US"/>
        </w:rPr>
        <w:t xml:space="preserve">open source </w:t>
      </w:r>
      <w:r w:rsidR="00D93326" w:rsidRPr="00D93326">
        <w:rPr>
          <w:b/>
          <w:i/>
          <w:lang w:val="en-US"/>
        </w:rPr>
        <w:t>desktop</w:t>
      </w:r>
      <w:r w:rsidR="00D93326" w:rsidRPr="00D93326">
        <w:rPr>
          <w:lang w:val="en-US"/>
        </w:rPr>
        <w:t xml:space="preserve"> GIS. It allows </w:t>
      </w:r>
      <w:r w:rsidR="00D93326">
        <w:rPr>
          <w:lang w:val="en-US"/>
        </w:rPr>
        <w:t>users</w:t>
      </w:r>
      <w:r w:rsidR="00D93326" w:rsidRPr="00D93326">
        <w:rPr>
          <w:lang w:val="en-US"/>
        </w:rPr>
        <w:t xml:space="preserve"> to create, edit, visualize, analyze and publish geospatial information on Windows, Mac OS, Linux, BSD and Android (via the </w:t>
      </w:r>
      <w:proofErr w:type="spellStart"/>
      <w:r w:rsidR="00D93326" w:rsidRPr="00D93326">
        <w:rPr>
          <w:lang w:val="en-US"/>
        </w:rPr>
        <w:t>QField</w:t>
      </w:r>
      <w:proofErr w:type="spellEnd"/>
      <w:r w:rsidR="00D93326" w:rsidRPr="00D93326">
        <w:rPr>
          <w:lang w:val="en-US"/>
        </w:rPr>
        <w:t xml:space="preserve"> app). </w:t>
      </w:r>
      <w:r w:rsidR="00131B6D">
        <w:rPr>
          <w:lang w:val="en-US"/>
        </w:rPr>
        <w:t xml:space="preserve">There is </w:t>
      </w:r>
      <w:r w:rsidR="00D93326" w:rsidRPr="00D93326">
        <w:rPr>
          <w:lang w:val="en-US"/>
        </w:rPr>
        <w:t xml:space="preserve">also </w:t>
      </w:r>
      <w:r w:rsidR="00131B6D">
        <w:rPr>
          <w:lang w:val="en-US"/>
        </w:rPr>
        <w:t xml:space="preserve">an </w:t>
      </w:r>
      <w:r w:rsidR="00D93326" w:rsidRPr="00D93326">
        <w:rPr>
          <w:lang w:val="en-US"/>
        </w:rPr>
        <w:t xml:space="preserve">OGC Web Server application, a web browser client and developer libraries. </w:t>
      </w:r>
      <w:r w:rsidR="00105104" w:rsidRPr="00105104">
        <w:rPr>
          <w:lang w:val="en-US"/>
        </w:rPr>
        <w:t>QGIS is licensed under the GNU General Public License.</w:t>
      </w:r>
      <w:r w:rsidR="00105104">
        <w:rPr>
          <w:lang w:val="en-US"/>
        </w:rPr>
        <w:t xml:space="preserve"> </w:t>
      </w:r>
      <w:r w:rsidR="00D93326"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5B3A9B29" w14:textId="0CED6EEE" w:rsidR="00BA0E44" w:rsidRDefault="00BA0E44" w:rsidP="00074EDC">
      <w:pPr>
        <w:spacing w:after="120" w:line="360" w:lineRule="auto"/>
        <w:rPr>
          <w:lang w:val="en-US"/>
        </w:rPr>
      </w:pPr>
      <w:r>
        <w:rPr>
          <w:lang w:val="en-US"/>
        </w:rPr>
        <w:t xml:space="preserve">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 </w:t>
      </w:r>
      <w:proofErr w:type="spellStart"/>
      <w:r>
        <w:rPr>
          <w:lang w:val="en-US"/>
        </w:rPr>
        <w:t>Hazus</w:t>
      </w:r>
      <w:proofErr w:type="spellEnd"/>
      <w:r>
        <w:rPr>
          <w:lang w:val="en-US"/>
        </w:rPr>
        <w:t xml:space="preserve"> on QGIS, then it would be possible for developers to customize the user interface to the specific needs of a hazards-oriented spatial decision support system.</w:t>
      </w:r>
    </w:p>
    <w:p w14:paraId="0BC55B6F" w14:textId="2F352672" w:rsidR="00BA0E44" w:rsidRDefault="00BA0E44" w:rsidP="00074EDC">
      <w:pPr>
        <w:spacing w:after="120" w:line="360" w:lineRule="auto"/>
        <w:rPr>
          <w:lang w:val="en-US"/>
        </w:rPr>
      </w:pPr>
      <w:r>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w:t>
      </w:r>
      <w:r w:rsidR="0032595B">
        <w:rPr>
          <w:lang w:val="en-US"/>
        </w:rPr>
        <w:t xml:space="preserve">integrates open source GIS functions from </w:t>
      </w:r>
      <w:r w:rsidR="0032595B">
        <w:rPr>
          <w:lang w:val="en-US"/>
        </w:rPr>
        <w:lastRenderedPageBreak/>
        <w:t xml:space="preserve">GRASS, SAGA, </w:t>
      </w:r>
      <w:proofErr w:type="spellStart"/>
      <w:r w:rsidR="0032595B">
        <w:rPr>
          <w:lang w:val="en-US"/>
        </w:rPr>
        <w:t>gvSIG</w:t>
      </w:r>
      <w:proofErr w:type="spellEnd"/>
      <w:r w:rsidR="0032595B">
        <w:rPr>
          <w:lang w:val="en-US"/>
        </w:rPr>
        <w:t>, and others. Like ArcGIS, it is relatively poor with regard to manipulating attribute data, which in both cases is better done outside the GIS.</w:t>
      </w:r>
    </w:p>
    <w:p w14:paraId="2510BB9B" w14:textId="0DF9FB22" w:rsidR="0032595B" w:rsidRDefault="0032595B" w:rsidP="00074EDC">
      <w:pPr>
        <w:spacing w:after="120" w:line="360" w:lineRule="auto"/>
        <w:rPr>
          <w:lang w:val="en-US"/>
        </w:rPr>
      </w:pPr>
      <w:r>
        <w:rPr>
          <w:lang w:val="en-US"/>
        </w:rPr>
        <w:t>While most core functions are written in C, QGIS offers both a Python console as well as a plethora of Python plugins or extensions provided by developers world-wide.</w:t>
      </w:r>
    </w:p>
    <w:p w14:paraId="5DDBE865" w14:textId="77777777" w:rsidR="00992F12" w:rsidRPr="00252EDA" w:rsidRDefault="00992F12" w:rsidP="00074EDC">
      <w:pPr>
        <w:rPr>
          <w:lang w:val="en-US"/>
        </w:rPr>
      </w:pPr>
    </w:p>
    <w:p w14:paraId="586F4AE6" w14:textId="2461E61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3</w:t>
      </w:r>
      <w:r w:rsidRPr="00252EDA">
        <w:rPr>
          <w:b/>
          <w:sz w:val="28"/>
          <w:lang w:val="en-US"/>
        </w:rPr>
        <w:tab/>
      </w:r>
      <w:r>
        <w:rPr>
          <w:b/>
          <w:sz w:val="28"/>
          <w:lang w:val="en-US"/>
        </w:rPr>
        <w:t>User-friendly Desktop Internet-oriented GIS (</w:t>
      </w:r>
      <w:proofErr w:type="spellStart"/>
      <w:r>
        <w:rPr>
          <w:b/>
          <w:sz w:val="28"/>
          <w:lang w:val="en-US"/>
        </w:rPr>
        <w:t>uDig</w:t>
      </w:r>
      <w:proofErr w:type="spellEnd"/>
      <w:r>
        <w:rPr>
          <w:b/>
          <w:sz w:val="28"/>
          <w:lang w:val="en-US"/>
        </w:rPr>
        <w:t>)</w:t>
      </w:r>
    </w:p>
    <w:p w14:paraId="40993C16" w14:textId="736FF8EB" w:rsidR="00992F12" w:rsidRDefault="007C07D6" w:rsidP="00074EDC">
      <w:pPr>
        <w:spacing w:after="120" w:line="360" w:lineRule="auto"/>
        <w:rPr>
          <w:lang w:val="en-US"/>
        </w:rPr>
      </w:pPr>
      <w:hyperlink r:id="rId114" w:history="1">
        <w:proofErr w:type="spellStart"/>
        <w:proofErr w:type="gramStart"/>
        <w:r w:rsidR="00105104" w:rsidRPr="003D7F8F">
          <w:rPr>
            <w:rStyle w:val="Hyperlink"/>
            <w:lang w:val="en-US"/>
          </w:rPr>
          <w:t>uDig</w:t>
        </w:r>
        <w:proofErr w:type="spellEnd"/>
        <w:proofErr w:type="gramEnd"/>
      </w:hyperlink>
      <w:r w:rsidR="00105104" w:rsidRPr="00105104">
        <w:rPr>
          <w:lang w:val="en-US"/>
        </w:rPr>
        <w:t xml:space="preserve"> is an open source spatial data viewer/editor, with special emphasis on the </w:t>
      </w:r>
      <w:r w:rsidR="003D7F8F">
        <w:rPr>
          <w:lang w:val="en-US"/>
        </w:rPr>
        <w:t>OGC</w:t>
      </w:r>
      <w:r w:rsidR="00105104" w:rsidRPr="00105104">
        <w:rPr>
          <w:lang w:val="en-US"/>
        </w:rPr>
        <w:t xml:space="preserve"> standards for Internet GIS, the Web Map Server (WMS) and Web Feature Server (WFS) standards.</w:t>
      </w:r>
      <w:r w:rsidR="003D7F8F">
        <w:rPr>
          <w:lang w:val="en-US"/>
        </w:rPr>
        <w:t xml:space="preserve"> The goal of </w:t>
      </w:r>
      <w:proofErr w:type="spellStart"/>
      <w:r w:rsidR="003D7F8F" w:rsidRPr="003D7F8F">
        <w:rPr>
          <w:lang w:val="en-US"/>
        </w:rPr>
        <w:t>uDig</w:t>
      </w:r>
      <w:proofErr w:type="spellEnd"/>
      <w:r w:rsidR="003D7F8F" w:rsidRPr="003D7F8F">
        <w:rPr>
          <w:lang w:val="en-US"/>
        </w:rPr>
        <w:t xml:space="preserve"> is to provide a complete Java solution for desktop GIS data access, editing, and viewing.</w:t>
      </w:r>
      <w:r w:rsidR="003D7F8F">
        <w:rPr>
          <w:lang w:val="en-US"/>
        </w:rPr>
        <w:t xml:space="preserve"> There are standalone versions for Windows, Mac OS and Linux, however, for the purposes of Open </w:t>
      </w:r>
      <w:proofErr w:type="spellStart"/>
      <w:r w:rsidR="003D7F8F">
        <w:rPr>
          <w:lang w:val="en-US"/>
        </w:rPr>
        <w:t>Hazus</w:t>
      </w:r>
      <w:proofErr w:type="spellEnd"/>
      <w:r w:rsidR="003D7F8F">
        <w:rPr>
          <w:lang w:val="en-US"/>
        </w:rPr>
        <w:t xml:space="preserve">, the application framework, built with Eclipse Rich Client (RCP) technology might be more promising. Their </w:t>
      </w:r>
      <w:hyperlink r:id="rId115" w:history="1">
        <w:r w:rsidR="003D7F8F" w:rsidRPr="003D7F8F">
          <w:rPr>
            <w:rStyle w:val="Hyperlink"/>
            <w:lang w:val="en-US"/>
          </w:rPr>
          <w:t>gallery of sample applications</w:t>
        </w:r>
      </w:hyperlink>
      <w:r w:rsidR="003D7F8F">
        <w:rPr>
          <w:lang w:val="en-US"/>
        </w:rPr>
        <w:t xml:space="preserve"> built with </w:t>
      </w:r>
      <w:proofErr w:type="spellStart"/>
      <w:r w:rsidR="003D7F8F">
        <w:rPr>
          <w:lang w:val="en-US"/>
        </w:rPr>
        <w:t>uDig</w:t>
      </w:r>
      <w:proofErr w:type="spellEnd"/>
      <w:r w:rsidR="003D7F8F">
        <w:rPr>
          <w:lang w:val="en-US"/>
        </w:rPr>
        <w:t xml:space="preserve"> illustrates implementations in hydrology, logistics, forest management, and the </w:t>
      </w:r>
      <w:hyperlink r:id="rId116" w:history="1">
        <w:r w:rsidR="003D7F8F" w:rsidRPr="00DC7B02">
          <w:rPr>
            <w:rStyle w:val="Hyperlink"/>
            <w:lang w:val="en-US"/>
          </w:rPr>
          <w:t>Distant Early Warning System for Tsunamis</w:t>
        </w:r>
      </w:hyperlink>
      <w:r w:rsidR="003D7F8F">
        <w:rPr>
          <w:lang w:val="en-US"/>
        </w:rPr>
        <w:t>.</w:t>
      </w:r>
      <w:r w:rsidR="00DC7B02">
        <w:rPr>
          <w:lang w:val="en-US"/>
        </w:rPr>
        <w:t xml:space="preserve"> </w:t>
      </w:r>
      <w:proofErr w:type="spellStart"/>
      <w:proofErr w:type="gramStart"/>
      <w:r w:rsidR="00DC7B02">
        <w:rPr>
          <w:lang w:val="en-US"/>
        </w:rPr>
        <w:t>uDig</w:t>
      </w:r>
      <w:proofErr w:type="spellEnd"/>
      <w:proofErr w:type="gramEnd"/>
      <w:r w:rsidR="00DC7B02">
        <w:rPr>
          <w:lang w:val="en-US"/>
        </w:rPr>
        <w:t xml:space="preserve"> is also the underlying platform for DIVA GIS.</w:t>
      </w:r>
    </w:p>
    <w:p w14:paraId="754ED4B3" w14:textId="5AC609BA" w:rsidR="00DC7B02" w:rsidRPr="00252EDA" w:rsidRDefault="00DC7B02" w:rsidP="00074EDC">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3</w:t>
      </w:r>
      <w:r w:rsidRPr="00252EDA">
        <w:rPr>
          <w:b/>
          <w:sz w:val="24"/>
          <w:lang w:val="en-US"/>
        </w:rPr>
        <w:t>.1</w:t>
      </w:r>
      <w:r w:rsidRPr="00252EDA">
        <w:rPr>
          <w:b/>
          <w:sz w:val="24"/>
          <w:lang w:val="en-US"/>
        </w:rPr>
        <w:tab/>
      </w:r>
      <w:r>
        <w:rPr>
          <w:b/>
          <w:sz w:val="24"/>
          <w:lang w:val="en-US"/>
        </w:rPr>
        <w:t>DIVA GIS</w:t>
      </w:r>
    </w:p>
    <w:p w14:paraId="51A2EC5C" w14:textId="04CC39EC" w:rsidR="00992F12" w:rsidRPr="00252EDA" w:rsidRDefault="007C07D6" w:rsidP="00424F70">
      <w:pPr>
        <w:spacing w:after="120" w:line="360" w:lineRule="auto"/>
        <w:rPr>
          <w:lang w:val="en-US"/>
        </w:rPr>
      </w:pPr>
      <w:hyperlink r:id="rId117" w:history="1">
        <w:r w:rsidR="00DC7B02" w:rsidRPr="00DC7B02">
          <w:rPr>
            <w:rStyle w:val="Hyperlink"/>
            <w:lang w:val="en-US"/>
          </w:rPr>
          <w:t>DIVA-GIS</w:t>
        </w:r>
      </w:hyperlink>
      <w:r w:rsidR="00DC7B02" w:rsidRPr="00DC7B02">
        <w:rPr>
          <w:lang w:val="en-US"/>
        </w:rPr>
        <w:t xml:space="preserve"> is a free GIS used for the analysis of geographic data, in particular point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118" w:history="1">
        <w:proofErr w:type="spellStart"/>
        <w:r w:rsidR="00DC7B02" w:rsidRPr="000354AA">
          <w:rPr>
            <w:rStyle w:val="Hyperlink"/>
            <w:lang w:val="en-US"/>
          </w:rPr>
          <w:t>Maxent</w:t>
        </w:r>
        <w:proofErr w:type="spellEnd"/>
      </w:hyperlink>
      <w:r w:rsidR="00DC7B02" w:rsidRPr="00DC7B02">
        <w:rPr>
          <w:lang w:val="en-US"/>
        </w:rPr>
        <w:t>.</w:t>
      </w:r>
    </w:p>
    <w:p w14:paraId="3D92150C" w14:textId="7A7015EF" w:rsidR="00E41C24" w:rsidRPr="00252EDA" w:rsidRDefault="00E41C24" w:rsidP="00E41C24">
      <w:pPr>
        <w:spacing w:line="360" w:lineRule="auto"/>
        <w:rPr>
          <w:b/>
          <w:sz w:val="24"/>
          <w:lang w:val="en-US"/>
        </w:rPr>
      </w:pPr>
      <w:r>
        <w:rPr>
          <w:b/>
          <w:sz w:val="24"/>
          <w:lang w:val="en-US"/>
        </w:rPr>
        <w:t>VI</w:t>
      </w:r>
      <w:r w:rsidRPr="00252EDA">
        <w:rPr>
          <w:b/>
          <w:sz w:val="24"/>
          <w:lang w:val="en-US"/>
        </w:rPr>
        <w:t>.</w:t>
      </w:r>
      <w:r>
        <w:rPr>
          <w:b/>
          <w:sz w:val="24"/>
          <w:lang w:val="en-US"/>
        </w:rPr>
        <w:t>1.3</w:t>
      </w:r>
      <w:r w:rsidRPr="00252EDA">
        <w:rPr>
          <w:b/>
          <w:sz w:val="24"/>
          <w:lang w:val="en-US"/>
        </w:rPr>
        <w:t>.</w:t>
      </w:r>
      <w:r>
        <w:rPr>
          <w:b/>
          <w:sz w:val="24"/>
          <w:lang w:val="en-US"/>
        </w:rPr>
        <w:t>2</w:t>
      </w:r>
      <w:r w:rsidRPr="00252EDA">
        <w:rPr>
          <w:b/>
          <w:sz w:val="24"/>
          <w:lang w:val="en-US"/>
        </w:rPr>
        <w:tab/>
      </w:r>
      <w:proofErr w:type="spellStart"/>
      <w:r>
        <w:rPr>
          <w:b/>
          <w:sz w:val="24"/>
          <w:lang w:val="en-US"/>
        </w:rPr>
        <w:t>uDig</w:t>
      </w:r>
      <w:proofErr w:type="spellEnd"/>
      <w:r>
        <w:rPr>
          <w:b/>
          <w:sz w:val="24"/>
          <w:lang w:val="en-US"/>
        </w:rPr>
        <w:t xml:space="preserve"> Rich Client Platform</w:t>
      </w:r>
    </w:p>
    <w:p w14:paraId="43BAE1A9" w14:textId="2702E638" w:rsidR="00DC7B02" w:rsidRDefault="00E41C24" w:rsidP="00424F70">
      <w:pPr>
        <w:spacing w:after="120" w:line="360" w:lineRule="auto"/>
        <w:rPr>
          <w:lang w:val="en-US"/>
        </w:rPr>
      </w:pPr>
      <w:r>
        <w:rPr>
          <w:lang w:val="en-US"/>
        </w:rPr>
        <w:t xml:space="preserve">The previously discussed GRASS and QGIS programs were developed with end users in mind, i.e., a lot of effort has been expanded on provided a one-stop solution for the user’s GIS needs. </w:t>
      </w:r>
      <w:proofErr w:type="spellStart"/>
      <w:proofErr w:type="gramStart"/>
      <w:r>
        <w:rPr>
          <w:lang w:val="en-US"/>
        </w:rPr>
        <w:t>uDig’s</w:t>
      </w:r>
      <w:proofErr w:type="spellEnd"/>
      <w:proofErr w:type="gramEnd"/>
      <w:r>
        <w:rPr>
          <w:lang w:val="en-US"/>
        </w:rPr>
        <w:t xml:space="preserve"> philosophy is different in that it acts more like a (Java-based) framework that allows </w:t>
      </w:r>
      <w:hyperlink r:id="rId119" w:history="1">
        <w:r w:rsidR="00424F70" w:rsidRPr="00424F70">
          <w:rPr>
            <w:rStyle w:val="Hyperlink"/>
            <w:lang w:val="en-US"/>
          </w:rPr>
          <w:t xml:space="preserve">(experienced Java) </w:t>
        </w:r>
        <w:r w:rsidRPr="00424F70">
          <w:rPr>
            <w:rStyle w:val="Hyperlink"/>
            <w:lang w:val="en-US"/>
          </w:rPr>
          <w:t>developers</w:t>
        </w:r>
      </w:hyperlink>
      <w:r>
        <w:rPr>
          <w:lang w:val="en-US"/>
        </w:rPr>
        <w:t xml:space="preserve"> to </w:t>
      </w:r>
      <w:r w:rsidR="00424F70">
        <w:rPr>
          <w:lang w:val="en-US"/>
        </w:rPr>
        <w:t xml:space="preserve">write their own GIS (like, for example, </w:t>
      </w:r>
      <w:hyperlink r:id="rId120" w:history="1">
        <w:r w:rsidR="00424F70" w:rsidRPr="00424F70">
          <w:rPr>
            <w:rStyle w:val="Hyperlink"/>
            <w:lang w:val="en-US"/>
          </w:rPr>
          <w:t>JGRASS</w:t>
        </w:r>
      </w:hyperlink>
      <w:r w:rsidR="00424F70">
        <w:rPr>
          <w:lang w:val="en-US"/>
        </w:rPr>
        <w:t xml:space="preserve">) based on the Eclipse platform. </w:t>
      </w:r>
    </w:p>
    <w:p w14:paraId="389DAF50" w14:textId="77777777" w:rsidR="00E41C24" w:rsidRPr="00252EDA" w:rsidRDefault="00E41C24" w:rsidP="00074EDC">
      <w:pPr>
        <w:rPr>
          <w:lang w:val="en-US"/>
        </w:rPr>
      </w:pPr>
    </w:p>
    <w:p w14:paraId="7252737D" w14:textId="0511B16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4</w:t>
      </w:r>
      <w:r w:rsidRPr="00252EDA">
        <w:rPr>
          <w:b/>
          <w:sz w:val="28"/>
          <w:lang w:val="en-US"/>
        </w:rPr>
        <w:tab/>
      </w:r>
      <w:proofErr w:type="spellStart"/>
      <w:r>
        <w:rPr>
          <w:b/>
          <w:sz w:val="28"/>
          <w:lang w:val="en-US"/>
        </w:rPr>
        <w:t>gvSIG</w:t>
      </w:r>
      <w:proofErr w:type="spellEnd"/>
    </w:p>
    <w:p w14:paraId="60257C18" w14:textId="1B516B5F" w:rsidR="00992F12" w:rsidRDefault="007C07D6" w:rsidP="00074EDC">
      <w:pPr>
        <w:spacing w:after="120" w:line="360" w:lineRule="auto"/>
        <w:rPr>
          <w:lang w:val="en-US"/>
        </w:rPr>
      </w:pPr>
      <w:hyperlink r:id="rId121" w:history="1">
        <w:proofErr w:type="spellStart"/>
        <w:proofErr w:type="gramStart"/>
        <w:r w:rsidR="00390B4F" w:rsidRPr="00390B4F">
          <w:rPr>
            <w:rStyle w:val="Hyperlink"/>
            <w:lang w:val="en-US"/>
          </w:rPr>
          <w:t>gvSIG</w:t>
        </w:r>
        <w:proofErr w:type="spellEnd"/>
        <w:proofErr w:type="gramEnd"/>
      </w:hyperlink>
      <w:r w:rsidR="00390B4F">
        <w:rPr>
          <w:lang w:val="en-US"/>
        </w:rPr>
        <w:t xml:space="preserve"> is the third </w:t>
      </w:r>
      <w:proofErr w:type="spellStart"/>
      <w:r w:rsidR="00390B4F">
        <w:rPr>
          <w:lang w:val="en-US"/>
        </w:rPr>
        <w:t>OSGeo</w:t>
      </w:r>
      <w:proofErr w:type="spellEnd"/>
      <w:r w:rsidR="00390B4F">
        <w:rPr>
          <w:lang w:val="en-US"/>
        </w:rPr>
        <w:t xml:space="preserve"> desktop GIS application, published under the </w:t>
      </w:r>
      <w:r w:rsidR="00390B4F" w:rsidRPr="00390B4F">
        <w:rPr>
          <w:lang w:val="en-US"/>
        </w:rPr>
        <w:t>GNU/GPL license</w:t>
      </w:r>
      <w:r w:rsidR="00390B4F">
        <w:rPr>
          <w:lang w:val="en-US"/>
        </w:rPr>
        <w:t xml:space="preserve"> and </w:t>
      </w:r>
      <w:r w:rsidR="00390B4F" w:rsidRPr="00390B4F">
        <w:rPr>
          <w:lang w:val="en-US"/>
        </w:rPr>
        <w:t>used by thousands of users worldwide.</w:t>
      </w:r>
      <w:r w:rsidR="00390B4F">
        <w:rPr>
          <w:lang w:val="en-US"/>
        </w:rPr>
        <w:t xml:space="preserve"> </w:t>
      </w:r>
      <w:proofErr w:type="spellStart"/>
      <w:proofErr w:type="gramStart"/>
      <w:r w:rsidR="00390B4F">
        <w:rPr>
          <w:lang w:val="en-US"/>
        </w:rPr>
        <w:t>gvSIG</w:t>
      </w:r>
      <w:proofErr w:type="spellEnd"/>
      <w:proofErr w:type="gramEnd"/>
      <w:r w:rsidR="00390B4F">
        <w:rPr>
          <w:lang w:val="en-US"/>
        </w:rPr>
        <w:t xml:space="preserve"> developed in parallel to QGIS and with a somewhat different emphasis on geospatial workflows. Its strengths are the geoprocessing component </w:t>
      </w:r>
      <w:proofErr w:type="spellStart"/>
      <w:r w:rsidR="00390B4F">
        <w:rPr>
          <w:lang w:val="en-US"/>
        </w:rPr>
        <w:t>Sextante</w:t>
      </w:r>
      <w:proofErr w:type="spellEnd"/>
      <w:r w:rsidR="00BE414F">
        <w:rPr>
          <w:lang w:val="en-US"/>
        </w:rPr>
        <w:t xml:space="preserve"> and its support for standards beyond the geospatial realm (e.g., databases, CAD, catalogues). </w:t>
      </w:r>
      <w:proofErr w:type="spellStart"/>
      <w:proofErr w:type="gramStart"/>
      <w:r w:rsidR="00BE414F">
        <w:rPr>
          <w:lang w:val="en-US"/>
        </w:rPr>
        <w:t>gvSIG</w:t>
      </w:r>
      <w:proofErr w:type="spellEnd"/>
      <w:proofErr w:type="gramEnd"/>
      <w:r w:rsidR="00BE414F">
        <w:rPr>
          <w:lang w:val="en-US"/>
        </w:rPr>
        <w:t xml:space="preserve"> has a vibrant user and developer community, mostly in Europe and Latin America.</w:t>
      </w:r>
    </w:p>
    <w:p w14:paraId="7249BD95" w14:textId="77777777" w:rsidR="00992F12" w:rsidRPr="00252EDA" w:rsidRDefault="00992F12" w:rsidP="00074EDC">
      <w:pPr>
        <w:rPr>
          <w:lang w:val="en-US"/>
        </w:rPr>
      </w:pPr>
    </w:p>
    <w:p w14:paraId="11FAEF66" w14:textId="12D094F1"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5</w:t>
      </w:r>
      <w:r w:rsidRPr="00252EDA">
        <w:rPr>
          <w:b/>
          <w:sz w:val="28"/>
          <w:lang w:val="en-US"/>
        </w:rPr>
        <w:tab/>
      </w:r>
      <w:r>
        <w:rPr>
          <w:b/>
          <w:sz w:val="28"/>
          <w:lang w:val="en-US"/>
        </w:rPr>
        <w:t>System for Automated Geoscientific Analysis (SAGA)</w:t>
      </w:r>
    </w:p>
    <w:p w14:paraId="77EE6DF1" w14:textId="6DFBFF1E" w:rsidR="00BE414F" w:rsidRPr="00BE414F" w:rsidRDefault="007C07D6" w:rsidP="00074EDC">
      <w:pPr>
        <w:spacing w:after="120" w:line="360" w:lineRule="auto"/>
        <w:rPr>
          <w:lang w:val="en-US"/>
        </w:rPr>
      </w:pPr>
      <w:hyperlink r:id="rId122" w:history="1">
        <w:r w:rsidR="00BE414F" w:rsidRPr="00BE414F">
          <w:rPr>
            <w:rStyle w:val="Hyperlink"/>
            <w:lang w:val="en-US"/>
          </w:rPr>
          <w:t xml:space="preserve">SAGA </w:t>
        </w:r>
      </w:hyperlink>
      <w:r w:rsidR="00BE414F">
        <w:rPr>
          <w:lang w:val="en-US"/>
        </w:rPr>
        <w:t xml:space="preserve">started out as a set of programs the quantitative description of topographies (landform shapes). It has now become a serious competitor for the raster-based GRASS GIS. </w:t>
      </w:r>
      <w:r w:rsidR="00BE414F" w:rsidRPr="00BE414F">
        <w:rPr>
          <w:lang w:val="en-US"/>
        </w:rPr>
        <w:t xml:space="preserve">SAGA's </w:t>
      </w:r>
      <w:r w:rsidR="00074EDC">
        <w:rPr>
          <w:lang w:val="en-US"/>
        </w:rPr>
        <w:t xml:space="preserve">overarching goal </w:t>
      </w:r>
      <w:r w:rsidR="00BE414F" w:rsidRPr="00BE414F">
        <w:rPr>
          <w:lang w:val="en-US"/>
        </w:rPr>
        <w:t xml:space="preserve">is to </w:t>
      </w:r>
      <w:r w:rsidR="00074EDC">
        <w:rPr>
          <w:lang w:val="en-US"/>
        </w:rPr>
        <w:t xml:space="preserve">provide </w:t>
      </w:r>
      <w:r w:rsidR="00BE414F" w:rsidRPr="00BE414F">
        <w:rPr>
          <w:lang w:val="en-US"/>
        </w:rPr>
        <w:t>(geo-)</w:t>
      </w:r>
      <w:r w:rsidR="00074EDC">
        <w:rPr>
          <w:lang w:val="en-US"/>
        </w:rPr>
        <w:t xml:space="preserve"> </w:t>
      </w:r>
      <w:r w:rsidR="00BE414F" w:rsidRPr="00BE414F">
        <w:rPr>
          <w:lang w:val="en-US"/>
        </w:rPr>
        <w:t xml:space="preserve">scientists </w:t>
      </w:r>
      <w:r w:rsidR="00074EDC">
        <w:rPr>
          <w:lang w:val="en-US"/>
        </w:rPr>
        <w:t xml:space="preserve">with </w:t>
      </w:r>
      <w:r w:rsidR="00BE414F" w:rsidRPr="00BE414F">
        <w:rPr>
          <w:lang w:val="en-US"/>
        </w:rPr>
        <w:t xml:space="preserve">an effective </w:t>
      </w:r>
      <w:r w:rsidR="00074EDC">
        <w:rPr>
          <w:lang w:val="en-US"/>
        </w:rPr>
        <w:t xml:space="preserve">API </w:t>
      </w:r>
      <w:r w:rsidR="00BE414F" w:rsidRPr="00BE414F">
        <w:rPr>
          <w:lang w:val="en-US"/>
        </w:rPr>
        <w:t xml:space="preserve">for the implementation of geoscientific methods. </w:t>
      </w:r>
      <w:r w:rsidR="00074EDC">
        <w:rPr>
          <w:lang w:val="en-US"/>
        </w:rPr>
        <w:t xml:space="preserve">Conceived of in the early 2000s and unencumbered by legacy code, </w:t>
      </w:r>
      <w:r w:rsidR="00BE414F" w:rsidRPr="00BE414F">
        <w:rPr>
          <w:lang w:val="en-US"/>
        </w:rPr>
        <w:t>SAGA's true strength</w:t>
      </w:r>
      <w:r w:rsidR="00074EDC">
        <w:rPr>
          <w:lang w:val="en-US"/>
        </w:rPr>
        <w:t xml:space="preserve"> lies in its architecture and very fast code.</w:t>
      </w:r>
    </w:p>
    <w:p w14:paraId="10FCBB7A" w14:textId="302FB069" w:rsidR="00BE414F" w:rsidRPr="00BE414F" w:rsidRDefault="00BE414F" w:rsidP="00074EDC">
      <w:pPr>
        <w:spacing w:after="120" w:line="360" w:lineRule="auto"/>
        <w:rPr>
          <w:lang w:val="en-US"/>
        </w:rPr>
      </w:pPr>
      <w:r w:rsidRPr="00BE414F">
        <w:rPr>
          <w:lang w:val="en-US"/>
        </w:rPr>
        <w:t xml:space="preserve">SAGA is </w:t>
      </w:r>
      <w:r w:rsidR="00074EDC">
        <w:rPr>
          <w:lang w:val="en-US"/>
        </w:rPr>
        <w:t xml:space="preserve">written in </w:t>
      </w:r>
      <w:r w:rsidRPr="00BE414F">
        <w:rPr>
          <w:lang w:val="en-US"/>
        </w:rPr>
        <w:t xml:space="preserve">C++ and has an object oriented system design. </w:t>
      </w:r>
      <w:r w:rsidR="00074EDC">
        <w:rPr>
          <w:lang w:val="en-US"/>
        </w:rPr>
        <w:t xml:space="preserve">It </w:t>
      </w:r>
      <w:r w:rsidRPr="00BE414F">
        <w:rPr>
          <w:lang w:val="en-US"/>
        </w:rPr>
        <w:t xml:space="preserve">uses the cross platform GUI library </w:t>
      </w:r>
      <w:proofErr w:type="spellStart"/>
      <w:r w:rsidRPr="00BE414F">
        <w:rPr>
          <w:lang w:val="en-US"/>
        </w:rPr>
        <w:t>wxWidgets</w:t>
      </w:r>
      <w:proofErr w:type="spellEnd"/>
      <w:r w:rsidRPr="00BE414F">
        <w:rPr>
          <w:lang w:val="en-US"/>
        </w:rPr>
        <w:t xml:space="preserve"> for user interface functionality. Because </w:t>
      </w:r>
      <w:proofErr w:type="spellStart"/>
      <w:r w:rsidRPr="00BE414F">
        <w:rPr>
          <w:lang w:val="en-US"/>
        </w:rPr>
        <w:t>wxWidgets</w:t>
      </w:r>
      <w:proofErr w:type="spellEnd"/>
      <w:r w:rsidRPr="00BE414F">
        <w:rPr>
          <w:lang w:val="en-US"/>
        </w:rPr>
        <w:t xml:space="preserve"> enables operating system independent software development, SAGA </w:t>
      </w:r>
      <w:r w:rsidR="00074EDC">
        <w:rPr>
          <w:lang w:val="en-US"/>
        </w:rPr>
        <w:t xml:space="preserve">runs on </w:t>
      </w:r>
      <w:r w:rsidRPr="00BE414F">
        <w:rPr>
          <w:lang w:val="en-US"/>
        </w:rPr>
        <w:t xml:space="preserve">MS-Windows as well as </w:t>
      </w:r>
      <w:r w:rsidR="00074EDC">
        <w:rPr>
          <w:lang w:val="en-US"/>
        </w:rPr>
        <w:t xml:space="preserve">on </w:t>
      </w:r>
      <w:r w:rsidRPr="00BE414F">
        <w:rPr>
          <w:lang w:val="en-US"/>
        </w:rPr>
        <w:t>Linux.</w:t>
      </w:r>
    </w:p>
    <w:p w14:paraId="1FB81BF4" w14:textId="66EE9C11" w:rsidR="00480BB3" w:rsidRPr="00252EDA" w:rsidRDefault="00480BB3" w:rsidP="00480BB3">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5</w:t>
      </w:r>
      <w:r w:rsidRPr="00252EDA">
        <w:rPr>
          <w:b/>
          <w:sz w:val="24"/>
          <w:lang w:val="en-US"/>
        </w:rPr>
        <w:t>.1</w:t>
      </w:r>
      <w:r w:rsidRPr="00252EDA">
        <w:rPr>
          <w:b/>
          <w:sz w:val="24"/>
          <w:lang w:val="en-US"/>
        </w:rPr>
        <w:tab/>
      </w:r>
      <w:r>
        <w:rPr>
          <w:b/>
          <w:sz w:val="24"/>
          <w:lang w:val="en-US"/>
        </w:rPr>
        <w:t>SAGA Capabilities</w:t>
      </w:r>
    </w:p>
    <w:p w14:paraId="0EACC26F" w14:textId="4FE332EF" w:rsidR="00480BB3" w:rsidRPr="00480BB3" w:rsidRDefault="00424F70" w:rsidP="00424F70">
      <w:pPr>
        <w:spacing w:after="120" w:line="360" w:lineRule="auto"/>
        <w:rPr>
          <w:lang w:val="en-US"/>
        </w:rPr>
      </w:pPr>
      <w:r>
        <w:rPr>
          <w:lang w:val="en-US"/>
        </w:rPr>
        <w:t xml:space="preserve">One of the attractions of SAGA is its compact modular design that allows to run the software </w:t>
      </w:r>
      <w:r w:rsidR="00480BB3" w:rsidRPr="00480BB3">
        <w:rPr>
          <w:lang w:val="en-US"/>
        </w:rPr>
        <w:t xml:space="preserve">without installation even from </w:t>
      </w:r>
      <w:r>
        <w:rPr>
          <w:lang w:val="en-US"/>
        </w:rPr>
        <w:t xml:space="preserve">flash drives. It has an unusually flexible command line interface that supports scripting in </w:t>
      </w:r>
      <w:r w:rsidR="00480BB3" w:rsidRPr="00480BB3">
        <w:rPr>
          <w:lang w:val="en-US"/>
        </w:rPr>
        <w:t xml:space="preserve">Python, Java, </w:t>
      </w:r>
      <w:r>
        <w:rPr>
          <w:lang w:val="en-US"/>
        </w:rPr>
        <w:t xml:space="preserve">and </w:t>
      </w:r>
      <w:r w:rsidR="00480BB3" w:rsidRPr="00480BB3">
        <w:rPr>
          <w:lang w:val="en-US"/>
        </w:rPr>
        <w:t>R</w:t>
      </w:r>
      <w:r>
        <w:rPr>
          <w:lang w:val="en-US"/>
        </w:rPr>
        <w:t xml:space="preserve">. There are more </w:t>
      </w:r>
      <w:r w:rsidR="00480BB3" w:rsidRPr="00480BB3">
        <w:rPr>
          <w:lang w:val="en-US"/>
        </w:rPr>
        <w:t xml:space="preserve">than 450 </w:t>
      </w:r>
      <w:r>
        <w:rPr>
          <w:lang w:val="en-US"/>
        </w:rPr>
        <w:t>raster</w:t>
      </w:r>
      <w:r w:rsidR="00480BB3" w:rsidRPr="00480BB3">
        <w:rPr>
          <w:lang w:val="en-US"/>
        </w:rPr>
        <w:t xml:space="preserve"> functions for </w:t>
      </w:r>
      <w:proofErr w:type="spellStart"/>
      <w:r w:rsidR="00480BB3" w:rsidRPr="00480BB3">
        <w:rPr>
          <w:lang w:val="en-US"/>
        </w:rPr>
        <w:t>geodata</w:t>
      </w:r>
      <w:proofErr w:type="spellEnd"/>
      <w:r w:rsidR="00480BB3" w:rsidRPr="00480BB3">
        <w:rPr>
          <w:lang w:val="en-US"/>
        </w:rPr>
        <w:t xml:space="preserve"> analysis</w:t>
      </w:r>
      <w:r>
        <w:rPr>
          <w:lang w:val="en-US"/>
        </w:rPr>
        <w:t xml:space="preserve"> (including a good amount of image processing and </w:t>
      </w:r>
      <w:proofErr w:type="spellStart"/>
      <w:r>
        <w:rPr>
          <w:lang w:val="en-US"/>
        </w:rPr>
        <w:t>geostatistics</w:t>
      </w:r>
      <w:proofErr w:type="spellEnd"/>
      <w:r>
        <w:rPr>
          <w:lang w:val="en-US"/>
        </w:rPr>
        <w:t xml:space="preserve">) – but only minimal vector GIS support for clipping, buffering and raster to vector conversion. </w:t>
      </w:r>
    </w:p>
    <w:p w14:paraId="79FE10EF" w14:textId="77777777" w:rsidR="00992F12" w:rsidRPr="00252EDA" w:rsidRDefault="00992F12" w:rsidP="00074EDC">
      <w:pPr>
        <w:rPr>
          <w:lang w:val="en-US"/>
        </w:rPr>
      </w:pPr>
    </w:p>
    <w:p w14:paraId="22DC89BA" w14:textId="6AE6330E" w:rsidR="00992F12" w:rsidRPr="00252EDA" w:rsidRDefault="00992F12" w:rsidP="00074EDC">
      <w:pPr>
        <w:rPr>
          <w:b/>
          <w:sz w:val="28"/>
          <w:lang w:val="en-US"/>
        </w:rPr>
      </w:pPr>
      <w:r>
        <w:rPr>
          <w:b/>
          <w:sz w:val="28"/>
          <w:lang w:val="en-US"/>
        </w:rPr>
        <w:t>V</w:t>
      </w:r>
      <w:r w:rsidRPr="00252EDA">
        <w:rPr>
          <w:b/>
          <w:sz w:val="28"/>
          <w:lang w:val="en-US"/>
        </w:rPr>
        <w:t>I.</w:t>
      </w:r>
      <w:r w:rsidR="003D0634">
        <w:rPr>
          <w:b/>
          <w:sz w:val="28"/>
          <w:lang w:val="en-US"/>
        </w:rPr>
        <w:t>1.</w:t>
      </w:r>
      <w:r>
        <w:rPr>
          <w:b/>
          <w:sz w:val="28"/>
          <w:lang w:val="en-US"/>
        </w:rPr>
        <w:t>6</w:t>
      </w:r>
      <w:r w:rsidRPr="00252EDA">
        <w:rPr>
          <w:b/>
          <w:sz w:val="28"/>
          <w:lang w:val="en-US"/>
        </w:rPr>
        <w:tab/>
      </w:r>
      <w:r>
        <w:rPr>
          <w:b/>
          <w:sz w:val="28"/>
          <w:lang w:val="en-US"/>
        </w:rPr>
        <w:t>Open JUMP (Java Unified Mapping Platform)</w:t>
      </w:r>
    </w:p>
    <w:p w14:paraId="019C6370" w14:textId="7F73F67F" w:rsidR="00992F12" w:rsidRDefault="0043720D" w:rsidP="00B412C7">
      <w:pPr>
        <w:spacing w:after="120" w:line="360" w:lineRule="auto"/>
        <w:rPr>
          <w:lang w:val="en-US"/>
        </w:rPr>
      </w:pPr>
      <w:r>
        <w:rPr>
          <w:lang w:val="en-US"/>
        </w:rPr>
        <w:t xml:space="preserve">Open JUMP lies somewhere between </w:t>
      </w:r>
      <w:proofErr w:type="spellStart"/>
      <w:r>
        <w:rPr>
          <w:lang w:val="en-US"/>
        </w:rPr>
        <w:t>uDig</w:t>
      </w:r>
      <w:proofErr w:type="spellEnd"/>
      <w:r>
        <w:rPr>
          <w:lang w:val="en-US"/>
        </w:rPr>
        <w:t xml:space="preserve"> and SAGA. It is the counter version of SAGA in that it concentrates on vector GIS capabilities, it mimics </w:t>
      </w:r>
      <w:proofErr w:type="spellStart"/>
      <w:r>
        <w:rPr>
          <w:lang w:val="en-US"/>
        </w:rPr>
        <w:t>uDig</w:t>
      </w:r>
      <w:proofErr w:type="spellEnd"/>
      <w:r>
        <w:rPr>
          <w:lang w:val="en-US"/>
        </w:rPr>
        <w:t xml:space="preserve"> in that it is written in and for Java, but it aims at end users providing a desktop solution for people who want a simple viewing platform for a variety of vector formats. The acronym JUMP stands for Java Unified Mapping Platform and </w:t>
      </w:r>
      <w:r w:rsidR="00D22371">
        <w:rPr>
          <w:lang w:val="en-US"/>
        </w:rPr>
        <w:t xml:space="preserve">suggests an emphasis </w:t>
      </w:r>
      <w:r w:rsidR="00D22371">
        <w:rPr>
          <w:lang w:val="en-US"/>
        </w:rPr>
        <w:lastRenderedPageBreak/>
        <w:t xml:space="preserve">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w:t>
      </w:r>
      <w:proofErr w:type="spellStart"/>
      <w:r w:rsidR="00D22371">
        <w:rPr>
          <w:lang w:val="en-US"/>
        </w:rPr>
        <w:t>Olaya’s</w:t>
      </w:r>
      <w:proofErr w:type="spellEnd"/>
      <w:r w:rsidR="00D22371">
        <w:rPr>
          <w:lang w:val="en-US"/>
        </w:rPr>
        <w:t xml:space="preserve"> </w:t>
      </w:r>
      <w:proofErr w:type="spellStart"/>
      <w:r w:rsidR="00A45FE6">
        <w:rPr>
          <w:lang w:val="en-US"/>
        </w:rPr>
        <w:t>Sextante</w:t>
      </w:r>
      <w:proofErr w:type="spellEnd"/>
      <w:r w:rsidR="00A45FE6">
        <w:rPr>
          <w:lang w:val="en-US"/>
        </w:rPr>
        <w:t xml:space="preserve"> that</w:t>
      </w:r>
      <w:r w:rsidR="00D22371">
        <w:rPr>
          <w:lang w:val="en-US"/>
        </w:rPr>
        <w:t xml:space="preserve"> forms now the basis of the QGIS (geo-) processing framework.</w:t>
      </w:r>
    </w:p>
    <w:p w14:paraId="4DAFA119" w14:textId="77777777" w:rsidR="00F14276" w:rsidRPr="00252EDA" w:rsidRDefault="00F14276" w:rsidP="00F14276">
      <w:pPr>
        <w:rPr>
          <w:lang w:val="en-US"/>
        </w:rPr>
      </w:pPr>
    </w:p>
    <w:p w14:paraId="45B24BE0" w14:textId="1C419C18"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2</w:t>
      </w:r>
      <w:r w:rsidRPr="00252EDA">
        <w:rPr>
          <w:b/>
          <w:sz w:val="28"/>
          <w:lang w:val="en-US"/>
        </w:rPr>
        <w:tab/>
      </w:r>
      <w:r>
        <w:rPr>
          <w:b/>
          <w:sz w:val="28"/>
          <w:lang w:val="en-US"/>
        </w:rPr>
        <w:t>Description of Open Source Web Mapping Applications</w:t>
      </w:r>
    </w:p>
    <w:p w14:paraId="6415AEA2" w14:textId="2491F2DB" w:rsidR="003D0634" w:rsidRDefault="00B27E07" w:rsidP="00B412C7">
      <w:pPr>
        <w:spacing w:after="120" w:line="360" w:lineRule="auto"/>
        <w:rPr>
          <w:lang w:val="en-US"/>
        </w:rPr>
      </w:pPr>
      <w:r>
        <w:rPr>
          <w:lang w:val="en-US"/>
        </w:rPr>
        <w:t xml:space="preserve">The </w:t>
      </w:r>
      <w:proofErr w:type="spellStart"/>
      <w:r>
        <w:rPr>
          <w:lang w:val="en-US"/>
        </w:rPr>
        <w:t>OSGeo</w:t>
      </w:r>
      <w:proofErr w:type="spellEnd"/>
      <w:r>
        <w:rPr>
          <w:lang w:val="en-US"/>
        </w:rPr>
        <w:t xml:space="preserve"> Foundation supports some ten web mapping applications. Detailed descriptions can be found at </w:t>
      </w:r>
      <w:hyperlink r:id="rId123" w:history="1">
        <w:r w:rsidRPr="00FA1B7C">
          <w:rPr>
            <w:rStyle w:val="Hyperlink"/>
            <w:lang w:val="en-US"/>
          </w:rPr>
          <w:t>https://www.osgeo.org/projects</w:t>
        </w:r>
      </w:hyperlink>
      <w:r>
        <w:rPr>
          <w:lang w:val="en-US"/>
        </w:rPr>
        <w:t>. The following notes concentrate on what might be useful in the context of this whitepaper</w:t>
      </w:r>
      <w:r w:rsidR="00DC7A39">
        <w:rPr>
          <w:lang w:val="en-US"/>
        </w:rPr>
        <w:t>, including non-</w:t>
      </w:r>
      <w:proofErr w:type="spellStart"/>
      <w:r w:rsidR="00DC7A39">
        <w:rPr>
          <w:lang w:val="en-US"/>
        </w:rPr>
        <w:t>OSGeo</w:t>
      </w:r>
      <w:proofErr w:type="spellEnd"/>
      <w:r w:rsidR="00DC7A39">
        <w:rPr>
          <w:lang w:val="en-US"/>
        </w:rPr>
        <w:t xml:space="preserve"> projects like Carto</w:t>
      </w:r>
      <w:r>
        <w:rPr>
          <w:lang w:val="en-US"/>
        </w:rPr>
        <w:t>.</w:t>
      </w:r>
    </w:p>
    <w:p w14:paraId="65C41924" w14:textId="77777777" w:rsidR="00F14276" w:rsidRPr="00252EDA" w:rsidRDefault="00F14276" w:rsidP="00F14276">
      <w:pPr>
        <w:rPr>
          <w:lang w:val="en-US"/>
        </w:rPr>
      </w:pPr>
    </w:p>
    <w:p w14:paraId="4134BC54" w14:textId="1C0E0FE0" w:rsidR="00B27E07" w:rsidRPr="00252EDA" w:rsidRDefault="00B27E07" w:rsidP="00B27E07">
      <w:pPr>
        <w:rPr>
          <w:b/>
          <w:sz w:val="28"/>
          <w:lang w:val="en-US"/>
        </w:rPr>
      </w:pPr>
      <w:r>
        <w:rPr>
          <w:b/>
          <w:sz w:val="28"/>
          <w:lang w:val="en-US"/>
        </w:rPr>
        <w:t>VI</w:t>
      </w:r>
      <w:r w:rsidRPr="00252EDA">
        <w:rPr>
          <w:b/>
          <w:sz w:val="28"/>
          <w:lang w:val="en-US"/>
        </w:rPr>
        <w:t>.</w:t>
      </w:r>
      <w:r>
        <w:rPr>
          <w:b/>
          <w:sz w:val="28"/>
          <w:lang w:val="en-US"/>
        </w:rPr>
        <w:t>2.1</w:t>
      </w:r>
      <w:r w:rsidRPr="00252EDA">
        <w:rPr>
          <w:b/>
          <w:sz w:val="28"/>
          <w:lang w:val="en-US"/>
        </w:rPr>
        <w:tab/>
      </w:r>
      <w:proofErr w:type="spellStart"/>
      <w:r>
        <w:rPr>
          <w:b/>
          <w:sz w:val="28"/>
          <w:lang w:val="en-US"/>
        </w:rPr>
        <w:t>M</w:t>
      </w:r>
      <w:r w:rsidR="00B412C7">
        <w:rPr>
          <w:b/>
          <w:sz w:val="28"/>
          <w:lang w:val="en-US"/>
        </w:rPr>
        <w:t>apS</w:t>
      </w:r>
      <w:r>
        <w:rPr>
          <w:b/>
          <w:sz w:val="28"/>
          <w:lang w:val="en-US"/>
        </w:rPr>
        <w:t>erver</w:t>
      </w:r>
      <w:proofErr w:type="spellEnd"/>
    </w:p>
    <w:p w14:paraId="2EBE692B" w14:textId="7C675449" w:rsidR="001137AA" w:rsidRDefault="007C07D6" w:rsidP="00F14276">
      <w:pPr>
        <w:spacing w:after="120" w:line="360" w:lineRule="auto"/>
        <w:rPr>
          <w:lang w:val="en-US"/>
        </w:rPr>
      </w:pPr>
      <w:hyperlink r:id="rId124" w:history="1">
        <w:proofErr w:type="spellStart"/>
        <w:r w:rsidR="00B27E07" w:rsidRPr="00B27E07">
          <w:rPr>
            <w:rStyle w:val="Hyperlink"/>
            <w:lang w:val="en-US"/>
          </w:rPr>
          <w:t>MapServer</w:t>
        </w:r>
        <w:proofErr w:type="spellEnd"/>
      </w:hyperlink>
      <w:r w:rsidR="00B27E07">
        <w:rPr>
          <w:lang w:val="en-US"/>
        </w:rPr>
        <w:t xml:space="preserve"> is one of the oldest web mapping engines around. </w:t>
      </w:r>
      <w:r w:rsidR="007D6E59">
        <w:rPr>
          <w:lang w:val="en-US"/>
        </w:rPr>
        <w:t>Written in C, i</w:t>
      </w:r>
      <w:r w:rsidR="00B412C7">
        <w:rPr>
          <w:lang w:val="en-US"/>
        </w:rPr>
        <w:t>t runs on all major platforms, has some pretty advanced cartographic features and supports most OGC map-related standards. Although it can be customized to have a relatively light footprint, the full-fledged version with all bells and whistles is so feature-rich that it can be daunting to maintain.</w:t>
      </w:r>
      <w:r w:rsidR="007D6E59">
        <w:rPr>
          <w:lang w:val="en-US"/>
        </w:rPr>
        <w:t xml:space="preserve"> </w:t>
      </w:r>
      <w:r w:rsidR="007D6E59" w:rsidRPr="007D6E59">
        <w:rPr>
          <w:lang w:val="en-US"/>
        </w:rPr>
        <w:t>Best suited for developers who are not afraid of editing configuration files</w:t>
      </w:r>
      <w:r w:rsidR="007D6E59">
        <w:rPr>
          <w:lang w:val="en-US"/>
        </w:rPr>
        <w:t>.</w:t>
      </w:r>
      <w:r w:rsidR="007D6E59" w:rsidRPr="007D6E59">
        <w:rPr>
          <w:lang w:val="en-US"/>
        </w:rPr>
        <w:t xml:space="preserve"> </w:t>
      </w:r>
      <w:proofErr w:type="spellStart"/>
      <w:r w:rsidR="007D6E59">
        <w:rPr>
          <w:lang w:val="en-US"/>
        </w:rPr>
        <w:t>MapServer</w:t>
      </w:r>
      <w:proofErr w:type="spellEnd"/>
      <w:r w:rsidR="007D6E59">
        <w:rPr>
          <w:lang w:val="en-US"/>
        </w:rPr>
        <w:t xml:space="preserve"> c</w:t>
      </w:r>
      <w:r w:rsidR="007D6E59" w:rsidRPr="007D6E59">
        <w:rPr>
          <w:lang w:val="en-US"/>
        </w:rPr>
        <w:t>an be used as a CGI or a plugin to various languages.</w:t>
      </w:r>
    </w:p>
    <w:p w14:paraId="2F056AD9" w14:textId="77777777" w:rsidR="00F14276" w:rsidRPr="00252EDA" w:rsidRDefault="00F14276" w:rsidP="00F14276">
      <w:pPr>
        <w:rPr>
          <w:lang w:val="en-US"/>
        </w:rPr>
      </w:pPr>
    </w:p>
    <w:p w14:paraId="54F09B62" w14:textId="6283BEF8" w:rsidR="00B412C7" w:rsidRPr="00252EDA" w:rsidRDefault="00B412C7" w:rsidP="00B412C7">
      <w:pPr>
        <w:rPr>
          <w:b/>
          <w:sz w:val="28"/>
          <w:lang w:val="en-US"/>
        </w:rPr>
      </w:pPr>
      <w:r>
        <w:rPr>
          <w:b/>
          <w:sz w:val="28"/>
          <w:lang w:val="en-US"/>
        </w:rPr>
        <w:t>VI</w:t>
      </w:r>
      <w:r w:rsidRPr="00252EDA">
        <w:rPr>
          <w:b/>
          <w:sz w:val="28"/>
          <w:lang w:val="en-US"/>
        </w:rPr>
        <w:t>.</w:t>
      </w:r>
      <w:r>
        <w:rPr>
          <w:b/>
          <w:sz w:val="28"/>
          <w:lang w:val="en-US"/>
        </w:rPr>
        <w:t>2.2</w:t>
      </w:r>
      <w:r w:rsidRPr="00252EDA">
        <w:rPr>
          <w:b/>
          <w:sz w:val="28"/>
          <w:lang w:val="en-US"/>
        </w:rPr>
        <w:tab/>
      </w:r>
      <w:proofErr w:type="spellStart"/>
      <w:r>
        <w:rPr>
          <w:b/>
          <w:sz w:val="28"/>
          <w:lang w:val="en-US"/>
        </w:rPr>
        <w:t>MapGuide</w:t>
      </w:r>
      <w:proofErr w:type="spellEnd"/>
    </w:p>
    <w:p w14:paraId="0B9255CB" w14:textId="2438C1BA" w:rsidR="00B412C7" w:rsidRDefault="00B412C7" w:rsidP="00F14276">
      <w:pPr>
        <w:spacing w:after="120" w:line="360" w:lineRule="auto"/>
        <w:rPr>
          <w:lang w:val="en-US"/>
        </w:rPr>
      </w:pPr>
      <w:r>
        <w:rPr>
          <w:lang w:val="en-US"/>
        </w:rPr>
        <w:t xml:space="preserve">Where </w:t>
      </w:r>
      <w:proofErr w:type="spellStart"/>
      <w:r>
        <w:rPr>
          <w:lang w:val="en-US"/>
        </w:rPr>
        <w:t>MapServer</w:t>
      </w:r>
      <w:proofErr w:type="spellEnd"/>
      <w:r>
        <w:rPr>
          <w:lang w:val="en-US"/>
        </w:rPr>
        <w:t xml:space="preserve"> is the well-established can-do-everything behemoth, </w:t>
      </w:r>
      <w:proofErr w:type="spellStart"/>
      <w:r>
        <w:rPr>
          <w:lang w:val="en-US"/>
        </w:rPr>
        <w:t>MapGuide</w:t>
      </w:r>
      <w:proofErr w:type="spellEnd"/>
      <w:r>
        <w:rPr>
          <w:lang w:val="en-US"/>
        </w:rPr>
        <w:t xml:space="preserve"> offers a very practical subset of functionalities that are easy to link with a server-side GIS.</w:t>
      </w:r>
      <w:r w:rsidR="00975288">
        <w:rPr>
          <w:lang w:val="en-US"/>
        </w:rPr>
        <w:t xml:space="preserve"> The cartography is not sophisticated but </w:t>
      </w:r>
      <w:r w:rsidR="00F14276">
        <w:rPr>
          <w:lang w:val="en-US"/>
        </w:rPr>
        <w:t xml:space="preserve">suitable for web-based applications. Unusual for a web </w:t>
      </w:r>
      <w:r w:rsidR="00F14276" w:rsidRPr="00F14276">
        <w:rPr>
          <w:i/>
          <w:lang w:val="en-US"/>
        </w:rPr>
        <w:t>mapping</w:t>
      </w:r>
      <w:r w:rsidR="00F14276">
        <w:rPr>
          <w:lang w:val="en-US"/>
        </w:rPr>
        <w:t xml:space="preserve"> application, </w:t>
      </w:r>
      <w:proofErr w:type="spellStart"/>
      <w:r w:rsidR="00F14276">
        <w:rPr>
          <w:lang w:val="en-US"/>
        </w:rPr>
        <w:t>MapGuide</w:t>
      </w:r>
      <w:proofErr w:type="spellEnd"/>
      <w:r w:rsidR="00F14276">
        <w:rPr>
          <w:lang w:val="en-US"/>
        </w:rPr>
        <w:t xml:space="preserve"> supports a number of basic measurement and topology operations. It has a modern XML-based resource library that allows for a high degree of customization.</w:t>
      </w:r>
    </w:p>
    <w:p w14:paraId="7DE0C877" w14:textId="77777777" w:rsidR="00F14276" w:rsidRPr="00252EDA" w:rsidRDefault="00F14276" w:rsidP="00F14276">
      <w:pPr>
        <w:rPr>
          <w:lang w:val="en-US"/>
        </w:rPr>
      </w:pPr>
    </w:p>
    <w:p w14:paraId="6C732C99" w14:textId="4070B606" w:rsidR="001C7290" w:rsidRPr="00252EDA" w:rsidRDefault="001C7290" w:rsidP="00865B4E">
      <w:pPr>
        <w:keepNext/>
        <w:rPr>
          <w:b/>
          <w:sz w:val="28"/>
          <w:lang w:val="en-US"/>
        </w:rPr>
      </w:pPr>
      <w:r>
        <w:rPr>
          <w:b/>
          <w:sz w:val="28"/>
          <w:lang w:val="en-US"/>
        </w:rPr>
        <w:lastRenderedPageBreak/>
        <w:t>VI</w:t>
      </w:r>
      <w:r w:rsidRPr="00252EDA">
        <w:rPr>
          <w:b/>
          <w:sz w:val="28"/>
          <w:lang w:val="en-US"/>
        </w:rPr>
        <w:t>.</w:t>
      </w:r>
      <w:r>
        <w:rPr>
          <w:b/>
          <w:sz w:val="28"/>
          <w:lang w:val="en-US"/>
        </w:rPr>
        <w:t>2.3</w:t>
      </w:r>
      <w:r w:rsidRPr="00252EDA">
        <w:rPr>
          <w:b/>
          <w:sz w:val="28"/>
          <w:lang w:val="en-US"/>
        </w:rPr>
        <w:tab/>
      </w:r>
      <w:r w:rsidR="00585E92">
        <w:rPr>
          <w:b/>
          <w:sz w:val="28"/>
          <w:lang w:val="en-US"/>
        </w:rPr>
        <w:t>JavaScript libraries</w:t>
      </w:r>
    </w:p>
    <w:p w14:paraId="13D926F0" w14:textId="6A839FBB" w:rsidR="00585E92" w:rsidRPr="00585E92" w:rsidRDefault="00585E92" w:rsidP="00865B4E">
      <w:pPr>
        <w:keepNext/>
        <w:rPr>
          <w:b/>
          <w:sz w:val="24"/>
          <w:lang w:val="en-US"/>
        </w:rPr>
      </w:pPr>
      <w:r w:rsidRPr="00585E92">
        <w:rPr>
          <w:b/>
          <w:sz w:val="24"/>
          <w:lang w:val="en-US"/>
        </w:rPr>
        <w:t>VI.2.3.1</w:t>
      </w:r>
      <w:r w:rsidRPr="00585E92">
        <w:rPr>
          <w:b/>
          <w:sz w:val="24"/>
          <w:lang w:val="en-US"/>
        </w:rPr>
        <w:tab/>
      </w:r>
      <w:proofErr w:type="spellStart"/>
      <w:r w:rsidRPr="00585E92">
        <w:rPr>
          <w:b/>
          <w:sz w:val="24"/>
          <w:lang w:val="en-US"/>
        </w:rPr>
        <w:t>OpenLayers</w:t>
      </w:r>
      <w:proofErr w:type="spellEnd"/>
    </w:p>
    <w:p w14:paraId="1982D9E7" w14:textId="77777777" w:rsidR="001C7290" w:rsidRDefault="007C07D6" w:rsidP="00585E92">
      <w:pPr>
        <w:spacing w:after="120" w:line="360" w:lineRule="auto"/>
        <w:rPr>
          <w:lang w:val="en-US"/>
        </w:rPr>
      </w:pPr>
      <w:hyperlink r:id="rId125" w:history="1">
        <w:proofErr w:type="spellStart"/>
        <w:r w:rsidR="001C7290" w:rsidRPr="001C24B0">
          <w:rPr>
            <w:rStyle w:val="Hyperlink"/>
            <w:lang w:val="en-US"/>
          </w:rPr>
          <w:t>OpenLayers</w:t>
        </w:r>
        <w:proofErr w:type="spellEnd"/>
      </w:hyperlink>
      <w:r w:rsidR="001C7290" w:rsidRPr="001C24B0">
        <w:rPr>
          <w:lang w:val="en-US"/>
        </w:rPr>
        <w:t xml:space="preserve"> is a JavaScript library that allows for putting a dynamic map in any web page. It can display map tiles and markers loaded from any source.</w:t>
      </w:r>
      <w:r w:rsidR="001C7290">
        <w:rPr>
          <w:lang w:val="en-US"/>
        </w:rPr>
        <w:t xml:space="preserve"> In contrast to the previously discussed applications, </w:t>
      </w:r>
      <w:proofErr w:type="spellStart"/>
      <w:r w:rsidR="001C7290">
        <w:rPr>
          <w:lang w:val="en-US"/>
        </w:rPr>
        <w:t>OpenLayers</w:t>
      </w:r>
      <w:proofErr w:type="spellEnd"/>
      <w:r w:rsidR="001C7290">
        <w:rPr>
          <w:lang w:val="en-US"/>
        </w:rPr>
        <w:t xml:space="preserve"> is not a full-fledged web mapping server software but an easy to use library that allows for light-weight web applications, leveraging </w:t>
      </w:r>
      <w:proofErr w:type="spellStart"/>
      <w:r w:rsidR="001C7290">
        <w:rPr>
          <w:lang w:val="en-US"/>
        </w:rPr>
        <w:t>WebGL</w:t>
      </w:r>
      <w:proofErr w:type="spellEnd"/>
      <w:r w:rsidR="001C7290">
        <w:rPr>
          <w:lang w:val="en-US"/>
        </w:rPr>
        <w:t xml:space="preserve"> and HTML5. This makes it eminently suitable for supporting mobile applications.</w:t>
      </w:r>
    </w:p>
    <w:p w14:paraId="239E5C8F" w14:textId="77777777" w:rsidR="00585E92" w:rsidRDefault="00585E92" w:rsidP="001C7290">
      <w:pPr>
        <w:spacing w:after="120" w:line="360" w:lineRule="auto"/>
        <w:rPr>
          <w:lang w:val="en-US"/>
        </w:rPr>
      </w:pPr>
    </w:p>
    <w:p w14:paraId="4F49D3E5" w14:textId="6550F942" w:rsidR="00585E92" w:rsidRPr="00585E92" w:rsidRDefault="00585E92" w:rsidP="00585E92">
      <w:pPr>
        <w:rPr>
          <w:b/>
          <w:sz w:val="24"/>
          <w:lang w:val="en-US"/>
        </w:rPr>
      </w:pPr>
      <w:r w:rsidRPr="00585E92">
        <w:rPr>
          <w:b/>
          <w:sz w:val="24"/>
          <w:lang w:val="en-US"/>
        </w:rPr>
        <w:t>VI.2.3.</w:t>
      </w:r>
      <w:r>
        <w:rPr>
          <w:b/>
          <w:sz w:val="24"/>
          <w:lang w:val="en-US"/>
        </w:rPr>
        <w:t>2</w:t>
      </w:r>
      <w:r w:rsidRPr="00585E92">
        <w:rPr>
          <w:b/>
          <w:sz w:val="24"/>
          <w:lang w:val="en-US"/>
        </w:rPr>
        <w:tab/>
      </w:r>
      <w:r>
        <w:rPr>
          <w:b/>
          <w:sz w:val="24"/>
          <w:lang w:val="en-US"/>
        </w:rPr>
        <w:t>Leaflet</w:t>
      </w:r>
    </w:p>
    <w:p w14:paraId="4BEE312F" w14:textId="45E6A323" w:rsidR="001C7290" w:rsidRDefault="00585E92" w:rsidP="00585E92">
      <w:pPr>
        <w:spacing w:after="120" w:line="360" w:lineRule="auto"/>
        <w:rPr>
          <w:lang w:val="en-US"/>
        </w:rPr>
      </w:pPr>
      <w:r w:rsidRPr="00585E92">
        <w:rPr>
          <w:lang w:val="en-US"/>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585E92">
        <w:rPr>
          <w:lang w:val="en-US"/>
        </w:rPr>
        <w:t>GeoJSON</w:t>
      </w:r>
      <w:proofErr w:type="spellEnd"/>
      <w:r w:rsidRPr="00585E92">
        <w:rPr>
          <w:lang w:val="en-US"/>
        </w:rPr>
        <w:t>. For basic maps that use these layer types, Leaflet is an excellent choice that has already endeared itself to many GIS developers.</w:t>
      </w:r>
      <w:r w:rsidR="00EF20B6">
        <w:rPr>
          <w:lang w:val="en-US"/>
        </w:rPr>
        <w:t xml:space="preserve"> Impressive examples for </w:t>
      </w:r>
      <w:proofErr w:type="spellStart"/>
      <w:r w:rsidR="00EF20B6">
        <w:rPr>
          <w:lang w:val="en-US"/>
        </w:rPr>
        <w:t>spatio</w:t>
      </w:r>
      <w:proofErr w:type="spellEnd"/>
      <w:r w:rsidR="00EF20B6">
        <w:rPr>
          <w:lang w:val="en-US"/>
        </w:rPr>
        <w:t xml:space="preserve">-temporal visualizations can be found at </w:t>
      </w:r>
      <w:hyperlink r:id="rId126" w:history="1">
        <w:r w:rsidR="00EF20B6" w:rsidRPr="00EF20B6">
          <w:rPr>
            <w:rStyle w:val="Hyperlink"/>
            <w:lang w:val="en-US"/>
          </w:rPr>
          <w:t>http://apps.socib.es/Leaflet.TimeDimension/examples/</w:t>
        </w:r>
      </w:hyperlink>
      <w:r w:rsidR="00EF20B6">
        <w:rPr>
          <w:lang w:val="en-US"/>
        </w:rPr>
        <w:t>.</w:t>
      </w:r>
    </w:p>
    <w:p w14:paraId="3985EB2A" w14:textId="77777777" w:rsidR="00585E92" w:rsidRDefault="00585E92" w:rsidP="00585E92">
      <w:pPr>
        <w:rPr>
          <w:lang w:val="en-US"/>
        </w:rPr>
      </w:pPr>
    </w:p>
    <w:p w14:paraId="619B8C7D" w14:textId="77777777" w:rsidR="00585E92" w:rsidRPr="00585E92" w:rsidRDefault="00585E92" w:rsidP="00585E92">
      <w:pPr>
        <w:rPr>
          <w:b/>
          <w:sz w:val="24"/>
          <w:lang w:val="en-US"/>
        </w:rPr>
      </w:pPr>
      <w:r w:rsidRPr="00585E92">
        <w:rPr>
          <w:b/>
          <w:sz w:val="24"/>
          <w:lang w:val="en-US"/>
        </w:rPr>
        <w:t>VI.2.3.</w:t>
      </w:r>
      <w:r>
        <w:rPr>
          <w:b/>
          <w:sz w:val="24"/>
          <w:lang w:val="en-US"/>
        </w:rPr>
        <w:t>3</w:t>
      </w:r>
      <w:r w:rsidRPr="00585E92">
        <w:rPr>
          <w:b/>
          <w:sz w:val="24"/>
          <w:lang w:val="en-US"/>
        </w:rPr>
        <w:tab/>
      </w:r>
      <w:r>
        <w:rPr>
          <w:b/>
          <w:sz w:val="24"/>
          <w:lang w:val="en-US"/>
        </w:rPr>
        <w:t>D3</w:t>
      </w:r>
    </w:p>
    <w:p w14:paraId="27697645" w14:textId="5A527E04" w:rsidR="00585E92" w:rsidRDefault="007C07D6" w:rsidP="00DF0AB5">
      <w:pPr>
        <w:keepNext/>
        <w:spacing w:after="120" w:line="360" w:lineRule="auto"/>
        <w:rPr>
          <w:lang w:val="en-US"/>
        </w:rPr>
      </w:pPr>
      <w:hyperlink r:id="rId127" w:history="1">
        <w:r w:rsidR="00585E92" w:rsidRPr="00DF0AB5">
          <w:rPr>
            <w:rStyle w:val="Hyperlink"/>
            <w:lang w:val="en-US"/>
          </w:rPr>
          <w:t>D3</w:t>
        </w:r>
        <w:r w:rsidR="00DF0AB5" w:rsidRPr="00DF0AB5">
          <w:rPr>
            <w:rStyle w:val="Hyperlink"/>
            <w:lang w:val="en-US"/>
          </w:rPr>
          <w:t>.js</w:t>
        </w:r>
      </w:hyperlink>
      <w:r w:rsidR="00EF20B6">
        <w:rPr>
          <w:lang w:val="en-US"/>
        </w:rPr>
        <w:t xml:space="preserve">, an acronym for Data-Driven Documents, </w:t>
      </w:r>
      <w:r w:rsidR="00585E92" w:rsidRPr="00585E92">
        <w:rPr>
          <w:lang w:val="en-US"/>
        </w:rPr>
        <w:t xml:space="preserve">is a </w:t>
      </w:r>
      <w:r w:rsidR="00DF0AB5">
        <w:rPr>
          <w:lang w:val="en-US"/>
        </w:rPr>
        <w:t>JavaScript</w:t>
      </w:r>
      <w:r w:rsidR="00585E92" w:rsidRPr="00585E92">
        <w:rPr>
          <w:lang w:val="en-US"/>
        </w:rPr>
        <w:t xml:space="preserve">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w:t>
      </w:r>
      <w:r w:rsidR="00DF0AB5">
        <w:rPr>
          <w:lang w:val="en-US"/>
        </w:rPr>
        <w:t xml:space="preserve"> Although D3 has originally been designed as a visualization tool, the library contains almost as many geospatial as visualization functions, especially once one considers shape and scale-related routines to fit neatly into either domains.</w:t>
      </w:r>
    </w:p>
    <w:p w14:paraId="1AD62035" w14:textId="77777777" w:rsidR="00585E92" w:rsidRDefault="00585E92" w:rsidP="00585E92">
      <w:pPr>
        <w:rPr>
          <w:lang w:val="en-US"/>
        </w:rPr>
      </w:pPr>
    </w:p>
    <w:p w14:paraId="64087229" w14:textId="75684FFC" w:rsidR="00585E92" w:rsidRPr="00585E92" w:rsidRDefault="00585E92" w:rsidP="00585E92">
      <w:pPr>
        <w:rPr>
          <w:b/>
          <w:sz w:val="24"/>
          <w:lang w:val="en-US"/>
        </w:rPr>
      </w:pPr>
      <w:r w:rsidRPr="00585E92">
        <w:rPr>
          <w:b/>
          <w:sz w:val="24"/>
          <w:lang w:val="en-US"/>
        </w:rPr>
        <w:t>VI.2.3.</w:t>
      </w:r>
      <w:r>
        <w:rPr>
          <w:b/>
          <w:sz w:val="24"/>
          <w:lang w:val="en-US"/>
        </w:rPr>
        <w:t>4</w:t>
      </w:r>
      <w:r w:rsidRPr="00585E92">
        <w:rPr>
          <w:b/>
          <w:sz w:val="24"/>
          <w:lang w:val="en-US"/>
        </w:rPr>
        <w:tab/>
      </w:r>
      <w:r>
        <w:rPr>
          <w:b/>
          <w:sz w:val="24"/>
          <w:lang w:val="en-US"/>
        </w:rPr>
        <w:t>turf</w:t>
      </w:r>
    </w:p>
    <w:p w14:paraId="33107E9D" w14:textId="018EE47C" w:rsidR="00585E92" w:rsidRDefault="007C07D6" w:rsidP="002A1BA1">
      <w:pPr>
        <w:spacing w:after="120" w:line="360" w:lineRule="auto"/>
        <w:rPr>
          <w:lang w:val="en-US"/>
        </w:rPr>
      </w:pPr>
      <w:hyperlink r:id="rId128" w:history="1">
        <w:r w:rsidR="002A1BA1" w:rsidRPr="002A1BA1">
          <w:rPr>
            <w:rStyle w:val="Hyperlink"/>
            <w:lang w:val="en-US"/>
          </w:rPr>
          <w:t>Turf</w:t>
        </w:r>
      </w:hyperlink>
      <w:r w:rsidR="002A1BA1" w:rsidRPr="002A1BA1">
        <w:rPr>
          <w:lang w:val="en-US"/>
        </w:rPr>
        <w:t xml:space="preserve"> is a JavaScript library for spatial analysis. It includes traditional spatial operations, helper functions for creating </w:t>
      </w:r>
      <w:proofErr w:type="spellStart"/>
      <w:r w:rsidR="002A1BA1" w:rsidRPr="002A1BA1">
        <w:rPr>
          <w:lang w:val="en-US"/>
        </w:rPr>
        <w:t>GeoJSON</w:t>
      </w:r>
      <w:proofErr w:type="spellEnd"/>
      <w:r w:rsidR="002A1BA1" w:rsidRPr="002A1BA1">
        <w:rPr>
          <w:lang w:val="en-US"/>
        </w:rPr>
        <w:t xml:space="preserve"> data, and data classification and statistics tools.</w:t>
      </w:r>
      <w:r w:rsidR="00E95E2C">
        <w:rPr>
          <w:lang w:val="en-US"/>
        </w:rPr>
        <w:t xml:space="preserve"> Although developed by </w:t>
      </w:r>
      <w:proofErr w:type="spellStart"/>
      <w:r w:rsidR="00E95E2C">
        <w:rPr>
          <w:lang w:val="en-US"/>
        </w:rPr>
        <w:t>Mapbox</w:t>
      </w:r>
      <w:proofErr w:type="spellEnd"/>
      <w:r w:rsidR="00E95E2C">
        <w:rPr>
          <w:lang w:val="en-US"/>
        </w:rPr>
        <w:t>, it is not a plugin but a standalone JavaScript library that works with any web mapping package.</w:t>
      </w:r>
    </w:p>
    <w:p w14:paraId="40D640D8" w14:textId="77777777" w:rsidR="002A1BA1" w:rsidRDefault="002A1BA1" w:rsidP="002A1BA1">
      <w:pPr>
        <w:rPr>
          <w:lang w:val="en-US"/>
        </w:rPr>
      </w:pPr>
    </w:p>
    <w:p w14:paraId="7682723C" w14:textId="2CB4F906" w:rsidR="002A1BA1" w:rsidRPr="00585E92" w:rsidRDefault="002A1BA1" w:rsidP="00DF0AB5">
      <w:pPr>
        <w:keepNext/>
        <w:spacing w:after="120" w:line="360" w:lineRule="auto"/>
        <w:rPr>
          <w:b/>
          <w:sz w:val="24"/>
          <w:lang w:val="en-US"/>
        </w:rPr>
      </w:pPr>
      <w:r w:rsidRPr="00585E92">
        <w:rPr>
          <w:b/>
          <w:sz w:val="24"/>
          <w:lang w:val="en-US"/>
        </w:rPr>
        <w:lastRenderedPageBreak/>
        <w:t>VI.2.3.</w:t>
      </w:r>
      <w:r>
        <w:rPr>
          <w:b/>
          <w:sz w:val="24"/>
          <w:lang w:val="en-US"/>
        </w:rPr>
        <w:t>5</w:t>
      </w:r>
      <w:r w:rsidRPr="00585E92">
        <w:rPr>
          <w:b/>
          <w:sz w:val="24"/>
          <w:lang w:val="en-US"/>
        </w:rPr>
        <w:tab/>
      </w:r>
      <w:r>
        <w:rPr>
          <w:b/>
          <w:sz w:val="24"/>
          <w:lang w:val="en-US"/>
        </w:rPr>
        <w:t>Cesium</w:t>
      </w:r>
    </w:p>
    <w:p w14:paraId="05656ADA" w14:textId="6FB71E68" w:rsidR="002A1BA1" w:rsidRDefault="007C07D6" w:rsidP="002A1BA1">
      <w:pPr>
        <w:spacing w:after="120" w:line="360" w:lineRule="auto"/>
        <w:rPr>
          <w:lang w:val="en-US"/>
        </w:rPr>
      </w:pPr>
      <w:hyperlink r:id="rId129" w:history="1">
        <w:proofErr w:type="spellStart"/>
        <w:r w:rsidR="002A1BA1" w:rsidRPr="002A1BA1">
          <w:rPr>
            <w:rStyle w:val="Hyperlink"/>
            <w:lang w:val="en-US"/>
          </w:rPr>
          <w:t>CesiumJS</w:t>
        </w:r>
        <w:proofErr w:type="spellEnd"/>
      </w:hyperlink>
      <w:r w:rsidR="002A1BA1" w:rsidRPr="002A1BA1">
        <w:rPr>
          <w:lang w:val="en-US"/>
        </w:rPr>
        <w:t xml:space="preserve"> is a JavaScript library for world-class 3D globes and maps. </w:t>
      </w:r>
      <w:r w:rsidR="009E260D" w:rsidRPr="009E260D">
        <w:rPr>
          <w:lang w:val="en-US"/>
        </w:rPr>
        <w:t xml:space="preserve">It uses </w:t>
      </w:r>
      <w:proofErr w:type="spellStart"/>
      <w:r w:rsidR="009E260D" w:rsidRPr="009E260D">
        <w:rPr>
          <w:lang w:val="en-US"/>
        </w:rPr>
        <w:t>WebGL</w:t>
      </w:r>
      <w:proofErr w:type="spellEnd"/>
      <w:r w:rsidR="009E260D" w:rsidRPr="009E260D">
        <w:rPr>
          <w:lang w:val="en-US"/>
        </w:rPr>
        <w:t xml:space="preserve"> for hardware-accelerated graphics, and is cross-platform, cross-browser, and tuned for dynamic-data visualization.</w:t>
      </w:r>
      <w:r w:rsidR="00865B4E">
        <w:rPr>
          <w:lang w:val="en-US"/>
        </w:rPr>
        <w:t xml:space="preserve"> Cesium does not actually provide analytical functionality but makes for attractive fly-through visualizations of past and potential hazards. </w:t>
      </w:r>
      <w:r w:rsidR="00865B4E" w:rsidRPr="00865B4E">
        <w:rPr>
          <w:lang w:val="en-US"/>
        </w:rPr>
        <w:t>Melbourne's Intelligent Disaster Decision Support System (</w:t>
      </w:r>
      <w:hyperlink r:id="rId130" w:history="1">
        <w:r w:rsidR="00865B4E" w:rsidRPr="00865B4E">
          <w:rPr>
            <w:rStyle w:val="Hyperlink"/>
            <w:lang w:val="en-US"/>
          </w:rPr>
          <w:t>IDDSS</w:t>
        </w:r>
      </w:hyperlink>
      <w:r w:rsidR="00865B4E" w:rsidRPr="00865B4E">
        <w:rPr>
          <w:lang w:val="en-US"/>
        </w:rPr>
        <w:t>) is a fine example for that.</w:t>
      </w:r>
    </w:p>
    <w:p w14:paraId="0253F8ED" w14:textId="77777777" w:rsidR="00DF0AB5" w:rsidRDefault="00DF0AB5" w:rsidP="00DF0AB5">
      <w:pPr>
        <w:rPr>
          <w:lang w:val="en-US"/>
        </w:rPr>
      </w:pPr>
    </w:p>
    <w:p w14:paraId="6A815D0F" w14:textId="1BF39FB0" w:rsidR="00DF0AB5" w:rsidRPr="00585E92" w:rsidRDefault="00DF0AB5" w:rsidP="00DF0AB5">
      <w:pPr>
        <w:rPr>
          <w:b/>
          <w:sz w:val="24"/>
          <w:lang w:val="en-US"/>
        </w:rPr>
      </w:pPr>
      <w:r w:rsidRPr="00585E92">
        <w:rPr>
          <w:b/>
          <w:sz w:val="24"/>
          <w:lang w:val="en-US"/>
        </w:rPr>
        <w:t>VI.2.3.</w:t>
      </w:r>
      <w:r>
        <w:rPr>
          <w:b/>
          <w:sz w:val="24"/>
          <w:lang w:val="en-US"/>
        </w:rPr>
        <w:t>6</w:t>
      </w:r>
      <w:r w:rsidRPr="00585E92">
        <w:rPr>
          <w:b/>
          <w:sz w:val="24"/>
          <w:lang w:val="en-US"/>
        </w:rPr>
        <w:tab/>
      </w:r>
      <w:r>
        <w:rPr>
          <w:b/>
          <w:sz w:val="24"/>
          <w:lang w:val="en-US"/>
        </w:rPr>
        <w:t>kepler.gl</w:t>
      </w:r>
    </w:p>
    <w:p w14:paraId="7FDBF4CB" w14:textId="7D9DE3EC" w:rsidR="00DF0AB5" w:rsidRDefault="007C07D6" w:rsidP="00DF0AB5">
      <w:pPr>
        <w:spacing w:after="120" w:line="360" w:lineRule="auto"/>
        <w:rPr>
          <w:lang w:val="en-US"/>
        </w:rPr>
      </w:pPr>
      <w:hyperlink r:id="rId131" w:anchor="/" w:history="1">
        <w:r w:rsidR="00013252" w:rsidRPr="00013252">
          <w:rPr>
            <w:rStyle w:val="Hyperlink"/>
            <w:lang w:val="en-US"/>
          </w:rPr>
          <w:t>Kepler.gl</w:t>
        </w:r>
      </w:hyperlink>
      <w:r w:rsidR="00013252" w:rsidRPr="00013252">
        <w:rPr>
          <w:lang w:val="en-US"/>
        </w:rPr>
        <w:t xml:space="preserve"> is a data-agnostic, high-performance web-based application for visual exploration of large-scale geolocation data sets. In the context of Open </w:t>
      </w:r>
      <w:proofErr w:type="spellStart"/>
      <w:r w:rsidR="00013252" w:rsidRPr="00013252">
        <w:rPr>
          <w:lang w:val="en-US"/>
        </w:rPr>
        <w:t>Hazus</w:t>
      </w:r>
      <w:proofErr w:type="spellEnd"/>
      <w:r w:rsidR="00013252" w:rsidRPr="00013252">
        <w:rPr>
          <w:lang w:val="en-US"/>
        </w:rPr>
        <w:t>, it could be used for client-based explora</w:t>
      </w:r>
      <w:r w:rsidR="00013252">
        <w:rPr>
          <w:lang w:val="en-US"/>
        </w:rPr>
        <w:t>tory analysis of massive (multi-</w:t>
      </w:r>
      <w:r w:rsidR="00013252" w:rsidRPr="00013252">
        <w:rPr>
          <w:lang w:val="en-US"/>
        </w:rPr>
        <w:t>million events) incidence data.</w:t>
      </w:r>
      <w:r w:rsidR="00013252">
        <w:rPr>
          <w:lang w:val="en-US"/>
        </w:rPr>
        <w:t xml:space="preserve"> The developers at Uber, the company where kepler.gl was developed, have been using it for </w:t>
      </w:r>
      <w:proofErr w:type="spellStart"/>
      <w:r w:rsidR="00013252">
        <w:rPr>
          <w:lang w:val="en-US"/>
        </w:rPr>
        <w:t>dashboarding</w:t>
      </w:r>
      <w:proofErr w:type="spellEnd"/>
      <w:r w:rsidR="00013252">
        <w:rPr>
          <w:lang w:val="en-US"/>
        </w:rPr>
        <w:t xml:space="preserve"> apps</w:t>
      </w:r>
      <w:r w:rsidR="009E260D">
        <w:rPr>
          <w:lang w:val="en-US"/>
        </w:rPr>
        <w:t>, and it is in this context, that this library could provide some of the functionality that has made Carto such a successful (easy to use) Web GIS.</w:t>
      </w:r>
    </w:p>
    <w:p w14:paraId="2902DD95" w14:textId="77777777" w:rsidR="00585E92" w:rsidRPr="00252EDA" w:rsidRDefault="00585E92" w:rsidP="00585E92">
      <w:pPr>
        <w:rPr>
          <w:lang w:val="en-US"/>
        </w:rPr>
      </w:pPr>
    </w:p>
    <w:p w14:paraId="031A5754" w14:textId="26057591" w:rsidR="00F14276" w:rsidRPr="00252EDA" w:rsidRDefault="00F14276" w:rsidP="00045538">
      <w:pPr>
        <w:keepNext/>
        <w:rPr>
          <w:b/>
          <w:sz w:val="28"/>
          <w:lang w:val="en-US"/>
        </w:rPr>
      </w:pPr>
      <w:r>
        <w:rPr>
          <w:b/>
          <w:sz w:val="28"/>
          <w:lang w:val="en-US"/>
        </w:rPr>
        <w:t>VI</w:t>
      </w:r>
      <w:r w:rsidRPr="00252EDA">
        <w:rPr>
          <w:b/>
          <w:sz w:val="28"/>
          <w:lang w:val="en-US"/>
        </w:rPr>
        <w:t>.</w:t>
      </w:r>
      <w:r>
        <w:rPr>
          <w:b/>
          <w:sz w:val="28"/>
          <w:lang w:val="en-US"/>
        </w:rPr>
        <w:t>2.</w:t>
      </w:r>
      <w:r w:rsidR="001C7290">
        <w:rPr>
          <w:b/>
          <w:sz w:val="28"/>
          <w:lang w:val="en-US"/>
        </w:rPr>
        <w:t>4</w:t>
      </w:r>
      <w:r w:rsidRPr="00252EDA">
        <w:rPr>
          <w:b/>
          <w:sz w:val="28"/>
          <w:lang w:val="en-US"/>
        </w:rPr>
        <w:tab/>
      </w:r>
      <w:proofErr w:type="spellStart"/>
      <w:r>
        <w:rPr>
          <w:b/>
          <w:sz w:val="28"/>
          <w:lang w:val="en-US"/>
        </w:rPr>
        <w:t>deegree</w:t>
      </w:r>
      <w:proofErr w:type="spellEnd"/>
    </w:p>
    <w:p w14:paraId="78AC3FD9" w14:textId="648EDAE9" w:rsidR="00F14276" w:rsidRDefault="007D6E59" w:rsidP="005E4964">
      <w:pPr>
        <w:spacing w:after="120" w:line="360" w:lineRule="auto"/>
        <w:rPr>
          <w:lang w:val="en-US"/>
        </w:rPr>
      </w:pPr>
      <w:r>
        <w:rPr>
          <w:lang w:val="en-US"/>
        </w:rPr>
        <w:t xml:space="preserve">Java-based </w:t>
      </w:r>
      <w:hyperlink r:id="rId132" w:history="1">
        <w:r w:rsidR="00A45FE6" w:rsidRPr="00A45FE6">
          <w:rPr>
            <w:rStyle w:val="Hyperlink"/>
            <w:lang w:val="en-US"/>
          </w:rPr>
          <w:t>d</w:t>
        </w:r>
        <w:r w:rsidR="00F14276" w:rsidRPr="00A45FE6">
          <w:rPr>
            <w:rStyle w:val="Hyperlink"/>
            <w:lang w:val="en-US"/>
          </w:rPr>
          <w:t>egree</w:t>
        </w:r>
      </w:hyperlink>
      <w:r w:rsidR="00F14276">
        <w:rPr>
          <w:lang w:val="en-US"/>
        </w:rPr>
        <w:t xml:space="preserve"> differs from the two introduced web mapping applications in one important way: it has been written for spatial data infrastructures and includes OGC-compliant packages for cataloguing, data access, discovery and security. It handles all </w:t>
      </w:r>
      <w:proofErr w:type="spellStart"/>
      <w:r w:rsidR="00F14276">
        <w:rPr>
          <w:lang w:val="en-US"/>
        </w:rPr>
        <w:t>queryable</w:t>
      </w:r>
      <w:proofErr w:type="spellEnd"/>
      <w:r w:rsidR="00F14276">
        <w:rPr>
          <w:lang w:val="en-US"/>
        </w:rPr>
        <w:t xml:space="preserve"> properties </w:t>
      </w:r>
      <w:r w:rsidR="00A45FE6">
        <w:rPr>
          <w:lang w:val="en-US"/>
        </w:rPr>
        <w:t xml:space="preserve">of the Dublin Core and supports KVP as well as XML and SOAP requests. It is fully transactional, even for rich data models and supports a flexible mapping of GML application schemas (like the </w:t>
      </w:r>
      <w:proofErr w:type="spellStart"/>
      <w:r w:rsidR="00A45FE6">
        <w:rPr>
          <w:lang w:val="en-US"/>
        </w:rPr>
        <w:t>CityGML</w:t>
      </w:r>
      <w:proofErr w:type="spellEnd"/>
      <w:r w:rsidR="00A45FE6">
        <w:rPr>
          <w:lang w:val="en-US"/>
        </w:rPr>
        <w:t xml:space="preserve"> mentioned as a basis for the Open </w:t>
      </w:r>
      <w:proofErr w:type="spellStart"/>
      <w:r w:rsidR="00A45FE6">
        <w:rPr>
          <w:lang w:val="en-US"/>
        </w:rPr>
        <w:t>Hazus</w:t>
      </w:r>
      <w:proofErr w:type="spellEnd"/>
      <w:r w:rsidR="00A45FE6">
        <w:rPr>
          <w:lang w:val="en-US"/>
        </w:rPr>
        <w:t xml:space="preserve"> building inventory) to relational models. This makes degree uniquely qualified to become a component of the Open </w:t>
      </w:r>
      <w:proofErr w:type="spellStart"/>
      <w:r w:rsidR="00A45FE6">
        <w:rPr>
          <w:lang w:val="en-US"/>
        </w:rPr>
        <w:t>Hazus</w:t>
      </w:r>
      <w:proofErr w:type="spellEnd"/>
      <w:r w:rsidR="00A45FE6">
        <w:rPr>
          <w:lang w:val="en-US"/>
        </w:rPr>
        <w:t xml:space="preserve"> server – even if it is more commonly used in Europe rather than the United States.</w:t>
      </w:r>
    </w:p>
    <w:p w14:paraId="29FDCEE5" w14:textId="77777777" w:rsidR="00A45FE6" w:rsidRPr="00252EDA" w:rsidRDefault="00A45FE6" w:rsidP="00A45FE6">
      <w:pPr>
        <w:rPr>
          <w:lang w:val="en-US"/>
        </w:rPr>
      </w:pPr>
    </w:p>
    <w:p w14:paraId="67FC6678" w14:textId="3A7C1225"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2.5</w:t>
      </w:r>
      <w:r w:rsidRPr="00252EDA">
        <w:rPr>
          <w:b/>
          <w:sz w:val="28"/>
          <w:lang w:val="en-US"/>
        </w:rPr>
        <w:tab/>
      </w:r>
      <w:proofErr w:type="spellStart"/>
      <w:r>
        <w:rPr>
          <w:b/>
          <w:sz w:val="28"/>
          <w:lang w:val="en-US"/>
        </w:rPr>
        <w:t>GeoMOOSE</w:t>
      </w:r>
      <w:proofErr w:type="spellEnd"/>
    </w:p>
    <w:p w14:paraId="2EB064C7" w14:textId="146AEE55" w:rsidR="00A45FE6" w:rsidRDefault="007C07D6" w:rsidP="001C7290">
      <w:pPr>
        <w:spacing w:after="120" w:line="360" w:lineRule="auto"/>
        <w:rPr>
          <w:lang w:val="en-US"/>
        </w:rPr>
      </w:pPr>
      <w:hyperlink r:id="rId133" w:history="1">
        <w:proofErr w:type="spellStart"/>
        <w:r w:rsidR="001C7290" w:rsidRPr="001C7290">
          <w:rPr>
            <w:rStyle w:val="Hyperlink"/>
            <w:lang w:val="en-US"/>
          </w:rPr>
          <w:t>GeoMOOSE</w:t>
        </w:r>
        <w:proofErr w:type="spellEnd"/>
      </w:hyperlink>
      <w:r w:rsidR="001C7290" w:rsidRPr="001C7290">
        <w:rPr>
          <w:lang w:val="en-US"/>
        </w:rPr>
        <w:t xml:space="preserve"> is a browser based mapping framework for displaying distributed cartographic data. It is particularly useful for managing spatial and non-spatial data within county, city and municipal offices (from which </w:t>
      </w:r>
      <w:proofErr w:type="spellStart"/>
      <w:r w:rsidR="001C7290" w:rsidRPr="001C7290">
        <w:rPr>
          <w:lang w:val="en-US"/>
        </w:rPr>
        <w:t>GeoMoose</w:t>
      </w:r>
      <w:proofErr w:type="spellEnd"/>
      <w:r w:rsidR="001C7290" w:rsidRPr="001C7290">
        <w:rPr>
          <w:lang w:val="en-US"/>
        </w:rPr>
        <w:t xml:space="preserve"> originated). It extends the functionality of </w:t>
      </w:r>
      <w:proofErr w:type="spellStart"/>
      <w:r w:rsidR="001C7290" w:rsidRPr="001C7290">
        <w:rPr>
          <w:lang w:val="en-US"/>
        </w:rPr>
        <w:t>MapServer</w:t>
      </w:r>
      <w:proofErr w:type="spellEnd"/>
      <w:r w:rsidR="001C7290" w:rsidRPr="001C7290">
        <w:rPr>
          <w:lang w:val="en-US"/>
        </w:rPr>
        <w:t xml:space="preserve"> and </w:t>
      </w:r>
      <w:proofErr w:type="spellStart"/>
      <w:r w:rsidR="001C7290" w:rsidRPr="001C7290">
        <w:rPr>
          <w:lang w:val="en-US"/>
        </w:rPr>
        <w:t>OpenLayers</w:t>
      </w:r>
      <w:proofErr w:type="spellEnd"/>
      <w:r w:rsidR="001C7290" w:rsidRPr="001C7290">
        <w:rPr>
          <w:lang w:val="en-US"/>
        </w:rPr>
        <w:t xml:space="preserve"> to provide built in services, like drill-down identify operations for viewing and </w:t>
      </w:r>
      <w:proofErr w:type="spellStart"/>
      <w:r w:rsidR="001C7290" w:rsidRPr="001C7290">
        <w:rPr>
          <w:lang w:val="en-US"/>
        </w:rPr>
        <w:t>organising</w:t>
      </w:r>
      <w:proofErr w:type="spellEnd"/>
      <w:r w:rsidR="001C7290" w:rsidRPr="001C7290">
        <w:rPr>
          <w:lang w:val="en-US"/>
        </w:rPr>
        <w:t xml:space="preserve"> many layers, selection operations and dataset searches.</w:t>
      </w:r>
      <w:r w:rsidR="001C7290">
        <w:rPr>
          <w:lang w:val="en-US"/>
        </w:rPr>
        <w:t xml:space="preserve"> </w:t>
      </w:r>
      <w:proofErr w:type="spellStart"/>
      <w:r w:rsidR="001C7290" w:rsidRPr="001C7290">
        <w:rPr>
          <w:lang w:val="en-US"/>
        </w:rPr>
        <w:t>GeoMOOSE</w:t>
      </w:r>
      <w:proofErr w:type="spellEnd"/>
      <w:r w:rsidR="001C7290" w:rsidRPr="001C7290">
        <w:rPr>
          <w:lang w:val="en-US"/>
        </w:rPr>
        <w:t xml:space="preserve"> is fast, performing well with hundreds of layers </w:t>
      </w:r>
      <w:r w:rsidR="001C7290" w:rsidRPr="001C7290">
        <w:rPr>
          <w:lang w:val="en-US"/>
        </w:rPr>
        <w:lastRenderedPageBreak/>
        <w:t>and/or services at a time. Data from multiple custodians can be maintained with different tools and on different schedules as each map layer has its own set of configuration files for publishing, symbols, templates as well as source data.</w:t>
      </w:r>
      <w:r w:rsidR="001C7290">
        <w:rPr>
          <w:lang w:val="en-US"/>
        </w:rPr>
        <w:t xml:space="preserve"> </w:t>
      </w:r>
      <w:r w:rsidR="001C7290" w:rsidRPr="001C7290">
        <w:rPr>
          <w:lang w:val="en-US"/>
        </w:rPr>
        <w:t>The user interface is easily configurable, and additional services can be added through a modular architecture.</w:t>
      </w:r>
      <w:r w:rsidR="001C7290">
        <w:rPr>
          <w:lang w:val="en-US"/>
        </w:rPr>
        <w:t xml:space="preserve"> </w:t>
      </w:r>
      <w:proofErr w:type="spellStart"/>
      <w:r w:rsidR="001C7290">
        <w:rPr>
          <w:lang w:val="en-US"/>
        </w:rPr>
        <w:t>GeoMOOSE</w:t>
      </w:r>
      <w:proofErr w:type="spellEnd"/>
      <w:r w:rsidR="001C7290">
        <w:rPr>
          <w:lang w:val="en-US"/>
        </w:rPr>
        <w:t xml:space="preserve"> allows for distributed maintenance amongst multiple owners – useful in Open </w:t>
      </w:r>
      <w:proofErr w:type="spellStart"/>
      <w:r w:rsidR="001C7290">
        <w:rPr>
          <w:lang w:val="en-US"/>
        </w:rPr>
        <w:t>Hazus</w:t>
      </w:r>
      <w:proofErr w:type="spellEnd"/>
      <w:r w:rsidR="001C7290">
        <w:rPr>
          <w:lang w:val="en-US"/>
        </w:rPr>
        <w:t>’ multi user environment. Similar to degree (although not as sophisticated), it supports discovery and filtering from data catalogs.</w:t>
      </w:r>
    </w:p>
    <w:p w14:paraId="24904FA3" w14:textId="77777777" w:rsidR="001C7290" w:rsidRDefault="001C7290" w:rsidP="001C7290">
      <w:pPr>
        <w:rPr>
          <w:lang w:val="en-US"/>
        </w:rPr>
      </w:pPr>
    </w:p>
    <w:p w14:paraId="3F6BEE5A" w14:textId="44D0E072"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2.6</w:t>
      </w:r>
      <w:r w:rsidRPr="00252EDA">
        <w:rPr>
          <w:b/>
          <w:sz w:val="28"/>
          <w:lang w:val="en-US"/>
        </w:rPr>
        <w:tab/>
      </w:r>
      <w:proofErr w:type="spellStart"/>
      <w:r>
        <w:rPr>
          <w:b/>
          <w:sz w:val="28"/>
          <w:lang w:val="en-US"/>
        </w:rPr>
        <w:t>Mapbender</w:t>
      </w:r>
      <w:proofErr w:type="spellEnd"/>
    </w:p>
    <w:p w14:paraId="2AA3C39F" w14:textId="3270DD45" w:rsidR="001C7290" w:rsidRDefault="007C07D6" w:rsidP="001C7290">
      <w:pPr>
        <w:spacing w:after="120" w:line="360" w:lineRule="auto"/>
        <w:rPr>
          <w:lang w:val="en-US"/>
        </w:rPr>
      </w:pPr>
      <w:hyperlink r:id="rId134" w:history="1">
        <w:proofErr w:type="spellStart"/>
        <w:r w:rsidR="001C7290" w:rsidRPr="001C7290">
          <w:rPr>
            <w:rStyle w:val="Hyperlink"/>
            <w:lang w:val="en-US"/>
          </w:rPr>
          <w:t>Mapbender</w:t>
        </w:r>
        <w:proofErr w:type="spellEnd"/>
      </w:hyperlink>
      <w:r w:rsidR="001C7290" w:rsidRPr="001C7290">
        <w:rPr>
          <w:lang w:val="en-US"/>
        </w:rPr>
        <w:t xml:space="preserve"> is a content management system for geospatial data services and map applications.</w:t>
      </w:r>
      <w:r w:rsidR="001C7290">
        <w:rPr>
          <w:lang w:val="en-US"/>
        </w:rPr>
        <w:t xml:space="preserve"> </w:t>
      </w:r>
      <w:proofErr w:type="spellStart"/>
      <w:r w:rsidR="001C7290" w:rsidRPr="001C7290">
        <w:rPr>
          <w:lang w:val="en-US"/>
        </w:rPr>
        <w:t>Mapbender</w:t>
      </w:r>
      <w:proofErr w:type="spellEnd"/>
      <w:r w:rsidR="001C7290" w:rsidRPr="001C7290">
        <w:rPr>
          <w:lang w:val="en-US"/>
        </w:rPr>
        <w:t xml:space="preserve"> is mostly written in JavaScript and based on the frameworks </w:t>
      </w:r>
      <w:proofErr w:type="spellStart"/>
      <w:r w:rsidR="001C7290" w:rsidRPr="001C7290">
        <w:rPr>
          <w:lang w:val="en-US"/>
        </w:rPr>
        <w:t>Symfony</w:t>
      </w:r>
      <w:proofErr w:type="spellEnd"/>
      <w:r w:rsidR="001C7290" w:rsidRPr="001C7290">
        <w:rPr>
          <w:lang w:val="en-US"/>
        </w:rPr>
        <w:t xml:space="preserve">, JQuery and </w:t>
      </w:r>
      <w:proofErr w:type="spellStart"/>
      <w:r w:rsidR="001C7290" w:rsidRPr="001C7290">
        <w:rPr>
          <w:lang w:val="en-US"/>
        </w:rPr>
        <w:t>OpenLayers</w:t>
      </w:r>
      <w:proofErr w:type="spellEnd"/>
      <w:r w:rsidR="001C7290" w:rsidRPr="001C7290">
        <w:rPr>
          <w:lang w:val="en-US"/>
        </w:rPr>
        <w:t xml:space="preserve">. </w:t>
      </w:r>
      <w:proofErr w:type="spellStart"/>
      <w:r w:rsidR="001C7290" w:rsidRPr="001C7290">
        <w:rPr>
          <w:lang w:val="en-US"/>
        </w:rPr>
        <w:t>Mapbender</w:t>
      </w:r>
      <w:proofErr w:type="spellEnd"/>
      <w:r w:rsidR="001C7290" w:rsidRPr="001C7290">
        <w:rPr>
          <w:lang w:val="en-US"/>
        </w:rPr>
        <w:t xml:space="preserve"> is platform independent and can be used on Windows, Mac and Linux. </w:t>
      </w:r>
      <w:proofErr w:type="spellStart"/>
      <w:r w:rsidR="001C7290" w:rsidRPr="001C7290">
        <w:rPr>
          <w:lang w:val="en-US"/>
        </w:rPr>
        <w:t>Mapbender</w:t>
      </w:r>
      <w:proofErr w:type="spellEnd"/>
      <w:r w:rsidR="001C7290" w:rsidRPr="001C7290">
        <w:rPr>
          <w:lang w:val="en-US"/>
        </w:rPr>
        <w:t xml:space="preserve"> has its own template for mobile applications, which has been optimized for use on smart phones and tablets. Administration of OGC Services in a Service repository. Individual configuration of Services in every application</w:t>
      </w:r>
      <w:r w:rsidR="001F395A">
        <w:rPr>
          <w:lang w:val="en-US"/>
        </w:rPr>
        <w:t xml:space="preserve">. </w:t>
      </w:r>
      <w:r w:rsidR="001C7290" w:rsidRPr="001C7290">
        <w:rPr>
          <w:lang w:val="en-US"/>
        </w:rPr>
        <w:t>Customization of applications to individual requirements via the web interface with a collection of customizable elements. The adaption of the designs can be done via customizable templates and CSS.</w:t>
      </w:r>
      <w:r w:rsidR="001F395A">
        <w:rPr>
          <w:lang w:val="en-US"/>
        </w:rPr>
        <w:t xml:space="preserve"> </w:t>
      </w:r>
      <w:r w:rsidR="001C7290" w:rsidRPr="001C7290">
        <w:rPr>
          <w:lang w:val="en-US"/>
        </w:rPr>
        <w:t>Based on the integrated user management, individual applications, single functionality and services can be assigned to specific users or groups.</w:t>
      </w:r>
    </w:p>
    <w:p w14:paraId="367546EE" w14:textId="77777777" w:rsidR="001F395A" w:rsidRDefault="001F395A" w:rsidP="001F395A">
      <w:pPr>
        <w:rPr>
          <w:lang w:val="en-US"/>
        </w:rPr>
      </w:pPr>
    </w:p>
    <w:p w14:paraId="4C2ED78D" w14:textId="1C3F4870" w:rsidR="001F395A" w:rsidRPr="00252EDA" w:rsidRDefault="001F395A" w:rsidP="001F395A">
      <w:pPr>
        <w:rPr>
          <w:b/>
          <w:sz w:val="28"/>
          <w:lang w:val="en-US"/>
        </w:rPr>
      </w:pPr>
      <w:r>
        <w:rPr>
          <w:b/>
          <w:sz w:val="28"/>
          <w:lang w:val="en-US"/>
        </w:rPr>
        <w:t>VI</w:t>
      </w:r>
      <w:r w:rsidRPr="00252EDA">
        <w:rPr>
          <w:b/>
          <w:sz w:val="28"/>
          <w:lang w:val="en-US"/>
        </w:rPr>
        <w:t>.</w:t>
      </w:r>
      <w:r>
        <w:rPr>
          <w:b/>
          <w:sz w:val="28"/>
          <w:lang w:val="en-US"/>
        </w:rPr>
        <w:t>2.7</w:t>
      </w:r>
      <w:r w:rsidRPr="00252EDA">
        <w:rPr>
          <w:b/>
          <w:sz w:val="28"/>
          <w:lang w:val="en-US"/>
        </w:rPr>
        <w:tab/>
      </w:r>
      <w:proofErr w:type="spellStart"/>
      <w:r>
        <w:rPr>
          <w:b/>
          <w:sz w:val="28"/>
          <w:lang w:val="en-US"/>
        </w:rPr>
        <w:t>GeoServer</w:t>
      </w:r>
      <w:proofErr w:type="spellEnd"/>
    </w:p>
    <w:p w14:paraId="0395CE2A" w14:textId="0EC98A53" w:rsidR="000C06A6" w:rsidRPr="000C06A6" w:rsidRDefault="007C07D6" w:rsidP="000C06A6">
      <w:pPr>
        <w:spacing w:after="120" w:line="360" w:lineRule="auto"/>
        <w:rPr>
          <w:lang w:val="en-US"/>
        </w:rPr>
      </w:pPr>
      <w:hyperlink r:id="rId135" w:history="1">
        <w:proofErr w:type="spellStart"/>
        <w:r w:rsidR="000C06A6" w:rsidRPr="000C06A6">
          <w:rPr>
            <w:rStyle w:val="Hyperlink"/>
            <w:lang w:val="en-US"/>
          </w:rPr>
          <w:t>GeoServer</w:t>
        </w:r>
        <w:proofErr w:type="spellEnd"/>
      </w:hyperlink>
      <w:r w:rsidR="000C06A6" w:rsidRPr="000C06A6">
        <w:rPr>
          <w:lang w:val="en-US"/>
        </w:rPr>
        <w:t xml:space="preserve"> is an open source software server written in Java that allows users to share and edit geospatial data. </w:t>
      </w:r>
      <w:r w:rsidR="000C06A6">
        <w:rPr>
          <w:lang w:val="en-US"/>
        </w:rPr>
        <w:t>It</w:t>
      </w:r>
      <w:r w:rsidR="000C06A6" w:rsidRPr="000C06A6">
        <w:rPr>
          <w:lang w:val="en-US"/>
        </w:rPr>
        <w:t xml:space="preserve"> is the reference implementation of the </w:t>
      </w:r>
      <w:r w:rsidR="000C06A6">
        <w:rPr>
          <w:lang w:val="en-US"/>
        </w:rPr>
        <w:t>OGC’s</w:t>
      </w:r>
      <w:r w:rsidR="000C06A6" w:rsidRPr="000C06A6">
        <w:rPr>
          <w:lang w:val="en-US"/>
        </w:rPr>
        <w:t xml:space="preserve"> Web Feature Service (WFS) and Web Coverage Service (WCS) standards, as well as a high performance certified compliant Web Map Service (WMS). </w:t>
      </w:r>
    </w:p>
    <w:p w14:paraId="2512C9F2" w14:textId="6E5A9B42" w:rsidR="000C06A6" w:rsidRDefault="000C06A6" w:rsidP="000C06A6">
      <w:pPr>
        <w:spacing w:after="120" w:line="360" w:lineRule="auto"/>
        <w:rPr>
          <w:lang w:val="en-US"/>
        </w:rPr>
      </w:pPr>
      <w:r>
        <w:rPr>
          <w:lang w:val="en-US"/>
        </w:rPr>
        <w:t xml:space="preserve">Started in 2001, </w:t>
      </w:r>
      <w:proofErr w:type="spellStart"/>
      <w:r w:rsidRPr="000C06A6">
        <w:rPr>
          <w:lang w:val="en-US"/>
        </w:rPr>
        <w:t>GeoServer</w:t>
      </w:r>
      <w:proofErr w:type="spellEnd"/>
      <w:r w:rsidRPr="000C06A6">
        <w:rPr>
          <w:lang w:val="en-US"/>
        </w:rPr>
        <w:t xml:space="preserve"> </w:t>
      </w:r>
      <w:r>
        <w:rPr>
          <w:lang w:val="en-US"/>
        </w:rPr>
        <w:t xml:space="preserve">has become the more modern competitor of </w:t>
      </w:r>
      <w:proofErr w:type="spellStart"/>
      <w:r>
        <w:rPr>
          <w:lang w:val="en-US"/>
        </w:rPr>
        <w:t>MapServer</w:t>
      </w:r>
      <w:proofErr w:type="spellEnd"/>
      <w:r w:rsidRPr="000C06A6">
        <w:rPr>
          <w:lang w:val="en-US"/>
        </w:rPr>
        <w:t xml:space="preserve">. Those involved with </w:t>
      </w:r>
      <w:proofErr w:type="spellStart"/>
      <w:r w:rsidRPr="000C06A6">
        <w:rPr>
          <w:lang w:val="en-US"/>
        </w:rPr>
        <w:t>GeoServer</w:t>
      </w:r>
      <w:proofErr w:type="spellEnd"/>
      <w:r w:rsidRPr="000C06A6">
        <w:rPr>
          <w:lang w:val="en-US"/>
        </w:rPr>
        <w:t xml:space="preserve"> </w:t>
      </w:r>
      <w:r>
        <w:rPr>
          <w:lang w:val="en-US"/>
        </w:rPr>
        <w:t xml:space="preserve">project also </w:t>
      </w:r>
      <w:r w:rsidRPr="000C06A6">
        <w:rPr>
          <w:lang w:val="en-US"/>
        </w:rPr>
        <w:t xml:space="preserve">founded the </w:t>
      </w:r>
      <w:proofErr w:type="spellStart"/>
      <w:r w:rsidRPr="000C06A6">
        <w:rPr>
          <w:lang w:val="en-US"/>
        </w:rPr>
        <w:t>GeoTools</w:t>
      </w:r>
      <w:proofErr w:type="spellEnd"/>
      <w:r w:rsidRPr="000C06A6">
        <w:rPr>
          <w:lang w:val="en-US"/>
        </w:rPr>
        <w:t xml:space="preserve"> project</w:t>
      </w:r>
      <w:r w:rsidR="00EA3F0E">
        <w:rPr>
          <w:lang w:val="en-US"/>
        </w:rPr>
        <w:t xml:space="preserve"> (see VI</w:t>
      </w:r>
      <w:r w:rsidR="007C2D74">
        <w:rPr>
          <w:lang w:val="en-US"/>
        </w:rPr>
        <w:t>.3.1)</w:t>
      </w:r>
      <w:r w:rsidRPr="000C06A6">
        <w:rPr>
          <w:lang w:val="en-US"/>
        </w:rPr>
        <w:t xml:space="preserve">, an open source GIS Java toolkit. </w:t>
      </w:r>
      <w:r>
        <w:rPr>
          <w:lang w:val="en-US"/>
        </w:rPr>
        <w:t xml:space="preserve">Together with </w:t>
      </w:r>
      <w:proofErr w:type="spellStart"/>
      <w:r>
        <w:rPr>
          <w:lang w:val="en-US"/>
        </w:rPr>
        <w:t>PostGIS</w:t>
      </w:r>
      <w:proofErr w:type="spellEnd"/>
      <w:r>
        <w:rPr>
          <w:lang w:val="en-US"/>
        </w:rPr>
        <w:t xml:space="preserve"> (see section X.Y) and </w:t>
      </w:r>
      <w:proofErr w:type="spellStart"/>
      <w:r>
        <w:rPr>
          <w:lang w:val="en-US"/>
        </w:rPr>
        <w:t>OpenLayers</w:t>
      </w:r>
      <w:proofErr w:type="spellEnd"/>
      <w:r>
        <w:rPr>
          <w:lang w:val="en-US"/>
        </w:rPr>
        <w:t xml:space="preserve">, and with significant support by the company </w:t>
      </w:r>
      <w:hyperlink r:id="rId136" w:history="1">
        <w:r w:rsidRPr="000C06A6">
          <w:rPr>
            <w:rStyle w:val="Hyperlink"/>
            <w:lang w:val="en-US"/>
          </w:rPr>
          <w:t>Boundless</w:t>
        </w:r>
      </w:hyperlink>
      <w:r>
        <w:rPr>
          <w:lang w:val="en-US"/>
        </w:rPr>
        <w:t xml:space="preserve">, </w:t>
      </w:r>
      <w:proofErr w:type="spellStart"/>
      <w:r>
        <w:rPr>
          <w:lang w:val="en-US"/>
        </w:rPr>
        <w:t>GeoServer</w:t>
      </w:r>
      <w:proofErr w:type="spellEnd"/>
      <w:r>
        <w:rPr>
          <w:lang w:val="en-US"/>
        </w:rPr>
        <w:t xml:space="preserve"> has become the industry standard in web mapping software. </w:t>
      </w:r>
      <w:r w:rsidR="0004638F">
        <w:rPr>
          <w:lang w:val="en-US"/>
        </w:rPr>
        <w:t>Similar to degree, it features cataloging services (although not as comprehensive as those of degree) and web processing services (see also V</w:t>
      </w:r>
      <w:r w:rsidR="00EA3F0E">
        <w:rPr>
          <w:lang w:val="en-US"/>
        </w:rPr>
        <w:t>I</w:t>
      </w:r>
      <w:r w:rsidR="0004638F">
        <w:rPr>
          <w:lang w:val="en-US"/>
        </w:rPr>
        <w:t>.2.</w:t>
      </w:r>
      <w:r w:rsidR="002B710E">
        <w:rPr>
          <w:lang w:val="en-US"/>
        </w:rPr>
        <w:t>9</w:t>
      </w:r>
      <w:r w:rsidR="0004638F">
        <w:rPr>
          <w:lang w:val="en-US"/>
        </w:rPr>
        <w:t xml:space="preserve">). </w:t>
      </w:r>
      <w:proofErr w:type="spellStart"/>
      <w:r>
        <w:rPr>
          <w:lang w:val="en-US"/>
        </w:rPr>
        <w:t>GeoServer</w:t>
      </w:r>
      <w:proofErr w:type="spellEnd"/>
      <w:r>
        <w:rPr>
          <w:lang w:val="en-US"/>
        </w:rPr>
        <w:t xml:space="preserve"> is comprehensive enough to require either a dedicated staff person or the kind of commercial managed services that allows Boundless to place this product in the public </w:t>
      </w:r>
      <w:r>
        <w:rPr>
          <w:lang w:val="en-US"/>
        </w:rPr>
        <w:lastRenderedPageBreak/>
        <w:t xml:space="preserve">domain and still stay in business. </w:t>
      </w:r>
      <w:hyperlink r:id="rId137" w:history="1">
        <w:proofErr w:type="spellStart"/>
        <w:r w:rsidRPr="00255CD7">
          <w:rPr>
            <w:rStyle w:val="Hyperlink"/>
            <w:lang w:val="en-US"/>
          </w:rPr>
          <w:t>GeoServer</w:t>
        </w:r>
        <w:proofErr w:type="spellEnd"/>
        <w:r w:rsidRPr="00255CD7">
          <w:rPr>
            <w:rStyle w:val="Hyperlink"/>
            <w:lang w:val="en-US"/>
          </w:rPr>
          <w:t xml:space="preserve"> is widely used in US federal</w:t>
        </w:r>
      </w:hyperlink>
      <w:r>
        <w:rPr>
          <w:lang w:val="en-US"/>
        </w:rPr>
        <w:t xml:space="preserve">, state, and larger local government agencies. </w:t>
      </w:r>
      <w:proofErr w:type="spellStart"/>
      <w:r>
        <w:rPr>
          <w:lang w:val="en-US"/>
        </w:rPr>
        <w:t>GeoServer</w:t>
      </w:r>
      <w:proofErr w:type="spellEnd"/>
      <w:r>
        <w:rPr>
          <w:lang w:val="en-US"/>
        </w:rPr>
        <w:t xml:space="preserve"> has just been ported to run on Java 11.</w:t>
      </w:r>
    </w:p>
    <w:p w14:paraId="50CD8369" w14:textId="77777777" w:rsidR="002B710E" w:rsidRDefault="002B710E" w:rsidP="002B710E">
      <w:pPr>
        <w:rPr>
          <w:lang w:val="en-US"/>
        </w:rPr>
      </w:pPr>
    </w:p>
    <w:p w14:paraId="77373359" w14:textId="25032791" w:rsidR="002B710E" w:rsidRPr="00252EDA" w:rsidRDefault="002B710E" w:rsidP="002B710E">
      <w:pPr>
        <w:rPr>
          <w:b/>
          <w:sz w:val="28"/>
          <w:lang w:val="en-US"/>
        </w:rPr>
      </w:pPr>
      <w:r>
        <w:rPr>
          <w:b/>
          <w:sz w:val="28"/>
          <w:lang w:val="en-US"/>
        </w:rPr>
        <w:t>VI</w:t>
      </w:r>
      <w:r w:rsidRPr="00252EDA">
        <w:rPr>
          <w:b/>
          <w:sz w:val="28"/>
          <w:lang w:val="en-US"/>
        </w:rPr>
        <w:t>.</w:t>
      </w:r>
      <w:r>
        <w:rPr>
          <w:b/>
          <w:sz w:val="28"/>
          <w:lang w:val="en-US"/>
        </w:rPr>
        <w:t>2.8</w:t>
      </w:r>
      <w:r w:rsidRPr="00252EDA">
        <w:rPr>
          <w:b/>
          <w:sz w:val="28"/>
          <w:lang w:val="en-US"/>
        </w:rPr>
        <w:tab/>
      </w:r>
      <w:r>
        <w:rPr>
          <w:b/>
          <w:sz w:val="28"/>
          <w:lang w:val="en-US"/>
        </w:rPr>
        <w:t>Carto</w:t>
      </w:r>
    </w:p>
    <w:p w14:paraId="1BB9E63B" w14:textId="5EDF52D2" w:rsidR="002B710E" w:rsidRDefault="00A46992" w:rsidP="002B710E">
      <w:pPr>
        <w:spacing w:after="120" w:line="360" w:lineRule="auto"/>
        <w:rPr>
          <w:lang w:val="en-US"/>
        </w:rPr>
      </w:pPr>
      <w:r>
        <w:rPr>
          <w:lang w:val="en-US"/>
        </w:rPr>
        <w:t xml:space="preserve">Carto (formerly </w:t>
      </w:r>
      <w:proofErr w:type="spellStart"/>
      <w:r>
        <w:rPr>
          <w:lang w:val="en-US"/>
        </w:rPr>
        <w:t>CartoDB</w:t>
      </w:r>
      <w:proofErr w:type="spellEnd"/>
      <w:r>
        <w:rPr>
          <w:lang w:val="en-US"/>
        </w:rPr>
        <w:t xml:space="preserve">) is a complete web-based GIS that is entirely based on dozens of open source packages and hence itself </w:t>
      </w:r>
      <w:hyperlink r:id="rId138" w:history="1">
        <w:r w:rsidRPr="00AA4537">
          <w:rPr>
            <w:rStyle w:val="Hyperlink"/>
            <w:lang w:val="en-US"/>
          </w:rPr>
          <w:t>a</w:t>
        </w:r>
      </w:hyperlink>
      <w:hyperlink r:id="rId139" w:history="1">
        <w:r w:rsidRPr="00A46992">
          <w:rPr>
            <w:rStyle w:val="Hyperlink"/>
            <w:lang w:val="en-US"/>
          </w:rPr>
          <w:t>vailable in source code on GitHub</w:t>
        </w:r>
      </w:hyperlink>
      <w:r>
        <w:rPr>
          <w:lang w:val="en-US"/>
        </w:rPr>
        <w:t xml:space="preserve">. Similar to </w:t>
      </w:r>
      <w:proofErr w:type="spellStart"/>
      <w:r>
        <w:rPr>
          <w:lang w:val="en-US"/>
        </w:rPr>
        <w:t>GeoServer</w:t>
      </w:r>
      <w:proofErr w:type="spellEnd"/>
      <w:r>
        <w:rPr>
          <w:lang w:val="en-US"/>
        </w:rPr>
        <w:t xml:space="preserve">, the plethora of packages </w:t>
      </w:r>
      <w:r w:rsidR="00AA4537">
        <w:rPr>
          <w:lang w:val="en-US"/>
        </w:rPr>
        <w:t xml:space="preserve">(as of December 2018, more than 300) </w:t>
      </w:r>
      <w:r>
        <w:rPr>
          <w:lang w:val="en-US"/>
        </w:rPr>
        <w:t xml:space="preserve">that make up Carto is so big that </w:t>
      </w:r>
      <w:r w:rsidR="00AA4537">
        <w:rPr>
          <w:lang w:val="en-US"/>
        </w:rPr>
        <w:t xml:space="preserve">a company, </w:t>
      </w:r>
      <w:hyperlink r:id="rId140" w:history="1">
        <w:proofErr w:type="spellStart"/>
        <w:r w:rsidR="00AA4537" w:rsidRPr="00AA4537">
          <w:rPr>
            <w:rStyle w:val="Hyperlink"/>
            <w:lang w:val="en-US"/>
          </w:rPr>
          <w:t>Vizzuality</w:t>
        </w:r>
        <w:proofErr w:type="spellEnd"/>
      </w:hyperlink>
      <w:r w:rsidR="00AA4537">
        <w:rPr>
          <w:lang w:val="en-US"/>
        </w:rPr>
        <w:t xml:space="preserve">, makes its living by hosting customized Carto GIS server instances and developing specialized front and </w:t>
      </w:r>
      <w:proofErr w:type="spellStart"/>
      <w:r w:rsidR="00AA4537">
        <w:rPr>
          <w:lang w:val="en-US"/>
        </w:rPr>
        <w:t>backends</w:t>
      </w:r>
      <w:proofErr w:type="spellEnd"/>
      <w:r w:rsidR="00AA4537">
        <w:rPr>
          <w:lang w:val="en-US"/>
        </w:rPr>
        <w:t>. Carto does an excellent job of bridging the gap between complex data analysis under the hood and intuitive, dash board-based user interfaces that are serving a wide range of stakeholders.</w:t>
      </w:r>
      <w:r w:rsidR="0052727B">
        <w:rPr>
          <w:lang w:val="en-US"/>
        </w:rPr>
        <w:t xml:space="preserve"> Carto has been shifting its emphasis from that of a Web-GIS to a big geospatial data visualization platform. </w:t>
      </w:r>
    </w:p>
    <w:p w14:paraId="26B2DA81" w14:textId="77777777" w:rsidR="001F395A" w:rsidRDefault="001F395A" w:rsidP="001C7290">
      <w:pPr>
        <w:rPr>
          <w:lang w:val="en-US"/>
        </w:rPr>
      </w:pPr>
    </w:p>
    <w:p w14:paraId="5C78B141" w14:textId="1552D6C1" w:rsidR="001F395A" w:rsidRPr="00252EDA" w:rsidRDefault="001F395A" w:rsidP="0052727B">
      <w:pPr>
        <w:keepNext/>
        <w:rPr>
          <w:b/>
          <w:sz w:val="28"/>
          <w:lang w:val="en-US"/>
        </w:rPr>
      </w:pPr>
      <w:r>
        <w:rPr>
          <w:b/>
          <w:sz w:val="28"/>
          <w:lang w:val="en-US"/>
        </w:rPr>
        <w:t>V</w:t>
      </w:r>
      <w:r w:rsidRPr="00252EDA">
        <w:rPr>
          <w:b/>
          <w:sz w:val="28"/>
          <w:lang w:val="en-US"/>
        </w:rPr>
        <w:t>I.</w:t>
      </w:r>
      <w:r>
        <w:rPr>
          <w:b/>
          <w:sz w:val="28"/>
          <w:lang w:val="en-US"/>
        </w:rPr>
        <w:t>2.</w:t>
      </w:r>
      <w:r w:rsidR="002B710E">
        <w:rPr>
          <w:b/>
          <w:sz w:val="28"/>
          <w:lang w:val="en-US"/>
        </w:rPr>
        <w:t>9</w:t>
      </w:r>
      <w:r w:rsidRPr="00252EDA">
        <w:rPr>
          <w:b/>
          <w:sz w:val="28"/>
          <w:lang w:val="en-US"/>
        </w:rPr>
        <w:tab/>
      </w:r>
      <w:proofErr w:type="spellStart"/>
      <w:r w:rsidR="0004638F">
        <w:rPr>
          <w:b/>
          <w:sz w:val="28"/>
          <w:lang w:val="en-US"/>
        </w:rPr>
        <w:t>PyWPS</w:t>
      </w:r>
      <w:proofErr w:type="spellEnd"/>
    </w:p>
    <w:p w14:paraId="1D34E488" w14:textId="3EF4932D" w:rsidR="001F395A" w:rsidRDefault="007C07D6" w:rsidP="00207E60">
      <w:pPr>
        <w:spacing w:after="120" w:line="360" w:lineRule="auto"/>
        <w:rPr>
          <w:lang w:val="en-US"/>
        </w:rPr>
      </w:pPr>
      <w:hyperlink r:id="rId141" w:history="1">
        <w:proofErr w:type="spellStart"/>
        <w:r w:rsidR="0004638F" w:rsidRPr="007C2D74">
          <w:rPr>
            <w:rStyle w:val="Hyperlink"/>
            <w:lang w:val="en-US"/>
          </w:rPr>
          <w:t>PyWPS</w:t>
        </w:r>
        <w:proofErr w:type="spellEnd"/>
      </w:hyperlink>
      <w:r w:rsidR="0004638F">
        <w:rPr>
          <w:lang w:val="en-US"/>
        </w:rPr>
        <w:t xml:space="preserve"> is not a classic </w:t>
      </w:r>
      <w:r w:rsidR="007C2D74">
        <w:rPr>
          <w:lang w:val="en-US"/>
        </w:rPr>
        <w:t xml:space="preserve">web mapping application but a platform for web-based geoprocessing services – in this case based on Python. </w:t>
      </w:r>
      <w:proofErr w:type="spellStart"/>
      <w:r w:rsidR="007C2D74">
        <w:rPr>
          <w:lang w:val="en-US"/>
        </w:rPr>
        <w:t>PyWPS</w:t>
      </w:r>
      <w:proofErr w:type="spellEnd"/>
      <w:r w:rsidR="007C2D74">
        <w:rPr>
          <w:lang w:val="en-US"/>
        </w:rPr>
        <w:t xml:space="preserve"> implements the OGC web processing services specification and integrates with GRASS, GDAL, R, Fiona, </w:t>
      </w:r>
      <w:proofErr w:type="spellStart"/>
      <w:r w:rsidR="007C2D74">
        <w:rPr>
          <w:lang w:val="en-US"/>
        </w:rPr>
        <w:t>RasterIO</w:t>
      </w:r>
      <w:proofErr w:type="spellEnd"/>
      <w:r w:rsidR="007C2D74">
        <w:rPr>
          <w:lang w:val="en-US"/>
        </w:rPr>
        <w:t xml:space="preserve">, </w:t>
      </w:r>
      <w:proofErr w:type="spellStart"/>
      <w:r w:rsidR="007C2D74">
        <w:rPr>
          <w:lang w:val="en-US"/>
        </w:rPr>
        <w:t>MapServer</w:t>
      </w:r>
      <w:proofErr w:type="spellEnd"/>
      <w:r w:rsidR="007C2D74">
        <w:rPr>
          <w:lang w:val="en-US"/>
        </w:rPr>
        <w:t xml:space="preserve">, and QGIS. It is ideal for setting up, running and archiving all Open </w:t>
      </w:r>
      <w:proofErr w:type="spellStart"/>
      <w:r w:rsidR="007C2D74">
        <w:rPr>
          <w:lang w:val="en-US"/>
        </w:rPr>
        <w:t>Hazus</w:t>
      </w:r>
      <w:proofErr w:type="spellEnd"/>
      <w:r w:rsidR="007C2D74">
        <w:rPr>
          <w:lang w:val="en-US"/>
        </w:rPr>
        <w:t xml:space="preserve"> process models.</w:t>
      </w:r>
      <w:r w:rsidR="001F395A">
        <w:rPr>
          <w:lang w:val="en-US"/>
        </w:rPr>
        <w:t xml:space="preserve"> </w:t>
      </w:r>
    </w:p>
    <w:p w14:paraId="04334F0A" w14:textId="77777777" w:rsidR="001C7290" w:rsidRPr="00252EDA" w:rsidRDefault="001C7290" w:rsidP="001C7290">
      <w:pPr>
        <w:rPr>
          <w:lang w:val="en-US"/>
        </w:rPr>
      </w:pPr>
    </w:p>
    <w:p w14:paraId="660839BA" w14:textId="3161F077"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3</w:t>
      </w:r>
      <w:r w:rsidRPr="00252EDA">
        <w:rPr>
          <w:b/>
          <w:sz w:val="28"/>
          <w:lang w:val="en-US"/>
        </w:rPr>
        <w:tab/>
      </w:r>
      <w:r>
        <w:rPr>
          <w:b/>
          <w:sz w:val="28"/>
          <w:lang w:val="en-US"/>
        </w:rPr>
        <w:t>Description of Open Source Geospatial Libraries</w:t>
      </w:r>
    </w:p>
    <w:p w14:paraId="649B937F" w14:textId="12CCE0EF" w:rsidR="003D0634" w:rsidRDefault="00207E60" w:rsidP="00207E60">
      <w:pPr>
        <w:spacing w:after="120" w:line="360" w:lineRule="auto"/>
        <w:rPr>
          <w:lang w:val="en-US"/>
        </w:rPr>
      </w:pPr>
      <w:r>
        <w:rPr>
          <w:lang w:val="en-US"/>
        </w:rPr>
        <w:t>Geospatial libraries are low-level resources for software developers. They underlie many of the previously discussed web-based and desktop GIS applications.</w:t>
      </w:r>
      <w:r w:rsidR="00246AC8">
        <w:rPr>
          <w:lang w:val="en-US"/>
        </w:rPr>
        <w:t xml:space="preserve"> Here, we list only libraries that serve classic GIS tasks; </w:t>
      </w:r>
      <w:r w:rsidR="009D0474">
        <w:rPr>
          <w:lang w:val="en-US"/>
        </w:rPr>
        <w:t>others, like for example image processing and remote sensing-related libraries are beyond the scope of this whitepaper.</w:t>
      </w:r>
    </w:p>
    <w:p w14:paraId="3F7663CD" w14:textId="77777777" w:rsidR="003D0634" w:rsidRDefault="003D0634" w:rsidP="003D0634">
      <w:pPr>
        <w:rPr>
          <w:lang w:val="en-US"/>
        </w:rPr>
      </w:pPr>
    </w:p>
    <w:p w14:paraId="7CB98217" w14:textId="5042E542" w:rsidR="00207E60" w:rsidRPr="00252EDA" w:rsidRDefault="00207E60" w:rsidP="00207E60">
      <w:pPr>
        <w:keepNext/>
        <w:rPr>
          <w:b/>
          <w:sz w:val="28"/>
          <w:lang w:val="en-US"/>
        </w:rPr>
      </w:pPr>
      <w:r>
        <w:rPr>
          <w:b/>
          <w:sz w:val="28"/>
          <w:lang w:val="en-US"/>
        </w:rPr>
        <w:t>V</w:t>
      </w:r>
      <w:r w:rsidRPr="00252EDA">
        <w:rPr>
          <w:b/>
          <w:sz w:val="28"/>
          <w:lang w:val="en-US"/>
        </w:rPr>
        <w:t>I.</w:t>
      </w:r>
      <w:r>
        <w:rPr>
          <w:b/>
          <w:sz w:val="28"/>
          <w:lang w:val="en-US"/>
        </w:rPr>
        <w:t>3.1</w:t>
      </w:r>
      <w:r w:rsidRPr="00252EDA">
        <w:rPr>
          <w:b/>
          <w:sz w:val="28"/>
          <w:lang w:val="en-US"/>
        </w:rPr>
        <w:tab/>
      </w:r>
      <w:proofErr w:type="spellStart"/>
      <w:r>
        <w:rPr>
          <w:b/>
          <w:sz w:val="28"/>
          <w:lang w:val="en-US"/>
        </w:rPr>
        <w:t>GeoTools</w:t>
      </w:r>
      <w:proofErr w:type="spellEnd"/>
    </w:p>
    <w:p w14:paraId="73C0B000" w14:textId="5C53C1C6" w:rsidR="00207E60" w:rsidRDefault="00207E60" w:rsidP="001727EB">
      <w:pPr>
        <w:spacing w:after="120" w:line="360" w:lineRule="auto"/>
        <w:rPr>
          <w:lang w:val="en-US"/>
        </w:rPr>
      </w:pPr>
      <w:r>
        <w:rPr>
          <w:lang w:val="en-US"/>
        </w:rPr>
        <w:t xml:space="preserve">A classic example for an open source geospatial library is </w:t>
      </w:r>
      <w:hyperlink r:id="rId142" w:history="1">
        <w:proofErr w:type="spellStart"/>
        <w:r w:rsidRPr="001727EB">
          <w:rPr>
            <w:rStyle w:val="Hyperlink"/>
            <w:lang w:val="en-US"/>
          </w:rPr>
          <w:t>GeoTools</w:t>
        </w:r>
        <w:proofErr w:type="spellEnd"/>
      </w:hyperlink>
      <w:r>
        <w:rPr>
          <w:lang w:val="en-US"/>
        </w:rPr>
        <w:t xml:space="preserve">. </w:t>
      </w:r>
      <w:proofErr w:type="spellStart"/>
      <w:r w:rsidRPr="00207E60">
        <w:rPr>
          <w:lang w:val="en-US"/>
        </w:rPr>
        <w:t>GeoTools</w:t>
      </w:r>
      <w:proofErr w:type="spellEnd"/>
      <w:r w:rsidRPr="00207E60">
        <w:rPr>
          <w:lang w:val="en-US"/>
        </w:rPr>
        <w:t xml:space="preserve"> is a</w:t>
      </w:r>
      <w:r w:rsidR="001727EB">
        <w:rPr>
          <w:lang w:val="en-US"/>
        </w:rPr>
        <w:t xml:space="preserve"> </w:t>
      </w:r>
      <w:r w:rsidRPr="00207E60">
        <w:rPr>
          <w:lang w:val="en-US"/>
        </w:rPr>
        <w:t xml:space="preserve">Java code library </w:t>
      </w:r>
      <w:r w:rsidR="001727EB">
        <w:rPr>
          <w:lang w:val="en-US"/>
        </w:rPr>
        <w:t>that</w:t>
      </w:r>
      <w:r w:rsidRPr="00207E60">
        <w:rPr>
          <w:lang w:val="en-US"/>
        </w:rPr>
        <w:t xml:space="preserve"> provides standards compliant methods for the manipulation of geospatial data. </w:t>
      </w:r>
      <w:r w:rsidR="001727EB">
        <w:rPr>
          <w:lang w:val="en-US"/>
        </w:rPr>
        <w:t xml:space="preserve">It </w:t>
      </w:r>
      <w:r w:rsidRPr="00207E60">
        <w:rPr>
          <w:lang w:val="en-US"/>
        </w:rPr>
        <w:t>implements OGC specifications as they are developed.</w:t>
      </w:r>
      <w:r w:rsidR="001727EB">
        <w:rPr>
          <w:lang w:val="en-US"/>
        </w:rPr>
        <w:t xml:space="preserve"> </w:t>
      </w:r>
      <w:r w:rsidRPr="00207E60">
        <w:rPr>
          <w:lang w:val="en-US"/>
        </w:rPr>
        <w:t xml:space="preserve">The </w:t>
      </w:r>
      <w:r w:rsidR="001727EB">
        <w:rPr>
          <w:lang w:val="en-US"/>
        </w:rPr>
        <w:t>OGC</w:t>
      </w:r>
      <w:r w:rsidRPr="00207E60">
        <w:rPr>
          <w:lang w:val="en-US"/>
        </w:rPr>
        <w:t xml:space="preserve"> holds the copyright on the library </w:t>
      </w:r>
      <w:r w:rsidR="001727EB">
        <w:rPr>
          <w:lang w:val="en-US"/>
        </w:rPr>
        <w:t xml:space="preserve">and has </w:t>
      </w:r>
      <w:r w:rsidRPr="00207E60">
        <w:rPr>
          <w:lang w:val="en-US"/>
        </w:rPr>
        <w:t xml:space="preserve">made </w:t>
      </w:r>
      <w:r w:rsidR="001727EB">
        <w:rPr>
          <w:lang w:val="en-US"/>
        </w:rPr>
        <w:t xml:space="preserve">it </w:t>
      </w:r>
      <w:r w:rsidRPr="00207E60">
        <w:rPr>
          <w:lang w:val="en-US"/>
        </w:rPr>
        <w:lastRenderedPageBreak/>
        <w:t xml:space="preserve">available under the LGPL license. </w:t>
      </w:r>
      <w:r w:rsidR="001727EB">
        <w:rPr>
          <w:lang w:val="en-US"/>
        </w:rPr>
        <w:t>B</w:t>
      </w:r>
      <w:r w:rsidR="001727EB" w:rsidRPr="00207E60">
        <w:rPr>
          <w:lang w:val="en-US"/>
        </w:rPr>
        <w:t>ased on the open source Java Topology Suite (JTS)</w:t>
      </w:r>
      <w:r w:rsidR="001727EB">
        <w:rPr>
          <w:lang w:val="en-US"/>
        </w:rPr>
        <w:t xml:space="preserve">, </w:t>
      </w:r>
      <w:proofErr w:type="spellStart"/>
      <w:r w:rsidR="001727EB">
        <w:rPr>
          <w:lang w:val="en-US"/>
        </w:rPr>
        <w:t>GeoTools</w:t>
      </w:r>
      <w:proofErr w:type="spellEnd"/>
      <w:r w:rsidRPr="00207E60">
        <w:rPr>
          <w:lang w:val="en-US"/>
        </w:rPr>
        <w:t xml:space="preserve"> provides interfaces for key spatial concepts and data structures. </w:t>
      </w:r>
      <w:r w:rsidR="001727EB">
        <w:rPr>
          <w:lang w:val="en-US"/>
        </w:rPr>
        <w:t>It</w:t>
      </w:r>
      <w:r w:rsidRPr="00207E60">
        <w:rPr>
          <w:lang w:val="en-US"/>
        </w:rPr>
        <w:t xml:space="preserve"> features a stateless, low memory renderer</w:t>
      </w:r>
      <w:r w:rsidR="001727EB">
        <w:rPr>
          <w:lang w:val="en-US"/>
        </w:rPr>
        <w:t xml:space="preserve"> that is</w:t>
      </w:r>
      <w:r w:rsidRPr="00207E60">
        <w:rPr>
          <w:lang w:val="en-US"/>
        </w:rPr>
        <w:t xml:space="preserve"> particularly useful in server-side environments.</w:t>
      </w:r>
    </w:p>
    <w:p w14:paraId="460303E7" w14:textId="77777777" w:rsidR="00207E60" w:rsidRDefault="00207E60" w:rsidP="003D0634">
      <w:pPr>
        <w:rPr>
          <w:lang w:val="en-US"/>
        </w:rPr>
      </w:pPr>
    </w:p>
    <w:p w14:paraId="584CAB4E" w14:textId="1C6AED12" w:rsidR="00246AC8" w:rsidRPr="00252EDA" w:rsidRDefault="00246AC8" w:rsidP="00246AC8">
      <w:pPr>
        <w:keepNext/>
        <w:rPr>
          <w:b/>
          <w:sz w:val="28"/>
          <w:lang w:val="en-US"/>
        </w:rPr>
      </w:pPr>
      <w:r>
        <w:rPr>
          <w:b/>
          <w:sz w:val="28"/>
          <w:lang w:val="en-US"/>
        </w:rPr>
        <w:t>VI</w:t>
      </w:r>
      <w:r w:rsidRPr="00252EDA">
        <w:rPr>
          <w:b/>
          <w:sz w:val="28"/>
          <w:lang w:val="en-US"/>
        </w:rPr>
        <w:t>.</w:t>
      </w:r>
      <w:r>
        <w:rPr>
          <w:b/>
          <w:sz w:val="28"/>
          <w:lang w:val="en-US"/>
        </w:rPr>
        <w:t>3.2</w:t>
      </w:r>
      <w:r w:rsidRPr="00252EDA">
        <w:rPr>
          <w:b/>
          <w:sz w:val="28"/>
          <w:lang w:val="en-US"/>
        </w:rPr>
        <w:tab/>
      </w:r>
      <w:r>
        <w:rPr>
          <w:b/>
          <w:sz w:val="28"/>
          <w:lang w:val="en-US"/>
        </w:rPr>
        <w:t>GDAL/OGR</w:t>
      </w:r>
    </w:p>
    <w:p w14:paraId="1054BF6F" w14:textId="585274D1" w:rsidR="00246AC8" w:rsidRDefault="00246AC8" w:rsidP="00246AC8">
      <w:pPr>
        <w:spacing w:after="120" w:line="360" w:lineRule="auto"/>
        <w:rPr>
          <w:lang w:val="en-US"/>
        </w:rPr>
      </w:pPr>
      <w:r>
        <w:rPr>
          <w:lang w:val="en-US"/>
        </w:rPr>
        <w:t xml:space="preserve">There is no commercial or open source GIS product in active development anymore that does not rely on the geographic data abstraction library or </w:t>
      </w:r>
      <w:hyperlink r:id="rId143" w:history="1">
        <w:r w:rsidRPr="00246AC8">
          <w:rPr>
            <w:rStyle w:val="Hyperlink"/>
            <w:lang w:val="en-US"/>
          </w:rPr>
          <w:t>GDAL</w:t>
        </w:r>
      </w:hyperlink>
      <w:r>
        <w:rPr>
          <w:lang w:val="en-US"/>
        </w:rPr>
        <w:t>. GDAL is a C++ translator library for 240+ raster and vector formats</w:t>
      </w:r>
      <w:r w:rsidRPr="00207E60">
        <w:rPr>
          <w:lang w:val="en-US"/>
        </w:rPr>
        <w:t>.</w:t>
      </w:r>
      <w:r>
        <w:rPr>
          <w:lang w:val="en-US"/>
        </w:rPr>
        <w:t xml:space="preserve"> Like </w:t>
      </w:r>
      <w:proofErr w:type="spellStart"/>
      <w:r>
        <w:rPr>
          <w:lang w:val="en-US"/>
        </w:rPr>
        <w:t>GeoTools</w:t>
      </w:r>
      <w:proofErr w:type="spellEnd"/>
      <w:r>
        <w:rPr>
          <w:lang w:val="en-US"/>
        </w:rPr>
        <w:t xml:space="preserve"> above, it is now managed and licensed by OGC. Its API serves C, C++, Python, Perl, C# and Java.</w:t>
      </w:r>
    </w:p>
    <w:p w14:paraId="29024CE5" w14:textId="77777777" w:rsidR="00246AC8" w:rsidRDefault="00246AC8" w:rsidP="003D0634">
      <w:pPr>
        <w:rPr>
          <w:lang w:val="en-US"/>
        </w:rPr>
      </w:pPr>
    </w:p>
    <w:p w14:paraId="3FA67231" w14:textId="7D56694C" w:rsidR="009D0474" w:rsidRPr="00252EDA" w:rsidRDefault="009D0474" w:rsidP="009D0474">
      <w:pPr>
        <w:keepNext/>
        <w:rPr>
          <w:b/>
          <w:sz w:val="28"/>
          <w:lang w:val="en-US"/>
        </w:rPr>
      </w:pPr>
      <w:r>
        <w:rPr>
          <w:b/>
          <w:sz w:val="28"/>
          <w:lang w:val="en-US"/>
        </w:rPr>
        <w:t>V</w:t>
      </w:r>
      <w:r w:rsidRPr="00252EDA">
        <w:rPr>
          <w:b/>
          <w:sz w:val="28"/>
          <w:lang w:val="en-US"/>
        </w:rPr>
        <w:t>I.</w:t>
      </w:r>
      <w:r>
        <w:rPr>
          <w:b/>
          <w:sz w:val="28"/>
          <w:lang w:val="en-US"/>
        </w:rPr>
        <w:t>3.3</w:t>
      </w:r>
      <w:r w:rsidRPr="00252EDA">
        <w:rPr>
          <w:b/>
          <w:sz w:val="28"/>
          <w:lang w:val="en-US"/>
        </w:rPr>
        <w:tab/>
      </w:r>
      <w:r>
        <w:rPr>
          <w:b/>
          <w:sz w:val="28"/>
          <w:lang w:val="en-US"/>
        </w:rPr>
        <w:t>GEOS</w:t>
      </w:r>
    </w:p>
    <w:p w14:paraId="6F779BDD" w14:textId="6DBAFD24" w:rsidR="009D0474" w:rsidRDefault="009D0474" w:rsidP="009D0474">
      <w:pPr>
        <w:spacing w:after="120" w:line="360" w:lineRule="auto"/>
        <w:rPr>
          <w:lang w:val="en-US"/>
        </w:rPr>
      </w:pPr>
      <w:r>
        <w:rPr>
          <w:lang w:val="en-US"/>
        </w:rPr>
        <w:t xml:space="preserve">The </w:t>
      </w:r>
      <w:r w:rsidRPr="009D0474">
        <w:rPr>
          <w:lang w:val="en-US"/>
        </w:rPr>
        <w:t>Geometry Engine – Open Source</w:t>
      </w:r>
      <w:r>
        <w:rPr>
          <w:lang w:val="en-US"/>
        </w:rPr>
        <w:t xml:space="preserve"> library or </w:t>
      </w:r>
      <w:hyperlink r:id="rId144" w:history="1">
        <w:r w:rsidRPr="009D0474">
          <w:rPr>
            <w:rStyle w:val="Hyperlink"/>
            <w:lang w:val="en-US"/>
          </w:rPr>
          <w:t>GEOS</w:t>
        </w:r>
      </w:hyperlink>
      <w:r>
        <w:rPr>
          <w:lang w:val="en-US"/>
        </w:rPr>
        <w:t xml:space="preserve"> for short,</w:t>
      </w:r>
      <w:r w:rsidRPr="009D0474">
        <w:rPr>
          <w:lang w:val="en-US"/>
        </w:rPr>
        <w:t xml:space="preserve"> is a C++ port of the </w:t>
      </w:r>
      <w:r>
        <w:rPr>
          <w:lang w:val="en-US"/>
        </w:rPr>
        <w:t>Java Topology Suite</w:t>
      </w:r>
      <w:r w:rsidRPr="009D0474">
        <w:rPr>
          <w:lang w:val="en-US"/>
        </w:rPr>
        <w:t xml:space="preserve">. As such, it aims to contain the complete functionality of JTS in C++. This includes all the </w:t>
      </w:r>
      <w:r>
        <w:rPr>
          <w:lang w:val="en-US"/>
        </w:rPr>
        <w:t>OGC</w:t>
      </w:r>
      <w:r w:rsidRPr="009D0474">
        <w:rPr>
          <w:lang w:val="en-US"/>
        </w:rPr>
        <w:t xml:space="preserve"> Simple Features for SQL spatial predicate functions and spatial operators, as well as specific JTS enhanced topology functions.</w:t>
      </w:r>
    </w:p>
    <w:p w14:paraId="6E142084" w14:textId="77777777" w:rsidR="00DB3DA9" w:rsidRDefault="00DB3DA9" w:rsidP="00DB3DA9">
      <w:pPr>
        <w:rPr>
          <w:lang w:val="en-US"/>
        </w:rPr>
      </w:pPr>
    </w:p>
    <w:p w14:paraId="15304850" w14:textId="652876B6" w:rsidR="00DB3DA9" w:rsidRPr="00252EDA" w:rsidRDefault="00DB3DA9" w:rsidP="00DB3DA9">
      <w:pPr>
        <w:keepNext/>
        <w:rPr>
          <w:b/>
          <w:sz w:val="28"/>
          <w:lang w:val="en-US"/>
        </w:rPr>
      </w:pPr>
      <w:r>
        <w:rPr>
          <w:b/>
          <w:sz w:val="28"/>
          <w:lang w:val="en-US"/>
        </w:rPr>
        <w:t>VI</w:t>
      </w:r>
      <w:r w:rsidRPr="00252EDA">
        <w:rPr>
          <w:b/>
          <w:sz w:val="28"/>
          <w:lang w:val="en-US"/>
        </w:rPr>
        <w:t>.</w:t>
      </w:r>
      <w:r>
        <w:rPr>
          <w:b/>
          <w:sz w:val="28"/>
          <w:lang w:val="en-US"/>
        </w:rPr>
        <w:t>3.4</w:t>
      </w:r>
      <w:r w:rsidRPr="00252EDA">
        <w:rPr>
          <w:b/>
          <w:sz w:val="28"/>
          <w:lang w:val="en-US"/>
        </w:rPr>
        <w:tab/>
      </w:r>
      <w:proofErr w:type="spellStart"/>
      <w:r w:rsidR="008E088C">
        <w:rPr>
          <w:b/>
          <w:sz w:val="28"/>
          <w:lang w:val="en-US"/>
        </w:rPr>
        <w:t>GeoTrellis</w:t>
      </w:r>
      <w:proofErr w:type="spellEnd"/>
    </w:p>
    <w:p w14:paraId="7852EF50" w14:textId="423C6787" w:rsidR="00DB3DA9" w:rsidRDefault="007C07D6" w:rsidP="00DB3DA9">
      <w:pPr>
        <w:spacing w:after="120" w:line="360" w:lineRule="auto"/>
        <w:rPr>
          <w:lang w:val="en-US"/>
        </w:rPr>
      </w:pPr>
      <w:hyperlink r:id="rId145" w:history="1">
        <w:proofErr w:type="spellStart"/>
        <w:r w:rsidR="008E088C" w:rsidRPr="008E088C">
          <w:rPr>
            <w:rStyle w:val="Hyperlink"/>
            <w:lang w:val="en-US"/>
          </w:rPr>
          <w:t>GeoTrellis</w:t>
        </w:r>
        <w:proofErr w:type="spellEnd"/>
      </w:hyperlink>
      <w:r w:rsidR="008E088C" w:rsidRPr="008E088C">
        <w:rPr>
          <w:lang w:val="en-US"/>
        </w:rPr>
        <w:t xml:space="preserve"> is a Scala library and framework that uses Apache Spark to work with raster data. It is released under the Apache 2 License. </w:t>
      </w:r>
      <w:proofErr w:type="spellStart"/>
      <w:r w:rsidR="008E088C" w:rsidRPr="008E088C">
        <w:rPr>
          <w:lang w:val="en-US"/>
        </w:rPr>
        <w:t>GeoTrellis</w:t>
      </w:r>
      <w:proofErr w:type="spellEnd"/>
      <w:r w:rsidR="008E088C" w:rsidRPr="008E088C">
        <w:rPr>
          <w:lang w:val="en-US"/>
        </w:rPr>
        <w:t xml:space="preserve"> reads, writes, and operates on raster data as fast as possible</w:t>
      </w:r>
      <w:r w:rsidR="007B1062">
        <w:rPr>
          <w:lang w:val="en-US"/>
        </w:rPr>
        <w:t xml:space="preserve"> </w:t>
      </w:r>
      <w:r w:rsidR="007B1062" w:rsidRPr="007B1062">
        <w:rPr>
          <w:lang w:val="en-US"/>
        </w:rPr>
        <w:t>to transform user interaction with geospatial data by bringing the power of geospatial analysis to real time, interactive web applications</w:t>
      </w:r>
      <w:r w:rsidR="007B1062">
        <w:rPr>
          <w:lang w:val="en-US"/>
        </w:rPr>
        <w:t xml:space="preserve">. </w:t>
      </w:r>
    </w:p>
    <w:p w14:paraId="3E063F81" w14:textId="71E19769" w:rsidR="007B1062" w:rsidRPr="007B1062" w:rsidRDefault="007B1062" w:rsidP="007B1062">
      <w:pPr>
        <w:spacing w:after="120" w:line="360" w:lineRule="auto"/>
        <w:rPr>
          <w:lang w:val="en-US"/>
        </w:rPr>
      </w:pPr>
      <w:proofErr w:type="spellStart"/>
      <w:r w:rsidRPr="007B1062">
        <w:rPr>
          <w:lang w:val="en-US"/>
        </w:rPr>
        <w:t>GeoTrellis</w:t>
      </w:r>
      <w:proofErr w:type="spellEnd"/>
      <w:r w:rsidRPr="007B1062">
        <w:rPr>
          <w:lang w:val="en-US"/>
        </w:rPr>
        <w:t xml:space="preserve"> is a general framework for low-latency geospatial data processing developed using Scala and </w:t>
      </w:r>
      <w:proofErr w:type="spellStart"/>
      <w:r w:rsidRPr="007B1062">
        <w:rPr>
          <w:lang w:val="en-US"/>
        </w:rPr>
        <w:t>Akka</w:t>
      </w:r>
      <w:proofErr w:type="spellEnd"/>
      <w:r w:rsidRPr="007B1062">
        <w:rPr>
          <w:lang w:val="en-US"/>
        </w:rPr>
        <w:t xml:space="preserve">.  The goal of the project is to transform user interaction with geospatial data by bringing the power of geospatial analysis to real time, interactive web applications.  It is complementary to other open source geospatial projects such as </w:t>
      </w:r>
      <w:proofErr w:type="spellStart"/>
      <w:r w:rsidRPr="007B1062">
        <w:rPr>
          <w:lang w:val="en-US"/>
        </w:rPr>
        <w:t>GeoServer</w:t>
      </w:r>
      <w:proofErr w:type="spellEnd"/>
      <w:r w:rsidRPr="007B1062">
        <w:rPr>
          <w:lang w:val="en-US"/>
        </w:rPr>
        <w:t xml:space="preserve">, </w:t>
      </w:r>
      <w:proofErr w:type="spellStart"/>
      <w:r w:rsidRPr="007B1062">
        <w:rPr>
          <w:lang w:val="en-US"/>
        </w:rPr>
        <w:t>OpenLayers</w:t>
      </w:r>
      <w:proofErr w:type="spellEnd"/>
      <w:r w:rsidRPr="007B1062">
        <w:rPr>
          <w:lang w:val="en-US"/>
        </w:rPr>
        <w:t xml:space="preserve"> and </w:t>
      </w:r>
      <w:proofErr w:type="spellStart"/>
      <w:r w:rsidRPr="007B1062">
        <w:rPr>
          <w:lang w:val="en-US"/>
        </w:rPr>
        <w:t>PostGIS</w:t>
      </w:r>
      <w:proofErr w:type="spellEnd"/>
      <w:r w:rsidRPr="007B1062">
        <w:rPr>
          <w:lang w:val="en-US"/>
        </w:rPr>
        <w:t xml:space="preserve">. </w:t>
      </w:r>
      <w:proofErr w:type="spellStart"/>
      <w:r w:rsidRPr="007B1062">
        <w:rPr>
          <w:lang w:val="en-US"/>
        </w:rPr>
        <w:t>GeoTrellis</w:t>
      </w:r>
      <w:proofErr w:type="spellEnd"/>
      <w:r w:rsidRPr="007B1062">
        <w:rPr>
          <w:lang w:val="en-US"/>
        </w:rPr>
        <w:t xml:space="preserve"> </w:t>
      </w:r>
      <w:r>
        <w:rPr>
          <w:lang w:val="en-US"/>
        </w:rPr>
        <w:t>aims to</w:t>
      </w:r>
      <w:r w:rsidRPr="007B1062">
        <w:rPr>
          <w:lang w:val="en-US"/>
        </w:rPr>
        <w:t xml:space="preserve">: </w:t>
      </w:r>
    </w:p>
    <w:p w14:paraId="10BF1A66"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scalable, high performance geoprocessing web services;</w:t>
      </w:r>
    </w:p>
    <w:p w14:paraId="0E646910"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distributed geoprocessing services that can act on large data sets; and</w:t>
      </w:r>
    </w:p>
    <w:p w14:paraId="3D1F5285" w14:textId="7A62069A" w:rsidR="007B1062" w:rsidRPr="007B1062" w:rsidRDefault="007B1062" w:rsidP="007B1062">
      <w:pPr>
        <w:pStyle w:val="ListParagraph"/>
        <w:numPr>
          <w:ilvl w:val="0"/>
          <w:numId w:val="40"/>
        </w:numPr>
        <w:spacing w:after="120" w:line="360" w:lineRule="auto"/>
        <w:rPr>
          <w:lang w:val="en-US"/>
        </w:rPr>
      </w:pPr>
      <w:r>
        <w:rPr>
          <w:lang w:val="en-US"/>
        </w:rPr>
        <w:t>Parallelize</w:t>
      </w:r>
      <w:r w:rsidRPr="007B1062">
        <w:rPr>
          <w:lang w:val="en-US"/>
        </w:rPr>
        <w:t xml:space="preserve"> geoprocessing operations to take full advantage of multi-core architectures</w:t>
      </w:r>
    </w:p>
    <w:p w14:paraId="29BB9529" w14:textId="5B552BC7" w:rsidR="007B1062" w:rsidRDefault="007B1062" w:rsidP="007B1062">
      <w:pPr>
        <w:spacing w:after="120" w:line="360" w:lineRule="auto"/>
        <w:rPr>
          <w:lang w:val="en-US"/>
        </w:rPr>
      </w:pPr>
      <w:proofErr w:type="spellStart"/>
      <w:r w:rsidRPr="007B1062">
        <w:rPr>
          <w:lang w:val="en-US"/>
        </w:rPr>
        <w:lastRenderedPageBreak/>
        <w:t>GeoTrellis</w:t>
      </w:r>
      <w:proofErr w:type="spellEnd"/>
      <w:r w:rsidRPr="007B1062">
        <w:rPr>
          <w:lang w:val="en-US"/>
        </w:rPr>
        <w:t xml:space="preserve"> is designed to help a developer create simple, standard REST services that return the re</w:t>
      </w:r>
      <w:r>
        <w:rPr>
          <w:lang w:val="en-US"/>
        </w:rPr>
        <w:t xml:space="preserve">sults of geoprocessing models. In an application that relates to Open </w:t>
      </w:r>
      <w:proofErr w:type="spellStart"/>
      <w:r>
        <w:rPr>
          <w:lang w:val="en-US"/>
        </w:rPr>
        <w:t>Hazus</w:t>
      </w:r>
      <w:proofErr w:type="spellEnd"/>
      <w:r>
        <w:rPr>
          <w:lang w:val="en-US"/>
        </w:rPr>
        <w:t>, t</w:t>
      </w:r>
      <w:r w:rsidRPr="008E088C">
        <w:rPr>
          <w:lang w:val="en-US"/>
        </w:rPr>
        <w:t>he U</w:t>
      </w:r>
      <w:r>
        <w:rPr>
          <w:lang w:val="en-US"/>
        </w:rPr>
        <w:t>SACE</w:t>
      </w:r>
      <w:r w:rsidRPr="008E088C">
        <w:rPr>
          <w:lang w:val="en-US"/>
        </w:rPr>
        <w:t xml:space="preserve"> Institute for Water Resources (IWR) is using the </w:t>
      </w:r>
      <w:proofErr w:type="spellStart"/>
      <w:r w:rsidRPr="008E088C">
        <w:rPr>
          <w:lang w:val="en-US"/>
        </w:rPr>
        <w:t>GeoTrellis</w:t>
      </w:r>
      <w:proofErr w:type="spellEnd"/>
      <w:r w:rsidRPr="008E088C">
        <w:rPr>
          <w:lang w:val="en-US"/>
        </w:rPr>
        <w:t xml:space="preserve"> framework </w:t>
      </w:r>
      <w:r>
        <w:rPr>
          <w:lang w:val="en-US"/>
        </w:rPr>
        <w:t xml:space="preserve">for their </w:t>
      </w:r>
      <w:r w:rsidRPr="008E088C">
        <w:rPr>
          <w:lang w:val="en-US"/>
        </w:rPr>
        <w:t>Water Infra</w:t>
      </w:r>
      <w:r>
        <w:rPr>
          <w:lang w:val="en-US"/>
        </w:rPr>
        <w:t xml:space="preserve">structure Systems Data Manager to </w:t>
      </w:r>
      <w:r w:rsidRPr="008E088C">
        <w:rPr>
          <w:lang w:val="en-US"/>
        </w:rPr>
        <w:t>supports budget decisions based on multiple geographic criteria with real-time visual feedback as assumptions are interactively adjusted.</w:t>
      </w:r>
    </w:p>
    <w:p w14:paraId="4F8DCD13" w14:textId="77777777" w:rsidR="007934AB" w:rsidRDefault="007934AB" w:rsidP="00DB3DA9">
      <w:pPr>
        <w:spacing w:after="120" w:line="360" w:lineRule="auto"/>
        <w:rPr>
          <w:lang w:val="en-US"/>
        </w:rPr>
      </w:pPr>
    </w:p>
    <w:p w14:paraId="38D0B78B" w14:textId="487A158A" w:rsidR="007B1062" w:rsidRPr="00252EDA" w:rsidRDefault="007B1062" w:rsidP="007B1062">
      <w:pPr>
        <w:keepNext/>
        <w:rPr>
          <w:b/>
          <w:sz w:val="28"/>
          <w:lang w:val="en-US"/>
        </w:rPr>
      </w:pPr>
      <w:r>
        <w:rPr>
          <w:b/>
          <w:sz w:val="28"/>
          <w:lang w:val="en-US"/>
        </w:rPr>
        <w:t>VI</w:t>
      </w:r>
      <w:r w:rsidRPr="00252EDA">
        <w:rPr>
          <w:b/>
          <w:sz w:val="28"/>
          <w:lang w:val="en-US"/>
        </w:rPr>
        <w:t>.</w:t>
      </w:r>
      <w:r>
        <w:rPr>
          <w:b/>
          <w:sz w:val="28"/>
          <w:lang w:val="en-US"/>
        </w:rPr>
        <w:t>3.5</w:t>
      </w:r>
      <w:r w:rsidRPr="00252EDA">
        <w:rPr>
          <w:b/>
          <w:sz w:val="28"/>
          <w:lang w:val="en-US"/>
        </w:rPr>
        <w:tab/>
      </w:r>
      <w:proofErr w:type="spellStart"/>
      <w:r>
        <w:rPr>
          <w:b/>
          <w:sz w:val="28"/>
          <w:lang w:val="en-US"/>
        </w:rPr>
        <w:t>GeoWave</w:t>
      </w:r>
      <w:proofErr w:type="spellEnd"/>
    </w:p>
    <w:p w14:paraId="25C10A91" w14:textId="5B6626CE" w:rsidR="007B1062" w:rsidRPr="007B1062" w:rsidRDefault="007C07D6" w:rsidP="00B81D53">
      <w:pPr>
        <w:spacing w:after="120" w:line="360" w:lineRule="auto"/>
        <w:rPr>
          <w:lang w:val="en-US"/>
        </w:rPr>
      </w:pPr>
      <w:hyperlink r:id="rId146" w:history="1">
        <w:proofErr w:type="spellStart"/>
        <w:r w:rsidR="007B1062" w:rsidRPr="007B1062">
          <w:rPr>
            <w:rStyle w:val="Hyperlink"/>
            <w:lang w:val="en-US"/>
          </w:rPr>
          <w:t>GeoWave</w:t>
        </w:r>
        <w:proofErr w:type="spellEnd"/>
      </w:hyperlink>
      <w:r w:rsidR="007B1062" w:rsidRPr="007B1062">
        <w:rPr>
          <w:lang w:val="en-US"/>
        </w:rPr>
        <w:t xml:space="preserve"> </w:t>
      </w:r>
      <w:r w:rsidR="007B1062">
        <w:rPr>
          <w:lang w:val="en-US"/>
        </w:rPr>
        <w:t xml:space="preserve">is an open source library that </w:t>
      </w:r>
      <w:r w:rsidR="007B1062" w:rsidRPr="007B1062">
        <w:rPr>
          <w:lang w:val="en-US"/>
        </w:rPr>
        <w:t xml:space="preserve">leverages the scalability of a distributed key-value store for effective storage, retrieval, and analysis of massive geospatial datasets. </w:t>
      </w:r>
      <w:r w:rsidR="007B1062">
        <w:rPr>
          <w:lang w:val="en-US"/>
        </w:rPr>
        <w:t xml:space="preserve">Whereas Geo Trellis is more </w:t>
      </w:r>
      <w:proofErr w:type="spellStart"/>
      <w:r w:rsidR="007B1062">
        <w:rPr>
          <w:lang w:val="en-US"/>
        </w:rPr>
        <w:t>rster</w:t>
      </w:r>
      <w:proofErr w:type="spellEnd"/>
      <w:r w:rsidR="007B1062">
        <w:rPr>
          <w:lang w:val="en-US"/>
        </w:rPr>
        <w:t xml:space="preserve"> oriented, </w:t>
      </w:r>
      <w:proofErr w:type="spellStart"/>
      <w:r w:rsidR="007B1062">
        <w:rPr>
          <w:lang w:val="en-US"/>
        </w:rPr>
        <w:t>GeoWave</w:t>
      </w:r>
      <w:proofErr w:type="spellEnd"/>
      <w:r w:rsidR="00B81D53">
        <w:rPr>
          <w:lang w:val="en-US"/>
        </w:rPr>
        <w:t xml:space="preserve"> adds </w:t>
      </w:r>
      <w:r w:rsidR="00B81D53" w:rsidRPr="007B1062">
        <w:rPr>
          <w:lang w:val="en-US"/>
        </w:rPr>
        <w:t xml:space="preserve">multi-dimensional indexing capability to Apache </w:t>
      </w:r>
      <w:proofErr w:type="spellStart"/>
      <w:r w:rsidR="00B81D53" w:rsidRPr="007B1062">
        <w:rPr>
          <w:lang w:val="en-US"/>
        </w:rPr>
        <w:t>Accumulo</w:t>
      </w:r>
      <w:proofErr w:type="spellEnd"/>
      <w:r w:rsidR="00B81D53" w:rsidRPr="007B1062">
        <w:rPr>
          <w:lang w:val="en-US"/>
        </w:rPr>
        <w:t xml:space="preserve">, </w:t>
      </w:r>
      <w:proofErr w:type="spellStart"/>
      <w:r w:rsidR="00B81D53" w:rsidRPr="007B1062">
        <w:rPr>
          <w:lang w:val="en-US"/>
        </w:rPr>
        <w:t>HBase</w:t>
      </w:r>
      <w:proofErr w:type="spellEnd"/>
      <w:r w:rsidR="00B81D53" w:rsidRPr="007B1062">
        <w:rPr>
          <w:lang w:val="en-US"/>
        </w:rPr>
        <w:t xml:space="preserve"> and Cassandra as well as Google's </w:t>
      </w:r>
      <w:proofErr w:type="spellStart"/>
      <w:r w:rsidR="00B81D53" w:rsidRPr="007B1062">
        <w:rPr>
          <w:lang w:val="en-US"/>
        </w:rPr>
        <w:t>BigTable</w:t>
      </w:r>
      <w:proofErr w:type="spellEnd"/>
      <w:r w:rsidR="00B81D53" w:rsidRPr="007B1062">
        <w:rPr>
          <w:lang w:val="en-US"/>
        </w:rPr>
        <w:t xml:space="preserve"> and Amazon </w:t>
      </w:r>
      <w:proofErr w:type="spellStart"/>
      <w:r w:rsidR="00B81D53" w:rsidRPr="007B1062">
        <w:rPr>
          <w:lang w:val="en-US"/>
        </w:rPr>
        <w:t>DynamoDB</w:t>
      </w:r>
      <w:proofErr w:type="spellEnd"/>
      <w:r w:rsidR="00B81D53">
        <w:rPr>
          <w:lang w:val="en-US"/>
        </w:rPr>
        <w:t>, thereby s</w:t>
      </w:r>
      <w:r w:rsidR="00B81D53" w:rsidRPr="007B1062">
        <w:rPr>
          <w:lang w:val="en-US"/>
        </w:rPr>
        <w:t>upport</w:t>
      </w:r>
      <w:r w:rsidR="00B81D53">
        <w:rPr>
          <w:lang w:val="en-US"/>
        </w:rPr>
        <w:t>ing</w:t>
      </w:r>
      <w:r w:rsidR="00B81D53" w:rsidRPr="007B1062">
        <w:rPr>
          <w:lang w:val="en-US"/>
        </w:rPr>
        <w:t xml:space="preserve"> geographic objects and operator</w:t>
      </w:r>
      <w:r w:rsidR="00B81D53">
        <w:rPr>
          <w:lang w:val="en-US"/>
        </w:rPr>
        <w:t xml:space="preserve">s. The library comes with a plugin for </w:t>
      </w:r>
      <w:proofErr w:type="spellStart"/>
      <w:r w:rsidR="00B81D53">
        <w:rPr>
          <w:lang w:val="en-US"/>
        </w:rPr>
        <w:t>GeoServer</w:t>
      </w:r>
      <w:proofErr w:type="spellEnd"/>
      <w:r w:rsidR="00B81D53">
        <w:rPr>
          <w:lang w:val="en-US"/>
        </w:rPr>
        <w:t xml:space="preserve"> that allows </w:t>
      </w:r>
      <w:r w:rsidR="007B1062" w:rsidRPr="007B1062">
        <w:rPr>
          <w:lang w:val="en-US"/>
        </w:rPr>
        <w:t xml:space="preserve">geospatial data in </w:t>
      </w:r>
      <w:proofErr w:type="spellStart"/>
      <w:r w:rsidR="007B1062" w:rsidRPr="007B1062">
        <w:rPr>
          <w:lang w:val="en-US"/>
        </w:rPr>
        <w:t>Accumulo</w:t>
      </w:r>
      <w:proofErr w:type="spellEnd"/>
      <w:r w:rsidR="007B1062" w:rsidRPr="007B1062">
        <w:rPr>
          <w:lang w:val="en-US"/>
        </w:rPr>
        <w:t xml:space="preserve"> to be shared and visualized via OGC standard services</w:t>
      </w:r>
      <w:r w:rsidR="00B81D53">
        <w:rPr>
          <w:lang w:val="en-US"/>
        </w:rPr>
        <w:t xml:space="preserve">. </w:t>
      </w:r>
    </w:p>
    <w:p w14:paraId="3A1E2092" w14:textId="45116880" w:rsidR="007B1062" w:rsidRDefault="00B81D53" w:rsidP="007B1062">
      <w:pPr>
        <w:spacing w:after="120" w:line="360" w:lineRule="auto"/>
        <w:rPr>
          <w:lang w:val="en-US"/>
        </w:rPr>
      </w:pPr>
      <w:proofErr w:type="spellStart"/>
      <w:r>
        <w:rPr>
          <w:lang w:val="en-US"/>
        </w:rPr>
        <w:t>GeoWave</w:t>
      </w:r>
      <w:proofErr w:type="spellEnd"/>
      <w:r>
        <w:rPr>
          <w:lang w:val="en-US"/>
        </w:rPr>
        <w:t xml:space="preserve"> p</w:t>
      </w:r>
      <w:r w:rsidR="007B1062" w:rsidRPr="007B1062">
        <w:rPr>
          <w:lang w:val="en-US"/>
        </w:rPr>
        <w:t>rovides Map-Reduce input and output formats for distributed processing and analysis of geospatial data</w:t>
      </w:r>
      <w:r>
        <w:rPr>
          <w:lang w:val="en-US"/>
        </w:rPr>
        <w:t xml:space="preserve">, as well as </w:t>
      </w:r>
      <w:r w:rsidR="007B1062" w:rsidRPr="007B1062">
        <w:rPr>
          <w:lang w:val="en-US"/>
        </w:rPr>
        <w:t xml:space="preserve">a PDAL plugin for interacting with point cloud data in </w:t>
      </w:r>
      <w:proofErr w:type="spellStart"/>
      <w:r>
        <w:rPr>
          <w:lang w:val="en-US"/>
        </w:rPr>
        <w:t>A</w:t>
      </w:r>
      <w:r w:rsidR="007B1062" w:rsidRPr="007B1062">
        <w:rPr>
          <w:lang w:val="en-US"/>
        </w:rPr>
        <w:t>ccumulo</w:t>
      </w:r>
      <w:proofErr w:type="spellEnd"/>
      <w:r w:rsidR="007B1062" w:rsidRPr="007B1062">
        <w:rPr>
          <w:lang w:val="en-US"/>
        </w:rPr>
        <w:t xml:space="preserve"> through the PDAL library.</w:t>
      </w:r>
      <w:r>
        <w:rPr>
          <w:lang w:val="en-US"/>
        </w:rPr>
        <w:t xml:space="preserve"> As such,</w:t>
      </w:r>
      <w:r w:rsidR="007B1062" w:rsidRPr="007B1062">
        <w:rPr>
          <w:lang w:val="en-US"/>
        </w:rPr>
        <w:t xml:space="preserve"> </w:t>
      </w:r>
      <w:proofErr w:type="spellStart"/>
      <w:r w:rsidR="007B1062" w:rsidRPr="007B1062">
        <w:rPr>
          <w:lang w:val="en-US"/>
        </w:rPr>
        <w:t>GeoWave</w:t>
      </w:r>
      <w:proofErr w:type="spellEnd"/>
      <w:r w:rsidR="007B1062" w:rsidRPr="007B1062">
        <w:rPr>
          <w:lang w:val="en-US"/>
        </w:rPr>
        <w:t xml:space="preserve"> attempts to do for </w:t>
      </w:r>
      <w:r>
        <w:rPr>
          <w:lang w:val="en-US"/>
        </w:rPr>
        <w:t>d</w:t>
      </w:r>
      <w:r w:rsidR="007B1062" w:rsidRPr="007B1062">
        <w:rPr>
          <w:lang w:val="en-US"/>
        </w:rPr>
        <w:t xml:space="preserve">istributed </w:t>
      </w:r>
      <w:r>
        <w:rPr>
          <w:lang w:val="en-US"/>
        </w:rPr>
        <w:t>k</w:t>
      </w:r>
      <w:r w:rsidR="007B1062" w:rsidRPr="007B1062">
        <w:rPr>
          <w:lang w:val="en-US"/>
        </w:rPr>
        <w:t xml:space="preserve">ey-value stores as </w:t>
      </w:r>
      <w:proofErr w:type="spellStart"/>
      <w:r w:rsidR="007B1062" w:rsidRPr="007B1062">
        <w:rPr>
          <w:lang w:val="en-US"/>
        </w:rPr>
        <w:t>PostGIS</w:t>
      </w:r>
      <w:proofErr w:type="spellEnd"/>
      <w:r w:rsidR="007B1062" w:rsidRPr="007B1062">
        <w:rPr>
          <w:lang w:val="en-US"/>
        </w:rPr>
        <w:t xml:space="preserve"> does for PostgreSQL</w:t>
      </w:r>
      <w:r w:rsidR="00EA3F0E">
        <w:rPr>
          <w:lang w:val="en-US"/>
        </w:rPr>
        <w:t xml:space="preserve"> (see also VI</w:t>
      </w:r>
      <w:r>
        <w:rPr>
          <w:lang w:val="en-US"/>
        </w:rPr>
        <w:t>I.1)</w:t>
      </w:r>
      <w:r w:rsidR="007B1062" w:rsidRPr="007B1062">
        <w:rPr>
          <w:lang w:val="en-US"/>
        </w:rPr>
        <w:t>.</w:t>
      </w:r>
    </w:p>
    <w:p w14:paraId="30BC09CC" w14:textId="77777777" w:rsidR="007B1062" w:rsidRDefault="007B1062" w:rsidP="00DB3DA9">
      <w:pPr>
        <w:spacing w:after="120" w:line="360" w:lineRule="auto"/>
        <w:rPr>
          <w:lang w:val="en-US"/>
        </w:rPr>
      </w:pPr>
    </w:p>
    <w:p w14:paraId="43C16F49" w14:textId="24FC47AC" w:rsidR="007934AB" w:rsidRPr="00252EDA" w:rsidRDefault="00EA3F0E" w:rsidP="007934AB">
      <w:pPr>
        <w:keepNext/>
        <w:rPr>
          <w:b/>
          <w:sz w:val="28"/>
          <w:lang w:val="en-US"/>
        </w:rPr>
      </w:pPr>
      <w:r>
        <w:rPr>
          <w:b/>
          <w:sz w:val="28"/>
          <w:lang w:val="en-US"/>
        </w:rPr>
        <w:t>V</w:t>
      </w:r>
      <w:r w:rsidR="007934AB" w:rsidRPr="00252EDA">
        <w:rPr>
          <w:b/>
          <w:sz w:val="28"/>
          <w:lang w:val="en-US"/>
        </w:rPr>
        <w:t>I.</w:t>
      </w:r>
      <w:r w:rsidR="007934AB">
        <w:rPr>
          <w:b/>
          <w:sz w:val="28"/>
          <w:lang w:val="en-US"/>
        </w:rPr>
        <w:t>3.</w:t>
      </w:r>
      <w:r w:rsidR="007B1062">
        <w:rPr>
          <w:b/>
          <w:sz w:val="28"/>
          <w:lang w:val="en-US"/>
        </w:rPr>
        <w:t>6</w:t>
      </w:r>
      <w:r w:rsidR="007934AB" w:rsidRPr="00252EDA">
        <w:rPr>
          <w:b/>
          <w:sz w:val="28"/>
          <w:lang w:val="en-US"/>
        </w:rPr>
        <w:tab/>
      </w:r>
      <w:proofErr w:type="spellStart"/>
      <w:r w:rsidR="007934AB">
        <w:rPr>
          <w:b/>
          <w:sz w:val="28"/>
          <w:lang w:val="en-US"/>
        </w:rPr>
        <w:t>SpatioTemporal</w:t>
      </w:r>
      <w:proofErr w:type="spellEnd"/>
      <w:r w:rsidR="007934AB">
        <w:rPr>
          <w:b/>
          <w:sz w:val="28"/>
          <w:lang w:val="en-US"/>
        </w:rPr>
        <w:t xml:space="preserve"> Asset Catalog</w:t>
      </w:r>
    </w:p>
    <w:p w14:paraId="6D81A681" w14:textId="3AC6540C" w:rsidR="007934AB" w:rsidRDefault="007934AB" w:rsidP="007934AB">
      <w:pPr>
        <w:spacing w:after="120" w:line="360" w:lineRule="auto"/>
        <w:rPr>
          <w:lang w:val="en-US"/>
        </w:rPr>
      </w:pPr>
      <w:r w:rsidRPr="007934AB">
        <w:rPr>
          <w:lang w:val="en-US"/>
        </w:rPr>
        <w:t xml:space="preserve">The </w:t>
      </w:r>
      <w:hyperlink r:id="rId147" w:history="1">
        <w:proofErr w:type="spellStart"/>
        <w:r w:rsidRPr="007934AB">
          <w:rPr>
            <w:rStyle w:val="Hyperlink"/>
            <w:lang w:val="en-US"/>
          </w:rPr>
          <w:t>SpatioTemporal</w:t>
        </w:r>
        <w:proofErr w:type="spellEnd"/>
        <w:r w:rsidRPr="007934AB">
          <w:rPr>
            <w:rStyle w:val="Hyperlink"/>
            <w:lang w:val="en-US"/>
          </w:rPr>
          <w:t xml:space="preserve"> Asset Catalog (STAC)</w:t>
        </w:r>
      </w:hyperlink>
      <w:r w:rsidRPr="007934AB">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4E833E7C" w14:textId="77777777" w:rsidR="007934AB" w:rsidRPr="007934AB" w:rsidRDefault="007934AB" w:rsidP="00391B48">
      <w:pPr>
        <w:spacing w:after="120" w:line="360" w:lineRule="auto"/>
        <w:rPr>
          <w:lang w:val="en-US"/>
        </w:rPr>
      </w:pPr>
      <w:r w:rsidRPr="007934AB">
        <w:rPr>
          <w:lang w:val="en-US"/>
        </w:rPr>
        <w:t xml:space="preserve">The goal is for all major providers of imagery and other earth observation data to expose their data as </w:t>
      </w:r>
      <w:proofErr w:type="spellStart"/>
      <w:r w:rsidRPr="007934AB">
        <w:rPr>
          <w:lang w:val="en-US"/>
        </w:rPr>
        <w:t>SpatioTemporal</w:t>
      </w:r>
      <w:proofErr w:type="spellEnd"/>
      <w:r w:rsidRPr="007934AB">
        <w:rPr>
          <w:lang w:val="en-US"/>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16F7E8B0" w14:textId="77777777" w:rsidR="009D0474" w:rsidRPr="00252EDA" w:rsidRDefault="009D0474" w:rsidP="003D0634">
      <w:pPr>
        <w:rPr>
          <w:lang w:val="en-US"/>
        </w:rPr>
      </w:pPr>
    </w:p>
    <w:p w14:paraId="3A94DFD4" w14:textId="7A0C2717" w:rsidR="003D0634" w:rsidRPr="00252EDA" w:rsidRDefault="003D0634" w:rsidP="003D0634">
      <w:pPr>
        <w:rPr>
          <w:b/>
          <w:sz w:val="28"/>
          <w:lang w:val="en-US"/>
        </w:rPr>
      </w:pPr>
      <w:r>
        <w:rPr>
          <w:b/>
          <w:sz w:val="28"/>
          <w:lang w:val="en-US"/>
        </w:rPr>
        <w:t>VI</w:t>
      </w:r>
      <w:r w:rsidRPr="00252EDA">
        <w:rPr>
          <w:b/>
          <w:sz w:val="28"/>
          <w:lang w:val="en-US"/>
        </w:rPr>
        <w:t>.</w:t>
      </w:r>
      <w:r>
        <w:rPr>
          <w:b/>
          <w:sz w:val="28"/>
          <w:lang w:val="en-US"/>
        </w:rPr>
        <w:t>4</w:t>
      </w:r>
      <w:r w:rsidRPr="00252EDA">
        <w:rPr>
          <w:b/>
          <w:sz w:val="28"/>
          <w:lang w:val="en-US"/>
        </w:rPr>
        <w:tab/>
      </w:r>
      <w:r>
        <w:rPr>
          <w:b/>
          <w:sz w:val="28"/>
          <w:lang w:val="en-US"/>
        </w:rPr>
        <w:t>Description of Other Open Source Platforms</w:t>
      </w:r>
    </w:p>
    <w:p w14:paraId="7C5B8C46" w14:textId="119F5B74" w:rsidR="003D0634" w:rsidRDefault="00865B4E" w:rsidP="00391B48">
      <w:pPr>
        <w:spacing w:after="120" w:line="360" w:lineRule="auto"/>
        <w:rPr>
          <w:lang w:val="en-US"/>
        </w:rPr>
      </w:pPr>
      <w:r>
        <w:rPr>
          <w:lang w:val="en-US"/>
        </w:rPr>
        <w:t xml:space="preserve">HAZUS has entirely been based on </w:t>
      </w:r>
      <w:r w:rsidR="00391B48">
        <w:rPr>
          <w:lang w:val="en-US"/>
        </w:rPr>
        <w:t>GIS. This chapter of the whitepaper has so far been based on geospatial solutions that are closely tied to traditional GIS, even as the horizon expanded to open source desktop and web-based applications, as well as some of the lower-level libraries that these applications are based on.</w:t>
      </w:r>
      <w:r w:rsidR="008B040E">
        <w:rPr>
          <w:lang w:val="en-US"/>
        </w:rPr>
        <w:t xml:space="preserve"> Two other aspects deserve consideration though. One is that awareness of geospatial functionality has spread beyond traditional GIS audiences, resulting in an increasing number of software packages that provide more than enough of the geospatial functionality needed for Open </w:t>
      </w:r>
      <w:proofErr w:type="spellStart"/>
      <w:r w:rsidR="008B040E">
        <w:rPr>
          <w:lang w:val="en-US"/>
        </w:rPr>
        <w:t>Hazus</w:t>
      </w:r>
      <w:proofErr w:type="spellEnd"/>
      <w:r w:rsidR="008B040E">
        <w:rPr>
          <w:lang w:val="en-US"/>
        </w:rPr>
        <w:t xml:space="preserve">. The other is the fact that (Open) </w:t>
      </w:r>
      <w:proofErr w:type="spellStart"/>
      <w:r w:rsidR="008B040E">
        <w:rPr>
          <w:lang w:val="en-US"/>
        </w:rPr>
        <w:t>Hazus</w:t>
      </w:r>
      <w:proofErr w:type="spellEnd"/>
      <w:r w:rsidR="008B040E">
        <w:rPr>
          <w:lang w:val="en-US"/>
        </w:rPr>
        <w:t xml:space="preserve"> can be seen as an instance of a more generic family of software called spatial decision support systems (SDSS). There are multiple ways to implement an SDSS but increasingly, this is not on top of a GIS but like Repast </w:t>
      </w:r>
      <w:proofErr w:type="spellStart"/>
      <w:r w:rsidR="008B040E">
        <w:rPr>
          <w:lang w:val="en-US"/>
        </w:rPr>
        <w:t>Simphony</w:t>
      </w:r>
      <w:proofErr w:type="spellEnd"/>
      <w:r w:rsidR="008B040E">
        <w:rPr>
          <w:lang w:val="en-US"/>
        </w:rPr>
        <w:t xml:space="preserve"> discussed beneath, as a set of interlinked libraries that are embedded in general purpose development environments.</w:t>
      </w:r>
    </w:p>
    <w:p w14:paraId="5F21457A" w14:textId="77777777" w:rsidR="003D0634" w:rsidRPr="00252EDA" w:rsidRDefault="003D0634" w:rsidP="003D0634">
      <w:pPr>
        <w:rPr>
          <w:lang w:val="en-US"/>
        </w:rPr>
      </w:pPr>
    </w:p>
    <w:p w14:paraId="36DC75D3" w14:textId="014974A2" w:rsidR="001137AA" w:rsidRPr="00252EDA" w:rsidRDefault="001137AA" w:rsidP="00074EDC">
      <w:pPr>
        <w:rPr>
          <w:b/>
          <w:sz w:val="28"/>
          <w:lang w:val="en-US"/>
        </w:rPr>
      </w:pPr>
      <w:r>
        <w:rPr>
          <w:b/>
          <w:sz w:val="28"/>
          <w:lang w:val="en-US"/>
        </w:rPr>
        <w:t>V</w:t>
      </w:r>
      <w:r w:rsidRPr="00252EDA">
        <w:rPr>
          <w:b/>
          <w:sz w:val="28"/>
          <w:lang w:val="en-US"/>
        </w:rPr>
        <w:t>I.</w:t>
      </w:r>
      <w:r w:rsidR="003D0634">
        <w:rPr>
          <w:b/>
          <w:sz w:val="28"/>
          <w:lang w:val="en-US"/>
        </w:rPr>
        <w:t>4.1</w:t>
      </w:r>
      <w:r w:rsidRPr="00252EDA">
        <w:rPr>
          <w:b/>
          <w:sz w:val="28"/>
          <w:lang w:val="en-US"/>
        </w:rPr>
        <w:tab/>
      </w:r>
      <w:r>
        <w:rPr>
          <w:b/>
          <w:sz w:val="28"/>
          <w:lang w:val="en-US"/>
        </w:rPr>
        <w:t>R</w:t>
      </w:r>
    </w:p>
    <w:p w14:paraId="42A0E770" w14:textId="40B78306" w:rsidR="001137AA" w:rsidRDefault="007C07D6" w:rsidP="00074EDC">
      <w:pPr>
        <w:spacing w:after="120" w:line="360" w:lineRule="auto"/>
        <w:rPr>
          <w:lang w:val="en-US"/>
        </w:rPr>
      </w:pPr>
      <w:hyperlink r:id="rId148" w:history="1">
        <w:r w:rsidR="00F9534F" w:rsidRPr="00E40711">
          <w:rPr>
            <w:rStyle w:val="Hyperlink"/>
            <w:lang w:val="en-US"/>
          </w:rPr>
          <w:t>R</w:t>
        </w:r>
      </w:hyperlink>
      <w:r w:rsidR="00F9534F" w:rsidRPr="00F9534F">
        <w:rPr>
          <w:lang w:val="en-US"/>
        </w:rPr>
        <w:t xml:space="preserve"> is a language and environment for statistical computing and graphics. Readers of this </w:t>
      </w:r>
      <w:r w:rsidR="00F9534F">
        <w:rPr>
          <w:lang w:val="en-US"/>
        </w:rPr>
        <w:t>Whitepaper</w:t>
      </w:r>
      <w:r w:rsidR="00F9534F" w:rsidRPr="00F9534F">
        <w:rPr>
          <w:lang w:val="en-US"/>
        </w:rPr>
        <w:t xml:space="preserve"> might be surprised that R is considered a general enough platform to allow an </w:t>
      </w:r>
      <w:r w:rsidR="00F9534F">
        <w:rPr>
          <w:lang w:val="en-US"/>
        </w:rPr>
        <w:t xml:space="preserve">Open </w:t>
      </w:r>
      <w:proofErr w:type="spellStart"/>
      <w:r w:rsidR="00F9534F">
        <w:rPr>
          <w:lang w:val="en-US"/>
        </w:rPr>
        <w:t>Hazus</w:t>
      </w:r>
      <w:proofErr w:type="spellEnd"/>
      <w:r w:rsidR="00F9534F" w:rsidRPr="00F9534F">
        <w:rPr>
          <w:lang w:val="en-US"/>
        </w:rPr>
        <w:t xml:space="preserve"> to be built on top of it. But R has a huge developer community, including in all a</w:t>
      </w:r>
      <w:r w:rsidR="00F9534F">
        <w:rPr>
          <w:lang w:val="en-US"/>
        </w:rPr>
        <w:t xml:space="preserve">spects of a </w:t>
      </w:r>
      <w:r w:rsidR="008B040E">
        <w:rPr>
          <w:lang w:val="en-US"/>
        </w:rPr>
        <w:t>spatial decision support system</w:t>
      </w:r>
      <w:r w:rsidR="00F9534F" w:rsidRPr="00F9534F">
        <w:rPr>
          <w:lang w:val="en-US"/>
        </w:rPr>
        <w:t xml:space="preserve">. There are very active communities for </w:t>
      </w:r>
      <w:hyperlink r:id="rId149" w:history="1">
        <w:r w:rsidR="00F9534F" w:rsidRPr="008B040E">
          <w:rPr>
            <w:rStyle w:val="Hyperlink"/>
            <w:lang w:val="en-US"/>
          </w:rPr>
          <w:t>geo-spatial</w:t>
        </w:r>
      </w:hyperlink>
      <w:r w:rsidR="00F9534F" w:rsidRPr="00F9534F">
        <w:rPr>
          <w:lang w:val="en-US"/>
        </w:rPr>
        <w:t xml:space="preserve">, </w:t>
      </w:r>
      <w:hyperlink r:id="rId150" w:history="1">
        <w:r w:rsidR="00F9534F" w:rsidRPr="008B040E">
          <w:rPr>
            <w:rStyle w:val="Hyperlink"/>
            <w:lang w:val="en-US"/>
          </w:rPr>
          <w:t>operations research</w:t>
        </w:r>
      </w:hyperlink>
      <w:r w:rsidR="00F9534F" w:rsidRPr="00F9534F">
        <w:rPr>
          <w:lang w:val="en-US"/>
        </w:rPr>
        <w:t xml:space="preserve"> and </w:t>
      </w:r>
      <w:hyperlink r:id="rId151" w:history="1">
        <w:r w:rsidR="00F9534F" w:rsidRPr="008B040E">
          <w:rPr>
            <w:rStyle w:val="Hyperlink"/>
            <w:lang w:val="en-US"/>
          </w:rPr>
          <w:t>machine learning</w:t>
        </w:r>
      </w:hyperlink>
      <w:r w:rsidR="00F9534F" w:rsidRPr="00F9534F">
        <w:rPr>
          <w:lang w:val="en-US"/>
        </w:rPr>
        <w:t xml:space="preserve"> tools. Packages like </w:t>
      </w:r>
      <w:hyperlink r:id="rId152" w:history="1">
        <w:proofErr w:type="gramStart"/>
        <w:r w:rsidR="00F9534F" w:rsidRPr="00E40711">
          <w:rPr>
            <w:rStyle w:val="Hyperlink"/>
            <w:lang w:val="en-US"/>
          </w:rPr>
          <w:t>rattle(</w:t>
        </w:r>
        <w:proofErr w:type="gramEnd"/>
        <w:r w:rsidR="00F9534F" w:rsidRPr="00E40711">
          <w:rPr>
            <w:rStyle w:val="Hyperlink"/>
            <w:lang w:val="en-US"/>
          </w:rPr>
          <w:t>)</w:t>
        </w:r>
      </w:hyperlink>
      <w:r w:rsidR="00F9534F" w:rsidRPr="00F9534F">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7588D3E8" w14:textId="77777777" w:rsidR="00F9534F" w:rsidRPr="00F9534F" w:rsidRDefault="00F9534F" w:rsidP="00074EDC">
      <w:pPr>
        <w:spacing w:after="120" w:line="360" w:lineRule="auto"/>
        <w:rPr>
          <w:lang w:val="en-US"/>
        </w:rPr>
      </w:pPr>
      <w:r w:rsidRPr="00F9534F">
        <w:rPr>
          <w:lang w:val="en-US"/>
        </w:rPr>
        <w:t>R is an integrated suite of software facilities for data manipulation, calculation and graphical display. It includes</w:t>
      </w:r>
    </w:p>
    <w:p w14:paraId="47C6F3D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an effective data handling and storage facility,</w:t>
      </w:r>
    </w:p>
    <w:p w14:paraId="36851C07"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suite of operators for calculations on arrays, in particular matrices,</w:t>
      </w:r>
    </w:p>
    <w:p w14:paraId="2B9116BB"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large, coherent, integrated collection of intermediate tools for data analysis,</w:t>
      </w:r>
    </w:p>
    <w:p w14:paraId="7821C3C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graphical facilities for data analysis and display either on-screen or on hardcopy, and</w:t>
      </w:r>
    </w:p>
    <w:p w14:paraId="4260537A" w14:textId="77777777" w:rsidR="00F9534F" w:rsidRPr="00F9534F" w:rsidRDefault="00F9534F" w:rsidP="00074EDC">
      <w:pPr>
        <w:pStyle w:val="ListParagraph"/>
        <w:numPr>
          <w:ilvl w:val="0"/>
          <w:numId w:val="36"/>
        </w:numPr>
        <w:spacing w:after="120" w:line="360" w:lineRule="auto"/>
        <w:ind w:left="714" w:hanging="357"/>
        <w:rPr>
          <w:lang w:val="en-US"/>
        </w:rPr>
      </w:pPr>
      <w:proofErr w:type="gramStart"/>
      <w:r w:rsidRPr="00F9534F">
        <w:rPr>
          <w:lang w:val="en-US"/>
        </w:rPr>
        <w:t>a</w:t>
      </w:r>
      <w:proofErr w:type="gramEnd"/>
      <w:r w:rsidRPr="00F9534F">
        <w:rPr>
          <w:lang w:val="en-US"/>
        </w:rPr>
        <w:t xml:space="preserve"> well-developed, simple and effective programming language which includes conditionals, loops, user-defined recursive functions and input and output facilities.</w:t>
      </w:r>
    </w:p>
    <w:p w14:paraId="046F535B" w14:textId="77777777" w:rsidR="00F9534F" w:rsidRPr="00F9534F" w:rsidRDefault="00F9534F" w:rsidP="00074EDC">
      <w:pPr>
        <w:spacing w:after="120" w:line="360" w:lineRule="auto"/>
        <w:rPr>
          <w:lang w:val="en-US"/>
        </w:rPr>
      </w:pPr>
      <w:r w:rsidRPr="00F9534F">
        <w:rPr>
          <w:lang w:val="en-US"/>
        </w:rPr>
        <w:lastRenderedPageBreak/>
        <w:t>The term “environment” is intended to characterize it as a fully planned and coherent system, rather than an incremental accretion of very specific and inflexible tools, as is frequently the case with other data analysis software.</w:t>
      </w:r>
    </w:p>
    <w:p w14:paraId="72378431" w14:textId="59B75C1C" w:rsidR="00F9534F" w:rsidRPr="00F9534F" w:rsidRDefault="00F9534F" w:rsidP="00074EDC">
      <w:pPr>
        <w:spacing w:after="120" w:line="360" w:lineRule="auto"/>
        <w:rPr>
          <w:lang w:val="en-US"/>
        </w:rPr>
      </w:pPr>
      <w:r w:rsidRPr="00F9534F">
        <w:rPr>
          <w:lang w:val="en-US"/>
        </w:rPr>
        <w:t xml:space="preserve">R, is designed around a true computer language, and it allows users to add additional functionality by defining new functions. Much of the system is itself written in R, which makes it easy for users to follow the algorithmic choices made. For computationally-intensive tasks, C, C++ and </w:t>
      </w:r>
      <w:proofErr w:type="gramStart"/>
      <w:r w:rsidRPr="00F9534F">
        <w:rPr>
          <w:lang w:val="en-US"/>
        </w:rPr>
        <w:t>Fortran</w:t>
      </w:r>
      <w:proofErr w:type="gramEnd"/>
      <w:r w:rsidRPr="00F9534F">
        <w:rPr>
          <w:lang w:val="en-US"/>
        </w:rPr>
        <w:t xml:space="preserve"> code can be linked and called at run time. Advanced users can write C code to manipulate R objects directly.</w:t>
      </w:r>
    </w:p>
    <w:p w14:paraId="6A895BF8" w14:textId="2CC68B0A" w:rsidR="00992F12" w:rsidRDefault="00F9534F" w:rsidP="00074EDC">
      <w:pPr>
        <w:spacing w:after="120" w:line="360" w:lineRule="auto"/>
        <w:rPr>
          <w:lang w:val="en-US"/>
        </w:rPr>
      </w:pPr>
      <w:r w:rsidRPr="00F9534F">
        <w:rPr>
          <w:lang w:val="en-US"/>
        </w:rPr>
        <w:t xml:space="preserve">R can be extended (easily) via </w:t>
      </w:r>
      <w:hyperlink r:id="rId153" w:history="1">
        <w:r w:rsidRPr="003C72AC">
          <w:rPr>
            <w:rStyle w:val="Hyperlink"/>
            <w:lang w:val="en-US"/>
          </w:rPr>
          <w:t>packages</w:t>
        </w:r>
      </w:hyperlink>
      <w:r w:rsidRPr="00F9534F">
        <w:rPr>
          <w:lang w:val="en-US"/>
        </w:rPr>
        <w:t xml:space="preserve">. There are about </w:t>
      </w:r>
      <w:r w:rsidR="00E40711">
        <w:rPr>
          <w:lang w:val="en-US"/>
        </w:rPr>
        <w:t>13,640 packages available on the Comprehensive R Archive Network (</w:t>
      </w:r>
      <w:hyperlink r:id="rId154" w:history="1">
        <w:r w:rsidR="00E40711" w:rsidRPr="003C72AC">
          <w:rPr>
            <w:rStyle w:val="Hyperlink"/>
            <w:lang w:val="en-US"/>
          </w:rPr>
          <w:t>CRAN</w:t>
        </w:r>
      </w:hyperlink>
      <w:r w:rsidR="00E40711">
        <w:rPr>
          <w:lang w:val="en-US"/>
        </w:rPr>
        <w:t>) that extend the core functionality of R</w:t>
      </w:r>
      <w:r w:rsidR="003C72AC">
        <w:rPr>
          <w:lang w:val="en-US"/>
        </w:rPr>
        <w:t xml:space="preserve"> in, among others, the realms of Bayesian modeling, cluster analysis, </w:t>
      </w:r>
      <w:proofErr w:type="spellStart"/>
      <w:r w:rsidR="003C72AC">
        <w:rPr>
          <w:lang w:val="en-US"/>
        </w:rPr>
        <w:t>environmetrics</w:t>
      </w:r>
      <w:proofErr w:type="spellEnd"/>
      <w:r w:rsidR="003C72AC">
        <w:rPr>
          <w:lang w:val="en-US"/>
        </w:rPr>
        <w:t xml:space="preserve">, machine learning, official statistics, </w:t>
      </w:r>
      <w:proofErr w:type="spellStart"/>
      <w:r w:rsidR="003C72AC">
        <w:rPr>
          <w:lang w:val="en-US"/>
        </w:rPr>
        <w:t>spatio</w:t>
      </w:r>
      <w:proofErr w:type="spellEnd"/>
      <w:r w:rsidR="003C72AC">
        <w:rPr>
          <w:lang w:val="en-US"/>
        </w:rPr>
        <w:t>-temporal analysis, and web technologies</w:t>
      </w:r>
    </w:p>
    <w:p w14:paraId="3C5398FB" w14:textId="77777777" w:rsidR="00141D74" w:rsidRPr="00252EDA" w:rsidRDefault="00141D74" w:rsidP="00141D74">
      <w:pPr>
        <w:rPr>
          <w:lang w:val="en-US"/>
        </w:rPr>
      </w:pPr>
    </w:p>
    <w:p w14:paraId="6E2096BE" w14:textId="3E31384B" w:rsidR="00141D74" w:rsidRPr="00252EDA" w:rsidRDefault="00141D74" w:rsidP="00141D74">
      <w:pPr>
        <w:rPr>
          <w:b/>
          <w:sz w:val="28"/>
          <w:lang w:val="en-US"/>
        </w:rPr>
      </w:pPr>
      <w:r>
        <w:rPr>
          <w:b/>
          <w:sz w:val="28"/>
          <w:lang w:val="en-US"/>
        </w:rPr>
        <w:t>VI</w:t>
      </w:r>
      <w:r w:rsidRPr="00252EDA">
        <w:rPr>
          <w:b/>
          <w:sz w:val="28"/>
          <w:lang w:val="en-US"/>
        </w:rPr>
        <w:t>.</w:t>
      </w:r>
      <w:r>
        <w:rPr>
          <w:b/>
          <w:sz w:val="28"/>
          <w:lang w:val="en-US"/>
        </w:rPr>
        <w:t>4.2</w:t>
      </w:r>
      <w:r w:rsidRPr="00252EDA">
        <w:rPr>
          <w:b/>
          <w:sz w:val="28"/>
          <w:lang w:val="en-US"/>
        </w:rPr>
        <w:tab/>
      </w:r>
      <w:r>
        <w:rPr>
          <w:b/>
          <w:sz w:val="28"/>
          <w:lang w:val="en-US"/>
        </w:rPr>
        <w:t xml:space="preserve">Repast </w:t>
      </w:r>
      <w:proofErr w:type="spellStart"/>
      <w:r>
        <w:rPr>
          <w:b/>
          <w:sz w:val="28"/>
          <w:lang w:val="en-US"/>
        </w:rPr>
        <w:t>Simphony</w:t>
      </w:r>
      <w:proofErr w:type="spellEnd"/>
    </w:p>
    <w:p w14:paraId="5A6A18F4" w14:textId="7D7902D1" w:rsidR="004528EF" w:rsidRPr="004528EF" w:rsidRDefault="00DD2FC8" w:rsidP="004528EF">
      <w:pPr>
        <w:spacing w:after="120" w:line="360" w:lineRule="auto"/>
        <w:rPr>
          <w:lang w:val="en-US"/>
        </w:rPr>
      </w:pPr>
      <w:r>
        <w:rPr>
          <w:lang w:val="en-US"/>
        </w:rPr>
        <w:t>Repast (</w:t>
      </w:r>
      <w:r w:rsidRPr="00DD2FC8">
        <w:rPr>
          <w:lang w:val="en-US"/>
        </w:rPr>
        <w:t xml:space="preserve">Recursive </w:t>
      </w:r>
      <w:r>
        <w:rPr>
          <w:lang w:val="en-US"/>
        </w:rPr>
        <w:t xml:space="preserve">Porous Agent Simulation Toolkit) </w:t>
      </w:r>
      <w:r w:rsidRPr="00DD2FC8">
        <w:rPr>
          <w:lang w:val="en-US"/>
        </w:rPr>
        <w:t xml:space="preserve">is </w:t>
      </w:r>
      <w:r>
        <w:rPr>
          <w:lang w:val="en-US"/>
        </w:rPr>
        <w:t xml:space="preserve">probably the most widely </w:t>
      </w:r>
      <w:r w:rsidRPr="00DD2FC8">
        <w:rPr>
          <w:lang w:val="en-US"/>
        </w:rPr>
        <w:t>used free and open-source, cross-platform, agent-based modeling and simulation toolkit</w:t>
      </w:r>
      <w:r>
        <w:rPr>
          <w:lang w:val="en-US"/>
        </w:rPr>
        <w:t>, developed at by Argonne National Laboratory</w:t>
      </w:r>
      <w:r w:rsidR="004528EF">
        <w:rPr>
          <w:lang w:val="en-US"/>
        </w:rPr>
        <w:t xml:space="preserve"> and is now managed by </w:t>
      </w:r>
      <w:r w:rsidR="004528EF" w:rsidRPr="004528EF">
        <w:rPr>
          <w:lang w:val="en-US"/>
        </w:rPr>
        <w:t>the non-profit volunteer organization ROAD (Repast Organization for Architecture and Development).</w:t>
      </w:r>
      <w:r w:rsidR="004528EF">
        <w:rPr>
          <w:lang w:val="en-US"/>
        </w:rPr>
        <w:t xml:space="preserve"> </w:t>
      </w:r>
      <w:r w:rsidR="004528EF" w:rsidRPr="004528EF">
        <w:rPr>
          <w:lang w:val="en-US"/>
        </w:rPr>
        <w:t>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334C3C8E" w14:textId="2E2037AB" w:rsidR="004528EF" w:rsidRPr="004528EF" w:rsidRDefault="004528EF" w:rsidP="004528EF">
      <w:pPr>
        <w:spacing w:after="120" w:line="360" w:lineRule="auto"/>
        <w:rPr>
          <w:lang w:val="en-US"/>
        </w:rPr>
      </w:pPr>
      <w:r w:rsidRPr="004528EF">
        <w:rPr>
          <w:lang w:val="en-US"/>
        </w:rPr>
        <w:t>Repast has been released in five versions supporting model development i</w:t>
      </w:r>
      <w:r>
        <w:rPr>
          <w:lang w:val="en-US"/>
        </w:rPr>
        <w:t>n various programming languages,</w:t>
      </w:r>
    </w:p>
    <w:p w14:paraId="0EBBED5A" w14:textId="33F1569B" w:rsidR="004528EF" w:rsidRPr="004528EF" w:rsidRDefault="004528EF" w:rsidP="004528EF">
      <w:pPr>
        <w:pStyle w:val="ListParagraph"/>
        <w:numPr>
          <w:ilvl w:val="0"/>
          <w:numId w:val="45"/>
        </w:numPr>
        <w:spacing w:after="120" w:line="360" w:lineRule="auto"/>
        <w:rPr>
          <w:lang w:val="en-US"/>
        </w:rPr>
      </w:pPr>
      <w:r>
        <w:rPr>
          <w:lang w:val="en-US"/>
        </w:rPr>
        <w:t>Repast (Java based)</w:t>
      </w:r>
    </w:p>
    <w:p w14:paraId="5A8D6066" w14:textId="6E6B8CA4" w:rsidR="004528EF" w:rsidRPr="004528EF" w:rsidRDefault="004528EF" w:rsidP="004528EF">
      <w:pPr>
        <w:pStyle w:val="ListParagraph"/>
        <w:numPr>
          <w:ilvl w:val="0"/>
          <w:numId w:val="45"/>
        </w:numPr>
        <w:spacing w:after="120" w:line="360" w:lineRule="auto"/>
        <w:rPr>
          <w:lang w:val="en-US"/>
        </w:rPr>
      </w:pPr>
      <w:proofErr w:type="spellStart"/>
      <w:r w:rsidRPr="004528EF">
        <w:rPr>
          <w:lang w:val="en-US"/>
        </w:rPr>
        <w:t>RepastPy</w:t>
      </w:r>
      <w:proofErr w:type="spellEnd"/>
      <w:r w:rsidRPr="004528EF">
        <w:rPr>
          <w:lang w:val="en-US"/>
        </w:rPr>
        <w:t xml:space="preserve"> (based on the Py</w:t>
      </w:r>
      <w:r>
        <w:rPr>
          <w:lang w:val="en-US"/>
        </w:rPr>
        <w:t>thon Scripting language)</w:t>
      </w:r>
    </w:p>
    <w:p w14:paraId="7CB80690" w14:textId="17BB057A" w:rsidR="004528EF" w:rsidRPr="004528EF" w:rsidRDefault="004528EF" w:rsidP="004528EF">
      <w:pPr>
        <w:pStyle w:val="ListParagraph"/>
        <w:numPr>
          <w:ilvl w:val="0"/>
          <w:numId w:val="45"/>
        </w:numPr>
        <w:spacing w:after="120" w:line="360" w:lineRule="auto"/>
        <w:rPr>
          <w:lang w:val="en-US"/>
        </w:rPr>
      </w:pPr>
      <w:r w:rsidRPr="004528EF">
        <w:rPr>
          <w:lang w:val="en-US"/>
        </w:rPr>
        <w:t>Repast.Net (implemented in C# but</w:t>
      </w:r>
      <w:r>
        <w:rPr>
          <w:lang w:val="en-US"/>
        </w:rPr>
        <w:t xml:space="preserve"> any .Net language can be used)</w:t>
      </w:r>
    </w:p>
    <w:p w14:paraId="3AE0B687" w14:textId="028EEDBC" w:rsidR="004528EF" w:rsidRPr="004528EF" w:rsidRDefault="004528EF" w:rsidP="004528EF">
      <w:pPr>
        <w:pStyle w:val="ListParagraph"/>
        <w:numPr>
          <w:ilvl w:val="0"/>
          <w:numId w:val="45"/>
        </w:numPr>
        <w:spacing w:after="120" w:line="360" w:lineRule="auto"/>
        <w:rPr>
          <w:lang w:val="en-US"/>
        </w:rPr>
      </w:pPr>
      <w:proofErr w:type="spellStart"/>
      <w:r w:rsidRPr="004528EF">
        <w:rPr>
          <w:lang w:val="en-US"/>
        </w:rPr>
        <w:t>RepastS</w:t>
      </w:r>
      <w:proofErr w:type="spellEnd"/>
      <w:r w:rsidRPr="004528EF">
        <w:rPr>
          <w:lang w:val="en-US"/>
        </w:rPr>
        <w:t xml:space="preserve"> (Repast </w:t>
      </w:r>
      <w:proofErr w:type="spellStart"/>
      <w:r w:rsidRPr="004528EF">
        <w:rPr>
          <w:lang w:val="en-US"/>
        </w:rPr>
        <w:t>Simphony</w:t>
      </w:r>
      <w:proofErr w:type="spellEnd"/>
      <w:r w:rsidRPr="004528EF">
        <w:rPr>
          <w:lang w:val="en-US"/>
        </w:rPr>
        <w:t>, Java based, designed for use on workstation</w:t>
      </w:r>
      <w:r>
        <w:rPr>
          <w:lang w:val="en-US"/>
        </w:rPr>
        <w:t>s and small computing clusters)</w:t>
      </w:r>
    </w:p>
    <w:p w14:paraId="75E871A0" w14:textId="66B5B9ED" w:rsidR="004528EF" w:rsidRPr="004528EF" w:rsidRDefault="004528EF" w:rsidP="004528EF">
      <w:pPr>
        <w:pStyle w:val="ListParagraph"/>
        <w:numPr>
          <w:ilvl w:val="0"/>
          <w:numId w:val="45"/>
        </w:numPr>
        <w:spacing w:after="120" w:line="360" w:lineRule="auto"/>
        <w:rPr>
          <w:lang w:val="en-US"/>
        </w:rPr>
      </w:pPr>
      <w:r w:rsidRPr="004528EF">
        <w:rPr>
          <w:lang w:val="en-US"/>
        </w:rPr>
        <w:t>Repast High Performance Computing (an expert-focused C++-based modeling system designed for use on large computi</w:t>
      </w:r>
      <w:r>
        <w:rPr>
          <w:lang w:val="en-US"/>
        </w:rPr>
        <w:t>ng clusters and supercomputers)</w:t>
      </w:r>
    </w:p>
    <w:p w14:paraId="7343F4C0" w14:textId="02464B29" w:rsidR="00141D74" w:rsidRDefault="004528EF" w:rsidP="004528EF">
      <w:pPr>
        <w:spacing w:after="120" w:line="360" w:lineRule="auto"/>
        <w:rPr>
          <w:lang w:val="en-US"/>
        </w:rPr>
      </w:pPr>
      <w:r>
        <w:rPr>
          <w:lang w:val="en-US"/>
        </w:rPr>
        <w:t xml:space="preserve">.. </w:t>
      </w:r>
      <w:proofErr w:type="gramStart"/>
      <w:r>
        <w:rPr>
          <w:lang w:val="en-US"/>
        </w:rPr>
        <w:t>as</w:t>
      </w:r>
      <w:proofErr w:type="gramEnd"/>
      <w:r>
        <w:rPr>
          <w:lang w:val="en-US"/>
        </w:rPr>
        <w:t xml:space="preserve"> well as</w:t>
      </w:r>
      <w:r w:rsidR="00DD2FC8" w:rsidRPr="00DD2FC8">
        <w:rPr>
          <w:lang w:val="en-US"/>
        </w:rPr>
        <w:t xml:space="preserve"> built-in adaptive features, such as genetic algorithms and regression.</w:t>
      </w:r>
    </w:p>
    <w:p w14:paraId="7BA1CCBA" w14:textId="77777777" w:rsidR="00141D74" w:rsidRPr="00252EDA" w:rsidRDefault="00141D74" w:rsidP="00141D74">
      <w:pPr>
        <w:rPr>
          <w:lang w:val="en-US"/>
        </w:rPr>
      </w:pPr>
    </w:p>
    <w:p w14:paraId="0937E500" w14:textId="4A47C3D9" w:rsidR="00141D74" w:rsidRPr="00252EDA" w:rsidRDefault="00141D74" w:rsidP="006A29C2">
      <w:pPr>
        <w:keepNext/>
        <w:rPr>
          <w:b/>
          <w:sz w:val="28"/>
          <w:lang w:val="en-US"/>
        </w:rPr>
      </w:pPr>
      <w:r>
        <w:rPr>
          <w:b/>
          <w:sz w:val="28"/>
          <w:lang w:val="en-US"/>
        </w:rPr>
        <w:t>V</w:t>
      </w:r>
      <w:r w:rsidRPr="00252EDA">
        <w:rPr>
          <w:b/>
          <w:sz w:val="28"/>
          <w:lang w:val="en-US"/>
        </w:rPr>
        <w:t>I.</w:t>
      </w:r>
      <w:r>
        <w:rPr>
          <w:b/>
          <w:sz w:val="28"/>
          <w:lang w:val="en-US"/>
        </w:rPr>
        <w:t>4.3</w:t>
      </w:r>
      <w:r w:rsidRPr="00252EDA">
        <w:rPr>
          <w:b/>
          <w:sz w:val="28"/>
          <w:lang w:val="en-US"/>
        </w:rPr>
        <w:tab/>
      </w:r>
      <w:r>
        <w:rPr>
          <w:b/>
          <w:sz w:val="28"/>
          <w:lang w:val="en-US"/>
        </w:rPr>
        <w:t>Eclipse</w:t>
      </w:r>
    </w:p>
    <w:p w14:paraId="4058D3FE" w14:textId="28C3AD2F" w:rsidR="00141D74" w:rsidRDefault="007C07D6" w:rsidP="00141D74">
      <w:pPr>
        <w:spacing w:after="120" w:line="360" w:lineRule="auto"/>
        <w:rPr>
          <w:lang w:val="en-US"/>
        </w:rPr>
      </w:pPr>
      <w:hyperlink r:id="rId155" w:history="1">
        <w:r w:rsidR="00E91B55" w:rsidRPr="00E91B55">
          <w:rPr>
            <w:rStyle w:val="Hyperlink"/>
            <w:lang w:val="en-US"/>
          </w:rPr>
          <w:t>Eclipse</w:t>
        </w:r>
      </w:hyperlink>
      <w:r w:rsidR="00E91B55" w:rsidRPr="00E91B55">
        <w:rPr>
          <w:lang w:val="en-US"/>
        </w:rPr>
        <w:t xml:space="preserve"> is an integrated development environment (IDE) used in computer programming, and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75D7AF73" w14:textId="4B710FE8" w:rsidR="00E91B55" w:rsidRDefault="00E91B55" w:rsidP="00141D74">
      <w:pPr>
        <w:spacing w:after="120" w:line="360" w:lineRule="auto"/>
        <w:rPr>
          <w:lang w:val="en-US"/>
        </w:rPr>
      </w:pPr>
      <w:r>
        <w:rPr>
          <w:lang w:val="en-US"/>
        </w:rPr>
        <w:t xml:space="preserve">From an Open </w:t>
      </w:r>
      <w:proofErr w:type="spellStart"/>
      <w:r>
        <w:rPr>
          <w:lang w:val="en-US"/>
        </w:rPr>
        <w:t>Hazus</w:t>
      </w:r>
      <w:proofErr w:type="spellEnd"/>
      <w:r>
        <w:rPr>
          <w:lang w:val="en-US"/>
        </w:rPr>
        <w:t xml:space="preserve"> perspective, it would be important to hide </w:t>
      </w:r>
      <w:r w:rsidR="004D0730">
        <w:rPr>
          <w:lang w:val="en-US"/>
        </w:rPr>
        <w:t xml:space="preserve">compiling, debugging, etc. components of the user interface in favor of the model definition, diagraming, </w:t>
      </w:r>
      <w:proofErr w:type="gramStart"/>
      <w:r w:rsidR="004D0730">
        <w:rPr>
          <w:lang w:val="en-US"/>
        </w:rPr>
        <w:t>testing</w:t>
      </w:r>
      <w:proofErr w:type="gramEnd"/>
      <w:r w:rsidR="004D0730">
        <w:rPr>
          <w:lang w:val="en-US"/>
        </w:rPr>
        <w:t xml:space="preserve">, publishing, etc. tasks. The main reason to go through this effort is the universality of the tool. </w:t>
      </w:r>
      <w:r w:rsidR="00364040">
        <w:rPr>
          <w:lang w:val="en-US"/>
        </w:rPr>
        <w:t xml:space="preserve">As Eclipse supports all the previously mentioned libraries, it is a convenient provisioning platform to manage all aspects of Open </w:t>
      </w:r>
      <w:proofErr w:type="spellStart"/>
      <w:r w:rsidR="00364040">
        <w:rPr>
          <w:lang w:val="en-US"/>
        </w:rPr>
        <w:t>Hazus</w:t>
      </w:r>
      <w:proofErr w:type="spellEnd"/>
      <w:r w:rsidR="00364040">
        <w:rPr>
          <w:lang w:val="en-US"/>
        </w:rPr>
        <w:t xml:space="preserve">. The above mentioned Repast </w:t>
      </w:r>
      <w:proofErr w:type="spellStart"/>
      <w:r w:rsidR="00364040">
        <w:rPr>
          <w:lang w:val="en-US"/>
        </w:rPr>
        <w:t>Simphony</w:t>
      </w:r>
      <w:proofErr w:type="spellEnd"/>
      <w:r w:rsidR="00364040">
        <w:rPr>
          <w:lang w:val="en-US"/>
        </w:rPr>
        <w:t xml:space="preserve"> is a prime example for such an approach.</w:t>
      </w:r>
    </w:p>
    <w:p w14:paraId="5549B612" w14:textId="77777777" w:rsidR="00141D74" w:rsidRPr="00252EDA" w:rsidRDefault="00141D74" w:rsidP="00141D74">
      <w:pPr>
        <w:rPr>
          <w:lang w:val="en-US"/>
        </w:rPr>
      </w:pPr>
    </w:p>
    <w:p w14:paraId="07DABD6A" w14:textId="28BF3457" w:rsidR="00141D74" w:rsidRPr="00252EDA" w:rsidRDefault="00141D74" w:rsidP="00141D74">
      <w:pPr>
        <w:rPr>
          <w:b/>
          <w:sz w:val="28"/>
          <w:lang w:val="en-US"/>
        </w:rPr>
      </w:pPr>
      <w:r>
        <w:rPr>
          <w:b/>
          <w:sz w:val="28"/>
          <w:lang w:val="en-US"/>
        </w:rPr>
        <w:t>VI</w:t>
      </w:r>
      <w:r w:rsidRPr="00252EDA">
        <w:rPr>
          <w:b/>
          <w:sz w:val="28"/>
          <w:lang w:val="en-US"/>
        </w:rPr>
        <w:t>.</w:t>
      </w:r>
      <w:r>
        <w:rPr>
          <w:b/>
          <w:sz w:val="28"/>
          <w:lang w:val="en-US"/>
        </w:rPr>
        <w:t>4.4</w:t>
      </w:r>
      <w:r w:rsidRPr="00252EDA">
        <w:rPr>
          <w:b/>
          <w:sz w:val="28"/>
          <w:lang w:val="en-US"/>
        </w:rPr>
        <w:tab/>
      </w:r>
      <w:proofErr w:type="spellStart"/>
      <w:r>
        <w:rPr>
          <w:b/>
          <w:sz w:val="28"/>
          <w:lang w:val="en-US"/>
        </w:rPr>
        <w:t>Jupyter</w:t>
      </w:r>
      <w:proofErr w:type="spellEnd"/>
    </w:p>
    <w:p w14:paraId="64A69BEF" w14:textId="7348BB89" w:rsidR="000F6296" w:rsidRPr="000F6296" w:rsidRDefault="000F6296" w:rsidP="000F6296">
      <w:pPr>
        <w:spacing w:after="120" w:line="360" w:lineRule="auto"/>
        <w:rPr>
          <w:lang w:val="en-US"/>
        </w:rPr>
      </w:pPr>
      <w:r w:rsidRPr="000F6296">
        <w:rPr>
          <w:lang w:val="en-US"/>
        </w:rPr>
        <w:t xml:space="preserve">A </w:t>
      </w:r>
      <w:hyperlink r:id="rId156" w:history="1">
        <w:proofErr w:type="spellStart"/>
        <w:r w:rsidRPr="000F6296">
          <w:rPr>
            <w:rStyle w:val="Hyperlink"/>
            <w:lang w:val="en-US"/>
          </w:rPr>
          <w:t>Jupyter</w:t>
        </w:r>
        <w:proofErr w:type="spellEnd"/>
        <w:r w:rsidRPr="000F6296">
          <w:rPr>
            <w:rStyle w:val="Hyperlink"/>
            <w:lang w:val="en-US"/>
          </w:rPr>
          <w:t xml:space="preserve"> </w:t>
        </w:r>
      </w:hyperlink>
      <w:r w:rsidRPr="000F6296">
        <w:rPr>
          <w:lang w:val="en-US"/>
        </w:rPr>
        <w:t xml:space="preserve">notebook is an excellent means of capturing code, text, widgets, graphics, and other rich media in a computational narrative that distills data into insights. Today, notebook authors can share their notebooks for others to view and run in the </w:t>
      </w:r>
      <w:proofErr w:type="spellStart"/>
      <w:r w:rsidRPr="000F6296">
        <w:rPr>
          <w:lang w:val="en-US"/>
        </w:rPr>
        <w:t>Jupyter</w:t>
      </w:r>
      <w:proofErr w:type="spellEnd"/>
      <w:r w:rsidRPr="000F6296">
        <w:rPr>
          <w:lang w:val="en-US"/>
        </w:rPr>
        <w:t xml:space="preserve"> Notebook web application. </w:t>
      </w:r>
      <w:proofErr w:type="spellStart"/>
      <w:r w:rsidRPr="000F6296">
        <w:rPr>
          <w:lang w:val="en-US"/>
        </w:rPr>
        <w:t>Jupyter</w:t>
      </w:r>
      <w:proofErr w:type="spellEnd"/>
      <w:r w:rsidRPr="000F6296">
        <w:rPr>
          <w:lang w:val="en-US"/>
        </w:rPr>
        <w:t xml:space="preserve"> Notebooks are revolutionizing the way engineers and data scientists work together. </w:t>
      </w:r>
      <w:proofErr w:type="spellStart"/>
      <w:r>
        <w:rPr>
          <w:lang w:val="en-US"/>
        </w:rPr>
        <w:t>Jupyter</w:t>
      </w:r>
      <w:proofErr w:type="spellEnd"/>
      <w:r w:rsidRPr="000F6296">
        <w:rPr>
          <w:lang w:val="en-US"/>
        </w:rPr>
        <w:t xml:space="preserve"> is built for writing and sharing code and text, within the context of a web page</w:t>
      </w:r>
      <w:r>
        <w:rPr>
          <w:lang w:val="en-US"/>
        </w:rPr>
        <w:t xml:space="preserve"> to </w:t>
      </w:r>
      <w:r w:rsidRPr="000F6296">
        <w:rPr>
          <w:lang w:val="en-US"/>
        </w:rPr>
        <w:t>build a "computational narrative that distills data into insights." (IBM 2015</w:t>
      </w:r>
      <w:r>
        <w:rPr>
          <w:rStyle w:val="FootnoteReference"/>
          <w:lang w:val="en-US"/>
        </w:rPr>
        <w:footnoteReference w:id="11"/>
      </w:r>
      <w:r w:rsidRPr="000F6296">
        <w:rPr>
          <w:lang w:val="en-US"/>
        </w:rPr>
        <w:t>)</w:t>
      </w:r>
    </w:p>
    <w:p w14:paraId="66B90640" w14:textId="77777777" w:rsidR="000F6296" w:rsidRPr="000F6296" w:rsidRDefault="000F6296" w:rsidP="000F6296">
      <w:pPr>
        <w:spacing w:after="120" w:line="360" w:lineRule="auto"/>
        <w:rPr>
          <w:lang w:val="en-US"/>
        </w:rPr>
      </w:pPr>
      <w:r w:rsidRPr="000F6296">
        <w:rPr>
          <w:lang w:val="en-US"/>
        </w:rPr>
        <w:t xml:space="preserve">While </w:t>
      </w:r>
      <w:proofErr w:type="spellStart"/>
      <w:r w:rsidRPr="000F6296">
        <w:rPr>
          <w:lang w:val="en-US"/>
        </w:rPr>
        <w:t>Jupyter's</w:t>
      </w:r>
      <w:proofErr w:type="spellEnd"/>
      <w:r w:rsidRPr="000F6296">
        <w:rPr>
          <w:lang w:val="en-US"/>
        </w:rPr>
        <w:t xml:space="preserve"> roots are in Python, it is now multi-lingual. Language support comes by way of modular kernels for more than 50 programming languages. The </w:t>
      </w:r>
      <w:proofErr w:type="spellStart"/>
      <w:r w:rsidRPr="000F6296">
        <w:rPr>
          <w:lang w:val="en-US"/>
        </w:rPr>
        <w:t>Toree</w:t>
      </w:r>
      <w:proofErr w:type="spellEnd"/>
      <w:r w:rsidRPr="000F6296">
        <w:rPr>
          <w:lang w:val="en-US"/>
        </w:rPr>
        <w:t xml:space="preserve"> kernel supports the Scala programming language and the Spark distributed computing platform (plus Python and R), simplifying the task of building large, data-intensive distributed applications. </w:t>
      </w:r>
    </w:p>
    <w:p w14:paraId="6DA13C0F" w14:textId="67884AC2" w:rsidR="00141D74" w:rsidRDefault="000F6296" w:rsidP="000F6296">
      <w:pPr>
        <w:spacing w:after="120" w:line="360" w:lineRule="auto"/>
        <w:rPr>
          <w:lang w:val="en-US"/>
        </w:rPr>
      </w:pPr>
      <w:proofErr w:type="spellStart"/>
      <w:r w:rsidRPr="000F6296">
        <w:rPr>
          <w:lang w:val="en-US"/>
        </w:rPr>
        <w:t>Jupyter</w:t>
      </w:r>
      <w:proofErr w:type="spellEnd"/>
      <w:r w:rsidRPr="000F6296">
        <w:rPr>
          <w:lang w:val="en-US"/>
        </w:rPr>
        <w:t xml:space="preserve"> comes in three parts, a notebook frontend, a </w:t>
      </w:r>
      <w:proofErr w:type="spellStart"/>
      <w:r w:rsidRPr="000F6296">
        <w:rPr>
          <w:lang w:val="en-US"/>
        </w:rPr>
        <w:t>Jupyter</w:t>
      </w:r>
      <w:proofErr w:type="spellEnd"/>
      <w:r w:rsidRPr="000F6296">
        <w:rPr>
          <w:lang w:val="en-US"/>
        </w:rPr>
        <w:t xml:space="preserve"> server, and a kernel protocol. The frontend is a JavaScript web application that supports real-time dashboards. </w:t>
      </w:r>
      <w:proofErr w:type="spellStart"/>
      <w:r w:rsidRPr="000F6296">
        <w:rPr>
          <w:lang w:val="en-US"/>
        </w:rPr>
        <w:t>Jupyter</w:t>
      </w:r>
      <w:proofErr w:type="spellEnd"/>
      <w:r w:rsidRPr="000F6296">
        <w:rPr>
          <w:lang w:val="en-US"/>
        </w:rPr>
        <w:t xml:space="preserve"> can be easily extended. There are widgets for creating maps based on </w:t>
      </w:r>
      <w:proofErr w:type="spellStart"/>
      <w:r w:rsidRPr="000F6296">
        <w:rPr>
          <w:lang w:val="en-US"/>
        </w:rPr>
        <w:t>OpenStreetMap</w:t>
      </w:r>
      <w:proofErr w:type="spellEnd"/>
      <w:r w:rsidRPr="000F6296">
        <w:rPr>
          <w:lang w:val="en-US"/>
        </w:rPr>
        <w:t xml:space="preserve">, and interactive data visualization with </w:t>
      </w:r>
      <w:r w:rsidRPr="000F6296">
        <w:rPr>
          <w:lang w:val="en-US"/>
        </w:rPr>
        <w:lastRenderedPageBreak/>
        <w:t>d3.js</w:t>
      </w:r>
      <w:r>
        <w:rPr>
          <w:lang w:val="en-US"/>
        </w:rPr>
        <w:t xml:space="preserve"> (see VI.2.3.3)</w:t>
      </w:r>
      <w:r w:rsidRPr="000F6296">
        <w:rPr>
          <w:lang w:val="en-US"/>
        </w:rPr>
        <w:t>.</w:t>
      </w:r>
      <w:r w:rsidR="0043008E">
        <w:rPr>
          <w:lang w:val="en-US"/>
        </w:rPr>
        <w:t xml:space="preserve"> The </w:t>
      </w:r>
      <w:hyperlink r:id="rId157" w:history="1">
        <w:r w:rsidR="0043008E" w:rsidRPr="0043008E">
          <w:rPr>
            <w:rStyle w:val="Hyperlink"/>
            <w:lang w:val="en-US"/>
          </w:rPr>
          <w:t>Urban Data Science Toolkit</w:t>
        </w:r>
      </w:hyperlink>
      <w:r w:rsidR="0043008E">
        <w:rPr>
          <w:lang w:val="en-US"/>
        </w:rPr>
        <w:t xml:space="preserve"> is a fine example for an Open </w:t>
      </w:r>
      <w:proofErr w:type="spellStart"/>
      <w:r w:rsidR="0043008E">
        <w:rPr>
          <w:lang w:val="en-US"/>
        </w:rPr>
        <w:t>Hazus</w:t>
      </w:r>
      <w:proofErr w:type="spellEnd"/>
      <w:r w:rsidR="0043008E">
        <w:rPr>
          <w:lang w:val="en-US"/>
        </w:rPr>
        <w:t xml:space="preserve">-like SDSS on </w:t>
      </w:r>
      <w:proofErr w:type="spellStart"/>
      <w:r w:rsidR="0043008E">
        <w:rPr>
          <w:lang w:val="en-US"/>
        </w:rPr>
        <w:t>Jupyter</w:t>
      </w:r>
      <w:proofErr w:type="spellEnd"/>
      <w:r w:rsidR="0043008E">
        <w:rPr>
          <w:lang w:val="en-US"/>
        </w:rPr>
        <w:t>.</w:t>
      </w:r>
    </w:p>
    <w:p w14:paraId="270E593A" w14:textId="77777777" w:rsidR="005D3038" w:rsidRDefault="005D3038" w:rsidP="005D3038">
      <w:pPr>
        <w:spacing w:after="120" w:line="360" w:lineRule="auto"/>
        <w:ind w:right="173"/>
        <w:rPr>
          <w:lang w:val="en-US"/>
        </w:rPr>
      </w:pPr>
    </w:p>
    <w:p w14:paraId="086ED275" w14:textId="7F4F8571" w:rsidR="003D0634" w:rsidRPr="00252EDA" w:rsidRDefault="003D0634" w:rsidP="003D0634">
      <w:pPr>
        <w:rPr>
          <w:b/>
          <w:sz w:val="28"/>
          <w:lang w:val="en-US"/>
        </w:rPr>
      </w:pPr>
      <w:commentRangeStart w:id="219"/>
      <w:commentRangeStart w:id="220"/>
      <w:r>
        <w:rPr>
          <w:b/>
          <w:sz w:val="28"/>
          <w:lang w:val="en-US"/>
        </w:rPr>
        <w:t>V</w:t>
      </w:r>
      <w:r w:rsidRPr="00252EDA">
        <w:rPr>
          <w:b/>
          <w:sz w:val="28"/>
          <w:lang w:val="en-US"/>
        </w:rPr>
        <w:t>I.</w:t>
      </w:r>
      <w:r>
        <w:rPr>
          <w:b/>
          <w:sz w:val="28"/>
          <w:lang w:val="en-US"/>
        </w:rPr>
        <w:t>5</w:t>
      </w:r>
      <w:commentRangeStart w:id="221"/>
      <w:r w:rsidRPr="00252EDA">
        <w:rPr>
          <w:b/>
          <w:sz w:val="28"/>
          <w:lang w:val="en-US"/>
        </w:rPr>
        <w:tab/>
      </w:r>
      <w:r>
        <w:rPr>
          <w:b/>
          <w:sz w:val="28"/>
          <w:lang w:val="en-US"/>
        </w:rPr>
        <w:t>Decision Analysis Report</w:t>
      </w:r>
      <w:commentRangeEnd w:id="221"/>
      <w:r w:rsidR="00AF618A">
        <w:rPr>
          <w:rStyle w:val="CommentReference"/>
        </w:rPr>
        <w:commentReference w:id="221"/>
      </w:r>
      <w:commentRangeEnd w:id="219"/>
      <w:r w:rsidR="00F22D95">
        <w:rPr>
          <w:rStyle w:val="CommentReference"/>
        </w:rPr>
        <w:commentReference w:id="219"/>
      </w:r>
      <w:commentRangeEnd w:id="220"/>
      <w:r w:rsidR="00865DCA">
        <w:rPr>
          <w:rStyle w:val="CommentReference"/>
        </w:rPr>
        <w:commentReference w:id="220"/>
      </w:r>
    </w:p>
    <w:p w14:paraId="1E8C780C" w14:textId="3F5A1A1B" w:rsidR="003D0634" w:rsidRDefault="003D0634" w:rsidP="003D0634">
      <w:pPr>
        <w:rPr>
          <w:lang w:val="en-US"/>
        </w:rPr>
      </w:pPr>
      <w:r w:rsidRPr="003D0634">
        <w:rPr>
          <w:lang w:val="en-US"/>
        </w:rPr>
        <w:t xml:space="preserve">Asses the various </w:t>
      </w:r>
      <w:r w:rsidR="00333989">
        <w:rPr>
          <w:lang w:val="en-US"/>
        </w:rPr>
        <w:t xml:space="preserve">open source </w:t>
      </w:r>
      <w:r w:rsidRPr="003D0634">
        <w:rPr>
          <w:lang w:val="en-US"/>
        </w:rPr>
        <w:t xml:space="preserve">products and solutions available for </w:t>
      </w:r>
      <w:r w:rsidR="00333989">
        <w:rPr>
          <w:lang w:val="en-US"/>
        </w:rPr>
        <w:t xml:space="preserve">Open </w:t>
      </w:r>
      <w:proofErr w:type="spellStart"/>
      <w:r w:rsidR="00333989">
        <w:rPr>
          <w:lang w:val="en-US"/>
        </w:rPr>
        <w:t>Hazus</w:t>
      </w:r>
      <w:proofErr w:type="spellEnd"/>
      <w:r w:rsidR="00333989">
        <w:rPr>
          <w:lang w:val="en-US"/>
        </w:rPr>
        <w:t xml:space="preserve"> GIS</w:t>
      </w:r>
      <w:r w:rsidRPr="003D0634">
        <w:rPr>
          <w:lang w:val="en-US"/>
        </w:rPr>
        <w:t xml:space="preserve"> support to determine the set of tools and/or frameworks which provide the most functionality for </w:t>
      </w:r>
      <w:r w:rsidR="00333989">
        <w:rPr>
          <w:lang w:val="en-US"/>
        </w:rPr>
        <w:t xml:space="preserve">desktop, web-based and mobile versions of Open </w:t>
      </w:r>
      <w:proofErr w:type="spellStart"/>
      <w:r w:rsidR="00333989">
        <w:rPr>
          <w:lang w:val="en-US"/>
        </w:rPr>
        <w:t>Hazus</w:t>
      </w:r>
      <w:proofErr w:type="spellEnd"/>
      <w:r w:rsidRPr="003D0634">
        <w:rPr>
          <w:lang w:val="en-US"/>
        </w:rPr>
        <w:t>.</w:t>
      </w:r>
    </w:p>
    <w:p w14:paraId="16921273" w14:textId="362858BD" w:rsidR="00075668" w:rsidRDefault="007C07D6" w:rsidP="003D0634">
      <w:pPr>
        <w:rPr>
          <w:lang w:val="en-US"/>
        </w:rPr>
      </w:pPr>
      <w:hyperlink r:id="rId158" w:history="1">
        <w:hyperlink r:id="rId159" w:history="1">
          <w:hyperlink r:id="rId160" w:history="1">
            <w:r w:rsidR="00214D42" w:rsidRPr="00214D42">
              <w:rPr>
                <w:noProof/>
                <w:lang w:val="en-US"/>
              </w:rPr>
              <w:object w:dxaOrig="7229" w:dyaOrig="2924" w14:anchorId="1A1376A5">
                <v:shape id="_x0000_i1025" type="#_x0000_t75" alt="" style="width:360.85pt;height:146.15pt;mso-width-percent:0;mso-height-percent:0;mso-width-percent:0;mso-height-percent:0" o:ole="">
                  <v:imagedata r:id="rId161" o:title=""/>
                </v:shape>
                <o:OLEObject Type="Embed" ProgID="Excel.Sheet.12" ShapeID="_x0000_i1025" DrawAspect="Content" ObjectID="_1609843251" r:id="rId162"/>
              </w:object>
            </w:r>
          </w:hyperlink>
        </w:hyperlink>
      </w:hyperlink>
    </w:p>
    <w:p w14:paraId="7CDA9353" w14:textId="1DBA9733" w:rsidR="00075668" w:rsidRDefault="00075668" w:rsidP="003D0634">
      <w:pPr>
        <w:rPr>
          <w:lang w:val="en-US"/>
        </w:rPr>
      </w:pPr>
    </w:p>
    <w:p w14:paraId="1A474D15" w14:textId="0A5BA4FA" w:rsidR="002C4097" w:rsidRDefault="002C4097" w:rsidP="003D0634">
      <w:pPr>
        <w:rPr>
          <w:lang w:val="en-US"/>
        </w:rPr>
      </w:pPr>
      <w:r>
        <w:rPr>
          <w:lang w:val="en-US"/>
        </w:rPr>
        <w:t>HERE IS AN EXAMPLE AOA FRAMEWORK</w:t>
      </w:r>
    </w:p>
    <w:tbl>
      <w:tblPr>
        <w:tblStyle w:val="TableGrid"/>
        <w:tblW w:w="0" w:type="auto"/>
        <w:tblLook w:val="04A0" w:firstRow="1" w:lastRow="0" w:firstColumn="1" w:lastColumn="0" w:noHBand="0" w:noVBand="1"/>
      </w:tblPr>
      <w:tblGrid>
        <w:gridCol w:w="2335"/>
        <w:gridCol w:w="969"/>
        <w:gridCol w:w="1960"/>
        <w:gridCol w:w="2330"/>
        <w:gridCol w:w="1756"/>
      </w:tblGrid>
      <w:tr w:rsidR="00E84968" w14:paraId="25119C8A" w14:textId="5769B792" w:rsidTr="00164CCF">
        <w:tc>
          <w:tcPr>
            <w:tcW w:w="2335" w:type="dxa"/>
          </w:tcPr>
          <w:p w14:paraId="229699A5" w14:textId="26DFB640" w:rsidR="00E84968" w:rsidRDefault="00E84968" w:rsidP="003D0634">
            <w:pPr>
              <w:rPr>
                <w:lang w:val="en-US"/>
              </w:rPr>
            </w:pPr>
            <w:r>
              <w:rPr>
                <w:lang w:val="en-US"/>
              </w:rPr>
              <w:t>Requirement</w:t>
            </w:r>
          </w:p>
        </w:tc>
        <w:tc>
          <w:tcPr>
            <w:tcW w:w="969" w:type="dxa"/>
          </w:tcPr>
          <w:p w14:paraId="06911ED2" w14:textId="6B303C6A" w:rsidR="00E84968" w:rsidRDefault="00E84968" w:rsidP="003D0634">
            <w:pPr>
              <w:rPr>
                <w:lang w:val="en-US"/>
              </w:rPr>
            </w:pPr>
            <w:r>
              <w:rPr>
                <w:lang w:val="en-US"/>
              </w:rPr>
              <w:t>Weight</w:t>
            </w:r>
          </w:p>
        </w:tc>
        <w:tc>
          <w:tcPr>
            <w:tcW w:w="1960" w:type="dxa"/>
          </w:tcPr>
          <w:p w14:paraId="08580388" w14:textId="01DAF5C1" w:rsidR="00E84968" w:rsidRDefault="00E84968" w:rsidP="003D0634">
            <w:pPr>
              <w:rPr>
                <w:lang w:val="en-US"/>
              </w:rPr>
            </w:pPr>
            <w:r>
              <w:rPr>
                <w:lang w:val="en-US"/>
              </w:rPr>
              <w:t>Criticality</w:t>
            </w:r>
          </w:p>
        </w:tc>
        <w:tc>
          <w:tcPr>
            <w:tcW w:w="2330" w:type="dxa"/>
          </w:tcPr>
          <w:p w14:paraId="338C3673" w14:textId="5DB34CE8" w:rsidR="00E84968" w:rsidRDefault="00E84968" w:rsidP="003D0634">
            <w:pPr>
              <w:rPr>
                <w:lang w:val="en-US"/>
              </w:rPr>
            </w:pPr>
            <w:r>
              <w:rPr>
                <w:lang w:val="en-US"/>
              </w:rPr>
              <w:t xml:space="preserve">Package A </w:t>
            </w:r>
            <w:proofErr w:type="spellStart"/>
            <w:r>
              <w:rPr>
                <w:lang w:val="en-US"/>
              </w:rPr>
              <w:t>Eval</w:t>
            </w:r>
            <w:proofErr w:type="spellEnd"/>
          </w:p>
        </w:tc>
        <w:tc>
          <w:tcPr>
            <w:tcW w:w="1756" w:type="dxa"/>
          </w:tcPr>
          <w:p w14:paraId="0DB42DA4" w14:textId="3F20F277" w:rsidR="00E84968" w:rsidRDefault="00E84968" w:rsidP="003D0634">
            <w:pPr>
              <w:rPr>
                <w:lang w:val="en-US"/>
              </w:rPr>
            </w:pPr>
            <w:r>
              <w:rPr>
                <w:lang w:val="en-US"/>
              </w:rPr>
              <w:t xml:space="preserve">Package B </w:t>
            </w:r>
            <w:proofErr w:type="spellStart"/>
            <w:r>
              <w:rPr>
                <w:lang w:val="en-US"/>
              </w:rPr>
              <w:t>Eval</w:t>
            </w:r>
            <w:proofErr w:type="spellEnd"/>
            <w:r>
              <w:rPr>
                <w:lang w:val="en-US"/>
              </w:rPr>
              <w:t xml:space="preserve"> …</w:t>
            </w:r>
          </w:p>
        </w:tc>
      </w:tr>
      <w:tr w:rsidR="00E84968" w14:paraId="4702C718" w14:textId="544798A3" w:rsidTr="00164CCF">
        <w:tc>
          <w:tcPr>
            <w:tcW w:w="2335" w:type="dxa"/>
          </w:tcPr>
          <w:p w14:paraId="2FAF2DE7" w14:textId="06CC97FB" w:rsidR="00E84968" w:rsidRDefault="00E84968" w:rsidP="003D0634">
            <w:pPr>
              <w:rPr>
                <w:lang w:val="en-US"/>
              </w:rPr>
            </w:pPr>
            <w:r>
              <w:rPr>
                <w:lang w:val="en-US"/>
              </w:rPr>
              <w:t>Category</w:t>
            </w:r>
            <w:r w:rsidR="002D2E56">
              <w:rPr>
                <w:lang w:val="en-US"/>
              </w:rPr>
              <w:t>/Component</w:t>
            </w:r>
            <w:r>
              <w:rPr>
                <w:lang w:val="en-US"/>
              </w:rPr>
              <w:t xml:space="preserve"> A</w:t>
            </w:r>
          </w:p>
        </w:tc>
        <w:tc>
          <w:tcPr>
            <w:tcW w:w="969" w:type="dxa"/>
          </w:tcPr>
          <w:p w14:paraId="6E80D39A" w14:textId="77777777" w:rsidR="00E84968" w:rsidRDefault="00E84968" w:rsidP="003D0634">
            <w:pPr>
              <w:rPr>
                <w:lang w:val="en-US"/>
              </w:rPr>
            </w:pPr>
          </w:p>
        </w:tc>
        <w:tc>
          <w:tcPr>
            <w:tcW w:w="1960" w:type="dxa"/>
          </w:tcPr>
          <w:p w14:paraId="5F42AF3C" w14:textId="0119B152" w:rsidR="00E84968" w:rsidRDefault="00E84968" w:rsidP="003D0634">
            <w:pPr>
              <w:rPr>
                <w:lang w:val="en-US"/>
              </w:rPr>
            </w:pPr>
          </w:p>
        </w:tc>
        <w:tc>
          <w:tcPr>
            <w:tcW w:w="2330" w:type="dxa"/>
          </w:tcPr>
          <w:p w14:paraId="1C49670B" w14:textId="77777777" w:rsidR="00E84968" w:rsidRDefault="00E84968" w:rsidP="003D0634">
            <w:pPr>
              <w:rPr>
                <w:lang w:val="en-US"/>
              </w:rPr>
            </w:pPr>
          </w:p>
        </w:tc>
        <w:tc>
          <w:tcPr>
            <w:tcW w:w="1756" w:type="dxa"/>
          </w:tcPr>
          <w:p w14:paraId="59B7778F" w14:textId="77777777" w:rsidR="00E84968" w:rsidRDefault="00E84968" w:rsidP="003D0634">
            <w:pPr>
              <w:rPr>
                <w:lang w:val="en-US"/>
              </w:rPr>
            </w:pPr>
          </w:p>
        </w:tc>
      </w:tr>
      <w:tr w:rsidR="00E84968" w14:paraId="4C6DDAE6" w14:textId="6E729AB0" w:rsidTr="00164CCF">
        <w:tc>
          <w:tcPr>
            <w:tcW w:w="2335" w:type="dxa"/>
          </w:tcPr>
          <w:p w14:paraId="509CC31A" w14:textId="70C5D2D6" w:rsidR="00E84968" w:rsidRDefault="00E84968" w:rsidP="003D0634">
            <w:pPr>
              <w:rPr>
                <w:lang w:val="en-US"/>
              </w:rPr>
            </w:pPr>
            <w:r>
              <w:rPr>
                <w:lang w:val="en-US"/>
              </w:rPr>
              <w:t>Requirement A.1</w:t>
            </w:r>
          </w:p>
        </w:tc>
        <w:tc>
          <w:tcPr>
            <w:tcW w:w="969" w:type="dxa"/>
          </w:tcPr>
          <w:p w14:paraId="28F59F0D" w14:textId="77777777" w:rsidR="00E84968" w:rsidRDefault="00E84968" w:rsidP="003D0634">
            <w:pPr>
              <w:rPr>
                <w:lang w:val="en-US"/>
              </w:rPr>
            </w:pPr>
          </w:p>
        </w:tc>
        <w:tc>
          <w:tcPr>
            <w:tcW w:w="1960" w:type="dxa"/>
          </w:tcPr>
          <w:p w14:paraId="71E3910F" w14:textId="77777777" w:rsidR="00E84968" w:rsidRDefault="00E84968" w:rsidP="003D0634">
            <w:pPr>
              <w:rPr>
                <w:lang w:val="en-US"/>
              </w:rPr>
            </w:pPr>
          </w:p>
        </w:tc>
        <w:tc>
          <w:tcPr>
            <w:tcW w:w="2330" w:type="dxa"/>
          </w:tcPr>
          <w:p w14:paraId="4240D666" w14:textId="77777777" w:rsidR="00E84968" w:rsidRDefault="00E84968" w:rsidP="003D0634">
            <w:pPr>
              <w:rPr>
                <w:lang w:val="en-US"/>
              </w:rPr>
            </w:pPr>
          </w:p>
        </w:tc>
        <w:tc>
          <w:tcPr>
            <w:tcW w:w="1756" w:type="dxa"/>
          </w:tcPr>
          <w:p w14:paraId="3DA547CD" w14:textId="77777777" w:rsidR="00E84968" w:rsidRDefault="00E84968" w:rsidP="003D0634">
            <w:pPr>
              <w:rPr>
                <w:lang w:val="en-US"/>
              </w:rPr>
            </w:pPr>
          </w:p>
        </w:tc>
      </w:tr>
      <w:tr w:rsidR="00E84968" w14:paraId="30EE6C7F" w14:textId="08C052AD" w:rsidTr="00164CCF">
        <w:tc>
          <w:tcPr>
            <w:tcW w:w="2335" w:type="dxa"/>
          </w:tcPr>
          <w:p w14:paraId="2D738D36" w14:textId="2F87B874" w:rsidR="00E84968" w:rsidRDefault="00E84968" w:rsidP="003D0634">
            <w:pPr>
              <w:rPr>
                <w:lang w:val="en-US"/>
              </w:rPr>
            </w:pPr>
            <w:r>
              <w:rPr>
                <w:lang w:val="en-US"/>
              </w:rPr>
              <w:t>Requirement A.2</w:t>
            </w:r>
          </w:p>
        </w:tc>
        <w:tc>
          <w:tcPr>
            <w:tcW w:w="969" w:type="dxa"/>
          </w:tcPr>
          <w:p w14:paraId="44FD1A6C" w14:textId="77777777" w:rsidR="00E84968" w:rsidRDefault="00E84968" w:rsidP="003D0634">
            <w:pPr>
              <w:rPr>
                <w:lang w:val="en-US"/>
              </w:rPr>
            </w:pPr>
          </w:p>
        </w:tc>
        <w:tc>
          <w:tcPr>
            <w:tcW w:w="1960" w:type="dxa"/>
          </w:tcPr>
          <w:p w14:paraId="3CEB77DA" w14:textId="77777777" w:rsidR="00E84968" w:rsidRDefault="00E84968" w:rsidP="003D0634">
            <w:pPr>
              <w:rPr>
                <w:lang w:val="en-US"/>
              </w:rPr>
            </w:pPr>
          </w:p>
        </w:tc>
        <w:tc>
          <w:tcPr>
            <w:tcW w:w="2330" w:type="dxa"/>
          </w:tcPr>
          <w:p w14:paraId="3061BF23" w14:textId="77777777" w:rsidR="00E84968" w:rsidRDefault="00E84968" w:rsidP="003D0634">
            <w:pPr>
              <w:rPr>
                <w:lang w:val="en-US"/>
              </w:rPr>
            </w:pPr>
          </w:p>
        </w:tc>
        <w:tc>
          <w:tcPr>
            <w:tcW w:w="1756" w:type="dxa"/>
          </w:tcPr>
          <w:p w14:paraId="55306A19" w14:textId="77777777" w:rsidR="00E84968" w:rsidRDefault="00E84968" w:rsidP="003D0634">
            <w:pPr>
              <w:rPr>
                <w:lang w:val="en-US"/>
              </w:rPr>
            </w:pPr>
          </w:p>
        </w:tc>
      </w:tr>
      <w:tr w:rsidR="00E84968" w14:paraId="38A67A55" w14:textId="77777777" w:rsidTr="00164CCF">
        <w:tc>
          <w:tcPr>
            <w:tcW w:w="2335" w:type="dxa"/>
          </w:tcPr>
          <w:p w14:paraId="2788F7D0" w14:textId="206266C1" w:rsidR="00E84968" w:rsidRDefault="00E84968" w:rsidP="003D0634">
            <w:pPr>
              <w:rPr>
                <w:lang w:val="en-US"/>
              </w:rPr>
            </w:pPr>
            <w:r>
              <w:rPr>
                <w:lang w:val="en-US"/>
              </w:rPr>
              <w:t>Requirement A.3</w:t>
            </w:r>
          </w:p>
        </w:tc>
        <w:tc>
          <w:tcPr>
            <w:tcW w:w="969" w:type="dxa"/>
          </w:tcPr>
          <w:p w14:paraId="4C97B802" w14:textId="77777777" w:rsidR="00E84968" w:rsidRDefault="00E84968" w:rsidP="003D0634">
            <w:pPr>
              <w:rPr>
                <w:lang w:val="en-US"/>
              </w:rPr>
            </w:pPr>
          </w:p>
        </w:tc>
        <w:tc>
          <w:tcPr>
            <w:tcW w:w="1960" w:type="dxa"/>
          </w:tcPr>
          <w:p w14:paraId="737B0F92" w14:textId="77777777" w:rsidR="00E84968" w:rsidRDefault="00E84968" w:rsidP="003D0634">
            <w:pPr>
              <w:rPr>
                <w:lang w:val="en-US"/>
              </w:rPr>
            </w:pPr>
          </w:p>
        </w:tc>
        <w:tc>
          <w:tcPr>
            <w:tcW w:w="2330" w:type="dxa"/>
          </w:tcPr>
          <w:p w14:paraId="531154FD" w14:textId="77777777" w:rsidR="00E84968" w:rsidRDefault="00E84968" w:rsidP="003D0634">
            <w:pPr>
              <w:rPr>
                <w:lang w:val="en-US"/>
              </w:rPr>
            </w:pPr>
          </w:p>
        </w:tc>
        <w:tc>
          <w:tcPr>
            <w:tcW w:w="1756" w:type="dxa"/>
          </w:tcPr>
          <w:p w14:paraId="5AF65EFA" w14:textId="77777777" w:rsidR="00E84968" w:rsidRDefault="00E84968" w:rsidP="003D0634">
            <w:pPr>
              <w:rPr>
                <w:lang w:val="en-US"/>
              </w:rPr>
            </w:pPr>
          </w:p>
        </w:tc>
      </w:tr>
      <w:tr w:rsidR="00E84968" w14:paraId="44E3A35F" w14:textId="77777777" w:rsidTr="00164CCF">
        <w:tc>
          <w:tcPr>
            <w:tcW w:w="2335" w:type="dxa"/>
          </w:tcPr>
          <w:p w14:paraId="66510ADB" w14:textId="7C5A474F" w:rsidR="00E84968" w:rsidRDefault="00E84968" w:rsidP="00E84968">
            <w:pPr>
              <w:rPr>
                <w:lang w:val="en-US"/>
              </w:rPr>
            </w:pPr>
            <w:r>
              <w:rPr>
                <w:lang w:val="en-US"/>
              </w:rPr>
              <w:t>Category B</w:t>
            </w:r>
          </w:p>
        </w:tc>
        <w:tc>
          <w:tcPr>
            <w:tcW w:w="969" w:type="dxa"/>
          </w:tcPr>
          <w:p w14:paraId="4E1A740F" w14:textId="77777777" w:rsidR="00E84968" w:rsidRDefault="00E84968" w:rsidP="00E84968">
            <w:pPr>
              <w:rPr>
                <w:lang w:val="en-US"/>
              </w:rPr>
            </w:pPr>
          </w:p>
        </w:tc>
        <w:tc>
          <w:tcPr>
            <w:tcW w:w="1960" w:type="dxa"/>
          </w:tcPr>
          <w:p w14:paraId="67E350FE" w14:textId="77777777" w:rsidR="00E84968" w:rsidRDefault="00E84968" w:rsidP="00E84968">
            <w:pPr>
              <w:rPr>
                <w:lang w:val="en-US"/>
              </w:rPr>
            </w:pPr>
          </w:p>
        </w:tc>
        <w:tc>
          <w:tcPr>
            <w:tcW w:w="2330" w:type="dxa"/>
          </w:tcPr>
          <w:p w14:paraId="16A70F8B" w14:textId="77777777" w:rsidR="00E84968" w:rsidRDefault="00E84968" w:rsidP="00E84968">
            <w:pPr>
              <w:rPr>
                <w:lang w:val="en-US"/>
              </w:rPr>
            </w:pPr>
          </w:p>
        </w:tc>
        <w:tc>
          <w:tcPr>
            <w:tcW w:w="1756" w:type="dxa"/>
          </w:tcPr>
          <w:p w14:paraId="220C1739" w14:textId="77777777" w:rsidR="00E84968" w:rsidRDefault="00E84968" w:rsidP="00E84968">
            <w:pPr>
              <w:rPr>
                <w:lang w:val="en-US"/>
              </w:rPr>
            </w:pPr>
          </w:p>
        </w:tc>
      </w:tr>
      <w:tr w:rsidR="00E84968" w14:paraId="51E14F8D" w14:textId="77777777" w:rsidTr="00164CCF">
        <w:tc>
          <w:tcPr>
            <w:tcW w:w="2335" w:type="dxa"/>
          </w:tcPr>
          <w:p w14:paraId="6CF2C8BA" w14:textId="62380FD7" w:rsidR="00E84968" w:rsidRDefault="00E84968" w:rsidP="00E84968">
            <w:pPr>
              <w:rPr>
                <w:lang w:val="en-US"/>
              </w:rPr>
            </w:pPr>
            <w:r>
              <w:rPr>
                <w:lang w:val="en-US"/>
              </w:rPr>
              <w:t>Requirement B.1</w:t>
            </w:r>
          </w:p>
        </w:tc>
        <w:tc>
          <w:tcPr>
            <w:tcW w:w="969" w:type="dxa"/>
          </w:tcPr>
          <w:p w14:paraId="390B8AD8" w14:textId="77777777" w:rsidR="00E84968" w:rsidRDefault="00E84968" w:rsidP="00E84968">
            <w:pPr>
              <w:rPr>
                <w:lang w:val="en-US"/>
              </w:rPr>
            </w:pPr>
          </w:p>
        </w:tc>
        <w:tc>
          <w:tcPr>
            <w:tcW w:w="1960" w:type="dxa"/>
          </w:tcPr>
          <w:p w14:paraId="0ADA634E" w14:textId="77777777" w:rsidR="00E84968" w:rsidRDefault="00E84968" w:rsidP="00E84968">
            <w:pPr>
              <w:rPr>
                <w:lang w:val="en-US"/>
              </w:rPr>
            </w:pPr>
          </w:p>
        </w:tc>
        <w:tc>
          <w:tcPr>
            <w:tcW w:w="2330" w:type="dxa"/>
          </w:tcPr>
          <w:p w14:paraId="77204AD9" w14:textId="77777777" w:rsidR="00E84968" w:rsidRDefault="00E84968" w:rsidP="00E84968">
            <w:pPr>
              <w:rPr>
                <w:lang w:val="en-US"/>
              </w:rPr>
            </w:pPr>
          </w:p>
        </w:tc>
        <w:tc>
          <w:tcPr>
            <w:tcW w:w="1756" w:type="dxa"/>
          </w:tcPr>
          <w:p w14:paraId="2CE46AC8" w14:textId="77777777" w:rsidR="00E84968" w:rsidRDefault="00E84968" w:rsidP="00E84968">
            <w:pPr>
              <w:rPr>
                <w:lang w:val="en-US"/>
              </w:rPr>
            </w:pPr>
          </w:p>
        </w:tc>
      </w:tr>
    </w:tbl>
    <w:p w14:paraId="7B19B640" w14:textId="2471A4F8" w:rsidR="00E84968" w:rsidRDefault="00E84968" w:rsidP="003D0634">
      <w:pPr>
        <w:rPr>
          <w:lang w:val="en-US"/>
        </w:rPr>
      </w:pPr>
    </w:p>
    <w:p w14:paraId="36D29157" w14:textId="7E1092DC" w:rsidR="00E84968" w:rsidRDefault="00E84968" w:rsidP="003D0634">
      <w:pPr>
        <w:rPr>
          <w:lang w:val="en-US"/>
        </w:rPr>
      </w:pPr>
      <w:r>
        <w:rPr>
          <w:lang w:val="en-US"/>
        </w:rPr>
        <w:t>Criticality:</w:t>
      </w:r>
    </w:p>
    <w:p w14:paraId="72EB5129" w14:textId="0764FB1A" w:rsidR="00E84968" w:rsidRPr="00E84968" w:rsidRDefault="00E84968" w:rsidP="00164CCF">
      <w:pPr>
        <w:pStyle w:val="ListParagraph"/>
        <w:numPr>
          <w:ilvl w:val="0"/>
          <w:numId w:val="46"/>
        </w:numPr>
        <w:rPr>
          <w:lang w:val="en-US"/>
        </w:rPr>
      </w:pPr>
      <w:r w:rsidRPr="00E84968">
        <w:rPr>
          <w:lang w:val="en-US"/>
        </w:rPr>
        <w:t>Must have</w:t>
      </w:r>
    </w:p>
    <w:p w14:paraId="4895929F" w14:textId="77777777" w:rsidR="00E84968" w:rsidRPr="00F22D95" w:rsidRDefault="00E84968" w:rsidP="00164CCF">
      <w:pPr>
        <w:pStyle w:val="ListParagraph"/>
        <w:numPr>
          <w:ilvl w:val="0"/>
          <w:numId w:val="46"/>
        </w:numPr>
        <w:rPr>
          <w:lang w:val="en-US"/>
        </w:rPr>
      </w:pPr>
      <w:r w:rsidRPr="00F22D95">
        <w:rPr>
          <w:lang w:val="en-US"/>
        </w:rPr>
        <w:t>Important</w:t>
      </w:r>
    </w:p>
    <w:p w14:paraId="5CDF05B8" w14:textId="4D3102BF" w:rsidR="00E84968" w:rsidRDefault="00E84968" w:rsidP="00164CCF">
      <w:pPr>
        <w:pStyle w:val="ListParagraph"/>
        <w:numPr>
          <w:ilvl w:val="0"/>
          <w:numId w:val="46"/>
        </w:numPr>
        <w:rPr>
          <w:lang w:val="en-US"/>
        </w:rPr>
      </w:pPr>
      <w:r w:rsidRPr="00E84968">
        <w:rPr>
          <w:lang w:val="en-US"/>
        </w:rPr>
        <w:t>Optional</w:t>
      </w:r>
    </w:p>
    <w:p w14:paraId="6C434462" w14:textId="14F2DAFB" w:rsidR="00E84968" w:rsidRDefault="00E84968" w:rsidP="00E84968">
      <w:pPr>
        <w:rPr>
          <w:lang w:val="en-US"/>
        </w:rPr>
      </w:pPr>
      <w:proofErr w:type="spellStart"/>
      <w:r>
        <w:rPr>
          <w:lang w:val="en-US"/>
        </w:rPr>
        <w:t>Eval</w:t>
      </w:r>
      <w:proofErr w:type="spellEnd"/>
      <w:r>
        <w:rPr>
          <w:lang w:val="en-US"/>
        </w:rPr>
        <w:t xml:space="preserve"> (example)</w:t>
      </w:r>
    </w:p>
    <w:p w14:paraId="500C98ED" w14:textId="36B15996" w:rsidR="00E84968" w:rsidRPr="00E84968" w:rsidRDefault="00E84968" w:rsidP="00164CCF">
      <w:pPr>
        <w:pStyle w:val="ListParagraph"/>
        <w:numPr>
          <w:ilvl w:val="0"/>
          <w:numId w:val="47"/>
        </w:numPr>
        <w:rPr>
          <w:lang w:val="en-US"/>
        </w:rPr>
      </w:pPr>
      <w:r w:rsidRPr="00E84968">
        <w:rPr>
          <w:lang w:val="en-US"/>
        </w:rPr>
        <w:t>Exceeds (e.g. meets all requirements and presents new opportunity)</w:t>
      </w:r>
      <w:r>
        <w:rPr>
          <w:lang w:val="en-US"/>
        </w:rPr>
        <w:t>: 4 points</w:t>
      </w:r>
    </w:p>
    <w:p w14:paraId="0E539A70" w14:textId="4DBAF9C5" w:rsidR="00E84968" w:rsidRPr="00E84968" w:rsidRDefault="00E84968" w:rsidP="00164CCF">
      <w:pPr>
        <w:pStyle w:val="ListParagraph"/>
        <w:numPr>
          <w:ilvl w:val="0"/>
          <w:numId w:val="47"/>
        </w:numPr>
        <w:rPr>
          <w:lang w:val="en-US"/>
        </w:rPr>
      </w:pPr>
      <w:r w:rsidRPr="00E84968">
        <w:rPr>
          <w:lang w:val="en-US"/>
        </w:rPr>
        <w:t>Full aligned</w:t>
      </w:r>
      <w:r>
        <w:rPr>
          <w:lang w:val="en-US"/>
        </w:rPr>
        <w:t>: 3 points</w:t>
      </w:r>
    </w:p>
    <w:p w14:paraId="3858621A" w14:textId="418801A6" w:rsidR="00E84968" w:rsidRPr="00E84968" w:rsidRDefault="00E84968" w:rsidP="00164CCF">
      <w:pPr>
        <w:pStyle w:val="ListParagraph"/>
        <w:numPr>
          <w:ilvl w:val="0"/>
          <w:numId w:val="47"/>
        </w:numPr>
        <w:rPr>
          <w:lang w:val="en-US"/>
        </w:rPr>
      </w:pPr>
      <w:r w:rsidRPr="00E84968">
        <w:rPr>
          <w:lang w:val="en-US"/>
        </w:rPr>
        <w:t>Mostly aligned (e.g. 75%)</w:t>
      </w:r>
      <w:r>
        <w:rPr>
          <w:lang w:val="en-US"/>
        </w:rPr>
        <w:t>: 2 points</w:t>
      </w:r>
    </w:p>
    <w:p w14:paraId="31B847C1" w14:textId="26801F22" w:rsidR="00E84968" w:rsidRPr="00E84968" w:rsidRDefault="00E84968" w:rsidP="00164CCF">
      <w:pPr>
        <w:pStyle w:val="ListParagraph"/>
        <w:numPr>
          <w:ilvl w:val="0"/>
          <w:numId w:val="47"/>
        </w:numPr>
        <w:rPr>
          <w:lang w:val="en-US"/>
        </w:rPr>
      </w:pPr>
      <w:r w:rsidRPr="00E84968">
        <w:rPr>
          <w:lang w:val="en-US"/>
        </w:rPr>
        <w:t>Limited alignment (e.g. 25-75%)</w:t>
      </w:r>
      <w:r>
        <w:rPr>
          <w:lang w:val="en-US"/>
        </w:rPr>
        <w:t>: 1 point</w:t>
      </w:r>
    </w:p>
    <w:p w14:paraId="43012F0E" w14:textId="3A27AB80" w:rsidR="00E84968" w:rsidRPr="00E84968" w:rsidRDefault="00E84968" w:rsidP="00164CCF">
      <w:pPr>
        <w:pStyle w:val="ListParagraph"/>
        <w:numPr>
          <w:ilvl w:val="0"/>
          <w:numId w:val="47"/>
        </w:numPr>
        <w:rPr>
          <w:lang w:val="en-US"/>
        </w:rPr>
      </w:pPr>
      <w:r w:rsidRPr="00E84968">
        <w:rPr>
          <w:lang w:val="en-US"/>
        </w:rPr>
        <w:t xml:space="preserve">Inadequate (e.g. </w:t>
      </w:r>
      <w:r>
        <w:rPr>
          <w:lang w:val="en-US"/>
        </w:rPr>
        <w:t xml:space="preserve">very limited or </w:t>
      </w:r>
      <w:r w:rsidRPr="00E84968">
        <w:rPr>
          <w:lang w:val="en-US"/>
        </w:rPr>
        <w:t>no related capability)</w:t>
      </w:r>
      <w:r>
        <w:rPr>
          <w:lang w:val="en-US"/>
        </w:rPr>
        <w:t>: 0 points</w:t>
      </w:r>
    </w:p>
    <w:p w14:paraId="7975E425" w14:textId="3ABE596D" w:rsidR="00E84968" w:rsidRDefault="00E84968" w:rsidP="003D0634">
      <w:pPr>
        <w:rPr>
          <w:lang w:val="en-US"/>
        </w:rPr>
      </w:pPr>
    </w:p>
    <w:p w14:paraId="33797959" w14:textId="77777777" w:rsidR="00E84968" w:rsidRDefault="00E84968" w:rsidP="003D0634">
      <w:pPr>
        <w:rPr>
          <w:lang w:val="en-US"/>
        </w:rPr>
      </w:pPr>
    </w:p>
    <w:p w14:paraId="0DE617EA" w14:textId="37FCFBAA" w:rsidR="003D0634" w:rsidRPr="00075668" w:rsidRDefault="00075668" w:rsidP="003D0634">
      <w:pPr>
        <w:rPr>
          <w:b/>
          <w:sz w:val="24"/>
          <w:lang w:val="en-US"/>
        </w:rPr>
      </w:pPr>
      <w:r w:rsidRPr="00075668">
        <w:rPr>
          <w:b/>
          <w:sz w:val="24"/>
          <w:lang w:val="en-US"/>
        </w:rPr>
        <w:t>VI.5.2</w:t>
      </w:r>
      <w:r w:rsidRPr="00075668">
        <w:rPr>
          <w:b/>
          <w:sz w:val="24"/>
          <w:lang w:val="en-US"/>
        </w:rPr>
        <w:tab/>
      </w:r>
      <w:r w:rsidR="00333989" w:rsidRPr="00075668">
        <w:rPr>
          <w:b/>
          <w:sz w:val="24"/>
          <w:lang w:val="en-US"/>
        </w:rPr>
        <w:t>Recommendation</w:t>
      </w:r>
    </w:p>
    <w:p w14:paraId="7F7715F3" w14:textId="77777777" w:rsidR="00075668" w:rsidRDefault="00075668" w:rsidP="00075668">
      <w:pPr>
        <w:spacing w:after="120" w:line="360" w:lineRule="auto"/>
        <w:ind w:right="173"/>
        <w:rPr>
          <w:lang w:val="en-US"/>
        </w:rPr>
      </w:pPr>
    </w:p>
    <w:p w14:paraId="0B1F83D9" w14:textId="538BDF29" w:rsidR="00333989" w:rsidRPr="00075668" w:rsidRDefault="00075668" w:rsidP="003D0634">
      <w:pPr>
        <w:rPr>
          <w:b/>
          <w:sz w:val="24"/>
          <w:lang w:val="en-US"/>
        </w:rPr>
      </w:pPr>
      <w:r w:rsidRPr="00075668">
        <w:rPr>
          <w:b/>
          <w:sz w:val="24"/>
          <w:lang w:val="en-US"/>
        </w:rPr>
        <w:t>VI.5.3</w:t>
      </w:r>
      <w:r w:rsidRPr="00075668">
        <w:rPr>
          <w:b/>
          <w:sz w:val="24"/>
          <w:lang w:val="en-US"/>
        </w:rPr>
        <w:tab/>
      </w:r>
      <w:r w:rsidR="00333989" w:rsidRPr="00075668">
        <w:rPr>
          <w:b/>
          <w:sz w:val="24"/>
          <w:lang w:val="en-US"/>
        </w:rPr>
        <w:t>Rationale</w:t>
      </w:r>
    </w:p>
    <w:p w14:paraId="0B386664" w14:textId="77777777" w:rsidR="008D123D" w:rsidRDefault="008D123D" w:rsidP="005D3038">
      <w:pPr>
        <w:spacing w:after="120" w:line="360" w:lineRule="auto"/>
        <w:ind w:right="173"/>
        <w:rPr>
          <w:lang w:val="en-US"/>
        </w:rPr>
      </w:pPr>
    </w:p>
    <w:p w14:paraId="17C1FF60" w14:textId="77777777" w:rsidR="003D0634" w:rsidRDefault="003D0634" w:rsidP="005D3038">
      <w:pPr>
        <w:spacing w:after="120" w:line="360" w:lineRule="auto"/>
        <w:ind w:right="173"/>
        <w:rPr>
          <w:lang w:val="en-US"/>
        </w:rPr>
      </w:pPr>
    </w:p>
    <w:p w14:paraId="5689909A" w14:textId="77777777" w:rsidR="005D3038" w:rsidRDefault="005D3038" w:rsidP="005D3038">
      <w:pPr>
        <w:spacing w:after="120" w:line="360" w:lineRule="auto"/>
        <w:ind w:right="173"/>
        <w:rPr>
          <w:lang w:val="en-US"/>
        </w:rPr>
        <w:sectPr w:rsidR="005D3038" w:rsidSect="002F2E31">
          <w:headerReference w:type="default" r:id="rId163"/>
          <w:footerReference w:type="default" r:id="rId164"/>
          <w:pgSz w:w="12240" w:h="15840"/>
          <w:pgMar w:top="1440" w:right="1440" w:bottom="1440" w:left="1440" w:header="720" w:footer="720" w:gutter="0"/>
          <w:pgNumType w:start="1"/>
          <w:cols w:space="720"/>
          <w:docGrid w:linePitch="360"/>
        </w:sectPr>
      </w:pPr>
    </w:p>
    <w:p w14:paraId="0DBCBC15" w14:textId="30D144C6" w:rsidR="008D123D" w:rsidRPr="00252EDA" w:rsidRDefault="008D123D" w:rsidP="008D123D">
      <w:pPr>
        <w:rPr>
          <w:b/>
          <w:sz w:val="32"/>
          <w:lang w:val="en-US"/>
        </w:rPr>
      </w:pPr>
      <w:r>
        <w:rPr>
          <w:b/>
          <w:sz w:val="32"/>
          <w:lang w:val="en-US"/>
        </w:rPr>
        <w:lastRenderedPageBreak/>
        <w:t>VII</w:t>
      </w:r>
      <w:r w:rsidRPr="00252EDA">
        <w:rPr>
          <w:b/>
          <w:sz w:val="32"/>
          <w:lang w:val="en-US"/>
        </w:rPr>
        <w:t>.</w:t>
      </w:r>
      <w:r w:rsidRPr="00252EDA">
        <w:rPr>
          <w:b/>
          <w:sz w:val="32"/>
          <w:lang w:val="en-US"/>
        </w:rPr>
        <w:tab/>
      </w:r>
      <w:r>
        <w:rPr>
          <w:b/>
          <w:sz w:val="32"/>
          <w:lang w:val="en-US"/>
        </w:rPr>
        <w:t>Database</w:t>
      </w:r>
    </w:p>
    <w:p w14:paraId="1C883C7C" w14:textId="40FFB045" w:rsidR="008D123D" w:rsidRPr="00252EDA" w:rsidRDefault="00EB09FB" w:rsidP="008D123D">
      <w:pPr>
        <w:spacing w:line="360" w:lineRule="auto"/>
        <w:rPr>
          <w:lang w:val="en-US"/>
        </w:rPr>
      </w:pPr>
      <w:r>
        <w:rPr>
          <w:lang w:val="en-US"/>
        </w:rPr>
        <w:t xml:space="preserve">Open </w:t>
      </w:r>
      <w:proofErr w:type="spellStart"/>
      <w:r>
        <w:rPr>
          <w:lang w:val="en-US"/>
        </w:rPr>
        <w:t>Hazus</w:t>
      </w:r>
      <w:proofErr w:type="spellEnd"/>
      <w:r>
        <w:rPr>
          <w:lang w:val="en-US"/>
        </w:rPr>
        <w:t xml:space="preserve"> will require extensive database support both on the server and client side.</w:t>
      </w:r>
      <w:r w:rsidR="008D123D" w:rsidRPr="00252EDA">
        <w:rPr>
          <w:lang w:val="en-US"/>
        </w:rPr>
        <w:t xml:space="preserve"> </w:t>
      </w:r>
      <w:r>
        <w:rPr>
          <w:lang w:val="en-US"/>
        </w:rPr>
        <w:t xml:space="preserve">As a large percentage of the data is geospatial in nature, it is important to have that aspect being explicitly supported by the database(s) of choice. In addition, </w:t>
      </w:r>
      <w:r w:rsidR="0014053E">
        <w:rPr>
          <w:lang w:val="en-US"/>
        </w:rPr>
        <w:t xml:space="preserve">especially the server-side database should have OLAP support to facilitate the mining of results databases. Finally, as the requirements for the inventory databases, depth grids, and possibly </w:t>
      </w:r>
      <w:proofErr w:type="spellStart"/>
      <w:r w:rsidR="00030448">
        <w:rPr>
          <w:lang w:val="en-US"/>
        </w:rPr>
        <w:t>spatio</w:t>
      </w:r>
      <w:proofErr w:type="spellEnd"/>
      <w:r w:rsidR="00030448">
        <w:rPr>
          <w:lang w:val="en-US"/>
        </w:rPr>
        <w:t xml:space="preserve">-temporal features of dynamic hazard models keep increasing the storage and accessibility demands, non-relational options that still support geospatial needs should be considered either for future generations of Open </w:t>
      </w:r>
      <w:proofErr w:type="spellStart"/>
      <w:r w:rsidR="00030448">
        <w:rPr>
          <w:lang w:val="en-US"/>
        </w:rPr>
        <w:t>Hazus</w:t>
      </w:r>
      <w:proofErr w:type="spellEnd"/>
      <w:r w:rsidR="00030448">
        <w:rPr>
          <w:lang w:val="en-US"/>
        </w:rPr>
        <w:t xml:space="preserve"> or as a separate profile of the open solution set.</w:t>
      </w:r>
    </w:p>
    <w:p w14:paraId="31852622" w14:textId="77777777" w:rsidR="008D123D" w:rsidRPr="00252EDA" w:rsidRDefault="008D123D" w:rsidP="008D123D">
      <w:pPr>
        <w:rPr>
          <w:lang w:val="en-US"/>
        </w:rPr>
      </w:pPr>
    </w:p>
    <w:p w14:paraId="5C14ABF5" w14:textId="761F7B7C" w:rsidR="008D123D" w:rsidRPr="00252EDA" w:rsidRDefault="008D123D" w:rsidP="008D123D">
      <w:pPr>
        <w:rPr>
          <w:b/>
          <w:sz w:val="28"/>
          <w:lang w:val="en-US"/>
        </w:rPr>
      </w:pPr>
      <w:r>
        <w:rPr>
          <w:b/>
          <w:sz w:val="28"/>
          <w:lang w:val="en-US"/>
        </w:rPr>
        <w:t>VII</w:t>
      </w:r>
      <w:r w:rsidRPr="00252EDA">
        <w:rPr>
          <w:b/>
          <w:sz w:val="28"/>
          <w:lang w:val="en-US"/>
        </w:rPr>
        <w:t>.1</w:t>
      </w:r>
      <w:r w:rsidRPr="00252EDA">
        <w:rPr>
          <w:b/>
          <w:sz w:val="28"/>
          <w:lang w:val="en-US"/>
        </w:rPr>
        <w:tab/>
      </w:r>
      <w:proofErr w:type="spellStart"/>
      <w:r>
        <w:rPr>
          <w:b/>
          <w:sz w:val="28"/>
          <w:lang w:val="en-US"/>
        </w:rPr>
        <w:t>PostGIS</w:t>
      </w:r>
      <w:proofErr w:type="spellEnd"/>
    </w:p>
    <w:p w14:paraId="2015CC65" w14:textId="2E6FA84B" w:rsidR="008D123D" w:rsidRDefault="007C07D6" w:rsidP="00EB09FB">
      <w:pPr>
        <w:spacing w:line="360" w:lineRule="auto"/>
        <w:rPr>
          <w:lang w:val="en-US"/>
        </w:rPr>
      </w:pPr>
      <w:hyperlink r:id="rId165" w:history="1">
        <w:proofErr w:type="spellStart"/>
        <w:r w:rsidR="005864B5" w:rsidRPr="005864B5">
          <w:rPr>
            <w:rStyle w:val="Hyperlink"/>
            <w:lang w:val="en-US"/>
          </w:rPr>
          <w:t>PostGIS</w:t>
        </w:r>
        <w:proofErr w:type="spellEnd"/>
      </w:hyperlink>
      <w:r w:rsidR="005864B5" w:rsidRPr="005864B5">
        <w:rPr>
          <w:lang w:val="en-US"/>
        </w:rPr>
        <w:t xml:space="preserve"> is a spatial database extension for the PostgreSQL DBMS.  It provides new types to PostgreSQL geometry, geography, raster, and topo</w:t>
      </w:r>
      <w:r w:rsidR="005864B5">
        <w:rPr>
          <w:lang w:val="en-US"/>
        </w:rPr>
        <w:t>-</w:t>
      </w:r>
      <w:r w:rsidR="005864B5" w:rsidRPr="005864B5">
        <w:rPr>
          <w:lang w:val="en-US"/>
        </w:rPr>
        <w:t>geometry and SQL/MM OGC S</w:t>
      </w:r>
      <w:r w:rsidR="005864B5">
        <w:rPr>
          <w:lang w:val="en-US"/>
        </w:rPr>
        <w:t xml:space="preserve">imple Feature </w:t>
      </w:r>
      <w:r w:rsidR="005864B5" w:rsidRPr="005864B5">
        <w:rPr>
          <w:lang w:val="en-US"/>
        </w:rPr>
        <w:t>SQL compliant functions for doing GIS work such as cadastral management, back-end for Web mapping services.</w:t>
      </w:r>
      <w:r w:rsidR="005864B5">
        <w:rPr>
          <w:lang w:val="en-US"/>
        </w:rPr>
        <w:t xml:space="preserve"> </w:t>
      </w:r>
      <w:r w:rsidR="005864B5" w:rsidRPr="005864B5">
        <w:rPr>
          <w:lang w:val="en-US"/>
        </w:rPr>
        <w:t xml:space="preserve">It can also be used for network and road-routing using the complimentary </w:t>
      </w:r>
      <w:hyperlink r:id="rId166" w:history="1">
        <w:proofErr w:type="spellStart"/>
        <w:r w:rsidR="005864B5" w:rsidRPr="005864B5">
          <w:rPr>
            <w:rStyle w:val="Hyperlink"/>
            <w:lang w:val="en-US"/>
          </w:rPr>
          <w:t>pgRouting</w:t>
        </w:r>
        <w:proofErr w:type="spellEnd"/>
      </w:hyperlink>
      <w:r w:rsidR="005864B5" w:rsidRPr="005864B5">
        <w:rPr>
          <w:lang w:val="en-US"/>
        </w:rPr>
        <w:t xml:space="preserve"> PostgreSQL extension.</w:t>
      </w:r>
      <w:r w:rsidR="005864B5">
        <w:rPr>
          <w:lang w:val="en-US"/>
        </w:rPr>
        <w:t xml:space="preserve"> Although there are spatial extensions to many other commercial and open source relational DBMS, </w:t>
      </w:r>
      <w:proofErr w:type="spellStart"/>
      <w:r w:rsidR="005864B5">
        <w:rPr>
          <w:lang w:val="en-US"/>
        </w:rPr>
        <w:t>PostGIS</w:t>
      </w:r>
      <w:proofErr w:type="spellEnd"/>
      <w:r w:rsidR="005864B5">
        <w:rPr>
          <w:lang w:val="en-US"/>
        </w:rPr>
        <w:t xml:space="preserve"> has become the de facto standard, definitely in the open source community but increasingly also in enterprise environments that have a well-established DBMS infrastructure in support of non-geospatial applications.</w:t>
      </w:r>
    </w:p>
    <w:p w14:paraId="7F4EF1DD" w14:textId="1BB4AC8C" w:rsidR="008D123D" w:rsidRPr="00252EDA" w:rsidRDefault="008D123D" w:rsidP="008D123D">
      <w:pPr>
        <w:spacing w:line="360" w:lineRule="auto"/>
        <w:rPr>
          <w:b/>
          <w:sz w:val="24"/>
          <w:lang w:val="en-US"/>
        </w:rPr>
      </w:pPr>
      <w:r>
        <w:rPr>
          <w:b/>
          <w:sz w:val="24"/>
          <w:lang w:val="en-US"/>
        </w:rPr>
        <w:t>VII</w:t>
      </w:r>
      <w:r w:rsidRPr="00252EDA">
        <w:rPr>
          <w:b/>
          <w:sz w:val="24"/>
          <w:lang w:val="en-US"/>
        </w:rPr>
        <w:t>.1.1</w:t>
      </w:r>
      <w:r w:rsidRPr="00252EDA">
        <w:rPr>
          <w:b/>
          <w:sz w:val="24"/>
          <w:lang w:val="en-US"/>
        </w:rPr>
        <w:tab/>
      </w:r>
      <w:proofErr w:type="spellStart"/>
      <w:r w:rsidR="00B52B7B">
        <w:rPr>
          <w:b/>
          <w:sz w:val="24"/>
          <w:lang w:val="en-US"/>
        </w:rPr>
        <w:t>PostGIS</w:t>
      </w:r>
      <w:proofErr w:type="spellEnd"/>
      <w:r w:rsidR="00B52B7B">
        <w:rPr>
          <w:b/>
          <w:sz w:val="24"/>
          <w:lang w:val="en-US"/>
        </w:rPr>
        <w:t xml:space="preserve"> Capabilities</w:t>
      </w:r>
    </w:p>
    <w:p w14:paraId="12A1ADD0" w14:textId="612AB8FC" w:rsidR="008D123D" w:rsidRDefault="00B52B7B" w:rsidP="008D123D">
      <w:pPr>
        <w:spacing w:line="360" w:lineRule="auto"/>
        <w:rPr>
          <w:lang w:val="en-US"/>
        </w:rPr>
      </w:pPr>
      <w:proofErr w:type="spellStart"/>
      <w:r>
        <w:rPr>
          <w:lang w:val="en-US"/>
        </w:rPr>
        <w:t>PostGIS</w:t>
      </w:r>
      <w:proofErr w:type="spellEnd"/>
      <w:r>
        <w:rPr>
          <w:lang w:val="en-US"/>
        </w:rPr>
        <w:t xml:space="preserve"> is unique in the DBMS domain for the range of geospatial support it provides, including:</w:t>
      </w:r>
    </w:p>
    <w:p w14:paraId="207A3810" w14:textId="77777777" w:rsidR="00B52B7B" w:rsidRPr="00B52B7B" w:rsidRDefault="00B52B7B" w:rsidP="00B52B7B">
      <w:pPr>
        <w:pStyle w:val="ListParagraph"/>
        <w:numPr>
          <w:ilvl w:val="0"/>
          <w:numId w:val="43"/>
        </w:numPr>
        <w:spacing w:line="360" w:lineRule="auto"/>
        <w:rPr>
          <w:lang w:val="en-US"/>
        </w:rPr>
      </w:pPr>
      <w:r w:rsidRPr="00B52B7B">
        <w:rPr>
          <w:lang w:val="en-US"/>
        </w:rPr>
        <w:t>Processing and analytic functions for both vector and raster data for splicing, dicing, morphing, reclassifying, and collecting/</w:t>
      </w:r>
      <w:proofErr w:type="spellStart"/>
      <w:r w:rsidRPr="00B52B7B">
        <w:rPr>
          <w:lang w:val="en-US"/>
        </w:rPr>
        <w:t>unioning</w:t>
      </w:r>
      <w:proofErr w:type="spellEnd"/>
      <w:r w:rsidRPr="00B52B7B">
        <w:rPr>
          <w:lang w:val="en-US"/>
        </w:rPr>
        <w:t xml:space="preserve"> with the power of SQL</w:t>
      </w:r>
    </w:p>
    <w:p w14:paraId="0BC58599" w14:textId="77777777" w:rsidR="00B52B7B" w:rsidRPr="00B52B7B" w:rsidRDefault="00B52B7B" w:rsidP="00B52B7B">
      <w:pPr>
        <w:pStyle w:val="ListParagraph"/>
        <w:numPr>
          <w:ilvl w:val="0"/>
          <w:numId w:val="43"/>
        </w:numPr>
        <w:spacing w:line="360" w:lineRule="auto"/>
        <w:rPr>
          <w:lang w:val="en-US"/>
        </w:rPr>
      </w:pPr>
      <w:r w:rsidRPr="00B52B7B">
        <w:rPr>
          <w:lang w:val="en-US"/>
        </w:rPr>
        <w:t>raster map algebra for fine-grained raster processing</w:t>
      </w:r>
    </w:p>
    <w:p w14:paraId="33A2F282" w14:textId="77777777" w:rsidR="00B52B7B" w:rsidRPr="00B52B7B" w:rsidRDefault="00B52B7B" w:rsidP="00B52B7B">
      <w:pPr>
        <w:pStyle w:val="ListParagraph"/>
        <w:numPr>
          <w:ilvl w:val="0"/>
          <w:numId w:val="43"/>
        </w:numPr>
        <w:spacing w:line="360" w:lineRule="auto"/>
        <w:rPr>
          <w:lang w:val="en-US"/>
        </w:rPr>
      </w:pPr>
      <w:r w:rsidRPr="00B52B7B">
        <w:rPr>
          <w:lang w:val="en-US"/>
        </w:rPr>
        <w:t xml:space="preserve">Spatial </w:t>
      </w:r>
      <w:proofErr w:type="spellStart"/>
      <w:r w:rsidRPr="00B52B7B">
        <w:rPr>
          <w:lang w:val="en-US"/>
        </w:rPr>
        <w:t>reprojection</w:t>
      </w:r>
      <w:proofErr w:type="spellEnd"/>
      <w:r w:rsidRPr="00B52B7B">
        <w:rPr>
          <w:lang w:val="en-US"/>
        </w:rPr>
        <w:t xml:space="preserve"> SQL callable functions for both vector and raster data</w:t>
      </w:r>
    </w:p>
    <w:p w14:paraId="0D3E3A59" w14:textId="011BF62F" w:rsidR="00B52B7B" w:rsidRPr="00B52B7B" w:rsidRDefault="00B52B7B" w:rsidP="00B52B7B">
      <w:pPr>
        <w:pStyle w:val="ListParagraph"/>
        <w:numPr>
          <w:ilvl w:val="0"/>
          <w:numId w:val="43"/>
        </w:numPr>
        <w:spacing w:line="360" w:lineRule="auto"/>
        <w:rPr>
          <w:lang w:val="en-US"/>
        </w:rPr>
      </w:pPr>
      <w:r w:rsidRPr="00B52B7B">
        <w:rPr>
          <w:lang w:val="en-US"/>
        </w:rPr>
        <w:t>Support for importing / exporting ESRI shapefile vector data via both command</w:t>
      </w:r>
      <w:r w:rsidR="002E1520">
        <w:rPr>
          <w:lang w:val="en-US"/>
        </w:rPr>
        <w:t xml:space="preserve"> </w:t>
      </w:r>
      <w:r w:rsidRPr="00B52B7B">
        <w:rPr>
          <w:lang w:val="en-US"/>
        </w:rPr>
        <w:t>line and GUI packaged tools and support for more formats via other 3rd-party Open Source tools</w:t>
      </w:r>
    </w:p>
    <w:p w14:paraId="275128FF" w14:textId="77777777" w:rsidR="00B52B7B" w:rsidRPr="00B52B7B" w:rsidRDefault="00B52B7B" w:rsidP="00B52B7B">
      <w:pPr>
        <w:pStyle w:val="ListParagraph"/>
        <w:numPr>
          <w:ilvl w:val="0"/>
          <w:numId w:val="43"/>
        </w:numPr>
        <w:spacing w:line="360" w:lineRule="auto"/>
        <w:rPr>
          <w:lang w:val="en-US"/>
        </w:rPr>
      </w:pPr>
      <w:r w:rsidRPr="00B52B7B">
        <w:rPr>
          <w:lang w:val="en-US"/>
        </w:rPr>
        <w:t xml:space="preserve">Packaged command-line for importing raster data from many standard formats: </w:t>
      </w:r>
      <w:proofErr w:type="spellStart"/>
      <w:r w:rsidRPr="00B52B7B">
        <w:rPr>
          <w:lang w:val="en-US"/>
        </w:rPr>
        <w:t>GeoTiff</w:t>
      </w:r>
      <w:proofErr w:type="spellEnd"/>
      <w:r w:rsidRPr="00B52B7B">
        <w:rPr>
          <w:lang w:val="en-US"/>
        </w:rPr>
        <w:t xml:space="preserve">, </w:t>
      </w:r>
      <w:proofErr w:type="spellStart"/>
      <w:r w:rsidRPr="00B52B7B">
        <w:rPr>
          <w:lang w:val="en-US"/>
        </w:rPr>
        <w:t>NetCDF</w:t>
      </w:r>
      <w:proofErr w:type="spellEnd"/>
      <w:r w:rsidRPr="00B52B7B">
        <w:rPr>
          <w:lang w:val="en-US"/>
        </w:rPr>
        <w:t>, PNG, JPG to name a few</w:t>
      </w:r>
    </w:p>
    <w:p w14:paraId="6F9E8F1B" w14:textId="47A5657C" w:rsidR="00B52B7B" w:rsidRPr="00B52B7B" w:rsidRDefault="00B52B7B" w:rsidP="00B52B7B">
      <w:pPr>
        <w:pStyle w:val="ListParagraph"/>
        <w:numPr>
          <w:ilvl w:val="0"/>
          <w:numId w:val="43"/>
        </w:numPr>
        <w:spacing w:line="360" w:lineRule="auto"/>
        <w:rPr>
          <w:lang w:val="en-US"/>
        </w:rPr>
      </w:pPr>
      <w:r w:rsidRPr="00B52B7B">
        <w:rPr>
          <w:lang w:val="en-US"/>
        </w:rPr>
        <w:lastRenderedPageBreak/>
        <w:t xml:space="preserve">Rendering and importing vector data support functions for standard textual formats such as KML,GML, </w:t>
      </w:r>
      <w:proofErr w:type="spellStart"/>
      <w:r w:rsidRPr="00B52B7B">
        <w:rPr>
          <w:lang w:val="en-US"/>
        </w:rPr>
        <w:t>GeoJSON</w:t>
      </w:r>
      <w:proofErr w:type="spellEnd"/>
      <w:r w:rsidRPr="00B52B7B">
        <w:rPr>
          <w:lang w:val="en-US"/>
        </w:rPr>
        <w:t>,</w:t>
      </w:r>
      <w:r w:rsidR="00446EDC">
        <w:rPr>
          <w:lang w:val="en-US"/>
        </w:rPr>
        <w:t xml:space="preserve"> </w:t>
      </w:r>
      <w:proofErr w:type="spellStart"/>
      <w:r w:rsidRPr="00B52B7B">
        <w:rPr>
          <w:lang w:val="en-US"/>
        </w:rPr>
        <w:t>GeoHash</w:t>
      </w:r>
      <w:proofErr w:type="spellEnd"/>
      <w:r w:rsidRPr="00B52B7B">
        <w:rPr>
          <w:lang w:val="en-US"/>
        </w:rPr>
        <w:t xml:space="preserve"> and WKT using SQL</w:t>
      </w:r>
    </w:p>
    <w:p w14:paraId="30E50229" w14:textId="77777777" w:rsidR="00B52B7B" w:rsidRPr="00B52B7B" w:rsidRDefault="00B52B7B" w:rsidP="00B52B7B">
      <w:pPr>
        <w:pStyle w:val="ListParagraph"/>
        <w:numPr>
          <w:ilvl w:val="0"/>
          <w:numId w:val="43"/>
        </w:numPr>
        <w:spacing w:line="360" w:lineRule="auto"/>
        <w:rPr>
          <w:lang w:val="en-US"/>
        </w:rPr>
      </w:pPr>
      <w:r w:rsidRPr="00B52B7B">
        <w:rPr>
          <w:lang w:val="en-US"/>
        </w:rPr>
        <w:t xml:space="preserve">Rendering raster data in various standard formats </w:t>
      </w:r>
      <w:proofErr w:type="spellStart"/>
      <w:r w:rsidRPr="00B52B7B">
        <w:rPr>
          <w:lang w:val="en-US"/>
        </w:rPr>
        <w:t>GeoTIFF</w:t>
      </w:r>
      <w:proofErr w:type="spellEnd"/>
      <w:r w:rsidRPr="00B52B7B">
        <w:rPr>
          <w:lang w:val="en-US"/>
        </w:rPr>
        <w:t xml:space="preserve">, PNG, JPG, </w:t>
      </w:r>
      <w:proofErr w:type="spellStart"/>
      <w:r w:rsidRPr="00B52B7B">
        <w:rPr>
          <w:lang w:val="en-US"/>
        </w:rPr>
        <w:t>NetCDF</w:t>
      </w:r>
      <w:proofErr w:type="spellEnd"/>
      <w:r w:rsidRPr="00B52B7B">
        <w:rPr>
          <w:lang w:val="en-US"/>
        </w:rPr>
        <w:t>, to name a few using SQL</w:t>
      </w:r>
    </w:p>
    <w:p w14:paraId="5C90A267" w14:textId="77777777" w:rsidR="00B52B7B" w:rsidRPr="00B52B7B" w:rsidRDefault="00B52B7B" w:rsidP="00EB09FB">
      <w:pPr>
        <w:pStyle w:val="ListParagraph"/>
        <w:numPr>
          <w:ilvl w:val="0"/>
          <w:numId w:val="43"/>
        </w:numPr>
        <w:spacing w:line="360" w:lineRule="auto"/>
        <w:ind w:left="714" w:hanging="357"/>
        <w:rPr>
          <w:lang w:val="en-US"/>
        </w:rPr>
      </w:pPr>
      <w:r w:rsidRPr="00B52B7B">
        <w:rPr>
          <w:lang w:val="en-US"/>
        </w:rPr>
        <w:t xml:space="preserve">Seamless raster/vector SQL callable functions for extrusion of pixel values by geometric region, running stats by region, clipping </w:t>
      </w:r>
      <w:proofErr w:type="spellStart"/>
      <w:r w:rsidRPr="00B52B7B">
        <w:rPr>
          <w:lang w:val="en-US"/>
        </w:rPr>
        <w:t>rasters</w:t>
      </w:r>
      <w:proofErr w:type="spellEnd"/>
      <w:r w:rsidRPr="00B52B7B">
        <w:rPr>
          <w:lang w:val="en-US"/>
        </w:rPr>
        <w:t xml:space="preserve"> by a geometry, and </w:t>
      </w:r>
      <w:proofErr w:type="spellStart"/>
      <w:r w:rsidRPr="00B52B7B">
        <w:rPr>
          <w:lang w:val="en-US"/>
        </w:rPr>
        <w:t>vectorizing</w:t>
      </w:r>
      <w:proofErr w:type="spellEnd"/>
      <w:r w:rsidRPr="00B52B7B">
        <w:rPr>
          <w:lang w:val="en-US"/>
        </w:rPr>
        <w:t xml:space="preserve"> </w:t>
      </w:r>
      <w:proofErr w:type="spellStart"/>
      <w:r w:rsidRPr="00B52B7B">
        <w:rPr>
          <w:lang w:val="en-US"/>
        </w:rPr>
        <w:t>rasters</w:t>
      </w:r>
      <w:proofErr w:type="spellEnd"/>
    </w:p>
    <w:p w14:paraId="33B33C82" w14:textId="77777777" w:rsidR="00B52B7B" w:rsidRPr="00B52B7B" w:rsidRDefault="00B52B7B" w:rsidP="00B52B7B">
      <w:pPr>
        <w:pStyle w:val="ListParagraph"/>
        <w:numPr>
          <w:ilvl w:val="0"/>
          <w:numId w:val="43"/>
        </w:numPr>
        <w:spacing w:line="360" w:lineRule="auto"/>
        <w:rPr>
          <w:lang w:val="en-US"/>
        </w:rPr>
      </w:pPr>
      <w:r w:rsidRPr="00B52B7B">
        <w:rPr>
          <w:lang w:val="en-US"/>
        </w:rPr>
        <w:t>3D object support, spatial index, and functions</w:t>
      </w:r>
    </w:p>
    <w:p w14:paraId="7E252110" w14:textId="77777777" w:rsidR="00B52B7B" w:rsidRPr="00B52B7B" w:rsidRDefault="00B52B7B" w:rsidP="00B52B7B">
      <w:pPr>
        <w:pStyle w:val="ListParagraph"/>
        <w:numPr>
          <w:ilvl w:val="0"/>
          <w:numId w:val="43"/>
        </w:numPr>
        <w:spacing w:line="360" w:lineRule="auto"/>
        <w:rPr>
          <w:lang w:val="en-US"/>
        </w:rPr>
      </w:pPr>
      <w:r w:rsidRPr="00B52B7B">
        <w:rPr>
          <w:lang w:val="en-US"/>
        </w:rPr>
        <w:t>Network Topology support</w:t>
      </w:r>
    </w:p>
    <w:p w14:paraId="26E603C1" w14:textId="71725AD8" w:rsidR="00B52B7B" w:rsidRPr="00B52B7B" w:rsidRDefault="00B52B7B" w:rsidP="00B52B7B">
      <w:pPr>
        <w:pStyle w:val="ListParagraph"/>
        <w:numPr>
          <w:ilvl w:val="0"/>
          <w:numId w:val="43"/>
        </w:numPr>
        <w:spacing w:line="360" w:lineRule="auto"/>
        <w:rPr>
          <w:lang w:val="en-US"/>
        </w:rPr>
      </w:pPr>
      <w:r w:rsidRPr="00B52B7B">
        <w:rPr>
          <w:lang w:val="en-US"/>
        </w:rPr>
        <w:t>Packaged Tiger Loader / Geocoder/ Reverse Geocoder / utilizing US Census Tiger data</w:t>
      </w:r>
    </w:p>
    <w:p w14:paraId="4B14105F" w14:textId="0BBD58B8" w:rsidR="00B52B7B" w:rsidRDefault="00B52B7B" w:rsidP="00B52B7B">
      <w:pPr>
        <w:spacing w:line="360" w:lineRule="auto"/>
        <w:rPr>
          <w:lang w:val="en-US"/>
        </w:rPr>
      </w:pPr>
    </w:p>
    <w:p w14:paraId="5F95C839" w14:textId="0D550908" w:rsidR="008D123D" w:rsidRPr="00252EDA" w:rsidRDefault="008D123D" w:rsidP="008D123D">
      <w:pPr>
        <w:rPr>
          <w:b/>
          <w:sz w:val="28"/>
          <w:lang w:val="en-US"/>
        </w:rPr>
      </w:pPr>
      <w:r>
        <w:rPr>
          <w:b/>
          <w:sz w:val="28"/>
          <w:lang w:val="en-US"/>
        </w:rPr>
        <w:t>VII</w:t>
      </w:r>
      <w:r w:rsidRPr="00252EDA">
        <w:rPr>
          <w:b/>
          <w:sz w:val="28"/>
          <w:lang w:val="en-US"/>
        </w:rPr>
        <w:t>.</w:t>
      </w:r>
      <w:r>
        <w:rPr>
          <w:b/>
          <w:sz w:val="28"/>
          <w:lang w:val="en-US"/>
        </w:rPr>
        <w:t>2</w:t>
      </w:r>
      <w:r w:rsidRPr="00252EDA">
        <w:rPr>
          <w:b/>
          <w:sz w:val="28"/>
          <w:lang w:val="en-US"/>
        </w:rPr>
        <w:tab/>
      </w:r>
      <w:proofErr w:type="spellStart"/>
      <w:r>
        <w:rPr>
          <w:b/>
          <w:sz w:val="28"/>
          <w:lang w:val="en-US"/>
        </w:rPr>
        <w:t>SpatiaLite</w:t>
      </w:r>
      <w:proofErr w:type="spellEnd"/>
    </w:p>
    <w:p w14:paraId="1AC34B26" w14:textId="314044B4" w:rsidR="00EB09FB" w:rsidRPr="00EB09FB" w:rsidRDefault="00EB09FB" w:rsidP="00EB09FB">
      <w:pPr>
        <w:spacing w:line="360" w:lineRule="auto"/>
        <w:rPr>
          <w:lang w:val="en-US"/>
        </w:rPr>
      </w:pPr>
      <w:r>
        <w:rPr>
          <w:lang w:val="en-US"/>
        </w:rPr>
        <w:t xml:space="preserve">Like </w:t>
      </w:r>
      <w:proofErr w:type="spellStart"/>
      <w:r>
        <w:rPr>
          <w:lang w:val="en-US"/>
        </w:rPr>
        <w:t>PostGIS</w:t>
      </w:r>
      <w:proofErr w:type="spellEnd"/>
      <w:r>
        <w:rPr>
          <w:lang w:val="en-US"/>
        </w:rPr>
        <w:t xml:space="preserve"> to Postgres, </w:t>
      </w:r>
      <w:hyperlink r:id="rId167" w:history="1">
        <w:proofErr w:type="spellStart"/>
        <w:r w:rsidRPr="00EB09FB">
          <w:rPr>
            <w:rStyle w:val="Hyperlink"/>
            <w:lang w:val="en-US"/>
          </w:rPr>
          <w:t>SpatiaLite</w:t>
        </w:r>
        <w:proofErr w:type="spellEnd"/>
      </w:hyperlink>
      <w:r w:rsidRPr="00EB09FB">
        <w:rPr>
          <w:lang w:val="en-US"/>
        </w:rPr>
        <w:t xml:space="preserve"> is a </w:t>
      </w:r>
      <w:hyperlink r:id="rId168" w:history="1">
        <w:r w:rsidRPr="00EB09FB">
          <w:rPr>
            <w:rStyle w:val="Hyperlink"/>
            <w:lang w:val="en-US"/>
          </w:rPr>
          <w:t>SQLite</w:t>
        </w:r>
      </w:hyperlink>
      <w:r w:rsidRPr="00EB09FB">
        <w:rPr>
          <w:lang w:val="en-US"/>
        </w:rPr>
        <w:t xml:space="preserve"> database engine with spatial functions added.</w:t>
      </w:r>
      <w:r>
        <w:rPr>
          <w:lang w:val="en-US"/>
        </w:rPr>
        <w:t xml:space="preserve"> </w:t>
      </w:r>
      <w:r w:rsidRPr="00EB09FB">
        <w:rPr>
          <w:lang w:val="en-US"/>
        </w:rPr>
        <w:t>Each SQLite database is simply a file</w:t>
      </w:r>
      <w:r>
        <w:rPr>
          <w:lang w:val="en-US"/>
        </w:rPr>
        <w:t xml:space="preserve"> that can be copied, compressed and ported </w:t>
      </w:r>
      <w:r w:rsidRPr="00EB09FB">
        <w:rPr>
          <w:lang w:val="en-US"/>
        </w:rPr>
        <w:t xml:space="preserve">between </w:t>
      </w:r>
      <w:r>
        <w:rPr>
          <w:lang w:val="en-US"/>
        </w:rPr>
        <w:t xml:space="preserve">MS </w:t>
      </w:r>
      <w:r w:rsidRPr="00EB09FB">
        <w:rPr>
          <w:lang w:val="en-US"/>
        </w:rPr>
        <w:t>Windows, Linux, Mac</w:t>
      </w:r>
      <w:r>
        <w:rPr>
          <w:lang w:val="en-US"/>
        </w:rPr>
        <w:t xml:space="preserve"> </w:t>
      </w:r>
      <w:r w:rsidRPr="00EB09FB">
        <w:rPr>
          <w:lang w:val="en-US"/>
        </w:rPr>
        <w:t>O</w:t>
      </w:r>
      <w:r>
        <w:rPr>
          <w:lang w:val="en-US"/>
        </w:rPr>
        <w:t>S,</w:t>
      </w:r>
      <w:r w:rsidRPr="00EB09FB">
        <w:rPr>
          <w:lang w:val="en-US"/>
        </w:rPr>
        <w:t xml:space="preserve"> etc.</w:t>
      </w:r>
      <w:r>
        <w:rPr>
          <w:lang w:val="en-US"/>
        </w:rPr>
        <w:t xml:space="preserve"> </w:t>
      </w:r>
      <w:r w:rsidRPr="00EB09FB">
        <w:rPr>
          <w:lang w:val="en-US"/>
        </w:rPr>
        <w:t xml:space="preserve">The </w:t>
      </w:r>
      <w:proofErr w:type="spellStart"/>
      <w:r w:rsidRPr="00EB09FB">
        <w:rPr>
          <w:lang w:val="en-US"/>
        </w:rPr>
        <w:t>SpatiaLite</w:t>
      </w:r>
      <w:proofErr w:type="spellEnd"/>
      <w:r w:rsidRPr="00EB09FB">
        <w:rPr>
          <w:lang w:val="en-US"/>
        </w:rPr>
        <w:t xml:space="preserve"> extension enables SQLite to support spatial data conformant to OGC specifications.</w:t>
      </w:r>
      <w:r>
        <w:rPr>
          <w:lang w:val="en-US"/>
        </w:rPr>
        <w:t xml:space="preserve"> </w:t>
      </w:r>
      <w:proofErr w:type="spellStart"/>
      <w:r>
        <w:rPr>
          <w:lang w:val="en-US"/>
        </w:rPr>
        <w:t>SpatiaLite</w:t>
      </w:r>
      <w:proofErr w:type="spellEnd"/>
      <w:r>
        <w:rPr>
          <w:lang w:val="en-US"/>
        </w:rPr>
        <w:t xml:space="preserve"> is </w:t>
      </w:r>
      <w:r w:rsidRPr="00EB09FB">
        <w:rPr>
          <w:i/>
          <w:lang w:val="en-US"/>
        </w:rPr>
        <w:t>not</w:t>
      </w:r>
      <w:r>
        <w:rPr>
          <w:lang w:val="en-US"/>
        </w:rPr>
        <w:t xml:space="preserve"> intended for server-side use and should not be used for databases beyond a few </w:t>
      </w:r>
      <w:proofErr w:type="spellStart"/>
      <w:r>
        <w:rPr>
          <w:lang w:val="en-US"/>
        </w:rPr>
        <w:t>GBytes</w:t>
      </w:r>
      <w:proofErr w:type="spellEnd"/>
      <w:r>
        <w:rPr>
          <w:lang w:val="en-US"/>
        </w:rPr>
        <w:t xml:space="preserve">. However, it works very well for desktop and mobile applications (including on Chrome OS and Android devices). In particular, </w:t>
      </w:r>
      <w:proofErr w:type="spellStart"/>
      <w:r>
        <w:rPr>
          <w:lang w:val="en-US"/>
        </w:rPr>
        <w:t>SpatiaLite</w:t>
      </w:r>
      <w:proofErr w:type="spellEnd"/>
      <w:r>
        <w:rPr>
          <w:lang w:val="en-US"/>
        </w:rPr>
        <w:t xml:space="preserve"> offers:</w:t>
      </w:r>
    </w:p>
    <w:p w14:paraId="5126BE6F"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Standard WKT and WKB formats</w:t>
      </w:r>
    </w:p>
    <w:p w14:paraId="566479B2"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SQL spatial functions such as </w:t>
      </w:r>
      <w:proofErr w:type="spellStart"/>
      <w:r w:rsidRPr="00EB09FB">
        <w:rPr>
          <w:lang w:val="en-US"/>
        </w:rPr>
        <w:t>AsText</w:t>
      </w:r>
      <w:proofErr w:type="spellEnd"/>
      <w:r w:rsidRPr="00EB09FB">
        <w:rPr>
          <w:lang w:val="en-US"/>
        </w:rPr>
        <w:t xml:space="preserve">(), </w:t>
      </w:r>
      <w:proofErr w:type="spellStart"/>
      <w:r w:rsidRPr="00EB09FB">
        <w:rPr>
          <w:lang w:val="en-US"/>
        </w:rPr>
        <w:t>GeomFromText</w:t>
      </w:r>
      <w:proofErr w:type="spellEnd"/>
      <w:r w:rsidRPr="00EB09FB">
        <w:rPr>
          <w:lang w:val="en-US"/>
        </w:rPr>
        <w:t xml:space="preserve">(), Area(), </w:t>
      </w:r>
      <w:proofErr w:type="spellStart"/>
      <w:r w:rsidRPr="00EB09FB">
        <w:rPr>
          <w:lang w:val="en-US"/>
        </w:rPr>
        <w:t>PointN</w:t>
      </w:r>
      <w:proofErr w:type="spellEnd"/>
      <w:r w:rsidRPr="00EB09FB">
        <w:rPr>
          <w:lang w:val="en-US"/>
        </w:rPr>
        <w:t>() …</w:t>
      </w:r>
    </w:p>
    <w:p w14:paraId="679D858B" w14:textId="77777777" w:rsidR="00EB09FB" w:rsidRPr="00EB09FB" w:rsidRDefault="00EB09FB" w:rsidP="00EB09FB">
      <w:pPr>
        <w:pStyle w:val="ListParagraph"/>
        <w:numPr>
          <w:ilvl w:val="0"/>
          <w:numId w:val="44"/>
        </w:numPr>
        <w:spacing w:line="360" w:lineRule="auto"/>
        <w:ind w:left="714" w:hanging="357"/>
        <w:rPr>
          <w:lang w:val="en-US"/>
        </w:rPr>
      </w:pPr>
      <w:proofErr w:type="spellStart"/>
      <w:r w:rsidRPr="00EB09FB">
        <w:rPr>
          <w:lang w:val="en-US"/>
        </w:rPr>
        <w:t>OpenGis</w:t>
      </w:r>
      <w:proofErr w:type="spellEnd"/>
      <w:r w:rsidRPr="00EB09FB">
        <w:rPr>
          <w:lang w:val="en-US"/>
        </w:rPr>
        <w:t xml:space="preserve"> spatial analysis functions provided via GEOS, such as Overlaps(), Touches(), Union(), Buffer() …</w:t>
      </w:r>
    </w:p>
    <w:p w14:paraId="21190435"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Full Spatial metadata in line with </w:t>
      </w:r>
      <w:proofErr w:type="spellStart"/>
      <w:r w:rsidRPr="00EB09FB">
        <w:rPr>
          <w:lang w:val="en-US"/>
        </w:rPr>
        <w:t>OpenGis</w:t>
      </w:r>
      <w:proofErr w:type="spellEnd"/>
      <w:r w:rsidRPr="00EB09FB">
        <w:rPr>
          <w:lang w:val="en-US"/>
        </w:rPr>
        <w:t xml:space="preserve"> specifications</w:t>
      </w:r>
    </w:p>
    <w:p w14:paraId="57C32F82"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Numerous Geometry notations - EWKT, GML, KML, and </w:t>
      </w:r>
      <w:proofErr w:type="spellStart"/>
      <w:r w:rsidRPr="00EB09FB">
        <w:rPr>
          <w:lang w:val="en-US"/>
        </w:rPr>
        <w:t>GeoJSON</w:t>
      </w:r>
      <w:proofErr w:type="spellEnd"/>
    </w:p>
    <w:p w14:paraId="7602684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Importing and exporting to shapefiles</w:t>
      </w:r>
    </w:p>
    <w:p w14:paraId="5567C575"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Coordinate </w:t>
      </w:r>
      <w:proofErr w:type="spellStart"/>
      <w:r w:rsidRPr="00EB09FB">
        <w:rPr>
          <w:lang w:val="en-US"/>
        </w:rPr>
        <w:t>reprojection</w:t>
      </w:r>
      <w:proofErr w:type="spellEnd"/>
      <w:r w:rsidRPr="00EB09FB">
        <w:rPr>
          <w:lang w:val="en-US"/>
        </w:rPr>
        <w:t xml:space="preserve"> via PROJ.4 and EPSG geodetic parameters dataset</w:t>
      </w:r>
    </w:p>
    <w:p w14:paraId="090F0CF9"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Locale charsets via GNU </w:t>
      </w:r>
      <w:proofErr w:type="spellStart"/>
      <w:r w:rsidRPr="00EB09FB">
        <w:rPr>
          <w:lang w:val="en-US"/>
        </w:rPr>
        <w:t>libiconv</w:t>
      </w:r>
      <w:proofErr w:type="spellEnd"/>
    </w:p>
    <w:p w14:paraId="21715C6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Spatial Index based on the SQLite’s </w:t>
      </w:r>
      <w:proofErr w:type="spellStart"/>
      <w:r w:rsidRPr="00EB09FB">
        <w:rPr>
          <w:lang w:val="en-US"/>
        </w:rPr>
        <w:t>RTree</w:t>
      </w:r>
      <w:proofErr w:type="spellEnd"/>
      <w:r w:rsidRPr="00EB09FB">
        <w:rPr>
          <w:lang w:val="en-US"/>
        </w:rPr>
        <w:t xml:space="preserve"> extension</w:t>
      </w:r>
    </w:p>
    <w:p w14:paraId="14F30B94"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Access shapefiles as VIRTUAL TABLEs, enabling standard SQL queries on external shapefiles, without importing or converting them</w:t>
      </w:r>
    </w:p>
    <w:p w14:paraId="4B0FE1A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Access external CSV/</w:t>
      </w:r>
      <w:proofErr w:type="spellStart"/>
      <w:r w:rsidRPr="00EB09FB">
        <w:rPr>
          <w:lang w:val="en-US"/>
        </w:rPr>
        <w:t>TxtTab</w:t>
      </w:r>
      <w:proofErr w:type="spellEnd"/>
      <w:r w:rsidRPr="00EB09FB">
        <w:rPr>
          <w:lang w:val="en-US"/>
        </w:rPr>
        <w:t xml:space="preserve"> files or </w:t>
      </w:r>
      <w:proofErr w:type="spellStart"/>
      <w:r w:rsidRPr="00EB09FB">
        <w:rPr>
          <w:lang w:val="en-US"/>
        </w:rPr>
        <w:t>xls</w:t>
      </w:r>
      <w:proofErr w:type="spellEnd"/>
      <w:r w:rsidRPr="00EB09FB">
        <w:rPr>
          <w:lang w:val="en-US"/>
        </w:rPr>
        <w:t xml:space="preserve"> spreadsheets as VIRTUAL TABLEs</w:t>
      </w:r>
    </w:p>
    <w:p w14:paraId="3B5119BD"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lastRenderedPageBreak/>
        <w:t>Access XML documents, stored BLOB compressed binary objects, including syntactic “well formed” and XSF schema validation constrained checks. Specific support for ISO-Metadata, SLD/SE styles and SVG graphics.XML documents can be queried using standard XPath syntax.</w:t>
      </w:r>
    </w:p>
    <w:p w14:paraId="31553F7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Query external WFS servers.</w:t>
      </w:r>
    </w:p>
    <w:p w14:paraId="2E7100A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Parse external DXF files (all versions) and store layers and geometries found.</w:t>
      </w:r>
    </w:p>
    <w:p w14:paraId="21301F25" w14:textId="40334F54" w:rsidR="00DB3DA9" w:rsidRPr="00EB09FB" w:rsidRDefault="00EB09FB" w:rsidP="00EB09FB">
      <w:pPr>
        <w:pStyle w:val="ListParagraph"/>
        <w:numPr>
          <w:ilvl w:val="0"/>
          <w:numId w:val="44"/>
        </w:numPr>
        <w:spacing w:line="360" w:lineRule="auto"/>
        <w:ind w:left="714" w:hanging="357"/>
        <w:rPr>
          <w:lang w:val="en-US"/>
        </w:rPr>
      </w:pPr>
      <w:r w:rsidRPr="00EB09FB">
        <w:rPr>
          <w:lang w:val="en-US"/>
        </w:rPr>
        <w:t>Generate and Export DXF files</w:t>
      </w:r>
    </w:p>
    <w:p w14:paraId="22D558AB" w14:textId="77777777" w:rsidR="00EB09FB" w:rsidRDefault="00EB09FB" w:rsidP="00DB3DA9">
      <w:pPr>
        <w:rPr>
          <w:lang w:val="en-US"/>
        </w:rPr>
      </w:pPr>
    </w:p>
    <w:p w14:paraId="4E27983F" w14:textId="46ED013B" w:rsidR="00DB3DA9" w:rsidRPr="00252EDA" w:rsidRDefault="00DB3DA9" w:rsidP="00DB3DA9">
      <w:pPr>
        <w:keepNext/>
        <w:rPr>
          <w:b/>
          <w:sz w:val="28"/>
          <w:lang w:val="en-US"/>
        </w:rPr>
      </w:pPr>
      <w:r>
        <w:rPr>
          <w:b/>
          <w:sz w:val="28"/>
          <w:lang w:val="en-US"/>
        </w:rPr>
        <w:t>VI</w:t>
      </w:r>
      <w:r w:rsidRPr="00252EDA">
        <w:rPr>
          <w:b/>
          <w:sz w:val="28"/>
          <w:lang w:val="en-US"/>
        </w:rPr>
        <w:t>I.</w:t>
      </w:r>
      <w:r>
        <w:rPr>
          <w:b/>
          <w:sz w:val="28"/>
          <w:lang w:val="en-US"/>
        </w:rPr>
        <w:t>3</w:t>
      </w:r>
      <w:r w:rsidRPr="00252EDA">
        <w:rPr>
          <w:b/>
          <w:sz w:val="28"/>
          <w:lang w:val="en-US"/>
        </w:rPr>
        <w:tab/>
      </w:r>
      <w:proofErr w:type="spellStart"/>
      <w:r>
        <w:rPr>
          <w:b/>
          <w:sz w:val="28"/>
          <w:lang w:val="en-US"/>
        </w:rPr>
        <w:t>rasdaman</w:t>
      </w:r>
      <w:proofErr w:type="spellEnd"/>
    </w:p>
    <w:p w14:paraId="60087F81" w14:textId="3580BA18" w:rsidR="00DB3DA9" w:rsidRDefault="007C07D6" w:rsidP="00DB3DA9">
      <w:pPr>
        <w:spacing w:after="120" w:line="360" w:lineRule="auto"/>
        <w:rPr>
          <w:lang w:val="en-US"/>
        </w:rPr>
      </w:pPr>
      <w:hyperlink r:id="rId169" w:history="1">
        <w:proofErr w:type="spellStart"/>
        <w:proofErr w:type="gramStart"/>
        <w:r w:rsidR="00DB3DA9" w:rsidRPr="00141D74">
          <w:rPr>
            <w:rStyle w:val="Hyperlink"/>
            <w:lang w:val="en-US"/>
          </w:rPr>
          <w:t>rasdaman</w:t>
        </w:r>
        <w:proofErr w:type="spellEnd"/>
        <w:proofErr w:type="gramEnd"/>
      </w:hyperlink>
      <w:r w:rsidR="00DB3DA9">
        <w:rPr>
          <w:lang w:val="en-US"/>
        </w:rPr>
        <w:t xml:space="preserve">, short for </w:t>
      </w:r>
      <w:r w:rsidR="00DB3DA9" w:rsidRPr="00DB3DA9">
        <w:rPr>
          <w:lang w:val="en-US"/>
        </w:rPr>
        <w:t>raster data manager</w:t>
      </w:r>
      <w:r w:rsidR="00DB3DA9">
        <w:rPr>
          <w:lang w:val="en-US"/>
        </w:rPr>
        <w:t>,</w:t>
      </w:r>
      <w:r w:rsidR="00DB3DA9" w:rsidRPr="00DB3DA9">
        <w:rPr>
          <w:lang w:val="en-US"/>
        </w:rPr>
        <w:t xml:space="preserve"> allows storing and quer</w:t>
      </w:r>
      <w:r w:rsidR="00DB3DA9">
        <w:rPr>
          <w:lang w:val="en-US"/>
        </w:rPr>
        <w:t xml:space="preserve">ying massive multi-dimensional </w:t>
      </w:r>
      <w:r w:rsidR="00DB3DA9" w:rsidRPr="00DB3DA9">
        <w:rPr>
          <w:lang w:val="en-US"/>
        </w:rPr>
        <w:t xml:space="preserve">arrays, such as sensor, image, simulation, and statistics data appearing in domains like earth, space, and life science. This array analytics engine distinguishes itself by its flexibility, performance, and scalability. </w:t>
      </w:r>
      <w:proofErr w:type="spellStart"/>
      <w:proofErr w:type="gramStart"/>
      <w:r w:rsidR="00DB3DA9">
        <w:rPr>
          <w:lang w:val="en-US"/>
        </w:rPr>
        <w:t>r</w:t>
      </w:r>
      <w:r w:rsidR="00DB3DA9" w:rsidRPr="00DB3DA9">
        <w:rPr>
          <w:lang w:val="en-US"/>
        </w:rPr>
        <w:t>asdaman</w:t>
      </w:r>
      <w:proofErr w:type="spellEnd"/>
      <w:proofErr w:type="gramEnd"/>
      <w:r w:rsidR="00DB3DA9" w:rsidRPr="00DB3DA9">
        <w:rPr>
          <w:lang w:val="en-US"/>
        </w:rPr>
        <w:t xml:space="preserve"> can process arrays residing in file system directories as well as in databases.</w:t>
      </w:r>
      <w:r w:rsidR="00DB3DA9">
        <w:rPr>
          <w:lang w:val="en-US"/>
        </w:rPr>
        <w:t xml:space="preserve"> </w:t>
      </w:r>
      <w:proofErr w:type="spellStart"/>
      <w:proofErr w:type="gramStart"/>
      <w:r w:rsidR="00DB3DA9" w:rsidRPr="00DB3DA9">
        <w:rPr>
          <w:lang w:val="en-US"/>
        </w:rPr>
        <w:t>rasdaman</w:t>
      </w:r>
      <w:proofErr w:type="spellEnd"/>
      <w:proofErr w:type="gramEnd"/>
      <w:r w:rsidR="00DB3DA9" w:rsidRPr="00DB3DA9">
        <w:rPr>
          <w:lang w:val="en-US"/>
        </w:rPr>
        <w:t xml:space="preserve"> is the first fully implemented, operationally used system with an array query language and optimized processing engine with unprecedented scalability. Known </w:t>
      </w:r>
      <w:proofErr w:type="spellStart"/>
      <w:r w:rsidR="00DB3DA9" w:rsidRPr="00DB3DA9">
        <w:rPr>
          <w:lang w:val="en-US"/>
        </w:rPr>
        <w:t>rasdaman</w:t>
      </w:r>
      <w:proofErr w:type="spellEnd"/>
      <w:r w:rsidR="00DB3DA9" w:rsidRPr="00DB3DA9">
        <w:rPr>
          <w:lang w:val="en-US"/>
        </w:rPr>
        <w:t xml:space="preserve"> databases exceed dozens of TB; </w:t>
      </w:r>
      <w:hyperlink r:id="rId170" w:history="1">
        <w:proofErr w:type="spellStart"/>
        <w:r w:rsidR="00DB3DA9" w:rsidRPr="00DB3DA9">
          <w:rPr>
            <w:rStyle w:val="Hyperlink"/>
            <w:lang w:val="en-US"/>
          </w:rPr>
          <w:t>EarthServer</w:t>
        </w:r>
        <w:proofErr w:type="spellEnd"/>
      </w:hyperlink>
      <w:r w:rsidR="00DB3DA9" w:rsidRPr="00DB3DA9">
        <w:rPr>
          <w:lang w:val="en-US"/>
        </w:rPr>
        <w:t xml:space="preserve">, is establishing intercontinental fusion of Petabyte </w:t>
      </w:r>
      <w:proofErr w:type="spellStart"/>
      <w:r w:rsidR="00DB3DA9" w:rsidRPr="00DB3DA9">
        <w:rPr>
          <w:lang w:val="en-US"/>
        </w:rPr>
        <w:t>datacubes</w:t>
      </w:r>
      <w:proofErr w:type="spellEnd"/>
      <w:r w:rsidR="00DB3DA9" w:rsidRPr="00DB3DA9">
        <w:rPr>
          <w:lang w:val="en-US"/>
        </w:rPr>
        <w:t>.</w:t>
      </w:r>
      <w:r w:rsidR="00141D74">
        <w:rPr>
          <w:lang w:val="en-US"/>
        </w:rPr>
        <w:t xml:space="preserve"> </w:t>
      </w:r>
      <w:proofErr w:type="spellStart"/>
      <w:proofErr w:type="gramStart"/>
      <w:r w:rsidR="00141D74" w:rsidRPr="00141D74">
        <w:rPr>
          <w:lang w:val="en-US"/>
        </w:rPr>
        <w:t>rasdaman</w:t>
      </w:r>
      <w:proofErr w:type="spellEnd"/>
      <w:proofErr w:type="gramEnd"/>
      <w:r w:rsidR="00141D74" w:rsidRPr="00141D74">
        <w:rPr>
          <w:lang w:val="en-US"/>
        </w:rPr>
        <w:t xml:space="preserve"> integrates smoothly with R, </w:t>
      </w:r>
      <w:proofErr w:type="spellStart"/>
      <w:r w:rsidR="00141D74" w:rsidRPr="00141D74">
        <w:rPr>
          <w:lang w:val="en-US"/>
        </w:rPr>
        <w:t>OpenLayers</w:t>
      </w:r>
      <w:proofErr w:type="spellEnd"/>
      <w:r w:rsidR="00141D74" w:rsidRPr="00141D74">
        <w:rPr>
          <w:lang w:val="en-US"/>
        </w:rPr>
        <w:t xml:space="preserve">, Leaflet, NASA </w:t>
      </w:r>
      <w:proofErr w:type="spellStart"/>
      <w:r w:rsidR="00141D74" w:rsidRPr="00141D74">
        <w:rPr>
          <w:lang w:val="en-US"/>
        </w:rPr>
        <w:t>WorldWind</w:t>
      </w:r>
      <w:proofErr w:type="spellEnd"/>
      <w:r w:rsidR="00141D74" w:rsidRPr="00141D74">
        <w:rPr>
          <w:lang w:val="en-US"/>
        </w:rPr>
        <w:t xml:space="preserve">, GDAL, </w:t>
      </w:r>
      <w:proofErr w:type="spellStart"/>
      <w:r w:rsidR="00141D74" w:rsidRPr="00141D74">
        <w:rPr>
          <w:lang w:val="en-US"/>
        </w:rPr>
        <w:t>MapServer</w:t>
      </w:r>
      <w:proofErr w:type="spellEnd"/>
      <w:r w:rsidR="00141D74" w:rsidRPr="00141D74">
        <w:rPr>
          <w:lang w:val="en-US"/>
        </w:rPr>
        <w:t>, or ESRI ArcGIS</w:t>
      </w:r>
      <w:r w:rsidR="00141D74">
        <w:rPr>
          <w:lang w:val="en-US"/>
        </w:rPr>
        <w:t>.</w:t>
      </w:r>
    </w:p>
    <w:p w14:paraId="102F0D60" w14:textId="77777777" w:rsidR="008D123D" w:rsidRDefault="008D123D" w:rsidP="008D123D">
      <w:pPr>
        <w:spacing w:line="360" w:lineRule="auto"/>
        <w:rPr>
          <w:lang w:val="en-US"/>
        </w:rPr>
      </w:pPr>
    </w:p>
    <w:p w14:paraId="7820C71B" w14:textId="0DE5B6F0"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4</w:t>
      </w:r>
      <w:r w:rsidRPr="00252EDA">
        <w:rPr>
          <w:b/>
          <w:sz w:val="28"/>
          <w:lang w:val="en-US"/>
        </w:rPr>
        <w:tab/>
      </w:r>
      <w:r>
        <w:rPr>
          <w:b/>
          <w:sz w:val="28"/>
          <w:lang w:val="en-US"/>
        </w:rPr>
        <w:t>OLAP Databases</w:t>
      </w:r>
    </w:p>
    <w:p w14:paraId="1C834F98" w14:textId="32A4FCC0" w:rsidR="008D123D" w:rsidRDefault="002C734D" w:rsidP="008D123D">
      <w:pPr>
        <w:spacing w:line="360" w:lineRule="auto"/>
        <w:rPr>
          <w:lang w:val="en-US"/>
        </w:rPr>
      </w:pPr>
      <w:r w:rsidRPr="002C734D">
        <w:rPr>
          <w:lang w:val="en-US"/>
        </w:rPr>
        <w:t xml:space="preserve">Relational databases are good for traditional ETL tasks but rather limiting </w:t>
      </w:r>
      <w:r>
        <w:rPr>
          <w:lang w:val="en-US"/>
        </w:rPr>
        <w:t>in the context of mining the results of ensembles of model runs</w:t>
      </w:r>
      <w:r w:rsidRPr="002C734D">
        <w:rPr>
          <w:lang w:val="en-US"/>
        </w:rPr>
        <w:t xml:space="preserve">. OLAP databases address the rapid access to analysis results question, allowing the interactive analysis of multidimensional data from multiple perspectives. OLAP </w:t>
      </w:r>
      <w:proofErr w:type="spellStart"/>
      <w:r w:rsidRPr="002C734D">
        <w:rPr>
          <w:lang w:val="en-US"/>
        </w:rPr>
        <w:t>hypercubes</w:t>
      </w:r>
      <w:proofErr w:type="spellEnd"/>
      <w:r w:rsidRPr="002C734D">
        <w:rPr>
          <w:lang w:val="en-US"/>
        </w:rPr>
        <w:t xml:space="preserve"> are dissections of the multidimensional database, similar to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6BE0A961" w14:textId="77777777" w:rsidR="002C734D" w:rsidRDefault="002C734D" w:rsidP="008D123D">
      <w:pPr>
        <w:spacing w:line="360" w:lineRule="auto"/>
        <w:rPr>
          <w:lang w:val="en-US"/>
        </w:rPr>
      </w:pPr>
    </w:p>
    <w:p w14:paraId="74914C90" w14:textId="4EC96DFA" w:rsidR="008D123D" w:rsidRPr="00252EDA" w:rsidRDefault="008D123D" w:rsidP="00353849">
      <w:pPr>
        <w:keepNext/>
        <w:spacing w:line="360" w:lineRule="auto"/>
        <w:rPr>
          <w:b/>
          <w:sz w:val="24"/>
          <w:lang w:val="en-US"/>
        </w:rPr>
      </w:pPr>
      <w:r>
        <w:rPr>
          <w:b/>
          <w:sz w:val="24"/>
          <w:lang w:val="en-US"/>
        </w:rPr>
        <w:lastRenderedPageBreak/>
        <w:t>VII</w:t>
      </w:r>
      <w:r w:rsidRPr="00252EDA">
        <w:rPr>
          <w:b/>
          <w:sz w:val="24"/>
          <w:lang w:val="en-US"/>
        </w:rPr>
        <w:t>.</w:t>
      </w:r>
      <w:r w:rsidR="00353849">
        <w:rPr>
          <w:b/>
          <w:sz w:val="24"/>
          <w:lang w:val="en-US"/>
        </w:rPr>
        <w:t>4</w:t>
      </w:r>
      <w:r w:rsidRPr="00252EDA">
        <w:rPr>
          <w:b/>
          <w:sz w:val="24"/>
          <w:lang w:val="en-US"/>
        </w:rPr>
        <w:t>.1</w:t>
      </w:r>
      <w:r w:rsidRPr="00252EDA">
        <w:rPr>
          <w:b/>
          <w:sz w:val="24"/>
          <w:lang w:val="en-US"/>
        </w:rPr>
        <w:tab/>
      </w:r>
      <w:proofErr w:type="spellStart"/>
      <w:r>
        <w:rPr>
          <w:b/>
          <w:sz w:val="24"/>
          <w:lang w:val="en-US"/>
        </w:rPr>
        <w:t>Kylin</w:t>
      </w:r>
      <w:proofErr w:type="spellEnd"/>
    </w:p>
    <w:p w14:paraId="0533220F" w14:textId="5C1F4806" w:rsidR="008D123D" w:rsidRDefault="009158CB" w:rsidP="008D123D">
      <w:pPr>
        <w:spacing w:line="360" w:lineRule="auto"/>
        <w:rPr>
          <w:lang w:val="en-US"/>
        </w:rPr>
      </w:pPr>
      <w:r>
        <w:rPr>
          <w:lang w:val="en-US"/>
        </w:rPr>
        <w:t>B</w:t>
      </w:r>
      <w:r w:rsidRPr="00E74D3E">
        <w:rPr>
          <w:lang w:val="en-US"/>
        </w:rPr>
        <w:t>uilt on top of Hadoop/Spark</w:t>
      </w:r>
      <w:r>
        <w:rPr>
          <w:lang w:val="en-US"/>
        </w:rPr>
        <w:t xml:space="preserve"> </w:t>
      </w:r>
      <w:hyperlink r:id="rId171" w:history="1">
        <w:r w:rsidR="00E74D3E" w:rsidRPr="009158CB">
          <w:rPr>
            <w:rStyle w:val="Hyperlink"/>
            <w:lang w:val="en-US"/>
          </w:rPr>
          <w:t xml:space="preserve">Apache </w:t>
        </w:r>
        <w:proofErr w:type="spellStart"/>
        <w:r w:rsidR="00E74D3E" w:rsidRPr="009158CB">
          <w:rPr>
            <w:rStyle w:val="Hyperlink"/>
            <w:lang w:val="en-US"/>
          </w:rPr>
          <w:t>Kylin</w:t>
        </w:r>
        <w:proofErr w:type="spellEnd"/>
      </w:hyperlink>
      <w:r w:rsidR="00E74D3E" w:rsidRPr="00E74D3E">
        <w:rPr>
          <w:lang w:val="en-US"/>
        </w:rPr>
        <w:t xml:space="preserve"> </w:t>
      </w:r>
      <w:r w:rsidRPr="009158CB">
        <w:rPr>
          <w:lang w:val="en-US"/>
        </w:rPr>
        <w:t xml:space="preserve">has a SQL interface, and can be used to carry out OLAP multidimensional analysis on Hadoop supporting extremely large datasets. The </w:t>
      </w:r>
      <w:proofErr w:type="spellStart"/>
      <w:r w:rsidRPr="009158CB">
        <w:rPr>
          <w:lang w:val="en-US"/>
        </w:rPr>
        <w:t>Kylin</w:t>
      </w:r>
      <w:proofErr w:type="spellEnd"/>
      <w:r w:rsidRPr="009158CB">
        <w:rPr>
          <w:lang w:val="en-US"/>
        </w:rPr>
        <w:t xml:space="preserve"> OLAP Engine is made up of a metadata engine, a query engine, a job engine and a storage engine. It also includes a REST Server to service client requests. </w:t>
      </w:r>
      <w:r w:rsidR="00440D4A" w:rsidRPr="00440D4A">
        <w:rPr>
          <w:lang w:val="en-US"/>
        </w:rPr>
        <w:t xml:space="preserve">The addition of support for RDBMS data sources means that data in formats such as Oracle, SQL Server and MySQL can be used within the analyses. Tools such as Apache </w:t>
      </w:r>
      <w:proofErr w:type="spellStart"/>
      <w:r w:rsidR="00440D4A" w:rsidRPr="00440D4A">
        <w:rPr>
          <w:lang w:val="en-US"/>
        </w:rPr>
        <w:t>Sqoop</w:t>
      </w:r>
      <w:proofErr w:type="spellEnd"/>
      <w:r w:rsidR="00440D4A" w:rsidRPr="00440D4A">
        <w:rPr>
          <w:lang w:val="en-US"/>
        </w:rPr>
        <w:t xml:space="preserve"> can also be used to export the data from RDBMS to HDFS to make it easier for </w:t>
      </w:r>
      <w:proofErr w:type="spellStart"/>
      <w:r w:rsidR="00440D4A" w:rsidRPr="00440D4A">
        <w:rPr>
          <w:lang w:val="en-US"/>
        </w:rPr>
        <w:t>Kylin</w:t>
      </w:r>
      <w:proofErr w:type="spellEnd"/>
      <w:r w:rsidR="00440D4A" w:rsidRPr="00440D4A">
        <w:rPr>
          <w:lang w:val="en-US"/>
        </w:rPr>
        <w:t xml:space="preserve"> to get the data and then build that into cubes.</w:t>
      </w:r>
      <w:r w:rsidR="00440D4A">
        <w:rPr>
          <w:lang w:val="en-US"/>
        </w:rPr>
        <w:t xml:space="preserve"> </w:t>
      </w:r>
      <w:proofErr w:type="spellStart"/>
      <w:r w:rsidR="00E74D3E" w:rsidRPr="00E74D3E">
        <w:rPr>
          <w:lang w:val="en-US"/>
        </w:rPr>
        <w:t>Kylin’s</w:t>
      </w:r>
      <w:proofErr w:type="spellEnd"/>
      <w:r w:rsidR="00E74D3E" w:rsidRPr="00E74D3E">
        <w:rPr>
          <w:lang w:val="en-US"/>
        </w:rPr>
        <w:t xml:space="preserve"> ODBC and JDBC drivers support tools such as Tableau for immediate graphical inspection.</w:t>
      </w:r>
    </w:p>
    <w:p w14:paraId="38C388F2" w14:textId="77777777" w:rsidR="00A847C9" w:rsidRDefault="00A847C9" w:rsidP="00A847C9">
      <w:pPr>
        <w:spacing w:line="360" w:lineRule="auto"/>
        <w:rPr>
          <w:lang w:val="en-US"/>
        </w:rPr>
      </w:pPr>
    </w:p>
    <w:p w14:paraId="40698C46" w14:textId="50F42421" w:rsidR="00A847C9" w:rsidRPr="00252EDA" w:rsidRDefault="00A847C9" w:rsidP="00A847C9">
      <w:pPr>
        <w:keepNext/>
        <w:spacing w:line="360" w:lineRule="auto"/>
        <w:rPr>
          <w:b/>
          <w:sz w:val="24"/>
          <w:lang w:val="en-US"/>
        </w:rPr>
      </w:pPr>
      <w:r>
        <w:rPr>
          <w:b/>
          <w:sz w:val="24"/>
          <w:lang w:val="en-US"/>
        </w:rPr>
        <w:t>VII</w:t>
      </w:r>
      <w:r w:rsidRPr="00252EDA">
        <w:rPr>
          <w:b/>
          <w:sz w:val="24"/>
          <w:lang w:val="en-US"/>
        </w:rPr>
        <w:t>.</w:t>
      </w:r>
      <w:r>
        <w:rPr>
          <w:b/>
          <w:sz w:val="24"/>
          <w:lang w:val="en-US"/>
        </w:rPr>
        <w:t>4</w:t>
      </w:r>
      <w:r w:rsidRPr="00252EDA">
        <w:rPr>
          <w:b/>
          <w:sz w:val="24"/>
          <w:lang w:val="en-US"/>
        </w:rPr>
        <w:t>.1</w:t>
      </w:r>
      <w:r w:rsidRPr="00252EDA">
        <w:rPr>
          <w:b/>
          <w:sz w:val="24"/>
          <w:lang w:val="en-US"/>
        </w:rPr>
        <w:tab/>
      </w:r>
      <w:r>
        <w:rPr>
          <w:b/>
          <w:sz w:val="24"/>
          <w:lang w:val="en-US"/>
        </w:rPr>
        <w:t xml:space="preserve">Pinot with </w:t>
      </w:r>
      <w:proofErr w:type="spellStart"/>
      <w:r>
        <w:rPr>
          <w:b/>
          <w:sz w:val="24"/>
          <w:lang w:val="en-US"/>
        </w:rPr>
        <w:t>SpatialHadoop</w:t>
      </w:r>
      <w:proofErr w:type="spellEnd"/>
    </w:p>
    <w:p w14:paraId="2C372389" w14:textId="198A70CD" w:rsidR="00A847C9" w:rsidRDefault="00A847C9" w:rsidP="00A847C9">
      <w:pPr>
        <w:spacing w:line="360" w:lineRule="auto"/>
        <w:rPr>
          <w:lang w:val="en-US"/>
        </w:rPr>
      </w:pPr>
      <w:r>
        <w:rPr>
          <w:lang w:val="en-US"/>
        </w:rPr>
        <w:t xml:space="preserve">Another classic OLAP database is </w:t>
      </w:r>
      <w:r w:rsidRPr="00A847C9">
        <w:rPr>
          <w:lang w:val="en-US"/>
        </w:rPr>
        <w:t xml:space="preserve">the column-oriented </w:t>
      </w:r>
      <w:hyperlink r:id="rId172" w:history="1">
        <w:r w:rsidRPr="00A847C9">
          <w:rPr>
            <w:rStyle w:val="Hyperlink"/>
            <w:lang w:val="en-US"/>
          </w:rPr>
          <w:t>Pinot</w:t>
        </w:r>
      </w:hyperlink>
      <w:r w:rsidRPr="00A847C9">
        <w:rPr>
          <w:lang w:val="en-US"/>
        </w:rPr>
        <w:t xml:space="preserve"> </w:t>
      </w:r>
      <w:proofErr w:type="spellStart"/>
      <w:r w:rsidRPr="00A847C9">
        <w:rPr>
          <w:lang w:val="en-US"/>
        </w:rPr>
        <w:t>datastore</w:t>
      </w:r>
      <w:proofErr w:type="spellEnd"/>
      <w:r w:rsidRPr="00A847C9">
        <w:rPr>
          <w:lang w:val="en-US"/>
        </w:rPr>
        <w:t xml:space="preserve"> developed by LinkedIn. The data is stored in an HDFS (Hadoop distributed file system), which allows it to be linked with </w:t>
      </w:r>
      <w:proofErr w:type="spellStart"/>
      <w:r w:rsidRPr="00A847C9">
        <w:rPr>
          <w:lang w:val="en-US"/>
        </w:rPr>
        <w:t>SpatialHadoop</w:t>
      </w:r>
      <w:proofErr w:type="spellEnd"/>
      <w:r w:rsidRPr="00A847C9">
        <w:rPr>
          <w:lang w:val="en-US"/>
        </w:rPr>
        <w:t xml:space="preserve"> (2018). Hadoop’s Pig Latin </w:t>
      </w:r>
      <w:r>
        <w:rPr>
          <w:lang w:val="en-US"/>
        </w:rPr>
        <w:t xml:space="preserve">in turn </w:t>
      </w:r>
      <w:r w:rsidRPr="00A847C9">
        <w:rPr>
          <w:lang w:val="en-US"/>
        </w:rPr>
        <w:t xml:space="preserve">can be extended via user-defined functions, which users can write in Java, Python, JavaScript, Ruby or Groovy, and in the case of </w:t>
      </w:r>
      <w:proofErr w:type="spellStart"/>
      <w:r w:rsidRPr="00A847C9">
        <w:rPr>
          <w:lang w:val="en-US"/>
        </w:rPr>
        <w:t>SpatialHadoop</w:t>
      </w:r>
      <w:proofErr w:type="spellEnd"/>
      <w:r w:rsidRPr="00A847C9">
        <w:rPr>
          <w:lang w:val="en-US"/>
        </w:rPr>
        <w:t xml:space="preserve"> mimic </w:t>
      </w:r>
      <w:proofErr w:type="spellStart"/>
      <w:r w:rsidRPr="00A847C9">
        <w:rPr>
          <w:lang w:val="en-US"/>
        </w:rPr>
        <w:t>PostGIS’s</w:t>
      </w:r>
      <w:proofErr w:type="spellEnd"/>
      <w:r w:rsidRPr="00A847C9">
        <w:rPr>
          <w:lang w:val="en-US"/>
        </w:rPr>
        <w:t xml:space="preserve"> functionality.</w:t>
      </w:r>
      <w:r>
        <w:rPr>
          <w:lang w:val="en-US"/>
        </w:rPr>
        <w:t xml:space="preserve"> As a Java application, Pinot runs on all virtually operating systems.</w:t>
      </w:r>
    </w:p>
    <w:p w14:paraId="6F16386B" w14:textId="2039B17A" w:rsidR="00A847C9" w:rsidRDefault="007C07D6" w:rsidP="00A847C9">
      <w:pPr>
        <w:spacing w:line="360" w:lineRule="auto"/>
        <w:rPr>
          <w:lang w:val="en-US"/>
        </w:rPr>
      </w:pPr>
      <w:hyperlink r:id="rId173" w:history="1">
        <w:proofErr w:type="spellStart"/>
        <w:r w:rsidR="00A847C9" w:rsidRPr="00440D4A">
          <w:rPr>
            <w:rStyle w:val="Hyperlink"/>
            <w:lang w:val="en-US"/>
          </w:rPr>
          <w:t>SpatialHadoop</w:t>
        </w:r>
        <w:proofErr w:type="spellEnd"/>
        <w:r w:rsidR="00A847C9" w:rsidRPr="00440D4A">
          <w:rPr>
            <w:rStyle w:val="Hyperlink"/>
            <w:lang w:val="en-US"/>
          </w:rPr>
          <w:t xml:space="preserve"> </w:t>
        </w:r>
      </w:hyperlink>
      <w:r w:rsidR="00A847C9" w:rsidRPr="00A847C9">
        <w:rPr>
          <w:lang w:val="en-US"/>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w:t>
      </w:r>
      <w:proofErr w:type="spellStart"/>
      <w:r w:rsidR="00A847C9" w:rsidRPr="00A847C9">
        <w:rPr>
          <w:lang w:val="en-US"/>
        </w:rPr>
        <w:t>SpatialHadoop</w:t>
      </w:r>
      <w:proofErr w:type="spellEnd"/>
      <w:r w:rsidR="00A847C9" w:rsidRPr="00A847C9">
        <w:rPr>
          <w:lang w:val="en-US"/>
        </w:rPr>
        <w:t xml:space="preserve"> </w:t>
      </w:r>
      <w:r w:rsidR="00440D4A">
        <w:rPr>
          <w:lang w:val="en-US"/>
        </w:rPr>
        <w:t xml:space="preserve">extends Hadoop in a similar way as </w:t>
      </w:r>
      <w:proofErr w:type="spellStart"/>
      <w:r w:rsidR="00440D4A">
        <w:rPr>
          <w:lang w:val="en-US"/>
        </w:rPr>
        <w:t>PostGIS</w:t>
      </w:r>
      <w:proofErr w:type="spellEnd"/>
      <w:r w:rsidR="00440D4A">
        <w:rPr>
          <w:lang w:val="en-US"/>
        </w:rPr>
        <w:t xml:space="preserve"> does with Postgres, providing </w:t>
      </w:r>
      <w:r w:rsidR="00A847C9" w:rsidRPr="00A847C9">
        <w:rPr>
          <w:lang w:val="en-US"/>
        </w:rPr>
        <w:t xml:space="preserve">spatial operations that are implemented as MapReduce jobs </w:t>
      </w:r>
      <w:r w:rsidR="00440D4A">
        <w:rPr>
          <w:lang w:val="en-US"/>
        </w:rPr>
        <w:t>that</w:t>
      </w:r>
      <w:r w:rsidR="00A847C9" w:rsidRPr="00A847C9">
        <w:rPr>
          <w:lang w:val="en-US"/>
        </w:rPr>
        <w:t xml:space="preserve"> access spatial indexes using the new components. Developers can implement myriad spatial operations </w:t>
      </w:r>
      <w:r w:rsidR="00440D4A">
        <w:rPr>
          <w:lang w:val="en-US"/>
        </w:rPr>
        <w:t xml:space="preserve">(e.g., </w:t>
      </w:r>
      <w:r w:rsidR="00440D4A" w:rsidRPr="00440D4A">
        <w:rPr>
          <w:lang w:val="en-US"/>
        </w:rPr>
        <w:t>range query, k-nearest neighbor and spatial join</w:t>
      </w:r>
      <w:r w:rsidR="00440D4A">
        <w:rPr>
          <w:lang w:val="en-US"/>
        </w:rPr>
        <w:t xml:space="preserve">) </w:t>
      </w:r>
      <w:r w:rsidR="00A847C9" w:rsidRPr="00A847C9">
        <w:rPr>
          <w:lang w:val="en-US"/>
        </w:rPr>
        <w:t>that run efficiently using spatial indexes.</w:t>
      </w:r>
    </w:p>
    <w:p w14:paraId="5A5B0AE5" w14:textId="77777777" w:rsidR="00A847C9" w:rsidRDefault="00A847C9" w:rsidP="00A847C9">
      <w:pPr>
        <w:spacing w:line="360" w:lineRule="auto"/>
        <w:rPr>
          <w:lang w:val="en-US"/>
        </w:rPr>
      </w:pPr>
    </w:p>
    <w:p w14:paraId="7AE4AAD3" w14:textId="32885155" w:rsidR="008D123D" w:rsidRPr="00252EDA" w:rsidRDefault="008D123D" w:rsidP="008D123D">
      <w:pPr>
        <w:spacing w:line="360" w:lineRule="auto"/>
        <w:rPr>
          <w:b/>
          <w:sz w:val="24"/>
          <w:lang w:val="en-US"/>
        </w:rPr>
      </w:pPr>
      <w:r>
        <w:rPr>
          <w:b/>
          <w:sz w:val="24"/>
          <w:lang w:val="en-US"/>
        </w:rPr>
        <w:t>VII</w:t>
      </w:r>
      <w:r w:rsidRPr="00252EDA">
        <w:rPr>
          <w:b/>
          <w:sz w:val="24"/>
          <w:lang w:val="en-US"/>
        </w:rPr>
        <w:t>.</w:t>
      </w:r>
      <w:r w:rsidR="00353849">
        <w:rPr>
          <w:b/>
          <w:sz w:val="24"/>
          <w:lang w:val="en-US"/>
        </w:rPr>
        <w:t>4</w:t>
      </w:r>
      <w:r w:rsidRPr="00252EDA">
        <w:rPr>
          <w:b/>
          <w:sz w:val="24"/>
          <w:lang w:val="en-US"/>
        </w:rPr>
        <w:t>.</w:t>
      </w:r>
      <w:r w:rsidR="00E74D3E">
        <w:rPr>
          <w:b/>
          <w:sz w:val="24"/>
          <w:lang w:val="en-US"/>
        </w:rPr>
        <w:t>2</w:t>
      </w:r>
      <w:r w:rsidRPr="00252EDA">
        <w:rPr>
          <w:b/>
          <w:sz w:val="24"/>
          <w:lang w:val="en-US"/>
        </w:rPr>
        <w:tab/>
      </w:r>
      <w:proofErr w:type="spellStart"/>
      <w:r>
        <w:rPr>
          <w:b/>
          <w:sz w:val="24"/>
          <w:lang w:val="en-US"/>
        </w:rPr>
        <w:t>OpenCube</w:t>
      </w:r>
      <w:proofErr w:type="spellEnd"/>
      <w:r>
        <w:rPr>
          <w:b/>
          <w:sz w:val="24"/>
          <w:lang w:val="en-US"/>
        </w:rPr>
        <w:t xml:space="preserve"> Toolkit</w:t>
      </w:r>
    </w:p>
    <w:p w14:paraId="317A48A7" w14:textId="5911F9EF" w:rsidR="008D123D" w:rsidRDefault="00E74D3E" w:rsidP="008D123D">
      <w:pPr>
        <w:spacing w:line="360" w:lineRule="auto"/>
        <w:rPr>
          <w:lang w:val="en-US"/>
        </w:rPr>
      </w:pPr>
      <w:r w:rsidRPr="00503DA3">
        <w:t xml:space="preserve">The European </w:t>
      </w:r>
      <w:proofErr w:type="spellStart"/>
      <w:r w:rsidRPr="00503DA3">
        <w:t>OpenCube</w:t>
      </w:r>
      <w:proofErr w:type="spellEnd"/>
      <w:r w:rsidRPr="00503DA3">
        <w:t xml:space="preserve"> Toolkit (2018) is a fine example of how </w:t>
      </w:r>
      <w:r>
        <w:t xml:space="preserve">all </w:t>
      </w:r>
      <w:r w:rsidRPr="00503DA3">
        <w:t xml:space="preserve">this can be put together to process RDF data cubes. All user interactions are browser-based, including </w:t>
      </w:r>
      <w:r>
        <w:t xml:space="preserve">the </w:t>
      </w:r>
      <w:r w:rsidRPr="00503DA3">
        <w:t xml:space="preserve">Pivot table view and all OLAP operations. The </w:t>
      </w:r>
      <w:proofErr w:type="spellStart"/>
      <w:r w:rsidRPr="00503DA3">
        <w:t>OpenCube</w:t>
      </w:r>
      <w:proofErr w:type="spellEnd"/>
      <w:r w:rsidRPr="00503DA3">
        <w:t xml:space="preserve"> Toolkit executes R scripts, has interactive visualization widgets</w:t>
      </w:r>
      <w:r>
        <w:t>,</w:t>
      </w:r>
      <w:r w:rsidRPr="00503DA3">
        <w:t xml:space="preserve"> and even a map interface in support of OLAP operations on the geo-spatial dimension.</w:t>
      </w:r>
    </w:p>
    <w:p w14:paraId="256CC6C3" w14:textId="77777777" w:rsidR="00E74D3E" w:rsidRDefault="00E74D3E" w:rsidP="008D123D">
      <w:pPr>
        <w:spacing w:line="360" w:lineRule="auto"/>
        <w:rPr>
          <w:lang w:val="en-US"/>
        </w:rPr>
      </w:pPr>
    </w:p>
    <w:p w14:paraId="3B420D01" w14:textId="00652C73"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5</w:t>
      </w:r>
      <w:r w:rsidRPr="00252EDA">
        <w:rPr>
          <w:b/>
          <w:sz w:val="28"/>
          <w:lang w:val="en-US"/>
        </w:rPr>
        <w:tab/>
      </w:r>
      <w:r>
        <w:rPr>
          <w:b/>
          <w:sz w:val="28"/>
          <w:lang w:val="en-US"/>
        </w:rPr>
        <w:t>Non-relational</w:t>
      </w:r>
    </w:p>
    <w:p w14:paraId="6FF9AD23" w14:textId="06A34CE7" w:rsidR="008D123D" w:rsidRDefault="0089346C" w:rsidP="008D123D">
      <w:pPr>
        <w:spacing w:line="360" w:lineRule="auto"/>
        <w:rPr>
          <w:lang w:val="en-US"/>
        </w:rPr>
      </w:pPr>
      <w:r>
        <w:rPr>
          <w:lang w:val="en-US"/>
        </w:rPr>
        <w:t>There is a little of an overlap with the previous section as some of the open source OLAP databases, when based on the HDFS, are also non-relational. Non-relational databases are typically built for specific data models (document, graph, key-value, etc.) and have very flexible schemas</w:t>
      </w:r>
      <w:r w:rsidR="008D123D" w:rsidRPr="00252EDA">
        <w:rPr>
          <w:lang w:val="en-US"/>
        </w:rPr>
        <w:t xml:space="preserve">. </w:t>
      </w:r>
      <w:r>
        <w:rPr>
          <w:lang w:val="en-US"/>
        </w:rPr>
        <w:t xml:space="preserve">They also scale very well. The tradeoff is that non-relational databases cannot guarantee the four hallmarks of </w:t>
      </w:r>
      <w:proofErr w:type="spellStart"/>
      <w:r>
        <w:rPr>
          <w:lang w:val="en-US"/>
        </w:rPr>
        <w:t>Codd’s</w:t>
      </w:r>
      <w:proofErr w:type="spellEnd"/>
      <w:r>
        <w:rPr>
          <w:lang w:val="en-US"/>
        </w:rPr>
        <w:t xml:space="preserve"> </w:t>
      </w:r>
      <w:r w:rsidR="00A278DF">
        <w:rPr>
          <w:lang w:val="en-US"/>
        </w:rPr>
        <w:t>(1970) RDBMS, namely atomicity, consistency, isolation and durability</w:t>
      </w:r>
      <w:r w:rsidR="00F04BAF">
        <w:rPr>
          <w:lang w:val="en-US"/>
        </w:rPr>
        <w:t xml:space="preserve"> (although </w:t>
      </w:r>
      <w:proofErr w:type="spellStart"/>
      <w:r w:rsidR="00F04BAF">
        <w:rPr>
          <w:lang w:val="en-US"/>
        </w:rPr>
        <w:t>RavenDB</w:t>
      </w:r>
      <w:proofErr w:type="spellEnd"/>
      <w:r w:rsidR="00F04BAF">
        <w:rPr>
          <w:lang w:val="en-US"/>
        </w:rPr>
        <w:t xml:space="preserve"> claims to be ACID)</w:t>
      </w:r>
      <w:r w:rsidR="00460B21">
        <w:rPr>
          <w:lang w:val="en-US"/>
        </w:rPr>
        <w:t>.</w:t>
      </w:r>
      <w:r w:rsidR="00F04BAF">
        <w:rPr>
          <w:lang w:val="en-US"/>
        </w:rPr>
        <w:t xml:space="preserve"> Excluded from this preview here are the two popular </w:t>
      </w:r>
      <w:r w:rsidR="00AA55C7">
        <w:rPr>
          <w:lang w:val="en-US"/>
        </w:rPr>
        <w:t>No</w:t>
      </w:r>
      <w:r w:rsidR="00F04BAF">
        <w:rPr>
          <w:lang w:val="en-US"/>
        </w:rPr>
        <w:t>SQL datab</w:t>
      </w:r>
      <w:r w:rsidR="00AA55C7">
        <w:rPr>
          <w:lang w:val="en-US"/>
        </w:rPr>
        <w:t>a</w:t>
      </w:r>
      <w:r w:rsidR="00F04BAF">
        <w:rPr>
          <w:lang w:val="en-US"/>
        </w:rPr>
        <w:t>ses from Amazon (</w:t>
      </w:r>
      <w:proofErr w:type="spellStart"/>
      <w:r w:rsidR="00F04BAF">
        <w:rPr>
          <w:lang w:val="en-US"/>
        </w:rPr>
        <w:t>DynamoDB</w:t>
      </w:r>
      <w:proofErr w:type="spellEnd"/>
      <w:r w:rsidR="00F04BAF">
        <w:rPr>
          <w:lang w:val="en-US"/>
        </w:rPr>
        <w:t>) and Google (Firebase) because they do not qualify as free and open source (FOSS). The same holds for Mong</w:t>
      </w:r>
      <w:r w:rsidR="00AA55C7">
        <w:rPr>
          <w:lang w:val="en-US"/>
        </w:rPr>
        <w:t>o</w:t>
      </w:r>
      <w:r w:rsidR="00F04BAF">
        <w:rPr>
          <w:lang w:val="en-US"/>
        </w:rPr>
        <w:t xml:space="preserve">DB, which is published under a so-called “server-side public license”, which does not fit the needs of the Open </w:t>
      </w:r>
      <w:proofErr w:type="spellStart"/>
      <w:r w:rsidR="00F04BAF">
        <w:rPr>
          <w:lang w:val="en-US"/>
        </w:rPr>
        <w:t>Hazus</w:t>
      </w:r>
      <w:proofErr w:type="spellEnd"/>
      <w:r w:rsidR="00F04BAF">
        <w:rPr>
          <w:lang w:val="en-US"/>
        </w:rPr>
        <w:t xml:space="preserve"> project.</w:t>
      </w:r>
    </w:p>
    <w:p w14:paraId="50422632" w14:textId="77777777" w:rsidR="00CB4B0B" w:rsidRDefault="00CB4B0B" w:rsidP="00CB4B0B">
      <w:pPr>
        <w:spacing w:line="360" w:lineRule="auto"/>
        <w:rPr>
          <w:lang w:val="en-US"/>
        </w:rPr>
      </w:pPr>
    </w:p>
    <w:p w14:paraId="14C038F7" w14:textId="506B5E64" w:rsidR="00CB4B0B" w:rsidRPr="00252EDA" w:rsidRDefault="00CB4B0B" w:rsidP="00CB4B0B">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.1</w:t>
      </w:r>
      <w:r w:rsidRPr="00252EDA">
        <w:rPr>
          <w:b/>
          <w:sz w:val="24"/>
          <w:lang w:val="en-US"/>
        </w:rPr>
        <w:tab/>
      </w:r>
      <w:proofErr w:type="spellStart"/>
      <w:r>
        <w:rPr>
          <w:b/>
          <w:sz w:val="24"/>
          <w:lang w:val="en-US"/>
        </w:rPr>
        <w:t>Couch</w:t>
      </w:r>
      <w:r w:rsidR="00C9554B">
        <w:rPr>
          <w:b/>
          <w:sz w:val="24"/>
          <w:lang w:val="en-US"/>
        </w:rPr>
        <w:t>DB</w:t>
      </w:r>
      <w:proofErr w:type="spellEnd"/>
    </w:p>
    <w:p w14:paraId="2D560551" w14:textId="2D19453A" w:rsidR="00CB4B0B" w:rsidRDefault="00CB4B0B" w:rsidP="00CB4B0B">
      <w:pPr>
        <w:spacing w:line="360" w:lineRule="auto"/>
        <w:rPr>
          <w:lang w:val="en-US"/>
        </w:rPr>
      </w:pPr>
      <w:r>
        <w:rPr>
          <w:lang w:val="en-US"/>
        </w:rPr>
        <w:t>Apache</w:t>
      </w:r>
      <w:r w:rsidR="009C7556">
        <w:rPr>
          <w:lang w:val="en-US"/>
        </w:rPr>
        <w:t xml:space="preserve">’s </w:t>
      </w:r>
      <w:hyperlink r:id="rId174" w:history="1">
        <w:r w:rsidR="009C7556" w:rsidRPr="00371EA9">
          <w:rPr>
            <w:rStyle w:val="Hyperlink"/>
            <w:lang w:val="en-US"/>
          </w:rPr>
          <w:t xml:space="preserve">Cluster of </w:t>
        </w:r>
        <w:r w:rsidR="00C9554B" w:rsidRPr="00371EA9">
          <w:rPr>
            <w:rStyle w:val="Hyperlink"/>
            <w:lang w:val="en-US"/>
          </w:rPr>
          <w:t>U</w:t>
        </w:r>
        <w:r w:rsidR="009C7556" w:rsidRPr="00371EA9">
          <w:rPr>
            <w:rStyle w:val="Hyperlink"/>
            <w:lang w:val="en-US"/>
          </w:rPr>
          <w:t xml:space="preserve">nreliable </w:t>
        </w:r>
        <w:r w:rsidR="00C9554B" w:rsidRPr="00371EA9">
          <w:rPr>
            <w:rStyle w:val="Hyperlink"/>
            <w:lang w:val="en-US"/>
          </w:rPr>
          <w:t>C</w:t>
        </w:r>
        <w:r w:rsidR="009C7556" w:rsidRPr="00371EA9">
          <w:rPr>
            <w:rStyle w:val="Hyperlink"/>
            <w:lang w:val="en-US"/>
          </w:rPr>
          <w:t xml:space="preserve">ommodity </w:t>
        </w:r>
        <w:r w:rsidR="00C9554B" w:rsidRPr="00371EA9">
          <w:rPr>
            <w:rStyle w:val="Hyperlink"/>
            <w:lang w:val="en-US"/>
          </w:rPr>
          <w:t>H</w:t>
        </w:r>
        <w:r w:rsidR="009C7556" w:rsidRPr="00371EA9">
          <w:rPr>
            <w:rStyle w:val="Hyperlink"/>
            <w:lang w:val="en-US"/>
          </w:rPr>
          <w:t>ardware (</w:t>
        </w:r>
        <w:r w:rsidRPr="00371EA9">
          <w:rPr>
            <w:rStyle w:val="Hyperlink"/>
            <w:lang w:val="en-US"/>
          </w:rPr>
          <w:t>Couch</w:t>
        </w:r>
        <w:r w:rsidR="009C7556" w:rsidRPr="00371EA9">
          <w:rPr>
            <w:rStyle w:val="Hyperlink"/>
            <w:lang w:val="en-US"/>
          </w:rPr>
          <w:t>)</w:t>
        </w:r>
      </w:hyperlink>
      <w:r w:rsidR="009C7556">
        <w:rPr>
          <w:lang w:val="en-US"/>
        </w:rPr>
        <w:t xml:space="preserve"> database features a document-oriented NoSQL architecture to store JSON data that can be queried with JavaScript. </w:t>
      </w:r>
      <w:r>
        <w:rPr>
          <w:lang w:val="en-US"/>
        </w:rPr>
        <w:t xml:space="preserve"> </w:t>
      </w:r>
      <w:r w:rsidR="00371EA9">
        <w:rPr>
          <w:lang w:val="en-US"/>
        </w:rPr>
        <w:t xml:space="preserve">The main design goal was to have software that scales from mobile phones </w:t>
      </w:r>
      <w:r w:rsidR="00912BE6">
        <w:rPr>
          <w:lang w:val="en-US"/>
        </w:rPr>
        <w:t xml:space="preserve">(it runs on Android and iOS) </w:t>
      </w:r>
      <w:r w:rsidR="00371EA9">
        <w:rPr>
          <w:lang w:val="en-US"/>
        </w:rPr>
        <w:t xml:space="preserve">to cloud-based Big Data stores. </w:t>
      </w:r>
      <w:proofErr w:type="spellStart"/>
      <w:r w:rsidR="00371EA9">
        <w:rPr>
          <w:lang w:val="en-US"/>
        </w:rPr>
        <w:t>CouchDB</w:t>
      </w:r>
      <w:proofErr w:type="spellEnd"/>
      <w:r w:rsidR="00371EA9">
        <w:rPr>
          <w:lang w:val="en-US"/>
        </w:rPr>
        <w:t xml:space="preserve"> has </w:t>
      </w:r>
      <w:r w:rsidR="00B9797B">
        <w:rPr>
          <w:lang w:val="en-US"/>
        </w:rPr>
        <w:t>driver</w:t>
      </w:r>
      <w:r w:rsidR="00371EA9">
        <w:rPr>
          <w:lang w:val="en-US"/>
        </w:rPr>
        <w:t>s for over 15 programming languages</w:t>
      </w:r>
      <w:r w:rsidR="00B332B4">
        <w:rPr>
          <w:lang w:val="en-US"/>
        </w:rPr>
        <w:t xml:space="preserve">. </w:t>
      </w:r>
      <w:r w:rsidR="00B332B4" w:rsidRPr="00B332B4">
        <w:rPr>
          <w:lang w:val="en-US"/>
        </w:rPr>
        <w:t xml:space="preserve">One of </w:t>
      </w:r>
      <w:proofErr w:type="spellStart"/>
      <w:r w:rsidR="00B332B4" w:rsidRPr="00B332B4">
        <w:rPr>
          <w:lang w:val="en-US"/>
        </w:rPr>
        <w:t>CouchDB’s</w:t>
      </w:r>
      <w:proofErr w:type="spellEnd"/>
      <w:r w:rsidR="00B332B4" w:rsidRPr="00B332B4">
        <w:rPr>
          <w:lang w:val="en-US"/>
        </w:rPr>
        <w:t xml:space="preserve"> strengths is the ability to synchronize two copies of the same database. Its replication feature supports both transient and persistent states, which might prove useful for multiple instances of Open </w:t>
      </w:r>
      <w:proofErr w:type="spellStart"/>
      <w:r w:rsidR="00B332B4" w:rsidRPr="00B332B4">
        <w:rPr>
          <w:lang w:val="en-US"/>
        </w:rPr>
        <w:t>Hazus</w:t>
      </w:r>
      <w:proofErr w:type="spellEnd"/>
      <w:r w:rsidR="00B332B4" w:rsidRPr="00B332B4">
        <w:rPr>
          <w:lang w:val="en-US"/>
        </w:rPr>
        <w:t xml:space="preserve">' inventory databases. The replication protocol should address concerns of those 5% of </w:t>
      </w:r>
      <w:proofErr w:type="spellStart"/>
      <w:r w:rsidR="00B332B4" w:rsidRPr="00B332B4">
        <w:rPr>
          <w:lang w:val="en-US"/>
        </w:rPr>
        <w:t>Hazus</w:t>
      </w:r>
      <w:proofErr w:type="spellEnd"/>
      <w:r w:rsidR="00B332B4" w:rsidRPr="00B332B4">
        <w:rPr>
          <w:lang w:val="en-US"/>
        </w:rPr>
        <w:t xml:space="preserve"> users who require their own offline databases.</w:t>
      </w:r>
      <w:r w:rsidR="004D09EE">
        <w:rPr>
          <w:lang w:val="en-US"/>
        </w:rPr>
        <w:t xml:space="preserve"> </w:t>
      </w:r>
      <w:proofErr w:type="spellStart"/>
      <w:r w:rsidR="004D09EE">
        <w:rPr>
          <w:lang w:val="en-US"/>
        </w:rPr>
        <w:t>CouchDB</w:t>
      </w:r>
      <w:proofErr w:type="spellEnd"/>
      <w:r w:rsidR="004D09EE">
        <w:rPr>
          <w:lang w:val="en-US"/>
        </w:rPr>
        <w:t xml:space="preserve"> does not know of spatial data types or functions (other than the above radius around a point query) but it has the ability to create geospatial indices and to run radius queries using a number of distance measures around point locations.</w:t>
      </w:r>
    </w:p>
    <w:p w14:paraId="69DFD077" w14:textId="77777777" w:rsidR="00CB4B0B" w:rsidRDefault="00CB4B0B" w:rsidP="00CB4B0B">
      <w:pPr>
        <w:spacing w:line="360" w:lineRule="auto"/>
        <w:rPr>
          <w:lang w:val="en-US"/>
        </w:rPr>
      </w:pPr>
    </w:p>
    <w:p w14:paraId="4A4D546C" w14:textId="5310BD06" w:rsidR="00CB4B0B" w:rsidRPr="00252EDA" w:rsidRDefault="00CB4B0B" w:rsidP="00CB4B0B">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2</w:t>
      </w:r>
      <w:r w:rsidRPr="00252EDA">
        <w:rPr>
          <w:b/>
          <w:sz w:val="24"/>
          <w:lang w:val="en-US"/>
        </w:rPr>
        <w:tab/>
      </w:r>
      <w:r>
        <w:rPr>
          <w:b/>
          <w:sz w:val="24"/>
          <w:lang w:val="en-US"/>
        </w:rPr>
        <w:t>Orient DB</w:t>
      </w:r>
    </w:p>
    <w:p w14:paraId="13ACA25B" w14:textId="4E8A9006" w:rsidR="00CB4B0B" w:rsidRDefault="007C07D6" w:rsidP="00CB4B0B">
      <w:pPr>
        <w:spacing w:line="360" w:lineRule="auto"/>
        <w:rPr>
          <w:lang w:val="en-US"/>
        </w:rPr>
      </w:pPr>
      <w:hyperlink r:id="rId175" w:history="1">
        <w:proofErr w:type="spellStart"/>
        <w:r w:rsidR="00CB4B0B" w:rsidRPr="00AA55C7">
          <w:rPr>
            <w:rStyle w:val="Hyperlink"/>
            <w:lang w:val="en-US"/>
          </w:rPr>
          <w:t>Orient</w:t>
        </w:r>
        <w:r w:rsidR="00AA55C7" w:rsidRPr="00AA55C7">
          <w:rPr>
            <w:rStyle w:val="Hyperlink"/>
            <w:lang w:val="en-US"/>
          </w:rPr>
          <w:t>DB</w:t>
        </w:r>
        <w:proofErr w:type="spellEnd"/>
      </w:hyperlink>
      <w:r w:rsidR="00AA55C7">
        <w:rPr>
          <w:lang w:val="en-US"/>
        </w:rPr>
        <w:t xml:space="preserve"> is a schema-free, </w:t>
      </w:r>
      <w:r w:rsidR="00B57C21">
        <w:rPr>
          <w:lang w:val="en-US"/>
        </w:rPr>
        <w:t>graph</w:t>
      </w:r>
      <w:r w:rsidR="00AA55C7">
        <w:rPr>
          <w:lang w:val="en-US"/>
        </w:rPr>
        <w:t>-based database</w:t>
      </w:r>
      <w:r w:rsidR="00B57C21">
        <w:rPr>
          <w:lang w:val="en-US"/>
        </w:rPr>
        <w:t>, written in Java,</w:t>
      </w:r>
      <w:r w:rsidR="00AA55C7">
        <w:rPr>
          <w:lang w:val="en-US"/>
        </w:rPr>
        <w:t xml:space="preserve"> with a SQL-like query language but no ability to </w:t>
      </w:r>
      <w:proofErr w:type="gramStart"/>
      <w:r w:rsidR="00AA55C7">
        <w:rPr>
          <w:lang w:val="en-US"/>
        </w:rPr>
        <w:t>performs</w:t>
      </w:r>
      <w:proofErr w:type="gramEnd"/>
      <w:r w:rsidR="00AA55C7">
        <w:rPr>
          <w:lang w:val="en-US"/>
        </w:rPr>
        <w:t xml:space="preserve"> classic relational joins</w:t>
      </w:r>
      <w:r w:rsidR="00CB4B0B" w:rsidRPr="001B65F3">
        <w:rPr>
          <w:lang w:val="en-US"/>
        </w:rPr>
        <w:t>.</w:t>
      </w:r>
      <w:r w:rsidR="00AA55C7">
        <w:rPr>
          <w:lang w:val="en-US"/>
        </w:rPr>
        <w:t xml:space="preserve"> It has </w:t>
      </w:r>
      <w:r w:rsidR="00B9797B">
        <w:rPr>
          <w:lang w:val="en-US"/>
        </w:rPr>
        <w:t>driver</w:t>
      </w:r>
      <w:r w:rsidR="00AA55C7">
        <w:rPr>
          <w:lang w:val="en-US"/>
        </w:rPr>
        <w:t>s for about a dozen popular programming languages and runs a choice of JavaScript or Java server-side scripts.</w:t>
      </w:r>
      <w:r w:rsidR="00B57C21">
        <w:rPr>
          <w:lang w:val="en-US"/>
        </w:rPr>
        <w:t xml:space="preserve"> </w:t>
      </w:r>
      <w:r w:rsidR="001C750B">
        <w:rPr>
          <w:lang w:val="en-US"/>
        </w:rPr>
        <w:t xml:space="preserve">As of 2016, </w:t>
      </w:r>
      <w:proofErr w:type="spellStart"/>
      <w:r w:rsidR="001C750B">
        <w:rPr>
          <w:lang w:val="en-US"/>
        </w:rPr>
        <w:t>OrientDB</w:t>
      </w:r>
      <w:proofErr w:type="spellEnd"/>
      <w:r w:rsidR="001C750B">
        <w:rPr>
          <w:lang w:val="en-US"/>
        </w:rPr>
        <w:t xml:space="preserve"> has a </w:t>
      </w:r>
      <w:hyperlink r:id="rId176" w:history="1">
        <w:r w:rsidR="001C750B" w:rsidRPr="00252762">
          <w:rPr>
            <w:rStyle w:val="Hyperlink"/>
            <w:lang w:val="en-US"/>
          </w:rPr>
          <w:t>spatial module</w:t>
        </w:r>
      </w:hyperlink>
      <w:r w:rsidR="001C750B">
        <w:rPr>
          <w:lang w:val="en-US"/>
        </w:rPr>
        <w:t xml:space="preserve"> that supports a number of vector geometries and a subset of SQL-MM functions (the only </w:t>
      </w:r>
      <w:r w:rsidR="001C750B">
        <w:rPr>
          <w:lang w:val="en-US"/>
        </w:rPr>
        <w:lastRenderedPageBreak/>
        <w:t xml:space="preserve">coordinate system supported is WGS84). Geospatial data can be </w:t>
      </w:r>
      <w:proofErr w:type="spellStart"/>
      <w:r w:rsidR="001C750B">
        <w:rPr>
          <w:lang w:val="en-US"/>
        </w:rPr>
        <w:t>im</w:t>
      </w:r>
      <w:proofErr w:type="spellEnd"/>
      <w:r w:rsidR="001C750B">
        <w:rPr>
          <w:lang w:val="en-US"/>
        </w:rPr>
        <w:t xml:space="preserve">- and exported as CSV files with geometries in WKT. </w:t>
      </w:r>
      <w:r w:rsidR="00B57C21">
        <w:rPr>
          <w:lang w:val="en-US"/>
        </w:rPr>
        <w:t xml:space="preserve">The </w:t>
      </w:r>
      <w:r w:rsidR="0075341D">
        <w:rPr>
          <w:lang w:val="en-US"/>
        </w:rPr>
        <w:t xml:space="preserve">original developer spun off a company </w:t>
      </w:r>
      <w:proofErr w:type="spellStart"/>
      <w:r w:rsidR="0075341D">
        <w:rPr>
          <w:lang w:val="en-US"/>
        </w:rPr>
        <w:t>OrientDB</w:t>
      </w:r>
      <w:proofErr w:type="spellEnd"/>
      <w:r w:rsidR="0075341D">
        <w:rPr>
          <w:lang w:val="en-US"/>
        </w:rPr>
        <w:t xml:space="preserve">, which has </w:t>
      </w:r>
      <w:r w:rsidR="009C7556">
        <w:rPr>
          <w:lang w:val="en-US"/>
        </w:rPr>
        <w:t xml:space="preserve">an interesting Open </w:t>
      </w:r>
      <w:proofErr w:type="spellStart"/>
      <w:r w:rsidR="009C7556">
        <w:rPr>
          <w:lang w:val="en-US"/>
        </w:rPr>
        <w:t>Hazus</w:t>
      </w:r>
      <w:proofErr w:type="spellEnd"/>
      <w:r w:rsidR="009C7556">
        <w:rPr>
          <w:lang w:val="en-US"/>
        </w:rPr>
        <w:t xml:space="preserve">-related </w:t>
      </w:r>
      <w:hyperlink r:id="rId177" w:history="1">
        <w:r w:rsidR="009C7556" w:rsidRPr="009C7556">
          <w:rPr>
            <w:rStyle w:val="Hyperlink"/>
            <w:lang w:val="en-US"/>
          </w:rPr>
          <w:t>case study on their website</w:t>
        </w:r>
      </w:hyperlink>
      <w:r w:rsidR="009C7556">
        <w:rPr>
          <w:lang w:val="en-US"/>
        </w:rPr>
        <w:t>.</w:t>
      </w:r>
    </w:p>
    <w:p w14:paraId="24A2F661" w14:textId="77777777" w:rsidR="00CB4B0B" w:rsidRDefault="00CB4B0B" w:rsidP="00CB4B0B">
      <w:pPr>
        <w:spacing w:line="360" w:lineRule="auto"/>
        <w:rPr>
          <w:lang w:val="en-US"/>
        </w:rPr>
      </w:pPr>
    </w:p>
    <w:p w14:paraId="1AD29D1D" w14:textId="339D8E05" w:rsidR="00CB4B0B" w:rsidRPr="00252EDA" w:rsidRDefault="00CB4B0B" w:rsidP="00B332B4">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3</w:t>
      </w:r>
      <w:r w:rsidRPr="00252EDA">
        <w:rPr>
          <w:b/>
          <w:sz w:val="24"/>
          <w:lang w:val="en-US"/>
        </w:rPr>
        <w:tab/>
      </w:r>
      <w:proofErr w:type="spellStart"/>
      <w:r>
        <w:rPr>
          <w:b/>
          <w:sz w:val="24"/>
          <w:lang w:val="en-US"/>
        </w:rPr>
        <w:t>redis</w:t>
      </w:r>
      <w:proofErr w:type="spellEnd"/>
    </w:p>
    <w:p w14:paraId="1CE22C04" w14:textId="3634DFD1" w:rsidR="00CB4B0B" w:rsidRDefault="00D25FAC" w:rsidP="00CB4B0B">
      <w:pPr>
        <w:spacing w:line="360" w:lineRule="auto"/>
        <w:rPr>
          <w:lang w:val="en-US"/>
        </w:rPr>
      </w:pPr>
      <w:r>
        <w:rPr>
          <w:lang w:val="en-US"/>
        </w:rPr>
        <w:t xml:space="preserve">The </w:t>
      </w:r>
      <w:hyperlink r:id="rId178" w:history="1">
        <w:r w:rsidR="0088632F" w:rsidRPr="0088632F">
          <w:rPr>
            <w:rStyle w:val="Hyperlink"/>
            <w:lang w:val="en-US"/>
          </w:rPr>
          <w:t>Remote Dictionary Server (</w:t>
        </w:r>
        <w:proofErr w:type="spellStart"/>
        <w:r w:rsidR="0088632F" w:rsidRPr="0088632F">
          <w:rPr>
            <w:rStyle w:val="Hyperlink"/>
            <w:lang w:val="en-US"/>
          </w:rPr>
          <w:t>redis</w:t>
        </w:r>
        <w:proofErr w:type="spellEnd"/>
        <w:r w:rsidR="0088632F" w:rsidRPr="0088632F">
          <w:rPr>
            <w:rStyle w:val="Hyperlink"/>
            <w:lang w:val="en-US"/>
          </w:rPr>
          <w:t>)</w:t>
        </w:r>
      </w:hyperlink>
      <w:r w:rsidR="0088632F">
        <w:rPr>
          <w:lang w:val="en-US"/>
        </w:rPr>
        <w:t xml:space="preserve"> is </w:t>
      </w:r>
      <w:r w:rsidR="00DE2D9A">
        <w:rPr>
          <w:lang w:val="en-US"/>
        </w:rPr>
        <w:t xml:space="preserve">the most widely used </w:t>
      </w:r>
      <w:r w:rsidR="00AA55C7">
        <w:rPr>
          <w:lang w:val="en-US"/>
        </w:rPr>
        <w:t>No</w:t>
      </w:r>
      <w:r w:rsidR="00DE2D9A">
        <w:rPr>
          <w:lang w:val="en-US"/>
        </w:rPr>
        <w:t>SQL database</w:t>
      </w:r>
      <w:r w:rsidR="0088632F" w:rsidRPr="0088632F">
        <w:rPr>
          <w:lang w:val="en-US"/>
        </w:rPr>
        <w:t xml:space="preserve"> implementing a distributed, </w:t>
      </w:r>
      <w:r w:rsidR="0088632F" w:rsidRPr="00434E07">
        <w:rPr>
          <w:i/>
          <w:lang w:val="en-US"/>
        </w:rPr>
        <w:t>in-memory</w:t>
      </w:r>
      <w:r w:rsidR="0088632F" w:rsidRPr="0088632F">
        <w:rPr>
          <w:lang w:val="en-US"/>
        </w:rPr>
        <w:t xml:space="preserve"> key-value database with optional durability. </w:t>
      </w:r>
      <w:proofErr w:type="spellStart"/>
      <w:r w:rsidR="0088632F" w:rsidRPr="0088632F">
        <w:rPr>
          <w:lang w:val="en-US"/>
        </w:rPr>
        <w:t>Redis</w:t>
      </w:r>
      <w:proofErr w:type="spellEnd"/>
      <w:r w:rsidR="0088632F" w:rsidRPr="0088632F">
        <w:rPr>
          <w:lang w:val="en-US"/>
        </w:rPr>
        <w:t xml:space="preserve"> supports different kinds of abstract data structures, such as strings, lists, maps, sets, sorted sets, streams and spatial indexes</w:t>
      </w:r>
      <w:r w:rsidR="0088632F">
        <w:rPr>
          <w:lang w:val="en-US"/>
        </w:rPr>
        <w:t xml:space="preserve"> with radius queries</w:t>
      </w:r>
      <w:r w:rsidR="0088632F" w:rsidRPr="0088632F">
        <w:rPr>
          <w:lang w:val="en-US"/>
        </w:rPr>
        <w:t>.</w:t>
      </w:r>
      <w:r w:rsidR="00CB4B0B">
        <w:rPr>
          <w:lang w:val="en-US"/>
        </w:rPr>
        <w:t xml:space="preserve"> </w:t>
      </w:r>
      <w:proofErr w:type="spellStart"/>
      <w:r w:rsidR="0088632F">
        <w:rPr>
          <w:lang w:val="en-US"/>
        </w:rPr>
        <w:t>Redis</w:t>
      </w:r>
      <w:proofErr w:type="spellEnd"/>
      <w:r w:rsidR="0088632F">
        <w:rPr>
          <w:lang w:val="en-US"/>
        </w:rPr>
        <w:t xml:space="preserve"> is written in ANSI C and hence works on most operating systems (Microsoft is maintaining the Windows version)</w:t>
      </w:r>
      <w:r w:rsidR="00CB4B0B" w:rsidRPr="001B65F3">
        <w:rPr>
          <w:lang w:val="en-US"/>
        </w:rPr>
        <w:t>.</w:t>
      </w:r>
      <w:r w:rsidR="0088632F">
        <w:rPr>
          <w:lang w:val="en-US"/>
        </w:rPr>
        <w:t xml:space="preserve"> The </w:t>
      </w:r>
      <w:r w:rsidR="00DE2D9A">
        <w:rPr>
          <w:lang w:val="en-US"/>
        </w:rPr>
        <w:t xml:space="preserve">internal </w:t>
      </w:r>
      <w:r w:rsidR="0088632F">
        <w:rPr>
          <w:lang w:val="en-US"/>
        </w:rPr>
        <w:t xml:space="preserve">scripting language is </w:t>
      </w:r>
      <w:proofErr w:type="spellStart"/>
      <w:r w:rsidR="0088632F">
        <w:rPr>
          <w:lang w:val="en-US"/>
        </w:rPr>
        <w:t>Lua</w:t>
      </w:r>
      <w:proofErr w:type="spellEnd"/>
      <w:r w:rsidR="00DE2D9A">
        <w:rPr>
          <w:lang w:val="en-US"/>
        </w:rPr>
        <w:t xml:space="preserve"> but there are </w:t>
      </w:r>
      <w:r w:rsidR="00B9797B">
        <w:rPr>
          <w:lang w:val="en-US"/>
        </w:rPr>
        <w:t>driver</w:t>
      </w:r>
      <w:r w:rsidR="00DE2D9A">
        <w:rPr>
          <w:lang w:val="en-US"/>
        </w:rPr>
        <w:t>s for some 35 programming languages</w:t>
      </w:r>
      <w:r w:rsidR="0088632F">
        <w:rPr>
          <w:lang w:val="en-US"/>
        </w:rPr>
        <w:t xml:space="preserve">. </w:t>
      </w:r>
      <w:proofErr w:type="spellStart"/>
      <w:r w:rsidR="007F43F7">
        <w:rPr>
          <w:lang w:val="en-US"/>
        </w:rPr>
        <w:t>Redis</w:t>
      </w:r>
      <w:proofErr w:type="spellEnd"/>
      <w:r w:rsidR="007F43F7">
        <w:rPr>
          <w:lang w:val="en-US"/>
        </w:rPr>
        <w:t xml:space="preserve"> does not know of spatial data types or</w:t>
      </w:r>
      <w:r w:rsidR="00936DE3">
        <w:rPr>
          <w:lang w:val="en-US"/>
        </w:rPr>
        <w:t xml:space="preserve"> functions (other than the above radius around a point query) but there is a </w:t>
      </w:r>
      <w:hyperlink r:id="rId179" w:history="1">
        <w:r w:rsidR="00936DE3" w:rsidRPr="00936DE3">
          <w:rPr>
            <w:rStyle w:val="Hyperlink"/>
            <w:lang w:val="en-US"/>
          </w:rPr>
          <w:t>Geodis library on GitHub</w:t>
        </w:r>
      </w:hyperlink>
      <w:r w:rsidR="00936DE3">
        <w:rPr>
          <w:lang w:val="en-US"/>
        </w:rPr>
        <w:t xml:space="preserve"> that provides </w:t>
      </w:r>
      <w:proofErr w:type="spellStart"/>
      <w:r w:rsidR="00936DE3">
        <w:rPr>
          <w:lang w:val="en-US"/>
        </w:rPr>
        <w:t>geohashing</w:t>
      </w:r>
      <w:proofErr w:type="spellEnd"/>
      <w:r w:rsidR="00936DE3">
        <w:rPr>
          <w:lang w:val="en-US"/>
        </w:rPr>
        <w:t xml:space="preserve"> to index locations. </w:t>
      </w:r>
      <w:proofErr w:type="spellStart"/>
      <w:r w:rsidR="00DE2D9A">
        <w:rPr>
          <w:lang w:val="en-US"/>
        </w:rPr>
        <w:t>Redis</w:t>
      </w:r>
      <w:proofErr w:type="spellEnd"/>
      <w:r w:rsidR="00DE2D9A">
        <w:rPr>
          <w:lang w:val="en-US"/>
        </w:rPr>
        <w:t xml:space="preserve"> has been benchmarked as the world’s fastest database but this comes at the price of being limited to </w:t>
      </w:r>
      <w:r w:rsidR="0088632F">
        <w:rPr>
          <w:lang w:val="en-US"/>
        </w:rPr>
        <w:t xml:space="preserve">in-memory operation, which precludes typical Open </w:t>
      </w:r>
      <w:proofErr w:type="spellStart"/>
      <w:r w:rsidR="0088632F">
        <w:rPr>
          <w:lang w:val="en-US"/>
        </w:rPr>
        <w:t>Hazus</w:t>
      </w:r>
      <w:proofErr w:type="spellEnd"/>
      <w:r w:rsidR="0088632F">
        <w:rPr>
          <w:lang w:val="en-US"/>
        </w:rPr>
        <w:t xml:space="preserve"> applications.</w:t>
      </w:r>
    </w:p>
    <w:p w14:paraId="59D106F9" w14:textId="77777777" w:rsidR="00CB4B0B" w:rsidRDefault="00CB4B0B" w:rsidP="00CB4B0B">
      <w:pPr>
        <w:spacing w:line="360" w:lineRule="auto"/>
        <w:rPr>
          <w:lang w:val="en-US"/>
        </w:rPr>
      </w:pPr>
    </w:p>
    <w:p w14:paraId="43057764" w14:textId="3E5711B4" w:rsidR="00CB4B0B" w:rsidRPr="00252EDA" w:rsidRDefault="00CB4B0B" w:rsidP="0088632F">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4</w:t>
      </w:r>
      <w:r w:rsidRPr="00252EDA">
        <w:rPr>
          <w:b/>
          <w:sz w:val="24"/>
          <w:lang w:val="en-US"/>
        </w:rPr>
        <w:tab/>
      </w:r>
      <w:proofErr w:type="spellStart"/>
      <w:r>
        <w:rPr>
          <w:b/>
          <w:sz w:val="24"/>
          <w:lang w:val="en-US"/>
        </w:rPr>
        <w:t>RavenDB</w:t>
      </w:r>
      <w:proofErr w:type="spellEnd"/>
    </w:p>
    <w:p w14:paraId="43C2179C" w14:textId="244DEFB0" w:rsidR="00CB4B0B" w:rsidRDefault="007C07D6" w:rsidP="00CB4B0B">
      <w:pPr>
        <w:spacing w:line="360" w:lineRule="auto"/>
        <w:rPr>
          <w:lang w:val="en-US"/>
        </w:rPr>
      </w:pPr>
      <w:hyperlink r:id="rId180" w:history="1">
        <w:proofErr w:type="spellStart"/>
        <w:r w:rsidR="00CB4B0B" w:rsidRPr="00187D94">
          <w:rPr>
            <w:rStyle w:val="Hyperlink"/>
            <w:lang w:val="en-US"/>
          </w:rPr>
          <w:t>Raven</w:t>
        </w:r>
        <w:r w:rsidR="00187D94" w:rsidRPr="00187D94">
          <w:rPr>
            <w:rStyle w:val="Hyperlink"/>
            <w:lang w:val="en-US"/>
          </w:rPr>
          <w:t>DB</w:t>
        </w:r>
        <w:proofErr w:type="spellEnd"/>
      </w:hyperlink>
      <w:r w:rsidR="00824D66">
        <w:rPr>
          <w:lang w:val="en-US"/>
        </w:rPr>
        <w:t xml:space="preserve">, developed by a company that goes by the name of Hibernating Rhinos, is available on </w:t>
      </w:r>
      <w:hyperlink r:id="rId181" w:history="1">
        <w:r w:rsidR="00824D66" w:rsidRPr="00824D66">
          <w:rPr>
            <w:rStyle w:val="Hyperlink"/>
            <w:lang w:val="en-US"/>
          </w:rPr>
          <w:t>GitHub in source code</w:t>
        </w:r>
      </w:hyperlink>
      <w:r w:rsidR="00824D66">
        <w:rPr>
          <w:lang w:val="en-US"/>
        </w:rPr>
        <w:t xml:space="preserve"> and precompiled for a number of different operating systems for small to medium sized applications. But to use</w:t>
      </w:r>
      <w:r w:rsidR="00BF0746">
        <w:rPr>
          <w:lang w:val="en-US"/>
        </w:rPr>
        <w:t xml:space="preserve">, for example, SQL ETL one would have to purchase commercial licenses at not insignificant costs. Unusual for open source software, </w:t>
      </w:r>
      <w:proofErr w:type="spellStart"/>
      <w:r w:rsidR="00BF0746">
        <w:rPr>
          <w:lang w:val="en-US"/>
        </w:rPr>
        <w:t>RavenDB</w:t>
      </w:r>
      <w:proofErr w:type="spellEnd"/>
      <w:r w:rsidR="00BF0746">
        <w:rPr>
          <w:lang w:val="en-US"/>
        </w:rPr>
        <w:t xml:space="preserve"> is</w:t>
      </w:r>
      <w:r w:rsidR="00187D94" w:rsidRPr="00187D94">
        <w:rPr>
          <w:lang w:val="en-US"/>
        </w:rPr>
        <w:t>.net-based (</w:t>
      </w:r>
      <w:r w:rsidR="00BF0746">
        <w:rPr>
          <w:lang w:val="en-US"/>
        </w:rPr>
        <w:t xml:space="preserve">yet </w:t>
      </w:r>
      <w:r w:rsidR="00187D94" w:rsidRPr="00187D94">
        <w:rPr>
          <w:lang w:val="en-US"/>
        </w:rPr>
        <w:t xml:space="preserve">runs on </w:t>
      </w:r>
      <w:r w:rsidR="00BF0746">
        <w:rPr>
          <w:lang w:val="en-US"/>
        </w:rPr>
        <w:t>many operating systems</w:t>
      </w:r>
      <w:r w:rsidR="00187D94" w:rsidRPr="00187D94">
        <w:rPr>
          <w:lang w:val="en-US"/>
        </w:rPr>
        <w:t xml:space="preserve"> and has </w:t>
      </w:r>
      <w:r w:rsidR="00B9797B">
        <w:rPr>
          <w:lang w:val="en-US"/>
        </w:rPr>
        <w:t>driver</w:t>
      </w:r>
      <w:r w:rsidR="00187D94" w:rsidRPr="00187D94">
        <w:rPr>
          <w:lang w:val="en-US"/>
        </w:rPr>
        <w:t xml:space="preserve">s </w:t>
      </w:r>
      <w:r w:rsidR="00B9797B">
        <w:rPr>
          <w:lang w:val="en-US"/>
        </w:rPr>
        <w:t>for</w:t>
      </w:r>
      <w:r w:rsidR="00187D94" w:rsidRPr="00187D94">
        <w:rPr>
          <w:lang w:val="en-US"/>
        </w:rPr>
        <w:t xml:space="preserve"> six popular programming languages)</w:t>
      </w:r>
      <w:r w:rsidR="00BF0746">
        <w:rPr>
          <w:lang w:val="en-US"/>
        </w:rPr>
        <w:t xml:space="preserve">. </w:t>
      </w:r>
      <w:r w:rsidR="00923BBF">
        <w:rPr>
          <w:lang w:val="en-US"/>
        </w:rPr>
        <w:t xml:space="preserve">What </w:t>
      </w:r>
      <w:r w:rsidR="00F66BFF">
        <w:rPr>
          <w:lang w:val="en-US"/>
        </w:rPr>
        <w:t xml:space="preserve">really sets </w:t>
      </w:r>
      <w:proofErr w:type="spellStart"/>
      <w:r w:rsidR="00F66BFF">
        <w:rPr>
          <w:lang w:val="en-US"/>
        </w:rPr>
        <w:t>RavenDB</w:t>
      </w:r>
      <w:proofErr w:type="spellEnd"/>
      <w:r w:rsidR="00F66BFF">
        <w:rPr>
          <w:lang w:val="en-US"/>
        </w:rPr>
        <w:t xml:space="preserve"> apart is the fact that </w:t>
      </w:r>
      <w:r w:rsidR="00AA55C7">
        <w:rPr>
          <w:lang w:val="en-US"/>
        </w:rPr>
        <w:t>despite</w:t>
      </w:r>
      <w:r w:rsidR="00F66BFF">
        <w:rPr>
          <w:lang w:val="en-US"/>
        </w:rPr>
        <w:t xml:space="preserve"> being a </w:t>
      </w:r>
      <w:r w:rsidR="00AA55C7">
        <w:rPr>
          <w:lang w:val="en-US"/>
        </w:rPr>
        <w:t>No</w:t>
      </w:r>
      <w:r w:rsidR="00F66BFF">
        <w:rPr>
          <w:lang w:val="en-US"/>
        </w:rPr>
        <w:t xml:space="preserve">SQL database it supports all ACID requirements and most important for Open </w:t>
      </w:r>
      <w:proofErr w:type="spellStart"/>
      <w:r w:rsidR="00F66BFF">
        <w:rPr>
          <w:lang w:val="en-US"/>
        </w:rPr>
        <w:t>Hazus</w:t>
      </w:r>
      <w:proofErr w:type="spellEnd"/>
      <w:r w:rsidR="00F66BFF">
        <w:rPr>
          <w:lang w:val="en-US"/>
        </w:rPr>
        <w:t xml:space="preserve">, </w:t>
      </w:r>
      <w:proofErr w:type="spellStart"/>
      <w:r w:rsidR="00F66BFF">
        <w:rPr>
          <w:lang w:val="en-US"/>
        </w:rPr>
        <w:t>RavenDB</w:t>
      </w:r>
      <w:proofErr w:type="spellEnd"/>
      <w:r w:rsidR="00F66BFF">
        <w:rPr>
          <w:lang w:val="en-US"/>
        </w:rPr>
        <w:t xml:space="preserve"> has built-in </w:t>
      </w:r>
      <w:r w:rsidR="00187D94" w:rsidRPr="00187D94">
        <w:rPr>
          <w:lang w:val="en-US"/>
        </w:rPr>
        <w:t>geo-spatial indexing, spatial datatypes (WKT) and four spatial relationships</w:t>
      </w:r>
      <w:r w:rsidR="00F66BFF">
        <w:rPr>
          <w:lang w:val="en-US"/>
        </w:rPr>
        <w:t xml:space="preserve">. It supports server-side scripts, concurrency, and Hadoop. </w:t>
      </w:r>
      <w:r w:rsidR="009B2D7A">
        <w:rPr>
          <w:lang w:val="en-US"/>
        </w:rPr>
        <w:t xml:space="preserve">As the database itself has relatively small demands on hardware resources, it might serve well as a particular Open </w:t>
      </w:r>
      <w:proofErr w:type="spellStart"/>
      <w:r w:rsidR="009B2D7A">
        <w:rPr>
          <w:lang w:val="en-US"/>
        </w:rPr>
        <w:t>Hazus</w:t>
      </w:r>
      <w:proofErr w:type="spellEnd"/>
      <w:r w:rsidR="009B2D7A">
        <w:rPr>
          <w:lang w:val="en-US"/>
        </w:rPr>
        <w:t xml:space="preserve"> application profile for users that have streaming data demands.</w:t>
      </w:r>
    </w:p>
    <w:p w14:paraId="41282E7C" w14:textId="77777777" w:rsidR="00CB4B0B" w:rsidRDefault="00CB4B0B" w:rsidP="00CB4B0B">
      <w:pPr>
        <w:spacing w:line="360" w:lineRule="auto"/>
        <w:rPr>
          <w:lang w:val="en-US"/>
        </w:rPr>
      </w:pPr>
    </w:p>
    <w:p w14:paraId="3D8C2496" w14:textId="4AB769E2" w:rsidR="00CB4B0B" w:rsidRPr="00252EDA" w:rsidRDefault="00CB4B0B" w:rsidP="004D09EE">
      <w:pPr>
        <w:keepNext/>
        <w:spacing w:line="360" w:lineRule="auto"/>
        <w:rPr>
          <w:b/>
          <w:sz w:val="24"/>
          <w:lang w:val="en-US"/>
        </w:rPr>
      </w:pPr>
      <w:r>
        <w:rPr>
          <w:b/>
          <w:sz w:val="24"/>
          <w:lang w:val="en-US"/>
        </w:rPr>
        <w:lastRenderedPageBreak/>
        <w:t>VII</w:t>
      </w:r>
      <w:r w:rsidRPr="00252EDA">
        <w:rPr>
          <w:b/>
          <w:sz w:val="24"/>
          <w:lang w:val="en-US"/>
        </w:rPr>
        <w:t>.</w:t>
      </w:r>
      <w:r>
        <w:rPr>
          <w:b/>
          <w:sz w:val="24"/>
          <w:lang w:val="en-US"/>
        </w:rPr>
        <w:t>5</w:t>
      </w:r>
      <w:r w:rsidRPr="00252EDA">
        <w:rPr>
          <w:b/>
          <w:sz w:val="24"/>
          <w:lang w:val="en-US"/>
        </w:rPr>
        <w:t>.</w:t>
      </w:r>
      <w:r>
        <w:rPr>
          <w:b/>
          <w:sz w:val="24"/>
          <w:lang w:val="en-US"/>
        </w:rPr>
        <w:t>5</w:t>
      </w:r>
      <w:r w:rsidRPr="00252EDA">
        <w:rPr>
          <w:b/>
          <w:sz w:val="24"/>
          <w:lang w:val="en-US"/>
        </w:rPr>
        <w:tab/>
      </w:r>
      <w:r>
        <w:rPr>
          <w:b/>
          <w:sz w:val="24"/>
          <w:lang w:val="en-US"/>
        </w:rPr>
        <w:t>Cassandra</w:t>
      </w:r>
    </w:p>
    <w:p w14:paraId="44646AA7" w14:textId="5644BBDC" w:rsidR="00CB4B0B" w:rsidRDefault="006F7FA7" w:rsidP="00CB4B0B">
      <w:pPr>
        <w:spacing w:line="360" w:lineRule="auto"/>
        <w:rPr>
          <w:lang w:val="en-US"/>
        </w:rPr>
      </w:pPr>
      <w:r>
        <w:rPr>
          <w:lang w:val="en-US"/>
        </w:rPr>
        <w:t xml:space="preserve">Originally developed in-house at Facebook, </w:t>
      </w:r>
      <w:r w:rsidR="00CB4B0B">
        <w:rPr>
          <w:lang w:val="en-US"/>
        </w:rPr>
        <w:t xml:space="preserve">Cassandra </w:t>
      </w:r>
      <w:r w:rsidR="00A17541">
        <w:rPr>
          <w:lang w:val="en-US"/>
        </w:rPr>
        <w:t xml:space="preserve">is now an Apache </w:t>
      </w:r>
      <w:r w:rsidR="006D6ED8">
        <w:rPr>
          <w:lang w:val="en-US"/>
        </w:rPr>
        <w:t xml:space="preserve">NoSQL database that is geared to </w:t>
      </w:r>
      <w:r w:rsidR="00B9797B">
        <w:rPr>
          <w:lang w:val="en-US"/>
        </w:rPr>
        <w:t xml:space="preserve">provide high availability across multiple datacenters. The obvious use case for Open </w:t>
      </w:r>
      <w:proofErr w:type="spellStart"/>
      <w:r w:rsidR="00B9797B">
        <w:rPr>
          <w:lang w:val="en-US"/>
        </w:rPr>
        <w:t>Hazus</w:t>
      </w:r>
      <w:proofErr w:type="spellEnd"/>
      <w:r w:rsidR="00B9797B">
        <w:rPr>
          <w:lang w:val="en-US"/>
        </w:rPr>
        <w:t xml:space="preserve"> is in case of a Katrina- or Sandy-like event that might cause regional web services to be unavailable</w:t>
      </w:r>
      <w:r w:rsidR="00CB4B0B" w:rsidRPr="001B65F3">
        <w:rPr>
          <w:lang w:val="en-US"/>
        </w:rPr>
        <w:t>.</w:t>
      </w:r>
      <w:r w:rsidR="00B9797B">
        <w:rPr>
          <w:lang w:val="en-US"/>
        </w:rPr>
        <w:t xml:space="preserve"> Cassandra’s own query language has drivers for a dozen common programming languages. Brahmin </w:t>
      </w:r>
      <w:r w:rsidR="00B9797B" w:rsidRPr="00B9797B">
        <w:rPr>
          <w:i/>
          <w:lang w:val="en-US"/>
        </w:rPr>
        <w:t>et al.</w:t>
      </w:r>
      <w:r w:rsidR="00B9797B">
        <w:rPr>
          <w:lang w:val="en-US"/>
        </w:rPr>
        <w:t xml:space="preserve"> (2016) developed a spatial extension for Cassandra.</w:t>
      </w:r>
      <w:r w:rsidR="007F43F7">
        <w:rPr>
          <w:lang w:val="en-US"/>
        </w:rPr>
        <w:t xml:space="preserve"> An example for its application can be found in the </w:t>
      </w:r>
      <w:hyperlink r:id="rId182" w:history="1">
        <w:r w:rsidR="007F43F7" w:rsidRPr="007F43F7">
          <w:rPr>
            <w:rStyle w:val="Hyperlink"/>
            <w:lang w:val="en-US"/>
          </w:rPr>
          <w:t xml:space="preserve">tutorials for </w:t>
        </w:r>
        <w:proofErr w:type="spellStart"/>
        <w:r w:rsidR="007F43F7" w:rsidRPr="007F43F7">
          <w:rPr>
            <w:rStyle w:val="Hyperlink"/>
            <w:lang w:val="en-US"/>
          </w:rPr>
          <w:t>GeoMesa</w:t>
        </w:r>
        <w:proofErr w:type="spellEnd"/>
      </w:hyperlink>
      <w:r w:rsidR="007F43F7">
        <w:rPr>
          <w:lang w:val="en-US"/>
        </w:rPr>
        <w:t xml:space="preserve"> (see also VII.5.6).</w:t>
      </w:r>
    </w:p>
    <w:p w14:paraId="5816C6FF" w14:textId="77777777" w:rsidR="00CB4B0B" w:rsidRPr="001B65F3" w:rsidRDefault="00CB4B0B" w:rsidP="00CB4B0B">
      <w:pPr>
        <w:spacing w:line="360" w:lineRule="auto"/>
        <w:rPr>
          <w:lang w:val="en-US"/>
        </w:rPr>
      </w:pPr>
    </w:p>
    <w:p w14:paraId="58740662" w14:textId="51BD7389" w:rsidR="008D123D" w:rsidRPr="00252EDA" w:rsidRDefault="008D123D" w:rsidP="00B9797B">
      <w:pPr>
        <w:keepNext/>
        <w:spacing w:line="360" w:lineRule="auto"/>
        <w:rPr>
          <w:b/>
          <w:sz w:val="24"/>
          <w:lang w:val="en-US"/>
        </w:rPr>
      </w:pPr>
      <w:r>
        <w:rPr>
          <w:b/>
          <w:sz w:val="24"/>
          <w:lang w:val="en-US"/>
        </w:rPr>
        <w:t>VII</w:t>
      </w:r>
      <w:r w:rsidRPr="00252EDA">
        <w:rPr>
          <w:b/>
          <w:sz w:val="24"/>
          <w:lang w:val="en-US"/>
        </w:rPr>
        <w:t>.</w:t>
      </w:r>
      <w:r w:rsidR="006A29C2">
        <w:rPr>
          <w:b/>
          <w:sz w:val="24"/>
          <w:lang w:val="en-US"/>
        </w:rPr>
        <w:t>5</w:t>
      </w:r>
      <w:r w:rsidRPr="00252EDA">
        <w:rPr>
          <w:b/>
          <w:sz w:val="24"/>
          <w:lang w:val="en-US"/>
        </w:rPr>
        <w:t>.</w:t>
      </w:r>
      <w:r w:rsidR="00CB4B0B">
        <w:rPr>
          <w:b/>
          <w:sz w:val="24"/>
          <w:lang w:val="en-US"/>
        </w:rPr>
        <w:t>6</w:t>
      </w:r>
      <w:r w:rsidRPr="00252EDA">
        <w:rPr>
          <w:b/>
          <w:sz w:val="24"/>
          <w:lang w:val="en-US"/>
        </w:rPr>
        <w:tab/>
      </w:r>
      <w:proofErr w:type="spellStart"/>
      <w:r>
        <w:rPr>
          <w:b/>
          <w:sz w:val="24"/>
          <w:lang w:val="en-US"/>
        </w:rPr>
        <w:t>GeoWave</w:t>
      </w:r>
      <w:proofErr w:type="spellEnd"/>
    </w:p>
    <w:p w14:paraId="7625C261" w14:textId="77777777" w:rsidR="008D123D" w:rsidRPr="001B65F3" w:rsidRDefault="007C07D6" w:rsidP="008D123D">
      <w:pPr>
        <w:spacing w:line="360" w:lineRule="auto"/>
        <w:rPr>
          <w:lang w:val="en-US"/>
        </w:rPr>
      </w:pPr>
      <w:hyperlink r:id="rId183" w:history="1">
        <w:proofErr w:type="spellStart"/>
        <w:r w:rsidR="008D123D" w:rsidRPr="00F9534F">
          <w:rPr>
            <w:rStyle w:val="Hyperlink"/>
            <w:lang w:val="en-US"/>
          </w:rPr>
          <w:t>GeoWave</w:t>
        </w:r>
        <w:proofErr w:type="spellEnd"/>
        <w:r w:rsidR="008D123D" w:rsidRPr="00F9534F">
          <w:rPr>
            <w:rStyle w:val="Hyperlink"/>
            <w:lang w:val="en-US"/>
          </w:rPr>
          <w:t xml:space="preserve"> is a </w:t>
        </w:r>
        <w:proofErr w:type="spellStart"/>
        <w:r w:rsidR="008D123D" w:rsidRPr="00F9534F">
          <w:rPr>
            <w:rStyle w:val="Hyperlink"/>
            <w:lang w:val="en-US"/>
          </w:rPr>
          <w:t>OSGeo</w:t>
        </w:r>
        <w:proofErr w:type="spellEnd"/>
        <w:r w:rsidR="008D123D" w:rsidRPr="00F9534F">
          <w:rPr>
            <w:rStyle w:val="Hyperlink"/>
            <w:lang w:val="en-US"/>
          </w:rPr>
          <w:t xml:space="preserve"> library</w:t>
        </w:r>
      </w:hyperlink>
      <w:r w:rsidR="008D123D"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219EE8D8" w14:textId="77777777" w:rsidR="008D123D" w:rsidRDefault="008D123D" w:rsidP="008D123D">
      <w:pPr>
        <w:spacing w:line="360" w:lineRule="auto"/>
        <w:rPr>
          <w:lang w:val="en-US"/>
        </w:rPr>
      </w:pPr>
      <w:proofErr w:type="spellStart"/>
      <w:r w:rsidRPr="001B65F3">
        <w:rPr>
          <w:lang w:val="en-US"/>
        </w:rPr>
        <w:t>GeoWave</w:t>
      </w:r>
      <w:proofErr w:type="spellEnd"/>
      <w:r w:rsidRPr="001B65F3">
        <w:rPr>
          <w:lang w:val="en-US"/>
        </w:rPr>
        <w:t xml:space="preserve"> adds multi-dimensional indexing to </w:t>
      </w:r>
      <w:proofErr w:type="spellStart"/>
      <w:r w:rsidRPr="001B65F3">
        <w:rPr>
          <w:lang w:val="en-US"/>
        </w:rPr>
        <w:t>Accumulo</w:t>
      </w:r>
      <w:proofErr w:type="spellEnd"/>
      <w:r w:rsidRPr="001B65F3">
        <w:rPr>
          <w:lang w:val="en-US"/>
        </w:rPr>
        <w:t xml:space="preserve">, </w:t>
      </w:r>
      <w:proofErr w:type="spellStart"/>
      <w:r w:rsidRPr="001B65F3">
        <w:rPr>
          <w:lang w:val="en-US"/>
        </w:rPr>
        <w:t>HBase</w:t>
      </w:r>
      <w:proofErr w:type="spellEnd"/>
      <w:r w:rsidRPr="001B65F3">
        <w:rPr>
          <w:lang w:val="en-US"/>
        </w:rPr>
        <w:t xml:space="preserve">, </w:t>
      </w:r>
      <w:proofErr w:type="spellStart"/>
      <w:r w:rsidRPr="001B65F3">
        <w:rPr>
          <w:lang w:val="en-US"/>
        </w:rPr>
        <w:t>BigTable</w:t>
      </w:r>
      <w:proofErr w:type="spellEnd"/>
      <w:r w:rsidRPr="001B65F3">
        <w:rPr>
          <w:lang w:val="en-US"/>
        </w:rPr>
        <w:t xml:space="preserve"> and others. It indexes multidimensional data in a way that ensures values close together in multidimensional space are stored physically close together in the distributed </w:t>
      </w:r>
      <w:proofErr w:type="spellStart"/>
      <w:r w:rsidRPr="001B65F3">
        <w:rPr>
          <w:lang w:val="en-US"/>
        </w:rPr>
        <w:t>datastore</w:t>
      </w:r>
      <w:proofErr w:type="spellEnd"/>
      <w:r w:rsidRPr="001B65F3">
        <w:rPr>
          <w:lang w:val="en-US"/>
        </w:rPr>
        <w:t xml:space="preserve"> of a client's choice.</w:t>
      </w:r>
      <w:r>
        <w:rPr>
          <w:lang w:val="en-US"/>
        </w:rPr>
        <w:t xml:space="preserve"> </w:t>
      </w:r>
      <w:proofErr w:type="spellStart"/>
      <w:r w:rsidRPr="001B65F3">
        <w:rPr>
          <w:lang w:val="en-US"/>
        </w:rPr>
        <w:t>GeoWave</w:t>
      </w:r>
      <w:proofErr w:type="spellEnd"/>
      <w:r w:rsidRPr="001B65F3">
        <w:rPr>
          <w:lang w:val="en-US"/>
        </w:rPr>
        <w:t xml:space="preserve"> allows for easy feature extension and platform integration – bridging the gap between distributed technologies and minimizing the learning curve for developers.</w:t>
      </w:r>
      <w:r>
        <w:rPr>
          <w:lang w:val="en-US"/>
        </w:rPr>
        <w:t xml:space="preserve"> </w:t>
      </w:r>
      <w:r w:rsidRPr="001B65F3">
        <w:rPr>
          <w:lang w:val="en-US"/>
        </w:rPr>
        <w:t xml:space="preserve">A </w:t>
      </w:r>
      <w:proofErr w:type="spellStart"/>
      <w:r w:rsidRPr="001B65F3">
        <w:rPr>
          <w:lang w:val="en-US"/>
        </w:rPr>
        <w:t>GeoServer</w:t>
      </w:r>
      <w:proofErr w:type="spellEnd"/>
      <w:r w:rsidRPr="001B65F3">
        <w:rPr>
          <w:lang w:val="en-US"/>
        </w:rPr>
        <w:t xml:space="preserve"> plugin allows geospatial data in a </w:t>
      </w:r>
      <w:proofErr w:type="spellStart"/>
      <w:r w:rsidRPr="001B65F3">
        <w:rPr>
          <w:lang w:val="en-US"/>
        </w:rPr>
        <w:t>GeoWave</w:t>
      </w:r>
      <w:proofErr w:type="spellEnd"/>
      <w:r w:rsidRPr="001B65F3">
        <w:rPr>
          <w:lang w:val="en-US"/>
        </w:rPr>
        <w:t xml:space="preserve"> </w:t>
      </w:r>
      <w:proofErr w:type="spellStart"/>
      <w:r w:rsidRPr="001B65F3">
        <w:rPr>
          <w:lang w:val="en-US"/>
        </w:rPr>
        <w:t>datastore</w:t>
      </w:r>
      <w:proofErr w:type="spellEnd"/>
      <w:r w:rsidRPr="001B65F3">
        <w:rPr>
          <w:lang w:val="en-US"/>
        </w:rPr>
        <w:t xml:space="preserve"> to be shared and visualized via OGC standard services. In addition, </w:t>
      </w:r>
      <w:proofErr w:type="spellStart"/>
      <w:r w:rsidRPr="001B65F3">
        <w:rPr>
          <w:lang w:val="en-US"/>
        </w:rPr>
        <w:t>GeoWave</w:t>
      </w:r>
      <w:proofErr w:type="spellEnd"/>
      <w:r w:rsidRPr="001B65F3">
        <w:rPr>
          <w:lang w:val="en-US"/>
        </w:rPr>
        <w:t xml:space="preserve"> provides Map-Reduce input and output formats for distributed processing and analysis of geospatial data.</w:t>
      </w:r>
    </w:p>
    <w:p w14:paraId="3247DE20" w14:textId="77777777" w:rsidR="00075668" w:rsidRDefault="00075668" w:rsidP="008D123D">
      <w:pPr>
        <w:spacing w:line="360" w:lineRule="auto"/>
        <w:rPr>
          <w:lang w:val="en-US"/>
        </w:rPr>
      </w:pPr>
    </w:p>
    <w:p w14:paraId="1E8E21CB" w14:textId="45539681" w:rsidR="00075668" w:rsidRPr="00252EDA" w:rsidRDefault="00075668" w:rsidP="00075668">
      <w:pPr>
        <w:rPr>
          <w:b/>
          <w:sz w:val="28"/>
          <w:lang w:val="en-US"/>
        </w:rPr>
      </w:pPr>
      <w:r>
        <w:rPr>
          <w:b/>
          <w:sz w:val="28"/>
          <w:lang w:val="en-US"/>
        </w:rPr>
        <w:t>VI</w:t>
      </w:r>
      <w:r w:rsidRPr="00252EDA">
        <w:rPr>
          <w:b/>
          <w:sz w:val="28"/>
          <w:lang w:val="en-US"/>
        </w:rPr>
        <w:t>I.</w:t>
      </w:r>
      <w:r w:rsidR="006A29C2">
        <w:rPr>
          <w:b/>
          <w:sz w:val="28"/>
          <w:lang w:val="en-US"/>
        </w:rPr>
        <w:t>6</w:t>
      </w:r>
      <w:r w:rsidRPr="00252EDA">
        <w:rPr>
          <w:b/>
          <w:sz w:val="28"/>
          <w:lang w:val="en-US"/>
        </w:rPr>
        <w:tab/>
      </w:r>
      <w:r>
        <w:rPr>
          <w:b/>
          <w:sz w:val="28"/>
          <w:lang w:val="en-US"/>
        </w:rPr>
        <w:t>Decision Analysis Report</w:t>
      </w:r>
    </w:p>
    <w:p w14:paraId="4DB3382B" w14:textId="2B3C0857" w:rsidR="00075668" w:rsidRDefault="00075668" w:rsidP="00075668">
      <w:pPr>
        <w:rPr>
          <w:lang w:val="en-US"/>
        </w:rPr>
      </w:pPr>
      <w:r w:rsidRPr="003D0634">
        <w:rPr>
          <w:lang w:val="en-US"/>
        </w:rPr>
        <w:t xml:space="preserve">Asses the various </w:t>
      </w:r>
      <w:r>
        <w:rPr>
          <w:lang w:val="en-US"/>
        </w:rPr>
        <w:t xml:space="preserve">open source </w:t>
      </w:r>
      <w:r w:rsidRPr="003D0634">
        <w:rPr>
          <w:lang w:val="en-US"/>
        </w:rPr>
        <w:t xml:space="preserve">products and solutions available for </w:t>
      </w:r>
      <w:proofErr w:type="spellStart"/>
      <w:r>
        <w:rPr>
          <w:lang w:val="en-US"/>
        </w:rPr>
        <w:t>Open</w:t>
      </w:r>
      <w:del w:id="222" w:author="McNabb, Sean" w:date="2019-01-24T12:52:00Z">
        <w:r w:rsidDel="006F69E7">
          <w:rPr>
            <w:lang w:val="en-US"/>
          </w:rPr>
          <w:delText xml:space="preserve"> </w:delText>
        </w:r>
      </w:del>
      <w:r>
        <w:rPr>
          <w:lang w:val="en-US"/>
        </w:rPr>
        <w:t>Hazus</w:t>
      </w:r>
      <w:proofErr w:type="spellEnd"/>
      <w:r>
        <w:rPr>
          <w:lang w:val="en-US"/>
        </w:rPr>
        <w:t xml:space="preserve"> database</w:t>
      </w:r>
      <w:r w:rsidRPr="003D0634">
        <w:rPr>
          <w:lang w:val="en-US"/>
        </w:rPr>
        <w:t xml:space="preserve"> support to determine the set of tools and/or frameworks which provide the most functionality for </w:t>
      </w:r>
      <w:r>
        <w:rPr>
          <w:lang w:val="en-US"/>
        </w:rPr>
        <w:t xml:space="preserve">the server side of </w:t>
      </w:r>
      <w:proofErr w:type="spellStart"/>
      <w:r>
        <w:rPr>
          <w:lang w:val="en-US"/>
        </w:rPr>
        <w:t>Open</w:t>
      </w:r>
      <w:del w:id="223" w:author="McNabb, Sean" w:date="2019-01-24T12:52:00Z">
        <w:r w:rsidDel="006F69E7">
          <w:rPr>
            <w:lang w:val="en-US"/>
          </w:rPr>
          <w:delText xml:space="preserve"> </w:delText>
        </w:r>
      </w:del>
      <w:r>
        <w:rPr>
          <w:lang w:val="en-US"/>
        </w:rPr>
        <w:t>Hazus</w:t>
      </w:r>
      <w:proofErr w:type="spellEnd"/>
      <w:r w:rsidRPr="003D0634">
        <w:rPr>
          <w:lang w:val="en-US"/>
        </w:rPr>
        <w:t>.</w:t>
      </w:r>
    </w:p>
    <w:p w14:paraId="30614483" w14:textId="77777777" w:rsidR="00075668" w:rsidRDefault="00075668" w:rsidP="008D123D">
      <w:pPr>
        <w:spacing w:line="360" w:lineRule="auto"/>
        <w:rPr>
          <w:lang w:val="en-US"/>
        </w:rPr>
      </w:pPr>
    </w:p>
    <w:p w14:paraId="2BD7FE7C" w14:textId="05964876" w:rsidR="00075668" w:rsidRDefault="007C07D6" w:rsidP="008D123D">
      <w:pPr>
        <w:spacing w:line="360" w:lineRule="auto"/>
        <w:rPr>
          <w:lang w:val="en-US"/>
        </w:rPr>
      </w:pPr>
      <w:hyperlink r:id="rId184" w:history="1">
        <w:hyperlink r:id="rId185" w:history="1">
          <w:hyperlink r:id="rId186" w:history="1">
            <w:r w:rsidR="00214D42" w:rsidRPr="00214D42">
              <w:rPr>
                <w:noProof/>
                <w:lang w:val="en-US"/>
              </w:rPr>
              <w:object w:dxaOrig="7229" w:dyaOrig="2924" w14:anchorId="7A418AA8">
                <v:shape id="_x0000_i1026" type="#_x0000_t75" alt="" style="width:360.85pt;height:146.15pt;mso-width-percent:0;mso-height-percent:0;mso-width-percent:0;mso-height-percent:0" o:ole="">
                  <v:imagedata r:id="rId161" o:title=""/>
                </v:shape>
                <o:OLEObject Type="Embed" ProgID="Excel.Sheet.12" ShapeID="_x0000_i1026" DrawAspect="Content" ObjectID="_1609843252" r:id="rId187"/>
              </w:object>
            </w:r>
          </w:hyperlink>
        </w:hyperlink>
      </w:hyperlink>
    </w:p>
    <w:p w14:paraId="6B661CDE" w14:textId="77777777" w:rsidR="00075668" w:rsidRDefault="00075668" w:rsidP="00075668">
      <w:pPr>
        <w:rPr>
          <w:lang w:val="en-US"/>
        </w:rPr>
      </w:pPr>
    </w:p>
    <w:p w14:paraId="476E677C" w14:textId="350D8F65"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.2</w:t>
      </w:r>
      <w:r w:rsidRPr="00075668">
        <w:rPr>
          <w:b/>
          <w:sz w:val="24"/>
          <w:lang w:val="en-US"/>
        </w:rPr>
        <w:tab/>
        <w:t>Recommendation</w:t>
      </w:r>
    </w:p>
    <w:p w14:paraId="7184DD2E" w14:textId="77777777" w:rsidR="00075668" w:rsidRDefault="00075668" w:rsidP="00075668">
      <w:pPr>
        <w:spacing w:after="120" w:line="360" w:lineRule="auto"/>
        <w:ind w:right="173"/>
        <w:rPr>
          <w:lang w:val="en-US"/>
        </w:rPr>
      </w:pPr>
    </w:p>
    <w:p w14:paraId="11262573" w14:textId="4C2ABA21"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.3</w:t>
      </w:r>
      <w:r w:rsidRPr="00075668">
        <w:rPr>
          <w:b/>
          <w:sz w:val="24"/>
          <w:lang w:val="en-US"/>
        </w:rPr>
        <w:tab/>
        <w:t>Rationale</w:t>
      </w:r>
    </w:p>
    <w:p w14:paraId="7F776A71" w14:textId="77777777" w:rsidR="00075668" w:rsidRDefault="00075668" w:rsidP="00075668">
      <w:pPr>
        <w:spacing w:after="120" w:line="360" w:lineRule="auto"/>
        <w:ind w:right="173"/>
        <w:rPr>
          <w:lang w:val="en-US"/>
        </w:rPr>
      </w:pPr>
    </w:p>
    <w:p w14:paraId="184A95B8" w14:textId="77777777" w:rsidR="00075668" w:rsidRDefault="00075668" w:rsidP="008D123D">
      <w:pPr>
        <w:spacing w:line="360" w:lineRule="auto"/>
        <w:rPr>
          <w:lang w:val="en-US"/>
        </w:rPr>
      </w:pPr>
    </w:p>
    <w:p w14:paraId="0A214BC4" w14:textId="77777777" w:rsidR="00075668" w:rsidRPr="00252EDA" w:rsidRDefault="00075668" w:rsidP="008D123D">
      <w:pPr>
        <w:spacing w:line="360" w:lineRule="auto"/>
        <w:rPr>
          <w:lang w:val="en-US"/>
        </w:rPr>
      </w:pPr>
    </w:p>
    <w:p w14:paraId="685765A2" w14:textId="77777777" w:rsidR="008D123D" w:rsidRPr="00252EDA" w:rsidRDefault="008D123D" w:rsidP="008D123D">
      <w:pPr>
        <w:spacing w:line="360" w:lineRule="auto"/>
        <w:rPr>
          <w:lang w:val="en-US"/>
        </w:rPr>
      </w:pPr>
      <w:r w:rsidRPr="00252EDA">
        <w:rPr>
          <w:lang w:val="en-US"/>
        </w:rPr>
        <w:t xml:space="preserve">. </w:t>
      </w:r>
    </w:p>
    <w:p w14:paraId="7BE2D668" w14:textId="77777777" w:rsidR="008D123D" w:rsidRDefault="008D123D" w:rsidP="008D123D">
      <w:pPr>
        <w:spacing w:after="120" w:line="360" w:lineRule="auto"/>
        <w:ind w:right="173"/>
        <w:rPr>
          <w:lang w:val="en-US"/>
        </w:rPr>
        <w:sectPr w:rsidR="008D123D" w:rsidSect="002F2E31">
          <w:headerReference w:type="default" r:id="rId188"/>
          <w:footerReference w:type="default" r:id="rId189"/>
          <w:pgSz w:w="12240" w:h="15840"/>
          <w:pgMar w:top="1440" w:right="1440" w:bottom="1440" w:left="1440" w:header="720" w:footer="720" w:gutter="0"/>
          <w:pgNumType w:start="1"/>
          <w:cols w:space="720"/>
          <w:docGrid w:linePitch="360"/>
        </w:sectPr>
      </w:pPr>
    </w:p>
    <w:p w14:paraId="3CCB6A21" w14:textId="59C284A8" w:rsidR="00EA3F0E" w:rsidRPr="00252EDA" w:rsidRDefault="00EA3F0E" w:rsidP="00EA3F0E">
      <w:pPr>
        <w:rPr>
          <w:b/>
          <w:sz w:val="32"/>
          <w:lang w:val="en-US"/>
        </w:rPr>
      </w:pPr>
      <w:r>
        <w:rPr>
          <w:b/>
          <w:sz w:val="32"/>
          <w:lang w:val="en-US"/>
        </w:rPr>
        <w:lastRenderedPageBreak/>
        <w:t>VIII</w:t>
      </w:r>
      <w:r w:rsidRPr="00252EDA">
        <w:rPr>
          <w:b/>
          <w:sz w:val="32"/>
          <w:lang w:val="en-US"/>
        </w:rPr>
        <w:t>.</w:t>
      </w:r>
      <w:r w:rsidRPr="00252EDA">
        <w:rPr>
          <w:b/>
          <w:sz w:val="32"/>
          <w:lang w:val="en-US"/>
        </w:rPr>
        <w:tab/>
      </w:r>
      <w:r>
        <w:rPr>
          <w:b/>
          <w:sz w:val="32"/>
          <w:lang w:val="en-US"/>
        </w:rPr>
        <w:t>Analysis of Alternatives</w:t>
      </w:r>
    </w:p>
    <w:p w14:paraId="62B3511F" w14:textId="77777777" w:rsidR="00EA3F0E" w:rsidRPr="00252EDA" w:rsidRDefault="00EA3F0E" w:rsidP="00EA3F0E">
      <w:pPr>
        <w:spacing w:line="360" w:lineRule="auto"/>
        <w:rPr>
          <w:lang w:val="en-US"/>
        </w:rPr>
      </w:pPr>
      <w:r w:rsidRPr="00252EDA">
        <w:rPr>
          <w:lang w:val="en-US"/>
        </w:rPr>
        <w:t xml:space="preserve">The purpose of this whitepaper is to define the functionality, external interfaces, performance, attributes, and design constraints of </w:t>
      </w:r>
      <w:proofErr w:type="spellStart"/>
      <w:r w:rsidRPr="00252EDA">
        <w:rPr>
          <w:lang w:val="en-US"/>
        </w:rPr>
        <w:t>Open</w:t>
      </w:r>
      <w:del w:id="224" w:author="McNabb, Sean" w:date="2019-01-24T12:52:00Z">
        <w:r w:rsidRPr="00252EDA" w:rsidDel="006F69E7">
          <w:rPr>
            <w:lang w:val="en-US"/>
          </w:rPr>
          <w:delText xml:space="preserve"> </w:delText>
        </w:r>
      </w:del>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w:t>
      </w:r>
      <w:proofErr w:type="spellStart"/>
      <w:r w:rsidRPr="00252EDA">
        <w:rPr>
          <w:lang w:val="en-US"/>
        </w:rPr>
        <w:t>Open</w:t>
      </w:r>
      <w:del w:id="225" w:author="McNabb, Sean" w:date="2019-01-24T12:52:00Z">
        <w:r w:rsidRPr="00252EDA" w:rsidDel="006F69E7">
          <w:rPr>
            <w:lang w:val="en-US"/>
          </w:rPr>
          <w:delText xml:space="preserve"> </w:delText>
        </w:r>
      </w:del>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143C0A00" w14:textId="77777777" w:rsidR="00EA3F0E" w:rsidRPr="00252EDA" w:rsidRDefault="00EA3F0E" w:rsidP="00EA3F0E">
      <w:pPr>
        <w:rPr>
          <w:lang w:val="en-US"/>
        </w:rPr>
      </w:pPr>
    </w:p>
    <w:p w14:paraId="5E585F84" w14:textId="1668121A" w:rsidR="00EA3F0E" w:rsidRPr="00252EDA" w:rsidRDefault="00EA3F0E" w:rsidP="00EA3F0E">
      <w:pPr>
        <w:rPr>
          <w:b/>
          <w:sz w:val="28"/>
          <w:lang w:val="en-US"/>
        </w:rPr>
      </w:pPr>
      <w:r>
        <w:rPr>
          <w:b/>
          <w:sz w:val="28"/>
          <w:lang w:val="en-US"/>
        </w:rPr>
        <w:t>VII</w:t>
      </w:r>
      <w:r w:rsidRPr="00252EDA">
        <w:rPr>
          <w:b/>
          <w:sz w:val="28"/>
          <w:lang w:val="en-US"/>
        </w:rPr>
        <w:t>I.1</w:t>
      </w:r>
      <w:r w:rsidRPr="00252EDA">
        <w:rPr>
          <w:b/>
          <w:sz w:val="28"/>
          <w:lang w:val="en-US"/>
        </w:rPr>
        <w:tab/>
      </w:r>
      <w:r>
        <w:rPr>
          <w:b/>
          <w:sz w:val="28"/>
          <w:lang w:val="en-US"/>
        </w:rPr>
        <w:t>Preferred Solution</w:t>
      </w:r>
    </w:p>
    <w:p w14:paraId="7F5529A9" w14:textId="77777777" w:rsidR="00EA3F0E" w:rsidRPr="00252EDA" w:rsidRDefault="00EA3F0E" w:rsidP="00EA3F0E">
      <w:pPr>
        <w:spacing w:line="360" w:lineRule="auto"/>
        <w:rPr>
          <w:lang w:val="en-US"/>
        </w:rPr>
      </w:pPr>
      <w:r w:rsidRPr="00252EDA">
        <w:rPr>
          <w:lang w:val="en-US"/>
        </w:rPr>
        <w:t xml:space="preserve">Multi-tiered access. </w:t>
      </w:r>
    </w:p>
    <w:p w14:paraId="012C2904" w14:textId="318B2698" w:rsidR="00EA3F0E" w:rsidRPr="00252EDA" w:rsidRDefault="00EA3F0E" w:rsidP="00EA3F0E">
      <w:pPr>
        <w:spacing w:line="360" w:lineRule="auto"/>
        <w:rPr>
          <w:b/>
          <w:sz w:val="24"/>
          <w:lang w:val="en-US"/>
        </w:rPr>
      </w:pPr>
      <w:r>
        <w:rPr>
          <w:b/>
          <w:sz w:val="24"/>
          <w:lang w:val="en-US"/>
        </w:rPr>
        <w:t>VIII</w:t>
      </w:r>
      <w:r w:rsidRPr="00252EDA">
        <w:rPr>
          <w:b/>
          <w:sz w:val="24"/>
          <w:lang w:val="en-US"/>
        </w:rPr>
        <w:t>.1.1</w:t>
      </w:r>
      <w:r w:rsidRPr="00252EDA">
        <w:rPr>
          <w:b/>
          <w:sz w:val="24"/>
          <w:lang w:val="en-US"/>
        </w:rPr>
        <w:tab/>
        <w:t>Inventory Access</w:t>
      </w:r>
    </w:p>
    <w:p w14:paraId="162E323B" w14:textId="77777777" w:rsidR="00EA3F0E" w:rsidRDefault="00EA3F0E" w:rsidP="00EA3F0E">
      <w:pPr>
        <w:spacing w:after="120" w:line="360" w:lineRule="auto"/>
        <w:ind w:right="173"/>
        <w:rPr>
          <w:lang w:val="en-US"/>
        </w:rPr>
      </w:pPr>
      <w:proofErr w:type="spellStart"/>
      <w:r w:rsidRPr="00252EDA">
        <w:rPr>
          <w:lang w:val="en-US"/>
        </w:rPr>
        <w:t>Open</w:t>
      </w:r>
      <w:del w:id="226" w:author="McNabb, Sean" w:date="2019-01-24T12:52:00Z">
        <w:r w:rsidRPr="00252EDA" w:rsidDel="006F69E7">
          <w:rPr>
            <w:lang w:val="en-US"/>
          </w:rPr>
          <w:delText xml:space="preserve"> </w:delText>
        </w:r>
      </w:del>
      <w:r>
        <w:rPr>
          <w:lang w:val="en-US"/>
        </w:rPr>
        <w:t>Hazus</w:t>
      </w:r>
      <w:proofErr w:type="spellEnd"/>
      <w:r w:rsidRPr="00252EDA">
        <w:rPr>
          <w:lang w:val="en-US"/>
        </w:rPr>
        <w:t xml:space="preserve"> users may include up to 50 variables in a single API query and make up to 500 queries per</w:t>
      </w:r>
    </w:p>
    <w:p w14:paraId="0549C89F" w14:textId="77777777" w:rsidR="00EA3F0E" w:rsidRDefault="00EA3F0E" w:rsidP="00EA3F0E">
      <w:pPr>
        <w:spacing w:after="120" w:line="360" w:lineRule="auto"/>
        <w:ind w:right="173"/>
        <w:rPr>
          <w:lang w:val="en-US"/>
        </w:rPr>
      </w:pPr>
    </w:p>
    <w:p w14:paraId="7AA229CD" w14:textId="42546312" w:rsidR="00EA3F0E" w:rsidRPr="00252EDA" w:rsidRDefault="00EA3F0E" w:rsidP="00EA3F0E">
      <w:pPr>
        <w:rPr>
          <w:b/>
          <w:sz w:val="28"/>
          <w:lang w:val="en-US"/>
        </w:rPr>
      </w:pPr>
      <w:r>
        <w:rPr>
          <w:b/>
          <w:sz w:val="28"/>
          <w:lang w:val="en-US"/>
        </w:rPr>
        <w:t>VII</w:t>
      </w:r>
      <w:r w:rsidRPr="00252EDA">
        <w:rPr>
          <w:b/>
          <w:sz w:val="28"/>
          <w:lang w:val="en-US"/>
        </w:rPr>
        <w:t>I.</w:t>
      </w:r>
      <w:r>
        <w:rPr>
          <w:b/>
          <w:sz w:val="28"/>
          <w:lang w:val="en-US"/>
        </w:rPr>
        <w:t>2</w:t>
      </w:r>
      <w:r w:rsidRPr="00252EDA">
        <w:rPr>
          <w:b/>
          <w:sz w:val="28"/>
          <w:lang w:val="en-US"/>
        </w:rPr>
        <w:tab/>
      </w:r>
      <w:r>
        <w:rPr>
          <w:b/>
          <w:sz w:val="28"/>
          <w:lang w:val="en-US"/>
        </w:rPr>
        <w:t>Security Considerations</w:t>
      </w:r>
    </w:p>
    <w:p w14:paraId="3A2AA235" w14:textId="77777777" w:rsidR="00EA3F0E" w:rsidRDefault="00EA3F0E" w:rsidP="00EA3F0E">
      <w:pPr>
        <w:spacing w:after="120" w:line="360" w:lineRule="auto"/>
        <w:ind w:right="173"/>
        <w:rPr>
          <w:lang w:val="en-US"/>
        </w:rPr>
      </w:pPr>
    </w:p>
    <w:p w14:paraId="109DAFBC" w14:textId="77777777" w:rsidR="00EA3F0E" w:rsidRDefault="00EA3F0E" w:rsidP="00EA3F0E">
      <w:pPr>
        <w:spacing w:after="120" w:line="360" w:lineRule="auto"/>
        <w:ind w:right="173"/>
        <w:rPr>
          <w:lang w:val="en-US"/>
        </w:rPr>
      </w:pPr>
    </w:p>
    <w:p w14:paraId="0C6B8908" w14:textId="3A6978D0" w:rsidR="00EA3F0E" w:rsidRPr="00252EDA" w:rsidRDefault="00EA3F0E" w:rsidP="00EA3F0E">
      <w:pPr>
        <w:rPr>
          <w:b/>
          <w:sz w:val="28"/>
          <w:lang w:val="en-US"/>
        </w:rPr>
      </w:pPr>
      <w:r>
        <w:rPr>
          <w:b/>
          <w:sz w:val="28"/>
          <w:lang w:val="en-US"/>
        </w:rPr>
        <w:t>VII</w:t>
      </w:r>
      <w:r w:rsidRPr="00252EDA">
        <w:rPr>
          <w:b/>
          <w:sz w:val="28"/>
          <w:lang w:val="en-US"/>
        </w:rPr>
        <w:t>I.</w:t>
      </w:r>
      <w:r>
        <w:rPr>
          <w:b/>
          <w:sz w:val="28"/>
          <w:lang w:val="en-US"/>
        </w:rPr>
        <w:t>3</w:t>
      </w:r>
      <w:r w:rsidRPr="00252EDA">
        <w:rPr>
          <w:b/>
          <w:sz w:val="28"/>
          <w:lang w:val="en-US"/>
        </w:rPr>
        <w:tab/>
      </w:r>
      <w:r>
        <w:rPr>
          <w:b/>
          <w:sz w:val="28"/>
          <w:lang w:val="en-US"/>
        </w:rPr>
        <w:t>Assumptions and Dependencies</w:t>
      </w:r>
    </w:p>
    <w:p w14:paraId="1474A132" w14:textId="77777777" w:rsidR="00EA3F0E" w:rsidRDefault="00EA3F0E" w:rsidP="00EA3F0E">
      <w:pPr>
        <w:spacing w:after="120" w:line="360" w:lineRule="auto"/>
        <w:ind w:right="173"/>
        <w:rPr>
          <w:lang w:val="en-US"/>
        </w:rPr>
      </w:pPr>
    </w:p>
    <w:p w14:paraId="5958B1DC" w14:textId="77777777" w:rsidR="00EA3F0E" w:rsidRDefault="00EA3F0E" w:rsidP="00EA3F0E">
      <w:pPr>
        <w:spacing w:after="120" w:line="360" w:lineRule="auto"/>
        <w:ind w:right="173"/>
        <w:rPr>
          <w:lang w:val="en-US"/>
        </w:rPr>
      </w:pPr>
    </w:p>
    <w:p w14:paraId="3AAC35B1" w14:textId="77777777" w:rsidR="00EA3F0E" w:rsidRDefault="00EA3F0E" w:rsidP="00EA3F0E">
      <w:pPr>
        <w:spacing w:after="120" w:line="360" w:lineRule="auto"/>
        <w:ind w:right="173"/>
        <w:rPr>
          <w:lang w:val="en-US"/>
        </w:rPr>
        <w:sectPr w:rsidR="00EA3F0E" w:rsidSect="002F2E31">
          <w:headerReference w:type="default" r:id="rId190"/>
          <w:footerReference w:type="default" r:id="rId191"/>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05D67F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w:t>
      </w:r>
      <w:proofErr w:type="spellStart"/>
      <w:r w:rsidRPr="00252EDA">
        <w:rPr>
          <w:lang w:val="en-US"/>
        </w:rPr>
        <w:t>Open</w:t>
      </w:r>
      <w:del w:id="227" w:author="McNabb, Sean" w:date="2019-01-24T12:52:00Z">
        <w:r w:rsidRPr="00252EDA" w:rsidDel="00FE7CDD">
          <w:rPr>
            <w:lang w:val="en-US"/>
          </w:rPr>
          <w:delText xml:space="preserve"> </w:delText>
        </w:r>
      </w:del>
      <w:r w:rsidR="006F3418">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w:t>
      </w:r>
      <w:proofErr w:type="spellStart"/>
      <w:r w:rsidRPr="00252EDA">
        <w:rPr>
          <w:lang w:val="en-US"/>
        </w:rPr>
        <w:t>Open</w:t>
      </w:r>
      <w:del w:id="228" w:author="McNabb, Sean" w:date="2019-01-24T12:52:00Z">
        <w:r w:rsidRPr="00252EDA" w:rsidDel="00FE7CDD">
          <w:rPr>
            <w:lang w:val="en-US"/>
          </w:rPr>
          <w:delText xml:space="preserve"> </w:delText>
        </w:r>
      </w:del>
      <w:r w:rsidR="006F3418">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321473FA" w:rsidR="002D6419" w:rsidRPr="00252EDA" w:rsidRDefault="002D6419" w:rsidP="002D6419">
      <w:pPr>
        <w:rPr>
          <w:b/>
          <w:sz w:val="28"/>
          <w:lang w:val="en-US"/>
        </w:rPr>
      </w:pPr>
      <w:r w:rsidRPr="00252EDA">
        <w:rPr>
          <w:b/>
          <w:sz w:val="28"/>
          <w:lang w:val="en-US"/>
        </w:rPr>
        <w:t>IX.1</w:t>
      </w:r>
      <w:r w:rsidRPr="00252EDA">
        <w:rPr>
          <w:b/>
          <w:sz w:val="28"/>
          <w:lang w:val="en-US"/>
        </w:rPr>
        <w:tab/>
      </w:r>
      <w:proofErr w:type="spellStart"/>
      <w:r w:rsidRPr="00252EDA">
        <w:rPr>
          <w:b/>
          <w:sz w:val="28"/>
          <w:lang w:val="en-US"/>
        </w:rPr>
        <w:t>Open</w:t>
      </w:r>
      <w:del w:id="229" w:author="McNabb, Sean" w:date="2019-01-24T12:51:00Z">
        <w:r w:rsidRPr="00252EDA" w:rsidDel="00FE7CDD">
          <w:rPr>
            <w:b/>
            <w:sz w:val="28"/>
            <w:lang w:val="en-US"/>
          </w:rPr>
          <w:delText xml:space="preserve"> </w:delText>
        </w:r>
      </w:del>
      <w:r w:rsidR="006F3418">
        <w:rPr>
          <w:b/>
          <w:sz w:val="28"/>
          <w:lang w:val="en-US"/>
        </w:rPr>
        <w:t>Hazus</w:t>
      </w:r>
      <w:proofErr w:type="spellEnd"/>
      <w:r w:rsidRPr="00252EDA">
        <w:rPr>
          <w:b/>
          <w:sz w:val="28"/>
          <w:lang w:val="en-US"/>
        </w:rPr>
        <w:t xml:space="preserve">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510F56FD" w:rsidR="002D6419" w:rsidRPr="00252EDA" w:rsidRDefault="002D6419" w:rsidP="002D6419">
      <w:pPr>
        <w:spacing w:after="120" w:line="360" w:lineRule="auto"/>
        <w:ind w:right="173"/>
        <w:rPr>
          <w:lang w:val="en-US"/>
        </w:rPr>
      </w:pPr>
      <w:proofErr w:type="spellStart"/>
      <w:r w:rsidRPr="00252EDA">
        <w:rPr>
          <w:lang w:val="en-US"/>
        </w:rPr>
        <w:t>Open</w:t>
      </w:r>
      <w:del w:id="230" w:author="McNabb, Sean" w:date="2019-01-24T12:51:00Z">
        <w:r w:rsidRPr="00252EDA" w:rsidDel="00FE7CDD">
          <w:rPr>
            <w:lang w:val="en-US"/>
          </w:rPr>
          <w:delText xml:space="preserve"> </w:delText>
        </w:r>
      </w:del>
      <w:r w:rsidR="006F3418">
        <w:rPr>
          <w:lang w:val="en-US"/>
        </w:rPr>
        <w:t>Hazus</w:t>
      </w:r>
      <w:proofErr w:type="spellEnd"/>
      <w:r w:rsidRPr="00252EDA">
        <w:rPr>
          <w:lang w:val="en-US"/>
        </w:rPr>
        <w:t xml:space="preserve"> users may include up to 50 variables in a single API query and make up to 500 queries per IP address per day. More than 500 queries per IP address per day requires that users to register for an OHI (</w:t>
      </w:r>
      <w:proofErr w:type="spellStart"/>
      <w:r w:rsidRPr="00252EDA">
        <w:rPr>
          <w:lang w:val="en-US"/>
        </w:rPr>
        <w:t>Open</w:t>
      </w:r>
      <w:del w:id="231" w:author="McNabb, Sean" w:date="2019-01-24T12:51:00Z">
        <w:r w:rsidRPr="00252EDA" w:rsidDel="00FE7CDD">
          <w:rPr>
            <w:lang w:val="en-US"/>
          </w:rPr>
          <w:delText xml:space="preserve"> </w:delText>
        </w:r>
      </w:del>
      <w:r w:rsidR="006F3418">
        <w:rPr>
          <w:lang w:val="en-US"/>
        </w:rPr>
        <w:t>Hazus</w:t>
      </w:r>
      <w:proofErr w:type="spellEnd"/>
      <w:r w:rsidRPr="00252EDA">
        <w:rPr>
          <w:lang w:val="en-US"/>
        </w:rPr>
        <w:t xml:space="preserve"> inventory) key. That key will be part of their data request URL string.</w:t>
      </w:r>
    </w:p>
    <w:p w14:paraId="4460C15A" w14:textId="1F6BC342" w:rsidR="002D6419" w:rsidRPr="00252EDA" w:rsidRDefault="002D6419" w:rsidP="002D6419">
      <w:pPr>
        <w:spacing w:after="120" w:line="360" w:lineRule="auto"/>
        <w:ind w:right="173"/>
        <w:rPr>
          <w:lang w:val="en-US"/>
        </w:rPr>
      </w:pPr>
      <w:r w:rsidRPr="00252EDA">
        <w:rPr>
          <w:lang w:val="en-US"/>
        </w:rPr>
        <w:t xml:space="preserve">Stakeholders </w:t>
      </w:r>
      <w:r w:rsidR="0032100E" w:rsidRPr="00252EDA">
        <w:rPr>
          <w:lang w:val="en-US"/>
        </w:rPr>
        <w:t>should keep</w:t>
      </w:r>
      <w:r w:rsidRPr="00252EDA">
        <w:rPr>
          <w:lang w:val="en-US"/>
        </w:rPr>
        <w:t xml:space="preserve">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92"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7A472625" w14:textId="77777777" w:rsidR="00676759" w:rsidRDefault="00676759" w:rsidP="002D6419">
      <w:pPr>
        <w:spacing w:after="120" w:line="360" w:lineRule="auto"/>
        <w:ind w:right="173"/>
        <w:rPr>
          <w:lang w:val="en-US"/>
        </w:rPr>
        <w:sectPr w:rsidR="00676759" w:rsidSect="002F2E31">
          <w:headerReference w:type="default" r:id="rId193"/>
          <w:footerReference w:type="default" r:id="rId194"/>
          <w:pgSz w:w="12240" w:h="15840"/>
          <w:pgMar w:top="1440" w:right="1440" w:bottom="1440" w:left="1440" w:header="720" w:footer="720" w:gutter="0"/>
          <w:pgNumType w:start="1"/>
          <w:cols w:space="720"/>
          <w:docGrid w:linePitch="360"/>
        </w:sectPr>
      </w:pPr>
    </w:p>
    <w:p w14:paraId="584C1FC5" w14:textId="135E3CB0" w:rsidR="008D123D" w:rsidRPr="00252EDA" w:rsidRDefault="008D123D" w:rsidP="008D123D">
      <w:pPr>
        <w:rPr>
          <w:b/>
          <w:sz w:val="32"/>
          <w:lang w:val="en-US"/>
        </w:rPr>
      </w:pPr>
      <w:r>
        <w:rPr>
          <w:b/>
          <w:sz w:val="32"/>
          <w:lang w:val="en-US"/>
        </w:rPr>
        <w:lastRenderedPageBreak/>
        <w:t>X</w:t>
      </w:r>
      <w:r w:rsidRPr="00252EDA">
        <w:rPr>
          <w:b/>
          <w:sz w:val="32"/>
          <w:lang w:val="en-US"/>
        </w:rPr>
        <w:t>.</w:t>
      </w:r>
      <w:r w:rsidRPr="00252EDA">
        <w:rPr>
          <w:b/>
          <w:sz w:val="32"/>
          <w:lang w:val="en-US"/>
        </w:rPr>
        <w:tab/>
      </w:r>
      <w:r>
        <w:rPr>
          <w:b/>
          <w:sz w:val="32"/>
          <w:lang w:val="en-US"/>
        </w:rPr>
        <w:t>Testing and Prototyping</w:t>
      </w:r>
    </w:p>
    <w:p w14:paraId="7B6B9AE9" w14:textId="77777777" w:rsidR="008D123D" w:rsidRPr="00252EDA" w:rsidRDefault="008D123D" w:rsidP="008D123D">
      <w:pPr>
        <w:spacing w:line="360" w:lineRule="auto"/>
        <w:rPr>
          <w:lang w:val="en-US"/>
        </w:rPr>
      </w:pPr>
      <w:r w:rsidRPr="00252EDA">
        <w:rPr>
          <w:lang w:val="en-US"/>
        </w:rPr>
        <w:t xml:space="preserve">The purpose of this whitepaper is to define the functionality, external interfaces, performance, attributes, and design constraints of </w:t>
      </w:r>
      <w:proofErr w:type="spellStart"/>
      <w:r w:rsidRPr="00252EDA">
        <w:rPr>
          <w:lang w:val="en-US"/>
        </w:rPr>
        <w:t>Open</w:t>
      </w:r>
      <w:del w:id="232" w:author="McNabb, Sean" w:date="2019-01-24T12:50:00Z">
        <w:r w:rsidRPr="00252EDA" w:rsidDel="00FE7CDD">
          <w:rPr>
            <w:lang w:val="en-US"/>
          </w:rPr>
          <w:delText xml:space="preserve"> </w:delText>
        </w:r>
      </w:del>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w:t>
      </w:r>
      <w:proofErr w:type="spellStart"/>
      <w:r w:rsidRPr="00252EDA">
        <w:rPr>
          <w:lang w:val="en-US"/>
        </w:rPr>
        <w:t>Open</w:t>
      </w:r>
      <w:del w:id="233" w:author="McNabb, Sean" w:date="2019-01-24T12:50:00Z">
        <w:r w:rsidRPr="00252EDA" w:rsidDel="00FE7CDD">
          <w:rPr>
            <w:lang w:val="en-US"/>
          </w:rPr>
          <w:delText xml:space="preserve"> </w:delText>
        </w:r>
      </w:del>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6A22CE62" w14:textId="77777777" w:rsidR="008D123D" w:rsidRPr="00252EDA" w:rsidRDefault="008D123D" w:rsidP="008D123D">
      <w:pPr>
        <w:rPr>
          <w:lang w:val="en-US"/>
        </w:rPr>
      </w:pPr>
    </w:p>
    <w:p w14:paraId="54547B9D" w14:textId="50B473D1" w:rsidR="008D123D" w:rsidRPr="00252EDA" w:rsidRDefault="008D123D" w:rsidP="008D123D">
      <w:pPr>
        <w:rPr>
          <w:b/>
          <w:sz w:val="28"/>
          <w:lang w:val="en-US"/>
        </w:rPr>
      </w:pPr>
      <w:r>
        <w:rPr>
          <w:b/>
          <w:sz w:val="28"/>
          <w:lang w:val="en-US"/>
        </w:rPr>
        <w:t>X</w:t>
      </w:r>
      <w:r w:rsidRPr="00252EDA">
        <w:rPr>
          <w:b/>
          <w:sz w:val="28"/>
          <w:lang w:val="en-US"/>
        </w:rPr>
        <w:t>.1</w:t>
      </w:r>
      <w:r w:rsidRPr="00252EDA">
        <w:rPr>
          <w:b/>
          <w:sz w:val="28"/>
          <w:lang w:val="en-US"/>
        </w:rPr>
        <w:tab/>
      </w:r>
      <w:r>
        <w:rPr>
          <w:b/>
          <w:sz w:val="28"/>
          <w:lang w:val="en-US"/>
        </w:rPr>
        <w:t>Optimize Extract-by-Value</w:t>
      </w:r>
    </w:p>
    <w:p w14:paraId="48171319" w14:textId="77777777" w:rsidR="008D123D" w:rsidRPr="00252EDA" w:rsidRDefault="008D123D" w:rsidP="008D123D">
      <w:pPr>
        <w:spacing w:line="360" w:lineRule="auto"/>
        <w:rPr>
          <w:lang w:val="en-US"/>
        </w:rPr>
      </w:pPr>
      <w:r w:rsidRPr="00252EDA">
        <w:rPr>
          <w:lang w:val="en-US"/>
        </w:rPr>
        <w:t xml:space="preserve">Multi-tiered access. </w:t>
      </w:r>
    </w:p>
    <w:p w14:paraId="3844707D" w14:textId="6D4C8DF1" w:rsidR="008D123D" w:rsidRPr="00252EDA" w:rsidRDefault="008D123D" w:rsidP="008D123D">
      <w:pPr>
        <w:spacing w:line="360" w:lineRule="auto"/>
        <w:rPr>
          <w:b/>
          <w:sz w:val="24"/>
          <w:lang w:val="en-US"/>
        </w:rPr>
      </w:pPr>
      <w:r>
        <w:rPr>
          <w:b/>
          <w:sz w:val="24"/>
          <w:lang w:val="en-US"/>
        </w:rPr>
        <w:t>X</w:t>
      </w:r>
      <w:r w:rsidRPr="00252EDA">
        <w:rPr>
          <w:b/>
          <w:sz w:val="24"/>
          <w:lang w:val="en-US"/>
        </w:rPr>
        <w:t>.1.1</w:t>
      </w:r>
      <w:r w:rsidRPr="00252EDA">
        <w:rPr>
          <w:b/>
          <w:sz w:val="24"/>
          <w:lang w:val="en-US"/>
        </w:rPr>
        <w:tab/>
      </w:r>
      <w:r>
        <w:rPr>
          <w:b/>
          <w:sz w:val="24"/>
          <w:lang w:val="en-US"/>
        </w:rPr>
        <w:t>Something</w:t>
      </w:r>
    </w:p>
    <w:p w14:paraId="349C2D0C" w14:textId="77777777" w:rsidR="008D123D" w:rsidRDefault="008D123D" w:rsidP="008D123D">
      <w:pPr>
        <w:spacing w:after="120" w:line="360" w:lineRule="auto"/>
        <w:ind w:right="173"/>
        <w:rPr>
          <w:lang w:val="en-US"/>
        </w:rPr>
      </w:pPr>
      <w:r w:rsidRPr="00252EDA">
        <w:rPr>
          <w:lang w:val="en-US"/>
        </w:rPr>
        <w:t xml:space="preserve">Open </w:t>
      </w:r>
      <w:proofErr w:type="spellStart"/>
      <w:r>
        <w:rPr>
          <w:lang w:val="en-US"/>
        </w:rPr>
        <w:t>Hazus</w:t>
      </w:r>
      <w:proofErr w:type="spellEnd"/>
      <w:r w:rsidRPr="00252EDA">
        <w:rPr>
          <w:lang w:val="en-US"/>
        </w:rPr>
        <w:t xml:space="preserve"> users may include up to 50 variables in a single API query and make up to 500 queries per</w:t>
      </w:r>
    </w:p>
    <w:p w14:paraId="667903B1" w14:textId="77777777" w:rsidR="008D123D" w:rsidRDefault="008D123D" w:rsidP="008D123D">
      <w:pPr>
        <w:spacing w:after="120" w:line="360" w:lineRule="auto"/>
        <w:ind w:right="173"/>
        <w:rPr>
          <w:lang w:val="en-US"/>
        </w:rPr>
      </w:pPr>
    </w:p>
    <w:p w14:paraId="4B8F9170" w14:textId="4A2D6DC8"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2</w:t>
      </w:r>
      <w:r w:rsidRPr="00252EDA">
        <w:rPr>
          <w:b/>
          <w:sz w:val="28"/>
          <w:lang w:val="en-US"/>
        </w:rPr>
        <w:tab/>
      </w:r>
      <w:r w:rsidRPr="00992F12">
        <w:rPr>
          <w:b/>
          <w:sz w:val="28"/>
          <w:lang w:val="en-US"/>
        </w:rPr>
        <w:t>GBS replacement approach—</w:t>
      </w:r>
      <w:r>
        <w:rPr>
          <w:b/>
          <w:sz w:val="28"/>
          <w:lang w:val="en-US"/>
        </w:rPr>
        <w:br/>
      </w:r>
      <w:r w:rsidRPr="00252EDA">
        <w:rPr>
          <w:b/>
          <w:sz w:val="28"/>
          <w:lang w:val="en-US"/>
        </w:rPr>
        <w:tab/>
      </w:r>
      <w:r w:rsidRPr="00992F12">
        <w:rPr>
          <w:b/>
          <w:sz w:val="28"/>
          <w:lang w:val="en-US"/>
        </w:rPr>
        <w:t>compare GBS vs site specific losses MS footprint</w:t>
      </w:r>
    </w:p>
    <w:p w14:paraId="5DCB645B" w14:textId="77777777" w:rsidR="008D123D" w:rsidRDefault="008D123D" w:rsidP="008D123D">
      <w:pPr>
        <w:spacing w:after="120" w:line="360" w:lineRule="auto"/>
        <w:ind w:right="173"/>
        <w:rPr>
          <w:lang w:val="en-US"/>
        </w:rPr>
      </w:pPr>
    </w:p>
    <w:p w14:paraId="5ED5DBC3" w14:textId="77777777" w:rsidR="008D123D" w:rsidRDefault="008D123D" w:rsidP="008D123D">
      <w:pPr>
        <w:spacing w:after="120" w:line="360" w:lineRule="auto"/>
        <w:ind w:right="173"/>
        <w:rPr>
          <w:lang w:val="en-US"/>
        </w:rPr>
      </w:pPr>
    </w:p>
    <w:p w14:paraId="4D5CA679" w14:textId="6CE430FD"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3</w:t>
      </w:r>
      <w:r w:rsidRPr="00252EDA">
        <w:rPr>
          <w:b/>
          <w:sz w:val="28"/>
          <w:lang w:val="en-US"/>
        </w:rPr>
        <w:tab/>
      </w:r>
      <w:r w:rsidRPr="00992F12">
        <w:rPr>
          <w:b/>
          <w:sz w:val="28"/>
          <w:lang w:val="en-US"/>
        </w:rPr>
        <w:t>Importing from the MIP, feasibility</w:t>
      </w:r>
    </w:p>
    <w:p w14:paraId="766B599A" w14:textId="77777777" w:rsidR="008D123D" w:rsidRDefault="008D123D" w:rsidP="008D123D">
      <w:pPr>
        <w:spacing w:after="120" w:line="360" w:lineRule="auto"/>
        <w:ind w:right="173"/>
        <w:rPr>
          <w:lang w:val="en-US"/>
        </w:rPr>
      </w:pPr>
    </w:p>
    <w:p w14:paraId="0F596D7F" w14:textId="77777777" w:rsidR="008D123D" w:rsidRDefault="008D123D" w:rsidP="008D123D">
      <w:pPr>
        <w:spacing w:after="120" w:line="360" w:lineRule="auto"/>
        <w:ind w:right="173"/>
        <w:rPr>
          <w:lang w:val="en-US"/>
        </w:rPr>
      </w:pPr>
    </w:p>
    <w:p w14:paraId="74CA610C" w14:textId="5255F750"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4</w:t>
      </w:r>
      <w:r w:rsidRPr="00252EDA">
        <w:rPr>
          <w:b/>
          <w:sz w:val="28"/>
          <w:lang w:val="en-US"/>
        </w:rPr>
        <w:tab/>
      </w:r>
      <w:r w:rsidRPr="00992F12">
        <w:rPr>
          <w:b/>
          <w:sz w:val="28"/>
          <w:lang w:val="en-US"/>
        </w:rPr>
        <w:t>Inventory coverage of flood products</w:t>
      </w:r>
    </w:p>
    <w:p w14:paraId="12FA073E" w14:textId="77777777" w:rsidR="008D123D" w:rsidRDefault="008D123D" w:rsidP="008D123D">
      <w:pPr>
        <w:spacing w:after="120" w:line="360" w:lineRule="auto"/>
        <w:ind w:right="173"/>
        <w:rPr>
          <w:lang w:val="en-US"/>
        </w:rPr>
      </w:pPr>
    </w:p>
    <w:p w14:paraId="1CF48EFF" w14:textId="77777777" w:rsidR="008D123D" w:rsidRDefault="008D123D" w:rsidP="008D123D">
      <w:pPr>
        <w:spacing w:after="120" w:line="360" w:lineRule="auto"/>
        <w:ind w:right="173"/>
        <w:rPr>
          <w:lang w:val="en-US"/>
        </w:rPr>
      </w:pPr>
    </w:p>
    <w:p w14:paraId="6D1E8C53" w14:textId="77777777" w:rsidR="008D123D" w:rsidRPr="00252EDA" w:rsidRDefault="008D123D" w:rsidP="008D123D">
      <w:pPr>
        <w:spacing w:after="120" w:line="360" w:lineRule="auto"/>
        <w:ind w:right="173"/>
        <w:rPr>
          <w:lang w:val="en-US"/>
        </w:rPr>
        <w:sectPr w:rsidR="008D123D" w:rsidRPr="00252EDA" w:rsidSect="002F2E31">
          <w:headerReference w:type="default" r:id="rId195"/>
          <w:footerReference w:type="default" r:id="rId196"/>
          <w:pgSz w:w="12240" w:h="15840"/>
          <w:pgMar w:top="1440" w:right="1440" w:bottom="1440" w:left="1440" w:header="720" w:footer="720" w:gutter="0"/>
          <w:pgNumType w:start="1"/>
          <w:cols w:space="720"/>
          <w:docGrid w:linePitch="360"/>
        </w:sectPr>
      </w:pPr>
    </w:p>
    <w:p w14:paraId="6F126602" w14:textId="00D59CCC" w:rsidR="002D6419" w:rsidRPr="00252EDA" w:rsidRDefault="008D123D" w:rsidP="002D6419">
      <w:pPr>
        <w:rPr>
          <w:b/>
          <w:sz w:val="32"/>
          <w:lang w:val="en-US"/>
        </w:rPr>
      </w:pPr>
      <w:r>
        <w:rPr>
          <w:b/>
          <w:sz w:val="32"/>
          <w:lang w:val="en-US"/>
        </w:rPr>
        <w:lastRenderedPageBreak/>
        <w:t>A1</w:t>
      </w:r>
      <w:r w:rsidR="002D6419"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97" w:history="1">
        <w:proofErr w:type="spellStart"/>
        <w:r w:rsidRPr="00252EDA">
          <w:rPr>
            <w:rStyle w:val="Hyperlink"/>
            <w:rFonts w:cstheme="minorHAnsi"/>
            <w:lang w:val="en-US"/>
          </w:rPr>
          <w:t>ADvanced</w:t>
        </w:r>
        <w:proofErr w:type="spellEnd"/>
        <w:r w:rsidRPr="00252EDA">
          <w:rPr>
            <w:rStyle w:val="Hyperlink"/>
            <w:rFonts w:cstheme="minorHAnsi"/>
            <w:lang w:val="en-US"/>
          </w:rPr>
          <w:t xml:space="preserve"> </w:t>
        </w:r>
        <w:proofErr w:type="spellStart"/>
        <w:r w:rsidRPr="00252EDA">
          <w:rPr>
            <w:rStyle w:val="Hyperlink"/>
            <w:rFonts w:cstheme="minorHAnsi"/>
            <w:lang w:val="en-US"/>
          </w:rPr>
          <w:t>CIRculation</w:t>
        </w:r>
        <w:proofErr w:type="spellEnd"/>
        <w:r w:rsidRPr="00252EDA">
          <w:rPr>
            <w:rStyle w:val="Hyperlink"/>
            <w:rFonts w:cstheme="minorHAnsi"/>
            <w:lang w:val="en-US"/>
          </w:rPr>
          <w:t xml:space="preserve">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98"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5E93B08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99" w:history="1">
        <w:r w:rsidRPr="00557D75">
          <w:rPr>
            <w:rStyle w:val="Hyperlink"/>
            <w:rFonts w:cstheme="minorHAnsi"/>
            <w:lang w:val="en-US"/>
          </w:rPr>
          <w:t>Department of Homeland Security</w:t>
        </w:r>
      </w:hyperlink>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6166990C"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200" w:history="1">
        <w:r w:rsidRPr="00557D75">
          <w:rPr>
            <w:rStyle w:val="Hyperlink"/>
            <w:rFonts w:cstheme="minorHAnsi"/>
            <w:lang w:val="en-US"/>
          </w:rPr>
          <w:t>Federal Emergency Management Agency</w:t>
        </w:r>
      </w:hyperlink>
      <w:r w:rsidRPr="00252EDA">
        <w:rPr>
          <w:rFonts w:cstheme="minorHAnsi"/>
          <w:lang w:val="en-US"/>
        </w:rPr>
        <w:t>, a unit of DHS</w:t>
      </w:r>
    </w:p>
    <w:p w14:paraId="7CFA5D54" w14:textId="6013730F"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201" w:history="1">
        <w:r w:rsidRPr="00557D75">
          <w:rPr>
            <w:rStyle w:val="Hyperlink"/>
            <w:rFonts w:cstheme="minorHAnsi"/>
            <w:lang w:val="en-US"/>
          </w:rPr>
          <w:t>Federal Geographic Data Committee</w:t>
        </w:r>
      </w:hyperlink>
    </w:p>
    <w:p w14:paraId="2BDB6650" w14:textId="26DAE3A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202"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461BC25"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203" w:history="1">
        <w:r w:rsidRPr="00557D75">
          <w:rPr>
            <w:rStyle w:val="Hyperlink"/>
            <w:rFonts w:cstheme="minorHAnsi"/>
            <w:lang w:val="en-US"/>
          </w:rPr>
          <w:t>Hurricane Surface Wind Database</w:t>
        </w:r>
      </w:hyperlink>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555C019B"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r>
      <w:hyperlink r:id="rId204" w:history="1">
        <w:r w:rsidRPr="00557D75">
          <w:rPr>
            <w:rStyle w:val="Hyperlink"/>
            <w:rFonts w:cstheme="minorHAnsi"/>
            <w:lang w:val="en-US"/>
          </w:rPr>
          <w:t>Hy</w:t>
        </w:r>
        <w:r w:rsidR="00557D75" w:rsidRPr="00557D75">
          <w:rPr>
            <w:rStyle w:val="Hyperlink"/>
            <w:rFonts w:cstheme="minorHAnsi"/>
            <w:lang w:val="en-US"/>
          </w:rPr>
          <w:t>dr</w:t>
        </w:r>
        <w:r w:rsidRPr="00557D75">
          <w:rPr>
            <w:rStyle w:val="Hyperlink"/>
            <w:rFonts w:cstheme="minorHAnsi"/>
            <w:lang w:val="en-US"/>
          </w:rPr>
          <w:t>ol</w:t>
        </w:r>
        <w:r w:rsidR="00557D75" w:rsidRPr="00557D75">
          <w:rPr>
            <w:rStyle w:val="Hyperlink"/>
            <w:rFonts w:cstheme="minorHAnsi"/>
            <w:lang w:val="en-US"/>
          </w:rPr>
          <w:t>o</w:t>
        </w:r>
        <w:r w:rsidRPr="00557D75">
          <w:rPr>
            <w:rStyle w:val="Hyperlink"/>
            <w:rFonts w:cstheme="minorHAnsi"/>
            <w:lang w:val="en-US"/>
          </w:rPr>
          <w:t xml:space="preserve">gic Engineering Center </w:t>
        </w:r>
      </w:hyperlink>
      <w:r w:rsidRPr="00252EDA">
        <w:rPr>
          <w:rFonts w:cstheme="minorHAnsi"/>
          <w:lang w:val="en-US"/>
        </w:rPr>
        <w:t>(of the U.S. Army Corps of Engineers)</w:t>
      </w:r>
    </w:p>
    <w:p w14:paraId="103B9A53" w14:textId="52657A6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205"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0D522486"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206" w:history="1">
        <w:r w:rsidRPr="00557D75">
          <w:rPr>
            <w:rStyle w:val="Hyperlink"/>
            <w:rFonts w:cstheme="minorHAnsi"/>
            <w:lang w:val="en-US"/>
          </w:rPr>
          <w:t>Homeland Infrastructure Foundation-Level Data</w:t>
        </w:r>
      </w:hyperlink>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59BF0C9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207" w:history="1">
        <w:r w:rsidRPr="00557D75">
          <w:rPr>
            <w:rStyle w:val="Hyperlink"/>
            <w:rFonts w:cstheme="minorHAnsi"/>
            <w:lang w:val="en-US"/>
          </w:rPr>
          <w:t>Homeland Security Exercise and Evaluation Program</w:t>
        </w:r>
      </w:hyperlink>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 xml:space="preserve">Modified </w:t>
      </w:r>
      <w:proofErr w:type="spellStart"/>
      <w:r w:rsidRPr="00252EDA">
        <w:rPr>
          <w:rFonts w:cstheme="minorHAnsi"/>
          <w:lang w:val="en-US"/>
        </w:rPr>
        <w:t>Mercali</w:t>
      </w:r>
      <w:proofErr w:type="spellEnd"/>
      <w:r w:rsidRPr="00252EDA">
        <w:rPr>
          <w:rFonts w:cstheme="minorHAnsi"/>
          <w:lang w:val="en-US"/>
        </w:rPr>
        <w:t xml:space="preserve">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2DE1D8E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208" w:history="1">
        <w:r w:rsidRPr="005B5E1C">
          <w:rPr>
            <w:rStyle w:val="Hyperlink"/>
            <w:rFonts w:cstheme="minorHAnsi"/>
            <w:lang w:val="en-US"/>
          </w:rPr>
          <w:t>National Hurricane Center</w:t>
        </w:r>
      </w:hyperlink>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209" w:history="1">
        <w:r w:rsidRPr="00252EDA">
          <w:rPr>
            <w:rStyle w:val="Hyperlink"/>
            <w:rFonts w:cstheme="minorHAnsi"/>
            <w:lang w:val="en-US"/>
          </w:rPr>
          <w:t>National Water Model</w:t>
        </w:r>
      </w:hyperlink>
    </w:p>
    <w:p w14:paraId="1315BC46" w14:textId="1C50E6E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210" w:history="1">
        <w:r w:rsidRPr="005B5E1C">
          <w:rPr>
            <w:rStyle w:val="Hyperlink"/>
            <w:rFonts w:cstheme="minorHAnsi"/>
            <w:lang w:val="en-US"/>
          </w:rPr>
          <w:t>Open Geospatial Consortium</w:t>
        </w:r>
      </w:hyperlink>
    </w:p>
    <w:p w14:paraId="43E490E9" w14:textId="7D74A47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211" w:history="1">
        <w:r w:rsidRPr="005B5E1C">
          <w:rPr>
            <w:rStyle w:val="Hyperlink"/>
            <w:rFonts w:cstheme="minorHAnsi"/>
            <w:lang w:val="en-US"/>
          </w:rPr>
          <w:t>Oak Ridge National Laboratory</w:t>
        </w:r>
      </w:hyperlink>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2365BB0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212" w:history="1">
        <w:r w:rsidRPr="00AE35FE">
          <w:rPr>
            <w:rStyle w:val="Hyperlink"/>
            <w:rFonts w:cstheme="minorHAnsi"/>
            <w:lang w:val="en-US"/>
          </w:rPr>
          <w:t xml:space="preserve">Simulating </w:t>
        </w:r>
        <w:proofErr w:type="spellStart"/>
        <w:r w:rsidRPr="00AE35FE">
          <w:rPr>
            <w:rStyle w:val="Hyperlink"/>
            <w:rFonts w:cstheme="minorHAnsi"/>
            <w:lang w:val="en-US"/>
          </w:rPr>
          <w:t>W</w:t>
        </w:r>
        <w:r w:rsidR="00AE35FE" w:rsidRPr="00AE35FE">
          <w:rPr>
            <w:rStyle w:val="Hyperlink"/>
            <w:rFonts w:cstheme="minorHAnsi"/>
            <w:lang w:val="en-US"/>
          </w:rPr>
          <w:t>A</w:t>
        </w:r>
        <w:r w:rsidRPr="00AE35FE">
          <w:rPr>
            <w:rStyle w:val="Hyperlink"/>
            <w:rFonts w:cstheme="minorHAnsi"/>
            <w:lang w:val="en-US"/>
          </w:rPr>
          <w:t>ves</w:t>
        </w:r>
        <w:proofErr w:type="spellEnd"/>
        <w:r w:rsidRPr="00AE35FE">
          <w:rPr>
            <w:rStyle w:val="Hyperlink"/>
            <w:rFonts w:cstheme="minorHAnsi"/>
            <w:lang w:val="en-US"/>
          </w:rPr>
          <w:t xml:space="preserve"> Nearshore</w:t>
        </w:r>
      </w:hyperlink>
      <w:r w:rsidRPr="00252EDA">
        <w:rPr>
          <w:rFonts w:cstheme="minorHAnsi"/>
          <w:lang w:val="en-US"/>
        </w:rPr>
        <w:t xml:space="preserve"> wave model</w:t>
      </w:r>
      <w:r w:rsidR="00AE35FE">
        <w:rPr>
          <w:rFonts w:cstheme="minorHAnsi"/>
          <w:lang w:val="en-US"/>
        </w:rPr>
        <w:t xml:space="preserve"> (developed at TU Delft, NL)</w:t>
      </w:r>
    </w:p>
    <w:p w14:paraId="75A02C54" w14:textId="510D0401"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213" w:history="1">
        <w:r w:rsidRPr="00557D75">
          <w:rPr>
            <w:rStyle w:val="Hyperlink"/>
            <w:rFonts w:cstheme="minorHAnsi"/>
            <w:lang w:val="en-US"/>
          </w:rPr>
          <w:t>Topologically Integrated Geographic Encoding and Referencing system</w:t>
        </w:r>
      </w:hyperlink>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146B366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214" w:history="1">
        <w:r w:rsidRPr="00AE35FE">
          <w:rPr>
            <w:rStyle w:val="Hyperlink"/>
            <w:rFonts w:cstheme="minorHAnsi"/>
            <w:lang w:val="en-US"/>
          </w:rPr>
          <w:t>United States Geological Survey</w:t>
        </w:r>
      </w:hyperlink>
    </w:p>
    <w:p w14:paraId="0AC976C1" w14:textId="6DFCBA34" w:rsidR="00140055" w:rsidRDefault="00140055" w:rsidP="002D6419">
      <w:pPr>
        <w:pStyle w:val="ListParagraph"/>
        <w:spacing w:line="360" w:lineRule="auto"/>
        <w:ind w:left="907" w:hanging="907"/>
        <w:rPr>
          <w:rFonts w:cstheme="minorHAnsi"/>
          <w:lang w:val="en-US"/>
        </w:rPr>
      </w:pPr>
      <w:r>
        <w:rPr>
          <w:rFonts w:cstheme="minorHAnsi"/>
          <w:lang w:val="en-US"/>
        </w:rPr>
        <w:t>WKT</w:t>
      </w:r>
      <w:r>
        <w:rPr>
          <w:rFonts w:cstheme="minorHAnsi"/>
          <w:lang w:val="en-US"/>
        </w:rPr>
        <w:tab/>
        <w:t>Well-known Text, an ISO and OGC markup language standard for vector geometries</w:t>
      </w:r>
    </w:p>
    <w:p w14:paraId="1665DB58" w14:textId="6D87B8CD"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215"/>
          <w:footerReference w:type="default" r:id="rId216"/>
          <w:pgSz w:w="12240" w:h="15840"/>
          <w:pgMar w:top="1440" w:right="1440" w:bottom="1440" w:left="1440" w:header="720" w:footer="720" w:gutter="0"/>
          <w:pgNumType w:start="1"/>
          <w:cols w:space="720"/>
          <w:docGrid w:linePitch="360"/>
        </w:sectPr>
      </w:pPr>
    </w:p>
    <w:p w14:paraId="299B00D9" w14:textId="52BF626A" w:rsidR="002D6419" w:rsidRPr="00252EDA" w:rsidRDefault="003F1B88" w:rsidP="002D6419">
      <w:pPr>
        <w:rPr>
          <w:b/>
          <w:sz w:val="32"/>
          <w:lang w:val="en-US"/>
        </w:rPr>
      </w:pPr>
      <w:r>
        <w:rPr>
          <w:b/>
          <w:sz w:val="32"/>
          <w:lang w:val="en-US"/>
        </w:rPr>
        <w:lastRenderedPageBreak/>
        <w:t>A2</w:t>
      </w:r>
      <w:r w:rsidR="002D6419"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217" w:history="1">
        <w:r w:rsidRPr="00252EDA">
          <w:rPr>
            <w:rStyle w:val="Hyperlink"/>
            <w:lang w:val="en-US"/>
          </w:rPr>
          <w:t>http://dx.doi.org/10.3133/tm11B7</w:t>
        </w:r>
      </w:hyperlink>
      <w:r w:rsidRPr="00252EDA">
        <w:rPr>
          <w:lang w:val="en-US"/>
        </w:rPr>
        <w:t>.</w:t>
      </w:r>
    </w:p>
    <w:p w14:paraId="0B869D19" w14:textId="37928D0B" w:rsidR="00992F12" w:rsidRDefault="00992F12" w:rsidP="002D6419">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proofErr w:type="spellStart"/>
      <w:r w:rsidRPr="00992F12">
        <w:rPr>
          <w:i/>
          <w:lang w:val="en-US"/>
        </w:rPr>
        <w:t>PloS</w:t>
      </w:r>
      <w:proofErr w:type="spellEnd"/>
      <w:r w:rsidRPr="00992F12">
        <w:rPr>
          <w:i/>
          <w:lang w:val="en-US"/>
        </w:rPr>
        <w:t xml:space="preserve"> one</w:t>
      </w:r>
      <w:r w:rsidRPr="00992F12">
        <w:rPr>
          <w:lang w:val="en-US"/>
        </w:rPr>
        <w:t xml:space="preserve">, </w:t>
      </w:r>
      <w:r w:rsidRPr="00992F12">
        <w:rPr>
          <w:b/>
          <w:lang w:val="en-US"/>
        </w:rPr>
        <w:t>12</w:t>
      </w:r>
      <w:r w:rsidRPr="00992F12">
        <w:rPr>
          <w:lang w:val="en-US"/>
        </w:rPr>
        <w:t>(8), e0180698. doi:10.1371/journal.pone.0180698</w:t>
      </w:r>
    </w:p>
    <w:p w14:paraId="0C39ADC0" w14:textId="3580B964" w:rsidR="00992F12" w:rsidRDefault="00992F12" w:rsidP="002D6419">
      <w:pPr>
        <w:spacing w:after="120" w:line="360" w:lineRule="auto"/>
        <w:ind w:left="576" w:right="173" w:hanging="576"/>
        <w:rPr>
          <w:lang w:val="en-US"/>
        </w:rPr>
      </w:pPr>
      <w:proofErr w:type="spellStart"/>
      <w:r w:rsidRPr="00992F12">
        <w:rPr>
          <w:lang w:val="en-US"/>
        </w:rPr>
        <w:t>Basiri</w:t>
      </w:r>
      <w:proofErr w:type="spellEnd"/>
      <w:r w:rsidRPr="00992F12">
        <w:rPr>
          <w:lang w:val="en-US"/>
        </w:rPr>
        <w:t xml:space="preserve"> A, Jackson M, Amirian P, Amir </w:t>
      </w:r>
      <w:proofErr w:type="spellStart"/>
      <w:r w:rsidRPr="00992F12">
        <w:rPr>
          <w:lang w:val="en-US"/>
        </w:rPr>
        <w:t>Pourabdollah</w:t>
      </w:r>
      <w:proofErr w:type="spellEnd"/>
      <w:r w:rsidRPr="00992F12">
        <w:rPr>
          <w:lang w:val="en-US"/>
        </w:rPr>
        <w:t xml:space="preserve">, </w:t>
      </w:r>
      <w:proofErr w:type="spellStart"/>
      <w:r w:rsidRPr="00992F12">
        <w:rPr>
          <w:lang w:val="en-US"/>
        </w:rPr>
        <w:t>Sester</w:t>
      </w:r>
      <w:proofErr w:type="spellEnd"/>
      <w:r w:rsidRPr="00992F12">
        <w:rPr>
          <w:lang w:val="en-US"/>
        </w:rPr>
        <w:t xml:space="preserve"> M, </w:t>
      </w:r>
      <w:proofErr w:type="spellStart"/>
      <w:r w:rsidRPr="00992F12">
        <w:rPr>
          <w:lang w:val="en-US"/>
        </w:rPr>
        <w:t>Winstanley</w:t>
      </w:r>
      <w:proofErr w:type="spellEnd"/>
      <w:r w:rsidRPr="00992F12">
        <w:rPr>
          <w:lang w:val="en-US"/>
        </w:rPr>
        <w:t xml:space="preserve"> A, Moore T &amp; L Zhang 2016. Quality assessment of </w:t>
      </w:r>
      <w:proofErr w:type="spellStart"/>
      <w:r w:rsidRPr="00992F12">
        <w:rPr>
          <w:lang w:val="en-US"/>
        </w:rPr>
        <w:t>OpenStreetMap</w:t>
      </w:r>
      <w:proofErr w:type="spellEnd"/>
      <w:r w:rsidRPr="00992F12">
        <w:rPr>
          <w:lang w:val="en-US"/>
        </w:rPr>
        <w:t xml:space="preserve">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2654FDD5" w14:textId="4FCBD0C8" w:rsidR="00E01080" w:rsidRPr="00E01080" w:rsidRDefault="00E01080" w:rsidP="002D6419">
      <w:pPr>
        <w:spacing w:after="120" w:line="360" w:lineRule="auto"/>
        <w:ind w:left="576" w:right="173" w:hanging="576"/>
      </w:pPr>
      <w:r w:rsidRPr="00E01080">
        <w:t xml:space="preserve">Brahmin M, </w:t>
      </w:r>
      <w:proofErr w:type="spellStart"/>
      <w:r w:rsidRPr="00E01080">
        <w:t>Drira</w:t>
      </w:r>
      <w:proofErr w:type="spellEnd"/>
      <w:r w:rsidRPr="00E01080">
        <w:t xml:space="preserve"> W, </w:t>
      </w:r>
      <w:proofErr w:type="spellStart"/>
      <w:r w:rsidRPr="00E01080">
        <w:t>Filali</w:t>
      </w:r>
      <w:proofErr w:type="spellEnd"/>
      <w:r w:rsidRPr="00E01080">
        <w:t xml:space="preserve"> F and N </w:t>
      </w:r>
      <w:proofErr w:type="spellStart"/>
      <w:r w:rsidRPr="00E01080">
        <w:t>Hamdi</w:t>
      </w:r>
      <w:proofErr w:type="spellEnd"/>
      <w:r w:rsidRPr="00E01080">
        <w:t xml:space="preserve"> 2016. S</w:t>
      </w:r>
      <w:r>
        <w:t xml:space="preserve">patial data extension for Cassandra NoSQL database. </w:t>
      </w:r>
      <w:r w:rsidRPr="00E01080">
        <w:rPr>
          <w:i/>
        </w:rPr>
        <w:t>Journal of Big Data</w:t>
      </w:r>
      <w:r>
        <w:t xml:space="preserve">, </w:t>
      </w:r>
      <w:r w:rsidRPr="00E01080">
        <w:rPr>
          <w:b/>
        </w:rPr>
        <w:t>3</w:t>
      </w:r>
      <w:r>
        <w:t>:11, DOI: 10.1186/s40537-016-0045-4.</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Default="002D6419" w:rsidP="002D6419">
      <w:pPr>
        <w:spacing w:after="120" w:line="360" w:lineRule="auto"/>
        <w:ind w:left="576" w:right="173" w:hanging="576"/>
        <w:rPr>
          <w:lang w:val="en-US"/>
        </w:rPr>
      </w:pPr>
      <w:proofErr w:type="spellStart"/>
      <w:r w:rsidRPr="00252EDA">
        <w:rPr>
          <w:lang w:val="en-US"/>
        </w:rPr>
        <w:t>Brzev</w:t>
      </w:r>
      <w:proofErr w:type="spellEnd"/>
      <w:r w:rsidRPr="00252EDA">
        <w:rPr>
          <w:lang w:val="en-US"/>
        </w:rPr>
        <w:t xml:space="preserve"> S, </w:t>
      </w:r>
      <w:proofErr w:type="spellStart"/>
      <w:r w:rsidRPr="00252EDA">
        <w:rPr>
          <w:lang w:val="en-US"/>
        </w:rPr>
        <w:t>Scawthorn</w:t>
      </w:r>
      <w:proofErr w:type="spellEnd"/>
      <w:r w:rsidRPr="00252EDA">
        <w:rPr>
          <w:lang w:val="en-US"/>
        </w:rPr>
        <w:t xml:space="preserve"> C, </w:t>
      </w:r>
      <w:proofErr w:type="spellStart"/>
      <w:r w:rsidRPr="00252EDA">
        <w:rPr>
          <w:lang w:val="en-US"/>
        </w:rPr>
        <w:t>Charleson</w:t>
      </w:r>
      <w:proofErr w:type="spellEnd"/>
      <w:r w:rsidRPr="00252EDA">
        <w:rPr>
          <w:lang w:val="en-US"/>
        </w:rPr>
        <w:t xml:space="preserve"> AW, Allen L, Greene M, Jaiswal K and V Silva 2013. </w:t>
      </w:r>
      <w:r w:rsidRPr="00252EDA">
        <w:rPr>
          <w:i/>
          <w:lang w:val="en-US"/>
        </w:rPr>
        <w:t>GEM Building Taxonomy Version 2.0</w:t>
      </w:r>
      <w:r w:rsidRPr="00252EDA">
        <w:rPr>
          <w:lang w:val="en-US"/>
        </w:rPr>
        <w:t xml:space="preserve">, GEM Technical Report 2013-02 V1.0.0, 188 pp., GEM Foundation, Pavia, Italy, </w:t>
      </w:r>
      <w:proofErr w:type="spellStart"/>
      <w:r w:rsidRPr="00252EDA">
        <w:rPr>
          <w:lang w:val="en-US"/>
        </w:rPr>
        <w:t>doi</w:t>
      </w:r>
      <w:proofErr w:type="spellEnd"/>
      <w:r w:rsidRPr="00252EDA">
        <w:rPr>
          <w:lang w:val="en-US"/>
        </w:rPr>
        <w:t>: 10.13117/GEM.EXP-MOD.TR2013.02.</w:t>
      </w:r>
    </w:p>
    <w:p w14:paraId="224D8AD6" w14:textId="1B5E2421" w:rsidR="00A278DF" w:rsidRPr="00252EDA" w:rsidRDefault="00A278DF" w:rsidP="002D6419">
      <w:pPr>
        <w:spacing w:after="120" w:line="360" w:lineRule="auto"/>
        <w:ind w:left="576" w:right="173" w:hanging="576"/>
        <w:rPr>
          <w:lang w:val="en-US"/>
        </w:rPr>
      </w:pPr>
      <w:proofErr w:type="spellStart"/>
      <w:r>
        <w:rPr>
          <w:lang w:val="en-US"/>
        </w:rPr>
        <w:t>Codd</w:t>
      </w:r>
      <w:proofErr w:type="spellEnd"/>
      <w:r>
        <w:rPr>
          <w:lang w:val="en-US"/>
        </w:rPr>
        <w:t xml:space="preserve">, E 1970. A relational model of data for large shared data banks. </w:t>
      </w:r>
      <w:r w:rsidRPr="00A278DF">
        <w:rPr>
          <w:i/>
          <w:lang w:val="en-US"/>
        </w:rPr>
        <w:t>Communications of the ACM</w:t>
      </w:r>
      <w:r>
        <w:rPr>
          <w:lang w:val="en-US"/>
        </w:rPr>
        <w:t xml:space="preserve">, </w:t>
      </w:r>
      <w:r w:rsidRPr="00A278DF">
        <w:rPr>
          <w:b/>
          <w:lang w:val="en-US"/>
        </w:rPr>
        <w:t>13</w:t>
      </w:r>
      <w:r>
        <w:rPr>
          <w:lang w:val="en-US"/>
        </w:rPr>
        <w:t>(6): -377-387.</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lastRenderedPageBreak/>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w:t>
      </w:r>
      <w:proofErr w:type="spellStart"/>
      <w:r w:rsidRPr="00252EDA">
        <w:rPr>
          <w:lang w:val="en-US"/>
        </w:rPr>
        <w:t>Sorichetta</w:t>
      </w:r>
      <w:proofErr w:type="spellEnd"/>
      <w:r w:rsidRPr="00252EDA">
        <w:rPr>
          <w:lang w:val="en-US"/>
        </w:rPr>
        <w:t xml:space="preserve"> A and A </w:t>
      </w:r>
      <w:proofErr w:type="spellStart"/>
      <w:r w:rsidRPr="00252EDA">
        <w:rPr>
          <w:lang w:val="en-US"/>
        </w:rPr>
        <w:t>Tatem</w:t>
      </w:r>
      <w:proofErr w:type="spellEnd"/>
      <w:r w:rsidRPr="00252EDA">
        <w:rPr>
          <w:lang w:val="en-US"/>
        </w:rPr>
        <w:t xml:space="preserve">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218"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2EDE8CF8" w:rsidR="002D6419"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r w:rsidR="00992F12">
        <w:rPr>
          <w:lang w:val="en-US"/>
        </w:rPr>
        <w:t>.</w:t>
      </w:r>
    </w:p>
    <w:p w14:paraId="1595CCCD" w14:textId="68AC6EE1" w:rsidR="00992F12" w:rsidRPr="00252EDA" w:rsidRDefault="00992F12" w:rsidP="00992F12">
      <w:pPr>
        <w:spacing w:after="120" w:line="360" w:lineRule="auto"/>
        <w:ind w:left="578" w:right="176" w:hanging="578"/>
        <w:rPr>
          <w:lang w:val="en-US"/>
        </w:rPr>
      </w:pPr>
      <w:proofErr w:type="spellStart"/>
      <w:r w:rsidRPr="00992F12">
        <w:rPr>
          <w:lang w:val="en-US"/>
        </w:rPr>
        <w:t>Sehra</w:t>
      </w:r>
      <w:proofErr w:type="spellEnd"/>
      <w:r w:rsidRPr="00992F12">
        <w:rPr>
          <w:lang w:val="en-US"/>
        </w:rPr>
        <w:t xml:space="preserve"> S, Singh J and H Rai 2014. A Systematic Study of </w:t>
      </w:r>
      <w:proofErr w:type="spellStart"/>
      <w:r w:rsidRPr="00992F12">
        <w:rPr>
          <w:lang w:val="en-US"/>
        </w:rPr>
        <w:t>OpenStreetMap</w:t>
      </w:r>
      <w:proofErr w:type="spellEnd"/>
      <w:r w:rsidRPr="00992F12">
        <w:rPr>
          <w:lang w:val="en-US"/>
        </w:rPr>
        <w:t xml:space="preserve">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76F7E8EC" w14:textId="77777777" w:rsidR="002D6419" w:rsidRPr="00252EDA" w:rsidRDefault="002D6419" w:rsidP="002D6419">
      <w:pPr>
        <w:spacing w:after="120" w:line="360" w:lineRule="auto"/>
        <w:ind w:left="576" w:right="173" w:hanging="576"/>
        <w:rPr>
          <w:lang w:val="en-US"/>
        </w:rPr>
      </w:pPr>
      <w:r w:rsidRPr="00252EDA">
        <w:rPr>
          <w:lang w:val="en-US"/>
        </w:rPr>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608E884" w:rsidR="008E33C5" w:rsidRPr="00252EDA" w:rsidRDefault="00992F12" w:rsidP="00992F12">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sectPr w:rsidR="008E33C5" w:rsidRPr="00252EDA" w:rsidSect="002F2E31">
      <w:headerReference w:type="default" r:id="rId219"/>
      <w:footerReference w:type="default" r:id="rId22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7C07D6" w:rsidRDefault="007C07D6">
      <w:pPr>
        <w:pStyle w:val="CommentText"/>
      </w:pPr>
      <w:r>
        <w:rPr>
          <w:rStyle w:val="CommentReference"/>
        </w:rPr>
        <w:annotationRef/>
      </w:r>
      <w:r>
        <w:t xml:space="preserve">Should we copyright or TM </w:t>
      </w:r>
      <w:proofErr w:type="spellStart"/>
      <w:r>
        <w:t>OpenHazus</w:t>
      </w:r>
      <w:proofErr w:type="spellEnd"/>
      <w:r>
        <w:t xml:space="preserve">?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7C07D6" w:rsidRDefault="007C07D6">
      <w:pPr>
        <w:pStyle w:val="CommentText"/>
      </w:pPr>
      <w:r>
        <w:rPr>
          <w:rStyle w:val="CommentReference"/>
        </w:rPr>
        <w:annotationRef/>
      </w:r>
      <w:r>
        <w:t>We will use Risk MAP standard document template</w:t>
      </w:r>
      <w:proofErr w:type="gramStart"/>
      <w:r>
        <w:t>..</w:t>
      </w:r>
      <w:proofErr w:type="gramEnd"/>
    </w:p>
  </w:comment>
  <w:comment w:id="2" w:author="Doug Bausch" w:date="2018-12-31T17:17:00Z" w:initials="DB">
    <w:p w14:paraId="729C1EBF" w14:textId="35B24765" w:rsidR="007C07D6" w:rsidRDefault="007C07D6">
      <w:pPr>
        <w:pStyle w:val="CommentText"/>
      </w:pPr>
      <w:r>
        <w:rPr>
          <w:rStyle w:val="CommentReference"/>
        </w:rPr>
        <w:annotationRef/>
      </w:r>
      <w:r>
        <w:t>I’ll provide and/or integrate.  It is often more flexible to the major drafting of the paper outside the format and then integrate within.</w:t>
      </w:r>
    </w:p>
  </w:comment>
  <w:comment w:id="5" w:author="Doug Bausch" w:date="2019-01-02T22:42:00Z" w:initials="DB">
    <w:p w14:paraId="7CAC17FA" w14:textId="2EECAD36" w:rsidR="007C07D6" w:rsidRDefault="007C07D6">
      <w:pPr>
        <w:pStyle w:val="CommentText"/>
      </w:pPr>
      <w:r>
        <w:rPr>
          <w:rStyle w:val="CommentReference"/>
        </w:rPr>
        <w:annotationRef/>
      </w:r>
      <w:r>
        <w:t>Cooper and I are developing a write-up of the site-specific flood POC deployed in QGIS and GDAL, including the optimization of Extract by Value</w:t>
      </w:r>
    </w:p>
  </w:comment>
  <w:comment w:id="4" w:author="Doug Bausch" w:date="2019-01-02T22:35:00Z" w:initials="DB">
    <w:p w14:paraId="160C2720" w14:textId="77777777" w:rsidR="007C07D6" w:rsidRDefault="007C07D6">
      <w:pPr>
        <w:pStyle w:val="CommentText"/>
      </w:pPr>
      <w:r>
        <w:rPr>
          <w:rStyle w:val="CommentReference"/>
        </w:rPr>
        <w:annotationRef/>
      </w:r>
      <w:r>
        <w:t>To me these sections seem to address original SOW:</w:t>
      </w:r>
    </w:p>
    <w:p w14:paraId="5A670C20" w14:textId="77777777" w:rsidR="007C07D6" w:rsidRDefault="007C07D6" w:rsidP="006C6C43">
      <w:pPr>
        <w:pStyle w:val="CommentText"/>
      </w:pPr>
    </w:p>
    <w:p w14:paraId="5ADA2CDB" w14:textId="62A8EC68" w:rsidR="007C07D6" w:rsidRDefault="007C07D6" w:rsidP="006C6C43">
      <w:pPr>
        <w:pStyle w:val="CommentText"/>
      </w:pPr>
      <w:r>
        <w:t xml:space="preserve">Team IBM will research and analyse open source software for </w:t>
      </w:r>
      <w:proofErr w:type="spellStart"/>
      <w:r>
        <w:t>Hazus</w:t>
      </w:r>
      <w:proofErr w:type="spellEnd"/>
      <w:r>
        <w:t xml:space="preserve"> GIS component to eliminate </w:t>
      </w:r>
      <w:proofErr w:type="spellStart"/>
      <w:r>
        <w:t>Hazus</w:t>
      </w:r>
      <w:proofErr w:type="spellEnd"/>
      <w:r>
        <w:t xml:space="preserve"> dependency. This includes GUI considerations, GIS technology/software research, and documentation of the findings. This effort will include proof of concept (POC) development to analyse feasibility of the open source software for </w:t>
      </w:r>
      <w:proofErr w:type="spellStart"/>
      <w:r>
        <w:t>Hazus</w:t>
      </w:r>
      <w:proofErr w:type="spellEnd"/>
      <w:r>
        <w:t>.</w:t>
      </w:r>
    </w:p>
    <w:p w14:paraId="7EF7A2C0" w14:textId="77777777" w:rsidR="007C07D6" w:rsidRDefault="007C07D6" w:rsidP="006C6C43">
      <w:pPr>
        <w:pStyle w:val="CommentText"/>
      </w:pPr>
    </w:p>
    <w:p w14:paraId="6EE2A7D7" w14:textId="7D2B8DBE" w:rsidR="007C07D6" w:rsidRDefault="007C07D6" w:rsidP="006C6C43">
      <w:pPr>
        <w:pStyle w:val="CommentText"/>
      </w:pPr>
      <w:r>
        <w:t>Documentation will include Results of the initial research and analysis of GUI considerations and GIS technology/software prior to the development of the POC.</w:t>
      </w:r>
    </w:p>
    <w:p w14:paraId="2F721B4F" w14:textId="77777777" w:rsidR="007C07D6" w:rsidRDefault="007C07D6">
      <w:pPr>
        <w:pStyle w:val="CommentText"/>
      </w:pPr>
    </w:p>
    <w:p w14:paraId="5F2D5BFD" w14:textId="084DE5B6" w:rsidR="007C07D6" w:rsidRDefault="007C07D6">
      <w:pPr>
        <w:pStyle w:val="CommentText"/>
      </w:pPr>
    </w:p>
  </w:comment>
  <w:comment w:id="6" w:author="Doug Bausch" w:date="2019-01-02T22:43:00Z" w:initials="DB">
    <w:p w14:paraId="48BDB51A" w14:textId="527198F4" w:rsidR="007C07D6" w:rsidRDefault="007C07D6">
      <w:pPr>
        <w:pStyle w:val="CommentText"/>
      </w:pPr>
      <w:r>
        <w:rPr>
          <w:rStyle w:val="CommentReference"/>
        </w:rPr>
        <w:annotationRef/>
      </w:r>
      <w:r>
        <w:t>We can supplement these sections based on COH replacement options doc.</w:t>
      </w:r>
    </w:p>
  </w:comment>
  <w:comment w:id="7" w:author="McNabb, Sean" w:date="2019-01-22T08:50:00Z" w:initials="MS">
    <w:p w14:paraId="40209F38" w14:textId="11772DFB" w:rsidR="007C07D6" w:rsidRDefault="007C07D6">
      <w:pPr>
        <w:pStyle w:val="CommentText"/>
      </w:pPr>
      <w:r>
        <w:rPr>
          <w:rStyle w:val="CommentReference"/>
        </w:rPr>
        <w:annotationRef/>
      </w:r>
      <w:r>
        <w:t xml:space="preserve">We may want to look at these mission and vision statements as I think that they have changed. Tying </w:t>
      </w:r>
      <w:proofErr w:type="spellStart"/>
      <w:r>
        <w:t>OpenHazus</w:t>
      </w:r>
      <w:proofErr w:type="spellEnd"/>
      <w:r>
        <w:t xml:space="preserve"> to the 2018-2022 FEMA Strategic Plan could be good. Also, Risk MAP is currently undergoing a change in the vision statement.</w:t>
      </w:r>
    </w:p>
    <w:p w14:paraId="642014AF" w14:textId="77777777" w:rsidR="007C07D6" w:rsidRDefault="007C07D6">
      <w:pPr>
        <w:pStyle w:val="CommentText"/>
      </w:pPr>
    </w:p>
    <w:p w14:paraId="0021C9C8" w14:textId="00081858" w:rsidR="007C07D6" w:rsidRDefault="007C07D6">
      <w:pPr>
        <w:pStyle w:val="CommentText"/>
      </w:pPr>
      <w:r>
        <w:t xml:space="preserve">2018-2022 FEMA Strategic Plan: </w:t>
      </w:r>
    </w:p>
    <w:p w14:paraId="19878BBA" w14:textId="77777777" w:rsidR="007C07D6" w:rsidRDefault="007C07D6">
      <w:pPr>
        <w:pStyle w:val="CommentText"/>
      </w:pPr>
    </w:p>
    <w:p w14:paraId="3DC679CE" w14:textId="3CB750A6" w:rsidR="007C07D6" w:rsidRDefault="007C07D6">
      <w:pPr>
        <w:pStyle w:val="CommentText"/>
      </w:pPr>
      <w:r>
        <w:t xml:space="preserve">FEMA mission statement: Helping people before, during, and after disaster. </w:t>
      </w:r>
    </w:p>
    <w:p w14:paraId="5F9DB47D" w14:textId="77777777" w:rsidR="007C07D6" w:rsidRDefault="007C07D6">
      <w:pPr>
        <w:pStyle w:val="CommentText"/>
      </w:pPr>
    </w:p>
    <w:p w14:paraId="4022047D" w14:textId="74130A85" w:rsidR="007C07D6" w:rsidRDefault="007C07D6">
      <w:pPr>
        <w:pStyle w:val="CommentText"/>
      </w:pPr>
      <w:r>
        <w:t xml:space="preserve">FEMA vision statement: A prepared and resilient Nation. </w:t>
      </w:r>
    </w:p>
    <w:p w14:paraId="37F2A0F1" w14:textId="77777777" w:rsidR="007C07D6" w:rsidRDefault="007C07D6">
      <w:pPr>
        <w:pStyle w:val="CommentText"/>
      </w:pPr>
    </w:p>
    <w:p w14:paraId="494DFCEE" w14:textId="490F9F86" w:rsidR="007C07D6" w:rsidRDefault="007C07D6" w:rsidP="00695B8F">
      <w:pPr>
        <w:pStyle w:val="CommentText"/>
      </w:pPr>
      <w:r>
        <w:t xml:space="preserve">FEMA strategic goals: </w:t>
      </w:r>
    </w:p>
    <w:p w14:paraId="7767AA06" w14:textId="47162038" w:rsidR="007C07D6" w:rsidRDefault="007C07D6" w:rsidP="00695B8F">
      <w:pPr>
        <w:pStyle w:val="CommentText"/>
        <w:numPr>
          <w:ilvl w:val="0"/>
          <w:numId w:val="49"/>
        </w:numPr>
      </w:pPr>
      <w:r>
        <w:t>Build a culture of preparedness.</w:t>
      </w:r>
    </w:p>
    <w:p w14:paraId="61459FF3" w14:textId="0C302170" w:rsidR="007C07D6" w:rsidRDefault="007C07D6" w:rsidP="00695B8F">
      <w:pPr>
        <w:pStyle w:val="CommentText"/>
        <w:numPr>
          <w:ilvl w:val="0"/>
          <w:numId w:val="49"/>
        </w:numPr>
      </w:pPr>
      <w:r>
        <w:t xml:space="preserve">Ready the Nation for catastrophic disasters. </w:t>
      </w:r>
    </w:p>
    <w:p w14:paraId="756704CD" w14:textId="2D7F8DFF" w:rsidR="007C07D6" w:rsidRDefault="007C07D6" w:rsidP="00695B8F">
      <w:pPr>
        <w:pStyle w:val="CommentText"/>
        <w:numPr>
          <w:ilvl w:val="0"/>
          <w:numId w:val="49"/>
        </w:numPr>
      </w:pPr>
      <w:r>
        <w:t xml:space="preserve">Reduce the complexity of FEMA. </w:t>
      </w:r>
    </w:p>
  </w:comment>
  <w:comment w:id="10" w:author="McNabb, Sean" w:date="2019-01-22T09:32:00Z" w:initials="MS">
    <w:p w14:paraId="5BCD4A22" w14:textId="2EC3820D" w:rsidR="007C07D6" w:rsidRDefault="007C07D6">
      <w:pPr>
        <w:pStyle w:val="CommentText"/>
      </w:pPr>
      <w:r>
        <w:rPr>
          <w:rStyle w:val="CommentReference"/>
        </w:rPr>
        <w:annotationRef/>
      </w:r>
      <w:r>
        <w:t xml:space="preserve">I have seen “Open Source” denoted multiple different ways [open source, open-source, open-source software (OSS)] in publications. Not sure what is accepted in the industry, but whatever we choose should be consistent throughout the whitepaper. </w:t>
      </w:r>
    </w:p>
  </w:comment>
  <w:comment w:id="11" w:author="McNabb, Sean" w:date="2019-01-22T09:12:00Z" w:initials="MS">
    <w:p w14:paraId="2EE9B2F9" w14:textId="3264F4C9" w:rsidR="007C07D6" w:rsidRDefault="007C07D6">
      <w:pPr>
        <w:pStyle w:val="CommentText"/>
      </w:pPr>
      <w:r>
        <w:rPr>
          <w:rStyle w:val="CommentReference"/>
        </w:rPr>
        <w:annotationRef/>
      </w:r>
      <w:r>
        <w:t xml:space="preserve">Not sure if we want to change this to loss modelling or risk assessment? Terminology here might depend on the audience of the whitepaper. </w:t>
      </w:r>
    </w:p>
  </w:comment>
  <w:comment w:id="12" w:author="McNabb, Sean" w:date="2019-01-22T09:43:00Z" w:initials="MS">
    <w:p w14:paraId="1E5758F1" w14:textId="753808A0" w:rsidR="007C07D6" w:rsidRDefault="007C07D6">
      <w:pPr>
        <w:pStyle w:val="CommentText"/>
      </w:pPr>
      <w:r>
        <w:rPr>
          <w:rStyle w:val="CommentReference"/>
        </w:rPr>
        <w:annotationRef/>
      </w:r>
      <w:r>
        <w:t xml:space="preserve">What does this mean? </w:t>
      </w:r>
    </w:p>
  </w:comment>
  <w:comment w:id="17" w:author="Fred Collins" w:date="2019-01-12T15:23:00Z" w:initials="FCC">
    <w:p w14:paraId="2D101F73" w14:textId="77159C7E" w:rsidR="007C07D6" w:rsidRDefault="007C07D6">
      <w:pPr>
        <w:pStyle w:val="CommentText"/>
      </w:pPr>
      <w:r>
        <w:rPr>
          <w:rStyle w:val="CommentReference"/>
        </w:rPr>
        <w:annotationRef/>
      </w:r>
      <w:r>
        <w:t xml:space="preserve">I’d like to see a conceptual architecture diagram of </w:t>
      </w:r>
      <w:proofErr w:type="spellStart"/>
      <w:r>
        <w:t>Hazus</w:t>
      </w:r>
      <w:proofErr w:type="spellEnd"/>
      <w:r>
        <w:t xml:space="preserve"> which allows the reader to visually understand the </w:t>
      </w:r>
      <w:proofErr w:type="spellStart"/>
      <w:r>
        <w:t>Hazus</w:t>
      </w:r>
      <w:proofErr w:type="spellEnd"/>
      <w:r>
        <w:t xml:space="preserve"> models / architecture components.</w:t>
      </w:r>
    </w:p>
  </w:comment>
  <w:comment w:id="32" w:author="McNabb, Sean" w:date="2019-01-22T09:54:00Z" w:initials="MS">
    <w:p w14:paraId="457F8788" w14:textId="7699B64E" w:rsidR="007C07D6" w:rsidRDefault="007C07D6">
      <w:pPr>
        <w:pStyle w:val="CommentText"/>
      </w:pPr>
      <w:r>
        <w:rPr>
          <w:rStyle w:val="CommentReference"/>
        </w:rPr>
        <w:annotationRef/>
      </w:r>
      <w:r>
        <w:t xml:space="preserve">It might be good to use this statement in the executive summary and state how </w:t>
      </w:r>
      <w:proofErr w:type="spellStart"/>
      <w:r>
        <w:t>OpenHazus</w:t>
      </w:r>
      <w:proofErr w:type="spellEnd"/>
      <w:r>
        <w:t xml:space="preserve"> will still support this objective, but that “the how” will be different. </w:t>
      </w:r>
    </w:p>
  </w:comment>
  <w:comment w:id="33" w:author="Jordan Burns" w:date="2018-12-27T20:34:00Z" w:initials="JB">
    <w:p w14:paraId="036D3ED6" w14:textId="064061F8" w:rsidR="007C07D6" w:rsidRPr="009B46DE" w:rsidRDefault="007C07D6">
      <w:pPr>
        <w:pStyle w:val="CommentText"/>
      </w:pPr>
      <w:r>
        <w:rPr>
          <w:rStyle w:val="CommentReference"/>
        </w:rPr>
        <w:annotationRef/>
      </w:r>
      <w:r>
        <w:t xml:space="preserve">Hinting at one of our main issues: that </w:t>
      </w:r>
      <w:proofErr w:type="spellStart"/>
      <w:r>
        <w:t>Hazus</w:t>
      </w:r>
      <w:proofErr w:type="spellEnd"/>
      <w:r>
        <w:rPr>
          <w:i/>
        </w:rPr>
        <w:t xml:space="preserve"> models</w:t>
      </w:r>
      <w:r>
        <w:t xml:space="preserve"> are best suited for use by experts in data, engineering, hazard science, modelling, etc. and </w:t>
      </w:r>
      <w:proofErr w:type="spellStart"/>
      <w:r>
        <w:t>Hazus</w:t>
      </w:r>
      <w:proofErr w:type="spellEnd"/>
      <w:r>
        <w:t xml:space="preserve"> </w:t>
      </w:r>
      <w:r>
        <w:rPr>
          <w:i/>
        </w:rPr>
        <w:t xml:space="preserve">results </w:t>
      </w:r>
      <w:r>
        <w:t>are best suited for use by planning officials and policymakers.</w:t>
      </w:r>
    </w:p>
  </w:comment>
  <w:comment w:id="34" w:author="McNabb, Sean" w:date="2019-01-22T11:42:00Z" w:initials="MS">
    <w:p w14:paraId="0BF170F7" w14:textId="4691B984" w:rsidR="007C07D6" w:rsidRDefault="007C07D6">
      <w:pPr>
        <w:pStyle w:val="CommentText"/>
      </w:pPr>
      <w:r>
        <w:rPr>
          <w:rStyle w:val="CommentReference"/>
        </w:rPr>
        <w:annotationRef/>
      </w:r>
      <w:r>
        <w:t xml:space="preserve">Agree. We should revisit this. Perhaps a stamen about this change, and moving beyond traditional stakeholders should go in the executive summary as well. </w:t>
      </w:r>
    </w:p>
  </w:comment>
  <w:comment w:id="35" w:author="McNabb, Sean" w:date="2019-01-22T12:02:00Z" w:initials="MS">
    <w:p w14:paraId="21375430" w14:textId="13441F8A" w:rsidR="007C07D6" w:rsidRDefault="007C07D6">
      <w:pPr>
        <w:pStyle w:val="CommentText"/>
      </w:pPr>
      <w:r>
        <w:rPr>
          <w:rStyle w:val="CommentReference"/>
        </w:rPr>
        <w:annotationRef/>
      </w:r>
      <w:r>
        <w:t xml:space="preserve">I think that we could clean this sentence up once we have the reference needed. </w:t>
      </w:r>
    </w:p>
  </w:comment>
  <w:comment w:id="36" w:author="McNabb, Sean" w:date="2019-01-22T12:03:00Z" w:initials="MS">
    <w:p w14:paraId="377A9F5D" w14:textId="7901C5AF" w:rsidR="007C07D6" w:rsidRDefault="007C07D6">
      <w:pPr>
        <w:pStyle w:val="CommentText"/>
      </w:pPr>
      <w:r>
        <w:rPr>
          <w:rStyle w:val="CommentReference"/>
        </w:rPr>
        <w:annotationRef/>
      </w:r>
      <w:r>
        <w:t xml:space="preserve">Provide example here. </w:t>
      </w:r>
    </w:p>
  </w:comment>
  <w:comment w:id="37" w:author="McNabb, Sean" w:date="2019-01-22T12:04:00Z" w:initials="MS">
    <w:p w14:paraId="5409CAC7" w14:textId="774E23BE" w:rsidR="007C07D6" w:rsidRDefault="007C07D6">
      <w:pPr>
        <w:pStyle w:val="CommentText"/>
      </w:pPr>
      <w:r>
        <w:rPr>
          <w:rStyle w:val="CommentReference"/>
        </w:rPr>
        <w:annotationRef/>
      </w:r>
      <w:r>
        <w:t xml:space="preserve">I think that we need a way to close out/transition this section before moving into the capabilities being listed out. </w:t>
      </w:r>
    </w:p>
  </w:comment>
  <w:comment w:id="40" w:author="Suman Biswas" w:date="2018-12-27T08:17:00Z" w:initials="SB">
    <w:p w14:paraId="35E90E2C" w14:textId="257A87AF" w:rsidR="007C07D6" w:rsidRDefault="007C07D6">
      <w:pPr>
        <w:pStyle w:val="CommentText"/>
      </w:pPr>
      <w:r>
        <w:rPr>
          <w:rStyle w:val="CommentReference"/>
        </w:rPr>
        <w:annotationRef/>
      </w:r>
      <w:r>
        <w:t>Means? Models for what?</w:t>
      </w:r>
    </w:p>
  </w:comment>
  <w:comment w:id="41" w:author="Jordan Burns" w:date="2018-12-27T20:43:00Z" w:initials="JB">
    <w:p w14:paraId="0D128B3F" w14:textId="0CD2B1DF" w:rsidR="007C07D6" w:rsidRDefault="007C07D6">
      <w:pPr>
        <w:pStyle w:val="CommentText"/>
      </w:pPr>
      <w:r>
        <w:rPr>
          <w:rStyle w:val="CommentReference"/>
        </w:rPr>
        <w:annotationRef/>
      </w:r>
      <w:r>
        <w:t xml:space="preserve">This is probably a stretch. Two of the major problems with </w:t>
      </w:r>
      <w:proofErr w:type="spellStart"/>
      <w:r>
        <w:t>Hazus</w:t>
      </w:r>
      <w:proofErr w:type="spellEnd"/>
      <w:r>
        <w:t xml:space="preserve"> are 1) it’s not state of the art anymore and 2) the documentation is confusing, not accessible, or entirely absent in some cases. This bullet represents a big chunk of what we want to fix with </w:t>
      </w:r>
      <w:proofErr w:type="spellStart"/>
      <w:r>
        <w:t>OpenHazus</w:t>
      </w:r>
      <w:proofErr w:type="spellEnd"/>
      <w:r>
        <w:t>.</w:t>
      </w:r>
    </w:p>
  </w:comment>
  <w:comment w:id="42" w:author="Suman Biswas" w:date="2018-12-27T09:00:00Z" w:initials="SB">
    <w:p w14:paraId="1D0F2247" w14:textId="61DDD1E8" w:rsidR="007C07D6" w:rsidRDefault="007C07D6" w:rsidP="008730E6">
      <w:pPr>
        <w:pStyle w:val="CommentText"/>
      </w:pPr>
      <w:r>
        <w:rPr>
          <w:rStyle w:val="CommentReference"/>
        </w:rPr>
        <w:annotationRef/>
      </w:r>
      <w:r>
        <w:t xml:space="preserve">Again, I’m not sure what we’re trying to convey here especially for this paper. </w:t>
      </w:r>
    </w:p>
  </w:comment>
  <w:comment w:id="43" w:author="Jordan Burns" w:date="2018-12-28T14:56:00Z" w:initials="JB">
    <w:p w14:paraId="4F6FCC42" w14:textId="25DE838A" w:rsidR="007C07D6" w:rsidRDefault="007C07D6">
      <w:pPr>
        <w:pStyle w:val="CommentText"/>
      </w:pPr>
      <w:r>
        <w:rPr>
          <w:rStyle w:val="CommentReference"/>
        </w:rPr>
        <w:annotationRef/>
      </w:r>
      <w:r>
        <w:t xml:space="preserve">This section is important for demonstrating how </w:t>
      </w:r>
      <w:proofErr w:type="spellStart"/>
      <w:r>
        <w:t>Hazus</w:t>
      </w:r>
      <w:proofErr w:type="spellEnd"/>
      <w:r>
        <w:t xml:space="preserve"> in its current form is no longer meeting the demands of the risk modelling field. Non-specialists need risk information that’s faster and more accessible for a broad audience, while specialists need risk modelling methodologies that are customizable and well-documented. A web-based, Open Source version of </w:t>
      </w:r>
      <w:proofErr w:type="spellStart"/>
      <w:r>
        <w:t>Hazus</w:t>
      </w:r>
      <w:proofErr w:type="spellEnd"/>
      <w:r>
        <w:t xml:space="preserve"> can meet these needs and continue to evolve as new needs arise.</w:t>
      </w:r>
    </w:p>
  </w:comment>
  <w:comment w:id="44" w:author="McNabb, Sean" w:date="2019-01-22T12:32:00Z" w:initials="MS">
    <w:p w14:paraId="7C61DA02" w14:textId="022FE50F" w:rsidR="007C07D6" w:rsidRDefault="007C07D6">
      <w:pPr>
        <w:pStyle w:val="CommentText"/>
      </w:pPr>
      <w:r>
        <w:rPr>
          <w:rStyle w:val="CommentReference"/>
        </w:rPr>
        <w:annotationRef/>
      </w:r>
      <w:r>
        <w:t xml:space="preserve">I like the way that Jordan phased this in her comment. What Jordan said resonates with me more about the intent of the whitepaper compared to what is highlighted for this comment. </w:t>
      </w:r>
    </w:p>
  </w:comment>
  <w:comment w:id="45" w:author="McNabb, Sean" w:date="2019-01-22T12:40:00Z" w:initials="MS">
    <w:p w14:paraId="5F4DEEFE" w14:textId="54ED0D69" w:rsidR="007C07D6" w:rsidRDefault="007C07D6">
      <w:pPr>
        <w:pStyle w:val="CommentText"/>
      </w:pPr>
      <w:r>
        <w:rPr>
          <w:rStyle w:val="CommentReference"/>
        </w:rPr>
        <w:annotationRef/>
      </w:r>
      <w:r>
        <w:t xml:space="preserve">What are these new regulatory requirements? We may want to think about terminology here as regulatory means a lot of different things to different stakeholders. </w:t>
      </w:r>
    </w:p>
  </w:comment>
  <w:comment w:id="48" w:author="McNabb, Sean" w:date="2019-01-22T12:38:00Z" w:initials="MS">
    <w:p w14:paraId="1F5FC4AB" w14:textId="2D475C0A" w:rsidR="007C07D6" w:rsidRDefault="007C07D6">
      <w:pPr>
        <w:pStyle w:val="CommentText"/>
      </w:pPr>
      <w:r>
        <w:rPr>
          <w:rStyle w:val="CommentReference"/>
        </w:rPr>
        <w:annotationRef/>
      </w:r>
      <w:r>
        <w:t xml:space="preserve">I am assuming this is the FEMA Map Service Center, but I didn’t see it spelled out anywhere prior in the whitepaper. </w:t>
      </w:r>
    </w:p>
  </w:comment>
  <w:comment w:id="49" w:author="McNabb, Sean" w:date="2019-01-22T12:44:00Z" w:initials="MS">
    <w:p w14:paraId="3E0CB109" w14:textId="60EFBA79" w:rsidR="007C07D6" w:rsidRDefault="007C07D6">
      <w:pPr>
        <w:pStyle w:val="CommentText"/>
      </w:pPr>
      <w:r>
        <w:rPr>
          <w:rStyle w:val="CommentReference"/>
        </w:rPr>
        <w:annotationRef/>
      </w:r>
      <w:r>
        <w:t xml:space="preserve">What are community risk cases? </w:t>
      </w:r>
    </w:p>
  </w:comment>
  <w:comment w:id="47" w:author="Suman Biswas" w:date="2018-12-27T08:39:00Z" w:initials="SB">
    <w:p w14:paraId="4B1CBEAF" w14:textId="77777777" w:rsidR="007C07D6" w:rsidRDefault="007C07D6" w:rsidP="00757F87">
      <w:pPr>
        <w:pStyle w:val="CommentText"/>
      </w:pPr>
      <w:r>
        <w:rPr>
          <w:rStyle w:val="CommentReference"/>
        </w:rPr>
        <w:annotationRef/>
      </w:r>
      <w:r>
        <w:t>What’s that? I’m not sure</w:t>
      </w:r>
      <w:proofErr w:type="gramStart"/>
      <w:r>
        <w:t>..</w:t>
      </w:r>
      <w:proofErr w:type="gramEnd"/>
    </w:p>
  </w:comment>
  <w:comment w:id="51" w:author="Jordan Burns" w:date="2018-12-28T15:01:00Z" w:initials="JB">
    <w:p w14:paraId="1732A27B" w14:textId="7545F943" w:rsidR="007C07D6" w:rsidRDefault="007C07D6">
      <w:pPr>
        <w:pStyle w:val="CommentText"/>
      </w:pPr>
      <w:r>
        <w:rPr>
          <w:rStyle w:val="CommentReference"/>
        </w:rPr>
        <w:annotationRef/>
      </w:r>
      <w:r>
        <w:t xml:space="preserve">I don’t think this is entirely true. </w:t>
      </w:r>
      <w:proofErr w:type="spellStart"/>
      <w:r>
        <w:t>Hazus</w:t>
      </w:r>
      <w:proofErr w:type="spellEnd"/>
      <w:r>
        <w:t xml:space="preserve"> is not effectively designed for specialized or non-specialized users. It requires a lot of specialized skills to the non-technical user, but obscures a lot of functionality for technical users (everything is in a GIS GUI). </w:t>
      </w:r>
    </w:p>
  </w:comment>
  <w:comment w:id="52" w:author="Jochen Albrecht" w:date="2019-01-03T11:18:00Z" w:initials="JA">
    <w:p w14:paraId="4D521CE0" w14:textId="0E8D0F8D" w:rsidR="007C07D6" w:rsidRDefault="007C07D6">
      <w:pPr>
        <w:pStyle w:val="CommentText"/>
      </w:pPr>
      <w:r>
        <w:rPr>
          <w:rStyle w:val="CommentReference"/>
        </w:rPr>
        <w:annotationRef/>
      </w:r>
      <w:r>
        <w:t>But that’s the point. The user base has changed; it is not the small group of experts anymore.</w:t>
      </w:r>
    </w:p>
  </w:comment>
  <w:comment w:id="50" w:author="McNabb, Sean" w:date="2019-01-22T12:44:00Z" w:initials="MS">
    <w:p w14:paraId="67D1AFE3" w14:textId="60E76018" w:rsidR="007C07D6" w:rsidRDefault="007C07D6">
      <w:pPr>
        <w:pStyle w:val="CommentText"/>
      </w:pPr>
      <w:r>
        <w:rPr>
          <w:rStyle w:val="CommentReference"/>
        </w:rPr>
        <w:annotationRef/>
      </w:r>
      <w:r>
        <w:t xml:space="preserve">All of the examples mention how </w:t>
      </w:r>
      <w:proofErr w:type="spellStart"/>
      <w:r>
        <w:t>Hazus</w:t>
      </w:r>
      <w:proofErr w:type="spellEnd"/>
      <w:r>
        <w:t xml:space="preserve"> is supporting programs, but this statement implies that it is not able to support programs. We may want to list out the things that </w:t>
      </w:r>
      <w:proofErr w:type="spellStart"/>
      <w:r>
        <w:t>Hazus</w:t>
      </w:r>
      <w:proofErr w:type="spellEnd"/>
      <w:r>
        <w:t xml:space="preserve"> could do, but can’t because of limitations to the software, methodology, etc.   </w:t>
      </w:r>
    </w:p>
  </w:comment>
  <w:comment w:id="53" w:author="McNabb, Sean" w:date="2019-01-22T12:55:00Z" w:initials="MS">
    <w:p w14:paraId="50FFF932" w14:textId="7C4D31C6" w:rsidR="007C07D6" w:rsidRPr="005F44E5" w:rsidRDefault="007C07D6">
      <w:pPr>
        <w:pStyle w:val="CommentText"/>
      </w:pPr>
      <w:r>
        <w:rPr>
          <w:rStyle w:val="CommentReference"/>
        </w:rPr>
        <w:annotationRef/>
      </w:r>
      <w:r>
        <w:t xml:space="preserve">I really like this section. It hits on really salient points of the need/opportunity to move to an open solution. If we could use this section as a model of the </w:t>
      </w:r>
      <w:r>
        <w:rPr>
          <w:i/>
        </w:rPr>
        <w:t xml:space="preserve">Changing User Environment </w:t>
      </w:r>
      <w:r>
        <w:t xml:space="preserve">section that would be great. </w:t>
      </w:r>
    </w:p>
  </w:comment>
  <w:comment w:id="55" w:author="McNabb, Sean" w:date="2019-01-22T13:48:00Z" w:initials="MS">
    <w:p w14:paraId="4F0F721D" w14:textId="65039346" w:rsidR="007C07D6" w:rsidRDefault="007C07D6">
      <w:pPr>
        <w:pStyle w:val="CommentText"/>
      </w:pPr>
      <w:r>
        <w:rPr>
          <w:rStyle w:val="CommentReference"/>
        </w:rPr>
        <w:annotationRef/>
      </w:r>
      <w:r>
        <w:t xml:space="preserve">Would it be better to say that “… the functionality of </w:t>
      </w:r>
      <w:proofErr w:type="spellStart"/>
      <w:r>
        <w:t>OpenHazus</w:t>
      </w:r>
      <w:proofErr w:type="spellEnd"/>
      <w:r>
        <w:t xml:space="preserve"> would not necessitate a GIS at all”.  </w:t>
      </w:r>
    </w:p>
  </w:comment>
  <w:comment w:id="57" w:author="McNabb, Sean" w:date="2019-01-22T14:03:00Z" w:initials="MS">
    <w:p w14:paraId="3853431A" w14:textId="38CA1997" w:rsidR="007C07D6" w:rsidRDefault="007C07D6">
      <w:pPr>
        <w:pStyle w:val="CommentText"/>
      </w:pPr>
      <w:r>
        <w:rPr>
          <w:rStyle w:val="CommentReference"/>
        </w:rPr>
        <w:annotationRef/>
      </w:r>
      <w:r>
        <w:t xml:space="preserve">Following the lead from above to bold an italic important/take away statement from this section. </w:t>
      </w:r>
    </w:p>
  </w:comment>
  <w:comment w:id="63" w:author="McNabb, Sean" w:date="2019-01-22T13:50:00Z" w:initials="MS">
    <w:p w14:paraId="5535DC9D" w14:textId="0FAE4DDB" w:rsidR="007C07D6" w:rsidRDefault="007C07D6">
      <w:pPr>
        <w:pStyle w:val="CommentText"/>
      </w:pPr>
      <w:r>
        <w:rPr>
          <w:rStyle w:val="CommentReference"/>
        </w:rPr>
        <w:annotationRef/>
      </w:r>
      <w:r>
        <w:t xml:space="preserve">We mention power users, but should we also add a statement about the general user and how their interaction with </w:t>
      </w:r>
      <w:proofErr w:type="spellStart"/>
      <w:r>
        <w:t>OpenHazus</w:t>
      </w:r>
      <w:proofErr w:type="spellEnd"/>
      <w:r>
        <w:t xml:space="preserve"> would be beneficial to them? </w:t>
      </w:r>
    </w:p>
  </w:comment>
  <w:comment w:id="54" w:author="Jochen Albrecht" w:date="2019-01-07T17:22:00Z" w:initials="JA">
    <w:p w14:paraId="46C61B97" w14:textId="54A85C98" w:rsidR="007C07D6" w:rsidRDefault="007C07D6">
      <w:pPr>
        <w:pStyle w:val="CommentText"/>
      </w:pPr>
      <w:r>
        <w:rPr>
          <w:rStyle w:val="CommentReference"/>
        </w:rPr>
        <w:annotationRef/>
      </w:r>
      <w:r>
        <w:t>These sentences are intended to address Suman’s concern about introducing early on the new not GIS-driven architecture.</w:t>
      </w:r>
    </w:p>
  </w:comment>
  <w:comment w:id="67" w:author="McNabb, Sean" w:date="2019-01-22T14:00:00Z" w:initials="MS">
    <w:p w14:paraId="0BA76073" w14:textId="409F61AA" w:rsidR="007C07D6" w:rsidRDefault="007C07D6">
      <w:pPr>
        <w:pStyle w:val="CommentText"/>
      </w:pPr>
      <w:r>
        <w:rPr>
          <w:rStyle w:val="CommentReference"/>
        </w:rPr>
        <w:annotationRef/>
      </w:r>
      <w:r>
        <w:t xml:space="preserve">Changed this so say some requirements as the purpose section did not seem comprehensive of all requirements needed for </w:t>
      </w:r>
      <w:proofErr w:type="spellStart"/>
      <w:r>
        <w:t>OpenHazus</w:t>
      </w:r>
      <w:proofErr w:type="spellEnd"/>
      <w:r>
        <w:t xml:space="preserve">. </w:t>
      </w:r>
    </w:p>
  </w:comment>
  <w:comment w:id="64" w:author="Suman Biswas" w:date="2018-12-27T09:20:00Z" w:initials="SB">
    <w:p w14:paraId="09DB14A1" w14:textId="2EECEEA0" w:rsidR="007C07D6" w:rsidRDefault="007C07D6">
      <w:pPr>
        <w:pStyle w:val="CommentText"/>
      </w:pPr>
      <w:r>
        <w:rPr>
          <w:rStyle w:val="CommentReference"/>
        </w:rPr>
        <w:annotationRef/>
      </w:r>
      <w:r>
        <w:t xml:space="preserve">Are these in any particular order of priority, importance? If not, can we? </w:t>
      </w:r>
    </w:p>
  </w:comment>
  <w:comment w:id="65" w:author="Doug Bausch" w:date="2019-01-01T11:11:00Z" w:initials="DB">
    <w:p w14:paraId="5FE0A6D0" w14:textId="5791A8FE" w:rsidR="007C07D6" w:rsidRDefault="007C07D6">
      <w:pPr>
        <w:pStyle w:val="CommentText"/>
      </w:pPr>
      <w:r>
        <w:rPr>
          <w:rStyle w:val="CommentReference"/>
        </w:rPr>
        <w:annotationRef/>
      </w:r>
      <w:r>
        <w:t>They are in the order developed in Boulder but seem to reflect priorities, especially for 1-4</w:t>
      </w:r>
    </w:p>
  </w:comment>
  <w:comment w:id="78" w:author="McNabb, Sean" w:date="2019-01-22T14:09:00Z" w:initials="MS">
    <w:p w14:paraId="04F66C79" w14:textId="708A7CE9" w:rsidR="007C07D6" w:rsidRDefault="007C07D6">
      <w:pPr>
        <w:pStyle w:val="CommentText"/>
      </w:pPr>
      <w:r>
        <w:rPr>
          <w:rStyle w:val="CommentReference"/>
        </w:rPr>
        <w:annotationRef/>
      </w:r>
      <w:r>
        <w:t xml:space="preserve">Is this referring to the whitepaper? </w:t>
      </w:r>
    </w:p>
  </w:comment>
  <w:comment w:id="80" w:author="McNabb, Sean" w:date="2019-01-22T14:11:00Z" w:initials="MS">
    <w:p w14:paraId="72E943BB" w14:textId="2B3AC39A" w:rsidR="007C07D6" w:rsidRDefault="007C07D6">
      <w:pPr>
        <w:pStyle w:val="CommentText"/>
      </w:pPr>
      <w:r>
        <w:rPr>
          <w:rStyle w:val="CommentReference"/>
        </w:rPr>
        <w:annotationRef/>
      </w:r>
      <w:r>
        <w:t xml:space="preserve">Is this just for </w:t>
      </w:r>
      <w:proofErr w:type="spellStart"/>
      <w:r>
        <w:t>OpenHazus</w:t>
      </w:r>
      <w:proofErr w:type="spellEnd"/>
      <w:r>
        <w:t xml:space="preserve"> risk assessment information or for any other risk assessment information that may be created?</w:t>
      </w:r>
    </w:p>
  </w:comment>
  <w:comment w:id="81" w:author="McNabb, Sean" w:date="2019-01-22T14:14:00Z" w:initials="MS">
    <w:p w14:paraId="086EC6A9" w14:textId="23C83BF9" w:rsidR="007C07D6" w:rsidRDefault="007C07D6">
      <w:pPr>
        <w:pStyle w:val="CommentText"/>
      </w:pPr>
      <w:r>
        <w:rPr>
          <w:rStyle w:val="CommentReference"/>
        </w:rPr>
        <w:annotationRef/>
      </w:r>
      <w:r>
        <w:t xml:space="preserve">This seems to clarify my comment above, but just want to be sure. </w:t>
      </w:r>
    </w:p>
  </w:comment>
  <w:comment w:id="82" w:author="McNabb, Sean" w:date="2019-01-22T14:16:00Z" w:initials="MS">
    <w:p w14:paraId="3AF0EE8B" w14:textId="7BF86B51" w:rsidR="007C07D6" w:rsidRDefault="007C07D6">
      <w:pPr>
        <w:pStyle w:val="CommentText"/>
      </w:pPr>
      <w:r>
        <w:rPr>
          <w:rStyle w:val="CommentReference"/>
        </w:rPr>
        <w:annotationRef/>
      </w:r>
      <w:r>
        <w:t xml:space="preserve">I think that it will be really important to understand how to track and access this information. For example, if Community A has a detailed flood hazard study with depth grids, Base Level Engineering, and a community generated future conditions study. How would a user know all of these data sources existed for Community A, what the datasets meant, and how the datasets should/could be used? </w:t>
      </w:r>
    </w:p>
  </w:comment>
  <w:comment w:id="86" w:author="McNabb, Sean" w:date="2019-01-22T14:31:00Z" w:initials="MS">
    <w:p w14:paraId="1E2399D5" w14:textId="509F16FE" w:rsidR="007C07D6" w:rsidRDefault="007C07D6">
      <w:pPr>
        <w:pStyle w:val="CommentText"/>
      </w:pPr>
      <w:r>
        <w:rPr>
          <w:rStyle w:val="CommentReference"/>
        </w:rPr>
        <w:annotationRef/>
      </w:r>
      <w:r>
        <w:t xml:space="preserve">Is there anything in our current IT framework that allows for this? If not, what roadblocks does this present to </w:t>
      </w:r>
      <w:proofErr w:type="spellStart"/>
      <w:r>
        <w:t>OpenHazus</w:t>
      </w:r>
      <w:proofErr w:type="spellEnd"/>
      <w:r>
        <w:t xml:space="preserve">? </w:t>
      </w:r>
    </w:p>
  </w:comment>
  <w:comment w:id="91" w:author="McNabb, Sean" w:date="2019-01-22T15:31:00Z" w:initials="MS">
    <w:p w14:paraId="7AA34C3D" w14:textId="49B67730" w:rsidR="007C07D6" w:rsidRDefault="007C07D6">
      <w:pPr>
        <w:pStyle w:val="CommentText"/>
      </w:pPr>
      <w:r>
        <w:rPr>
          <w:rStyle w:val="CommentReference"/>
        </w:rPr>
        <w:annotationRef/>
      </w:r>
      <w:r>
        <w:t xml:space="preserve">Not sure what this means. </w:t>
      </w:r>
    </w:p>
  </w:comment>
  <w:comment w:id="93" w:author="Jordan Burns" w:date="2018-12-28T16:22:00Z" w:initials="JB">
    <w:p w14:paraId="34968DA1" w14:textId="1C2DC3C5" w:rsidR="007C07D6" w:rsidRDefault="007C07D6">
      <w:pPr>
        <w:pStyle w:val="CommentText"/>
      </w:pPr>
      <w:r>
        <w:rPr>
          <w:rStyle w:val="CommentReference"/>
        </w:rPr>
        <w:annotationRef/>
      </w:r>
      <w:r>
        <w:t>These concepts need to be merged.</w:t>
      </w:r>
    </w:p>
  </w:comment>
  <w:comment w:id="94" w:author="McNabb, Sean" w:date="2019-01-22T15:32:00Z" w:initials="MS">
    <w:p w14:paraId="5210F6DB" w14:textId="406B08AB" w:rsidR="007C07D6" w:rsidRDefault="007C07D6">
      <w:pPr>
        <w:pStyle w:val="CommentText"/>
      </w:pPr>
      <w:r>
        <w:rPr>
          <w:rStyle w:val="CommentReference"/>
        </w:rPr>
        <w:annotationRef/>
      </w:r>
      <w:r>
        <w:t xml:space="preserve">We should more clearly define “basic results”. </w:t>
      </w:r>
    </w:p>
  </w:comment>
  <w:comment w:id="106" w:author="McNabb, Sean" w:date="2019-01-22T15:40:00Z" w:initials="MS">
    <w:p w14:paraId="74D0DA6F" w14:textId="3AB6BC56" w:rsidR="007C07D6" w:rsidRDefault="007C07D6">
      <w:pPr>
        <w:pStyle w:val="CommentText"/>
      </w:pPr>
      <w:r>
        <w:rPr>
          <w:rStyle w:val="CommentReference"/>
        </w:rPr>
        <w:annotationRef/>
      </w:r>
      <w:r>
        <w:t xml:space="preserve">Can we highlight which 3 goals are referenced for this whitepaper – mentioned in the opening paragraph of this section. </w:t>
      </w:r>
    </w:p>
  </w:comment>
  <w:comment w:id="112" w:author="Doug Bausch" w:date="2019-01-01T11:08:00Z" w:initials="DB">
    <w:p w14:paraId="58C7CEE8" w14:textId="189884EC" w:rsidR="007C07D6" w:rsidRDefault="007C07D6">
      <w:pPr>
        <w:pStyle w:val="CommentText"/>
      </w:pPr>
      <w:r>
        <w:rPr>
          <w:rStyle w:val="CommentReference"/>
        </w:rPr>
        <w:annotationRef/>
      </w:r>
      <w:r>
        <w:t>Wanted to be less specific</w:t>
      </w:r>
    </w:p>
  </w:comment>
  <w:comment w:id="111" w:author="Suman Biswas" w:date="2018-12-27T09:25:00Z" w:initials="SB">
    <w:p w14:paraId="5D3C6F69" w14:textId="5AF86517" w:rsidR="007C07D6" w:rsidRDefault="007C07D6">
      <w:pPr>
        <w:pStyle w:val="CommentText"/>
      </w:pPr>
      <w:r>
        <w:rPr>
          <w:rStyle w:val="CommentReference"/>
        </w:rPr>
        <w:annotationRef/>
      </w:r>
      <w:r>
        <w:t xml:space="preserve">We need to explain a sentence or two how these things affect the whitepaper? Project Funding and schedule: How this has anything to do w/ the </w:t>
      </w:r>
      <w:proofErr w:type="spellStart"/>
      <w:r>
        <w:t>Hazus</w:t>
      </w:r>
      <w:proofErr w:type="spellEnd"/>
      <w:r>
        <w:t xml:space="preserve"> Whitepaper?</w:t>
      </w:r>
    </w:p>
  </w:comment>
  <w:comment w:id="114" w:author="McNabb, Sean" w:date="2019-01-23T14:37:00Z" w:initials="MS">
    <w:p w14:paraId="0BD7DF53" w14:textId="3D20AE93" w:rsidR="007C07D6" w:rsidRDefault="007C07D6">
      <w:pPr>
        <w:pStyle w:val="CommentText"/>
      </w:pPr>
      <w:r>
        <w:rPr>
          <w:rStyle w:val="CommentReference"/>
        </w:rPr>
        <w:annotationRef/>
      </w:r>
      <w:r>
        <w:t xml:space="preserve">Not sure that I understand the context for this statement. </w:t>
      </w:r>
    </w:p>
  </w:comment>
  <w:comment w:id="115" w:author="McNabb, Sean" w:date="2019-01-23T14:38:00Z" w:initials="MS">
    <w:p w14:paraId="29D5FF91" w14:textId="42367C7E" w:rsidR="007C07D6" w:rsidRDefault="007C07D6">
      <w:pPr>
        <w:pStyle w:val="CommentText"/>
      </w:pPr>
      <w:r>
        <w:rPr>
          <w:rStyle w:val="CommentReference"/>
        </w:rPr>
        <w:annotationRef/>
      </w:r>
      <w:r>
        <w:t xml:space="preserve">Should we list out the system framework that is needed to accomplish requirement 2 (outlined in I.3) as an assumption? </w:t>
      </w:r>
    </w:p>
  </w:comment>
  <w:comment w:id="116" w:author="Jordan Burns" w:date="2018-12-28T16:32:00Z" w:initials="JB">
    <w:p w14:paraId="48A28F86" w14:textId="13533781" w:rsidR="007C07D6" w:rsidRDefault="007C07D6">
      <w:pPr>
        <w:pStyle w:val="CommentText"/>
      </w:pPr>
      <w:r>
        <w:rPr>
          <w:rStyle w:val="CommentReference"/>
        </w:rPr>
        <w:annotationRef/>
      </w:r>
      <w:r>
        <w:t>?</w:t>
      </w:r>
    </w:p>
  </w:comment>
  <w:comment w:id="117" w:author="Jochen Albrecht" w:date="2019-01-03T11:31:00Z" w:initials="JA">
    <w:p w14:paraId="571B98A6" w14:textId="5758AA10" w:rsidR="007C07D6" w:rsidRDefault="007C07D6">
      <w:pPr>
        <w:pStyle w:val="CommentText"/>
      </w:pPr>
      <w:r>
        <w:rPr>
          <w:rStyle w:val="CommentReference"/>
        </w:rPr>
        <w:annotationRef/>
      </w:r>
      <w:r>
        <w:t xml:space="preserve">Shouldn’t we try to support ArcGIS (Pro) down the road? I (AJ) am not wedded to this but I thought that this might help acceptability of the Open </w:t>
      </w:r>
      <w:proofErr w:type="spellStart"/>
      <w:r>
        <w:t>Hazus</w:t>
      </w:r>
      <w:proofErr w:type="spellEnd"/>
      <w:r>
        <w:t xml:space="preserve"> proposal.</w:t>
      </w:r>
    </w:p>
  </w:comment>
  <w:comment w:id="119" w:author="Eric Christensen" w:date="2019-01-14T12:37:00Z" w:initials="EC">
    <w:p w14:paraId="0F833C0D" w14:textId="7C10F526" w:rsidR="007C07D6" w:rsidRDefault="007C07D6" w:rsidP="00930277">
      <w:pPr>
        <w:pStyle w:val="CommentText"/>
      </w:pPr>
      <w:r>
        <w:rPr>
          <w:rStyle w:val="CommentReference"/>
        </w:rPr>
        <w:annotationRef/>
      </w:r>
      <w:r>
        <w:t xml:space="preserve">The requirements analysis is a bit confusing. Some are here and others are in the Solution Framework section. </w:t>
      </w:r>
    </w:p>
  </w:comment>
  <w:comment w:id="121" w:author="McNabb, Sean" w:date="2019-01-23T14:43:00Z" w:initials="MS">
    <w:p w14:paraId="6EDAE88F" w14:textId="12F2FDA2" w:rsidR="007C07D6" w:rsidRDefault="007C07D6">
      <w:pPr>
        <w:pStyle w:val="CommentText"/>
      </w:pPr>
      <w:r>
        <w:rPr>
          <w:rStyle w:val="CommentReference"/>
        </w:rPr>
        <w:annotationRef/>
      </w:r>
      <w:r>
        <w:t xml:space="preserve">Added </w:t>
      </w:r>
      <w:proofErr w:type="spellStart"/>
      <w:r>
        <w:t>Hazus</w:t>
      </w:r>
      <w:proofErr w:type="spellEnd"/>
      <w:r>
        <w:t xml:space="preserve"> to be more specific about the trainings at EMI mentioned in the breakdown. </w:t>
      </w:r>
    </w:p>
  </w:comment>
  <w:comment w:id="123" w:author="Jordan Burns" w:date="2018-12-28T16:35:00Z" w:initials="JB">
    <w:p w14:paraId="39A2E5CD" w14:textId="6A2481A8" w:rsidR="007C07D6" w:rsidRDefault="007C07D6">
      <w:pPr>
        <w:pStyle w:val="CommentText"/>
      </w:pPr>
      <w:r>
        <w:rPr>
          <w:rStyle w:val="CommentReference"/>
        </w:rPr>
        <w:annotationRef/>
      </w:r>
      <w:r>
        <w:t>What’s the difference between “University” and “College”? Private/Public institution?</w:t>
      </w:r>
    </w:p>
  </w:comment>
  <w:comment w:id="124" w:author="Jochen Albrecht" w:date="2019-01-03T11:35:00Z" w:initials="JA">
    <w:p w14:paraId="4AA9F58B" w14:textId="1B8B72C7" w:rsidR="007C07D6" w:rsidRDefault="007C07D6">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125" w:author="McNabb, Sean" w:date="2019-01-23T14:46:00Z" w:initials="MS">
    <w:p w14:paraId="005ABAFB" w14:textId="43B70C04" w:rsidR="007C07D6" w:rsidRDefault="007C07D6">
      <w:pPr>
        <w:pStyle w:val="CommentText"/>
      </w:pPr>
      <w:r>
        <w:rPr>
          <w:rStyle w:val="CommentReference"/>
        </w:rPr>
        <w:annotationRef/>
      </w:r>
      <w:r>
        <w:t xml:space="preserve">Edited these to be more descriptive for linkage to </w:t>
      </w:r>
      <w:proofErr w:type="gramStart"/>
      <w:r>
        <w:t>the  first</w:t>
      </w:r>
      <w:proofErr w:type="gramEnd"/>
      <w:r>
        <w:t xml:space="preserve"> graphic in this section. </w:t>
      </w:r>
    </w:p>
  </w:comment>
  <w:comment w:id="134" w:author="Jordan Burns" w:date="2018-12-28T16:39:00Z" w:initials="JB">
    <w:p w14:paraId="158EF16F" w14:textId="31BAD865" w:rsidR="007C07D6" w:rsidRDefault="007C07D6">
      <w:pPr>
        <w:pStyle w:val="CommentText"/>
      </w:pPr>
      <w:r>
        <w:rPr>
          <w:rStyle w:val="CommentReference"/>
        </w:rPr>
        <w:annotationRef/>
      </w:r>
      <w:r>
        <w:t>Is this whole section specific to only Flood?</w:t>
      </w:r>
    </w:p>
  </w:comment>
  <w:comment w:id="135" w:author="Doug Bausch" w:date="2019-01-01T12:29:00Z" w:initials="DB">
    <w:p w14:paraId="17DCA78B" w14:textId="692040B5" w:rsidR="007C07D6" w:rsidRDefault="007C07D6">
      <w:pPr>
        <w:pStyle w:val="CommentText"/>
      </w:pPr>
      <w:r>
        <w:rPr>
          <w:rStyle w:val="CommentReference"/>
        </w:rPr>
        <w:annotationRef/>
      </w:r>
      <w:r>
        <w:t>I tried to generalize below so all models are covered</w:t>
      </w:r>
    </w:p>
  </w:comment>
  <w:comment w:id="131" w:author="Fred Collins" w:date="2019-01-12T15:26:00Z" w:initials="FCC">
    <w:p w14:paraId="06F4DCBB" w14:textId="2CE28B88" w:rsidR="007C07D6" w:rsidRDefault="007C07D6">
      <w:pPr>
        <w:pStyle w:val="CommentText"/>
      </w:pPr>
      <w:r>
        <w:rPr>
          <w:rStyle w:val="CommentReference"/>
        </w:rPr>
        <w:annotationRef/>
      </w:r>
      <w:r>
        <w:t xml:space="preserve">This write-up on User Profiles could benefit from the use of a table.   Second, and far more important, what’s the point of the User Descriptions?  From a System Development perspective I need to know enough about the user profiles to be able to design a solution.  How do these users interact with the system, can they be supported by a web client, do they need to move large blocks of files around, do they need a desktop client, what about security issues.  Need to focus on how users interact with the system, the data they use, the features they need, etc. </w:t>
      </w:r>
    </w:p>
  </w:comment>
  <w:comment w:id="132" w:author="Doug Bausch" w:date="2019-01-16T09:31:00Z" w:initials="DB">
    <w:p w14:paraId="73A16145" w14:textId="61FDC278" w:rsidR="007C07D6" w:rsidRDefault="007C07D6">
      <w:pPr>
        <w:pStyle w:val="CommentText"/>
      </w:pPr>
      <w:r>
        <w:rPr>
          <w:rStyle w:val="CommentReference"/>
        </w:rPr>
        <w:annotationRef/>
      </w:r>
      <w:r>
        <w:t xml:space="preserve">Yes.  It is good to have the narrative but for this to be actionable.  We will need to relate users and user types to the neds they have for capabilities, data, etc.  Need to justify our estimates that 50% of users will be happy with ready access to results.  AJ has started this in separate </w:t>
      </w:r>
      <w:proofErr w:type="spellStart"/>
      <w:r>
        <w:t>xls</w:t>
      </w:r>
      <w:proofErr w:type="spellEnd"/>
      <w:r>
        <w:t xml:space="preserve"> table.    </w:t>
      </w:r>
    </w:p>
  </w:comment>
  <w:comment w:id="133" w:author="McNabb, Sean" w:date="2019-01-23T15:20:00Z" w:initials="MS">
    <w:p w14:paraId="6985E280" w14:textId="1508DD81" w:rsidR="007C07D6" w:rsidRDefault="007C07D6">
      <w:pPr>
        <w:pStyle w:val="CommentText"/>
      </w:pPr>
      <w:r>
        <w:rPr>
          <w:rStyle w:val="CommentReference"/>
        </w:rPr>
        <w:annotationRef/>
      </w:r>
      <w:r>
        <w:t xml:space="preserve">Agree that we need a summary of the findings and how those findings translate to needs. When developed that summary should be upfront in this section. </w:t>
      </w:r>
    </w:p>
  </w:comment>
  <w:comment w:id="136" w:author="McNabb, Sean" w:date="2019-01-23T15:10:00Z" w:initials="MS">
    <w:p w14:paraId="2842808E" w14:textId="3069BC21" w:rsidR="007C07D6" w:rsidRDefault="007C07D6">
      <w:pPr>
        <w:pStyle w:val="CommentText"/>
      </w:pPr>
      <w:r>
        <w:rPr>
          <w:rStyle w:val="CommentReference"/>
        </w:rPr>
        <w:annotationRef/>
      </w:r>
      <w:r>
        <w:t xml:space="preserve">Not sure that this statement in its current form – only discussing a few stakeholders and only response planning activities – adds much value to this section. </w:t>
      </w:r>
    </w:p>
  </w:comment>
  <w:comment w:id="144" w:author="McNabb, Sean" w:date="2019-01-23T15:37:00Z" w:initials="MS">
    <w:p w14:paraId="754D6254" w14:textId="171368C5" w:rsidR="007C07D6" w:rsidRDefault="007C07D6">
      <w:pPr>
        <w:pStyle w:val="CommentText"/>
      </w:pPr>
      <w:r>
        <w:rPr>
          <w:rStyle w:val="CommentReference"/>
        </w:rPr>
        <w:annotationRef/>
      </w:r>
      <w:r>
        <w:t xml:space="preserve">We may want to outline the USGS specific uses like what was done for FEMA and USACE since the USGS is called out specifically. </w:t>
      </w:r>
    </w:p>
  </w:comment>
  <w:comment w:id="145" w:author="McNabb, Sean" w:date="2019-01-23T15:33:00Z" w:initials="MS">
    <w:p w14:paraId="289B94C5" w14:textId="349DE28D" w:rsidR="007C07D6" w:rsidRDefault="007C07D6">
      <w:pPr>
        <w:pStyle w:val="CommentText"/>
      </w:pPr>
      <w:r>
        <w:rPr>
          <w:rStyle w:val="CommentReference"/>
        </w:rPr>
        <w:annotationRef/>
      </w:r>
      <w:r>
        <w:t xml:space="preserve">We should site this. Depending on the audience they may want to know where these commitments are coming from and what hazards they apply too.  </w:t>
      </w:r>
    </w:p>
  </w:comment>
  <w:comment w:id="147" w:author="Jordan Burns" w:date="2018-12-28T17:12:00Z" w:initials="JB">
    <w:p w14:paraId="7D152F1A" w14:textId="2210705E" w:rsidR="007C07D6" w:rsidRDefault="007C07D6">
      <w:pPr>
        <w:pStyle w:val="CommentText"/>
      </w:pPr>
      <w:r>
        <w:rPr>
          <w:rStyle w:val="CommentReference"/>
        </w:rPr>
        <w:annotationRef/>
      </w:r>
      <w:r>
        <w:t>“Level 1” isn’t defined</w:t>
      </w:r>
    </w:p>
  </w:comment>
  <w:comment w:id="146" w:author="McNabb, Sean" w:date="2019-01-23T15:35:00Z" w:initials="MS">
    <w:p w14:paraId="4FD57E62" w14:textId="71A22AB5" w:rsidR="007C07D6" w:rsidRDefault="007C07D6">
      <w:pPr>
        <w:pStyle w:val="CommentText"/>
      </w:pPr>
      <w:r>
        <w:rPr>
          <w:rStyle w:val="CommentReference"/>
        </w:rPr>
        <w:annotationRef/>
      </w:r>
      <w:r>
        <w:t xml:space="preserve">This statement seems very specific to the flood hazard and is the baseline data being mentioned here specific to flood hazard information? </w:t>
      </w:r>
    </w:p>
  </w:comment>
  <w:comment w:id="148" w:author="McNabb, Sean" w:date="2019-01-23T15:39:00Z" w:initials="MS">
    <w:p w14:paraId="5EA6FE45" w14:textId="1EEFCDC8" w:rsidR="007C07D6" w:rsidRDefault="007C07D6">
      <w:pPr>
        <w:pStyle w:val="CommentText"/>
      </w:pPr>
      <w:r>
        <w:rPr>
          <w:rStyle w:val="CommentReference"/>
        </w:rPr>
        <w:annotationRef/>
      </w:r>
      <w:r>
        <w:t xml:space="preserve">Is their level of expected usage expected to be minimal for the </w:t>
      </w:r>
      <w:proofErr w:type="spellStart"/>
      <w:r>
        <w:t>OpenHazus</w:t>
      </w:r>
      <w:proofErr w:type="spellEnd"/>
      <w:r>
        <w:t xml:space="preserve"> environment that we are hoping for? Or is this based usage of the current </w:t>
      </w:r>
      <w:proofErr w:type="spellStart"/>
      <w:r>
        <w:t>Hazus</w:t>
      </w:r>
      <w:proofErr w:type="spellEnd"/>
      <w:r>
        <w:t xml:space="preserve">, and are limitations from current </w:t>
      </w:r>
      <w:proofErr w:type="spellStart"/>
      <w:r>
        <w:t>Hazus</w:t>
      </w:r>
      <w:proofErr w:type="spellEnd"/>
      <w:r>
        <w:t xml:space="preserve"> deterring use? In other words. Is it anticipated that </w:t>
      </w:r>
      <w:proofErr w:type="spellStart"/>
      <w:r>
        <w:t>OpenHazus</w:t>
      </w:r>
      <w:proofErr w:type="spellEnd"/>
      <w:r>
        <w:t xml:space="preserve"> would bring in other users?  </w:t>
      </w:r>
    </w:p>
  </w:comment>
  <w:comment w:id="149" w:author="McNabb, Sean" w:date="2019-01-23T15:44:00Z" w:initials="MS">
    <w:p w14:paraId="6A9BB201" w14:textId="111764CC" w:rsidR="007C07D6" w:rsidRDefault="007C07D6">
      <w:pPr>
        <w:pStyle w:val="CommentText"/>
      </w:pPr>
      <w:r>
        <w:rPr>
          <w:rStyle w:val="CommentReference"/>
        </w:rPr>
        <w:annotationRef/>
      </w:r>
      <w:r>
        <w:t xml:space="preserve">Do we have data backing this up? </w:t>
      </w:r>
    </w:p>
  </w:comment>
  <w:comment w:id="150" w:author="Jordan Burns" w:date="2018-12-28T17:18:00Z" w:initials="JB">
    <w:p w14:paraId="6966B523" w14:textId="4385F14C" w:rsidR="007C07D6" w:rsidRDefault="007C07D6">
      <w:pPr>
        <w:pStyle w:val="CommentText"/>
      </w:pPr>
      <w:r>
        <w:rPr>
          <w:rStyle w:val="CommentReference"/>
        </w:rPr>
        <w:annotationRef/>
      </w:r>
      <w:r>
        <w:t>I can’t tell if this section is supposed to be focused specifically on flood or not</w:t>
      </w:r>
    </w:p>
  </w:comment>
  <w:comment w:id="151" w:author="Jochen Albrecht" w:date="2019-01-03T11:39:00Z" w:initials="JA">
    <w:p w14:paraId="10F26960" w14:textId="16E373CD" w:rsidR="007C07D6" w:rsidRDefault="007C07D6">
      <w:pPr>
        <w:pStyle w:val="CommentText"/>
      </w:pPr>
      <w:r>
        <w:rPr>
          <w:rStyle w:val="CommentReference"/>
        </w:rPr>
        <w:annotationRef/>
      </w:r>
      <w:r>
        <w:t>It is not, Jordan.</w:t>
      </w:r>
    </w:p>
  </w:comment>
  <w:comment w:id="152" w:author="McNabb, Sean" w:date="2019-01-23T15:48:00Z" w:initials="MS">
    <w:p w14:paraId="61D4410E" w14:textId="731CE243" w:rsidR="007C07D6" w:rsidRDefault="007C07D6">
      <w:pPr>
        <w:pStyle w:val="CommentText"/>
      </w:pPr>
      <w:r>
        <w:rPr>
          <w:rStyle w:val="CommentReference"/>
        </w:rPr>
        <w:annotationRef/>
      </w:r>
      <w:r w:rsidR="00626ADD">
        <w:t xml:space="preserve">Is this referencing users of </w:t>
      </w:r>
      <w:proofErr w:type="spellStart"/>
      <w:r w:rsidR="00626ADD">
        <w:t>Hazus</w:t>
      </w:r>
      <w:proofErr w:type="spellEnd"/>
      <w:r w:rsidR="00626ADD">
        <w:t xml:space="preserve"> or other loss studies? </w:t>
      </w:r>
      <w:r>
        <w:t xml:space="preserve"> </w:t>
      </w:r>
    </w:p>
  </w:comment>
  <w:comment w:id="159" w:author="McNabb, Sean" w:date="2019-01-24T06:44:00Z" w:initials="MS">
    <w:p w14:paraId="354C351D" w14:textId="5B15051F" w:rsidR="00722BD4" w:rsidRDefault="00722BD4">
      <w:pPr>
        <w:pStyle w:val="CommentText"/>
      </w:pPr>
      <w:r>
        <w:rPr>
          <w:rStyle w:val="CommentReference"/>
        </w:rPr>
        <w:annotationRef/>
      </w:r>
      <w:r>
        <w:t xml:space="preserve">Is there any benefit at the end of this section (or any of the sections in Stakeholder Analysis) to communicate how the requirements for </w:t>
      </w:r>
      <w:proofErr w:type="spellStart"/>
      <w:r>
        <w:t>OpenHazus</w:t>
      </w:r>
      <w:proofErr w:type="spellEnd"/>
      <w:r>
        <w:t xml:space="preserve"> outlined in I.3</w:t>
      </w:r>
      <w:r w:rsidR="00CC0E46">
        <w:t xml:space="preserve"> were identified to</w:t>
      </w:r>
      <w:r>
        <w:t xml:space="preserve"> “solving” some of these issues? Particularly for Levels of Expertise the proposed “national layer” seems to be directly related.   </w:t>
      </w:r>
    </w:p>
  </w:comment>
  <w:comment w:id="160" w:author="Doug Bausch" w:date="2019-01-01T19:17:00Z" w:initials="DB">
    <w:p w14:paraId="105CD4DB" w14:textId="5B12DAEB" w:rsidR="007C07D6" w:rsidRDefault="007C07D6">
      <w:pPr>
        <w:pStyle w:val="CommentText"/>
      </w:pPr>
      <w:r>
        <w:rPr>
          <w:rStyle w:val="CommentReference"/>
        </w:rPr>
        <w:annotationRef/>
      </w:r>
      <w:r>
        <w:t xml:space="preserve">This section will take some effort if we want to make it multi-hazard, it is good for flood but seems dated in terminology.  Some of this appears to have been written before </w:t>
      </w:r>
      <w:proofErr w:type="spellStart"/>
      <w:r>
        <w:t>Hazus</w:t>
      </w:r>
      <w:proofErr w:type="spellEnd"/>
      <w:r>
        <w:t xml:space="preserve"> was available.   I leave flood related where needed and have updated the terms.</w:t>
      </w:r>
    </w:p>
  </w:comment>
  <w:comment w:id="161" w:author="McNabb, Sean" w:date="2019-01-24T07:16:00Z" w:initials="MS">
    <w:p w14:paraId="0690C574" w14:textId="2475BD67" w:rsidR="00D15079" w:rsidRDefault="00D15079">
      <w:pPr>
        <w:pStyle w:val="CommentText"/>
      </w:pPr>
      <w:r>
        <w:rPr>
          <w:rStyle w:val="CommentReference"/>
        </w:rPr>
        <w:annotationRef/>
      </w:r>
      <w:r>
        <w:t xml:space="preserve">I think that we will need to be clear here that whatever solution that we offer as a baseline flood layer will not replace a communities FIRM. Other available flood hazard information </w:t>
      </w:r>
      <w:r>
        <w:t xml:space="preserve">(Base Level Engineering, PNNL methods, </w:t>
      </w:r>
      <w:r w:rsidR="007E1919">
        <w:t xml:space="preserve">probabilistic modelling, </w:t>
      </w:r>
      <w:r>
        <w:t>etc.)</w:t>
      </w:r>
      <w:r>
        <w:t xml:space="preserve"> could be leveraged by a community, but how it can be leveraged will vary.  </w:t>
      </w:r>
    </w:p>
  </w:comment>
  <w:comment w:id="162" w:author="McNabb, Sean" w:date="2019-01-24T07:21:00Z" w:initials="MS">
    <w:p w14:paraId="63C73B08" w14:textId="6EF933B2" w:rsidR="006B357B" w:rsidRDefault="006B357B">
      <w:pPr>
        <w:pStyle w:val="CommentText"/>
      </w:pPr>
      <w:r>
        <w:rPr>
          <w:rStyle w:val="CommentReference"/>
        </w:rPr>
        <w:annotationRef/>
      </w:r>
      <w:r>
        <w:t xml:space="preserve">What type of methodology is be referenced here? H&amp;H modelling? The Changes Since Last FIRM (CSLF) produces a vector based version of change when a new FIRM is being produced. The ability to expand a CSLF like environment to reflect raster based information (depth grids, water surface elevation grids) may be worth exploring. </w:t>
      </w:r>
    </w:p>
    <w:p w14:paraId="6FECCB6D" w14:textId="77777777" w:rsidR="006B357B" w:rsidRDefault="006B357B">
      <w:pPr>
        <w:pStyle w:val="CommentText"/>
      </w:pPr>
    </w:p>
    <w:p w14:paraId="7727AF0C" w14:textId="40679501" w:rsidR="006B357B" w:rsidRDefault="00BE21F7">
      <w:pPr>
        <w:pStyle w:val="CommentText"/>
      </w:pPr>
      <w:r>
        <w:t xml:space="preserve">Maybe to detailed in the Flood Model POC – </w:t>
      </w:r>
      <w:r w:rsidR="006B357B">
        <w:t xml:space="preserve">I think that one of the biggest things that needs to be addressed for flood is a way to inventory all available flood hazard information. The Coordinated Needs Management System (CNMS) might be a place to look. CNMS leverages the NHD to classify streams as having FIRM information available. If we could expand what CNMS tracks it might be a good way to inventory and track available flood hazard information. Additionally, if we could link CNMS to the MIP then a user could see what is available through CNMS and ingest it into </w:t>
      </w:r>
      <w:proofErr w:type="spellStart"/>
      <w:r w:rsidR="006B357B">
        <w:t>OpenHazus</w:t>
      </w:r>
      <w:proofErr w:type="spellEnd"/>
      <w:r w:rsidR="006B357B">
        <w:t xml:space="preserve"> via the MIP. </w:t>
      </w:r>
    </w:p>
  </w:comment>
  <w:comment w:id="163" w:author="McNabb, Sean" w:date="2019-01-24T07:43:00Z" w:initials="MS">
    <w:p w14:paraId="1854996F" w14:textId="058502A8" w:rsidR="009F77A0" w:rsidRDefault="009F77A0">
      <w:pPr>
        <w:pStyle w:val="CommentText"/>
      </w:pPr>
      <w:r>
        <w:rPr>
          <w:rStyle w:val="CommentReference"/>
        </w:rPr>
        <w:annotationRef/>
      </w:r>
      <w:r>
        <w:t xml:space="preserve">There may be an opportunity here to provide a “pre-substantial damage estimation (SDE)” function. If users could easily identify the structures with &gt; 50% damage could prioritize those inspections post-event, but also help identify the most at risk structures pre-event.  </w:t>
      </w:r>
    </w:p>
  </w:comment>
  <w:comment w:id="164" w:author="McNabb, Sean" w:date="2019-01-24T07:54:00Z" w:initials="MS">
    <w:p w14:paraId="60F4730E" w14:textId="19F790DA" w:rsidR="001C3AD9" w:rsidRDefault="001C3AD9">
      <w:pPr>
        <w:pStyle w:val="CommentText"/>
      </w:pPr>
      <w:r>
        <w:rPr>
          <w:rStyle w:val="CommentReference"/>
        </w:rPr>
        <w:annotationRef/>
      </w:r>
      <w:r>
        <w:t xml:space="preserve">What is the “application of such tools” that we are talking about here? </w:t>
      </w:r>
    </w:p>
  </w:comment>
  <w:comment w:id="165" w:author="McNabb, Sean" w:date="2019-01-24T07:55:00Z" w:initials="MS">
    <w:p w14:paraId="497CC659" w14:textId="4801DFA2" w:rsidR="001C3AD9" w:rsidRDefault="001C3AD9">
      <w:pPr>
        <w:pStyle w:val="CommentText"/>
      </w:pPr>
      <w:r>
        <w:rPr>
          <w:rStyle w:val="CommentReference"/>
        </w:rPr>
        <w:annotationRef/>
      </w:r>
      <w:r>
        <w:t xml:space="preserve">There may be an opportunity to link up with a PTS innovation project that is in motion and exploring this concept. I can give a presentation to the </w:t>
      </w:r>
      <w:proofErr w:type="spellStart"/>
      <w:r>
        <w:t>Hazus</w:t>
      </w:r>
      <w:proofErr w:type="spellEnd"/>
      <w:r>
        <w:t xml:space="preserve"> team on this project (Mitigation Decision Support System – MDSS) if the team is interested.  </w:t>
      </w:r>
    </w:p>
  </w:comment>
  <w:comment w:id="166" w:author="McNabb, Sean" w:date="2019-01-24T08:16:00Z" w:initials="MS">
    <w:p w14:paraId="4F9FB41F" w14:textId="10CADB13" w:rsidR="00FB70A9" w:rsidRDefault="00FB70A9">
      <w:pPr>
        <w:pStyle w:val="CommentText"/>
      </w:pPr>
      <w:r>
        <w:rPr>
          <w:rStyle w:val="CommentReference"/>
        </w:rPr>
        <w:annotationRef/>
      </w:r>
      <w:r>
        <w:t xml:space="preserve">There could be a good opportunity here to link up with the probabilistic modelling efforts – PTS innovation project. </w:t>
      </w:r>
    </w:p>
  </w:comment>
  <w:comment w:id="167" w:author="McNabb, Sean" w:date="2019-01-24T08:18:00Z" w:initials="MS">
    <w:p w14:paraId="35539BB6" w14:textId="1B40A099" w:rsidR="00D96A17" w:rsidRDefault="00D96A17">
      <w:pPr>
        <w:pStyle w:val="CommentText"/>
      </w:pPr>
      <w:r>
        <w:rPr>
          <w:rStyle w:val="CommentReference"/>
        </w:rPr>
        <w:annotationRef/>
      </w:r>
      <w:r>
        <w:t xml:space="preserve">As mentioned in previous comments it could be good to have a summary of findings at the end of each section and how those findings connect to the requirements for </w:t>
      </w:r>
      <w:proofErr w:type="spellStart"/>
      <w:r>
        <w:t>OpenHazus</w:t>
      </w:r>
      <w:proofErr w:type="spellEnd"/>
      <w:r>
        <w:t xml:space="preserve"> in I.3. </w:t>
      </w:r>
    </w:p>
  </w:comment>
  <w:comment w:id="168" w:author="McNabb, Sean" w:date="2019-01-24T09:02:00Z" w:initials="MS">
    <w:p w14:paraId="627CB37E" w14:textId="1482F572" w:rsidR="00007C14" w:rsidRDefault="00007C14">
      <w:pPr>
        <w:pStyle w:val="CommentText"/>
      </w:pPr>
      <w:r>
        <w:rPr>
          <w:rStyle w:val="CommentReference"/>
        </w:rPr>
        <w:annotationRef/>
      </w:r>
      <w:r>
        <w:t>All of the information shared in the user environment section seems repetitive to information outlined in other areas in the Stakeholder</w:t>
      </w:r>
      <w:r w:rsidR="00A7183F">
        <w:t xml:space="preserve"> Analysis section – would recommend deleting this section. </w:t>
      </w:r>
    </w:p>
  </w:comment>
  <w:comment w:id="169" w:author="McNabb, Sean" w:date="2019-01-24T08:43:00Z" w:initials="MS">
    <w:p w14:paraId="69EC9E4D" w14:textId="45053E7D" w:rsidR="000133D7" w:rsidRDefault="000133D7">
      <w:pPr>
        <w:pStyle w:val="CommentText"/>
      </w:pPr>
      <w:r>
        <w:rPr>
          <w:rStyle w:val="CommentReference"/>
        </w:rPr>
        <w:annotationRef/>
      </w:r>
      <w:r>
        <w:t xml:space="preserve">The use of “user environment” here seems a little confusing. I had thought this meant the software environment that users are experiencing. </w:t>
      </w:r>
    </w:p>
  </w:comment>
  <w:comment w:id="170" w:author="Jordan Burns" w:date="2018-12-28T17:29:00Z" w:initials="JB">
    <w:p w14:paraId="1C683E44" w14:textId="5A67CB92" w:rsidR="007C07D6" w:rsidRDefault="007C07D6">
      <w:pPr>
        <w:pStyle w:val="CommentText"/>
      </w:pPr>
      <w:r>
        <w:rPr>
          <w:rStyle w:val="CommentReference"/>
        </w:rPr>
        <w:annotationRef/>
      </w:r>
      <w:r>
        <w:t xml:space="preserve">This should maybe go closer to the beginning to give a better overview of </w:t>
      </w:r>
      <w:proofErr w:type="spellStart"/>
      <w:r>
        <w:t>Hazus</w:t>
      </w:r>
      <w:proofErr w:type="spellEnd"/>
      <w:r>
        <w:t xml:space="preserve"> in its current design</w:t>
      </w:r>
    </w:p>
  </w:comment>
  <w:comment w:id="171" w:author="McNabb, Sean" w:date="2019-01-24T09:05:00Z" w:initials="MS">
    <w:p w14:paraId="23CD7A99" w14:textId="0348D7E0" w:rsidR="00D85F27" w:rsidRDefault="00D85F27">
      <w:pPr>
        <w:pStyle w:val="CommentText"/>
      </w:pPr>
      <w:r>
        <w:rPr>
          <w:rStyle w:val="CommentReference"/>
        </w:rPr>
        <w:annotationRef/>
      </w:r>
      <w:r>
        <w:t xml:space="preserve">I really like this idea. As I am reading </w:t>
      </w:r>
      <w:r w:rsidR="008C17A1">
        <w:t>through</w:t>
      </w:r>
      <w:r>
        <w:t xml:space="preserve"> the whitepaper I think that I am wanting to know what is the current state of </w:t>
      </w:r>
      <w:proofErr w:type="spellStart"/>
      <w:r>
        <w:t>Hazus</w:t>
      </w:r>
      <w:proofErr w:type="spellEnd"/>
      <w:r>
        <w:t xml:space="preserve"> (methodologies, users, uses, etc.) and how </w:t>
      </w:r>
      <w:proofErr w:type="spellStart"/>
      <w:r>
        <w:t>OpenHazus</w:t>
      </w:r>
      <w:proofErr w:type="spellEnd"/>
      <w:r>
        <w:t xml:space="preserve"> </w:t>
      </w:r>
      <w:r w:rsidR="008C17A1">
        <w:t>will differ, aim</w:t>
      </w:r>
      <w:r>
        <w:t xml:space="preserve"> to maintain what works and fix what doesn’t all while offering a different user experience. </w:t>
      </w:r>
    </w:p>
  </w:comment>
  <w:comment w:id="172" w:author="McNabb, Sean" w:date="2019-01-24T11:16:00Z" w:initials="MS">
    <w:p w14:paraId="5808F1B7" w14:textId="3752AB8E" w:rsidR="00D52E88" w:rsidRDefault="00D52E88">
      <w:pPr>
        <w:pStyle w:val="CommentText"/>
      </w:pPr>
      <w:r>
        <w:rPr>
          <w:rStyle w:val="CommentReference"/>
        </w:rPr>
        <w:annotationRef/>
      </w:r>
      <w:r>
        <w:t xml:space="preserve">Should we title these sections to be consistent with the graphic? </w:t>
      </w:r>
    </w:p>
  </w:comment>
  <w:comment w:id="181" w:author="McNabb, Sean" w:date="2019-01-24T11:30:00Z" w:initials="MS">
    <w:p w14:paraId="1F9E9ED8" w14:textId="7E0C50A4" w:rsidR="00E5497B" w:rsidRDefault="00E5497B">
      <w:pPr>
        <w:pStyle w:val="CommentText"/>
      </w:pPr>
      <w:r>
        <w:rPr>
          <w:rStyle w:val="CommentReference"/>
        </w:rPr>
        <w:annotationRef/>
      </w:r>
      <w:r>
        <w:t xml:space="preserve">We may want to highlight this more. This seems to be a major takeaway from the whitepaper. We should try and highlight these types of takeaways throughout the whitepaper. </w:t>
      </w:r>
    </w:p>
  </w:comment>
  <w:comment w:id="182" w:author="Jordan Burns" w:date="2018-12-28T18:03:00Z" w:initials="JB">
    <w:p w14:paraId="7D1EA6BE" w14:textId="5E2B0D52" w:rsidR="007C07D6" w:rsidRPr="00FB01A7" w:rsidRDefault="007C07D6">
      <w:pPr>
        <w:pStyle w:val="CommentText"/>
      </w:pPr>
      <w:r>
        <w:rPr>
          <w:rStyle w:val="CommentReference"/>
        </w:rPr>
        <w:annotationRef/>
      </w:r>
      <w:r>
        <w:t xml:space="preserve">I’d like to note (and perhaps discuss) that the original </w:t>
      </w:r>
      <w:proofErr w:type="spellStart"/>
      <w:r>
        <w:t>Hazus</w:t>
      </w:r>
      <w:proofErr w:type="spellEnd"/>
      <w:r>
        <w:t xml:space="preserve"> user breakdown put a lot of emphasis on whether users were changing input data and which data they were changing. I don’t think that is necessary with </w:t>
      </w:r>
      <w:proofErr w:type="spellStart"/>
      <w:r>
        <w:t>OpenHazus</w:t>
      </w:r>
      <w:proofErr w:type="spellEnd"/>
      <w:r>
        <w:t xml:space="preserve">. This 45% group is changing </w:t>
      </w:r>
      <w:r>
        <w:rPr>
          <w:i/>
        </w:rPr>
        <w:t xml:space="preserve">something </w:t>
      </w:r>
      <w:r>
        <w:t xml:space="preserve">about the default data – hazard, inventory, or damage functions. It doesn’t really matter which data type they’re customizing – if you’re running </w:t>
      </w:r>
      <w:proofErr w:type="spellStart"/>
      <w:r>
        <w:t>OpenHazus</w:t>
      </w:r>
      <w:proofErr w:type="spellEnd"/>
      <w:r>
        <w:t>, you’re doing a custom analysis. Otherwise you just consult our baseline results repository.</w:t>
      </w:r>
    </w:p>
  </w:comment>
  <w:comment w:id="183" w:author="McNabb, Sean" w:date="2019-01-24T12:34:00Z" w:initials="MS">
    <w:p w14:paraId="1B4930C8" w14:textId="5F32B0E3" w:rsidR="001207D5" w:rsidRDefault="001207D5">
      <w:pPr>
        <w:pStyle w:val="CommentText"/>
      </w:pPr>
      <w:r>
        <w:rPr>
          <w:rStyle w:val="CommentReference"/>
        </w:rPr>
        <w:annotationRef/>
      </w:r>
      <w:r>
        <w:t xml:space="preserve">Could we just give very brief descriptions of each one of these steps? </w:t>
      </w:r>
    </w:p>
  </w:comment>
  <w:comment w:id="184" w:author="Doug Bausch" w:date="2019-01-16T09:37:00Z" w:initials="DB">
    <w:p w14:paraId="6EE99DB4" w14:textId="12811F0C" w:rsidR="007C07D6" w:rsidRDefault="007C07D6">
      <w:pPr>
        <w:pStyle w:val="CommentText"/>
      </w:pPr>
      <w:r>
        <w:rPr>
          <w:rStyle w:val="CommentReference"/>
        </w:rPr>
        <w:annotationRef/>
      </w:r>
      <w:r>
        <w:t xml:space="preserve">Need to also include the user provided DG workflow here to show how that substantially streamlines this process.  </w:t>
      </w:r>
    </w:p>
  </w:comment>
  <w:comment w:id="185" w:author="McNabb, Sean" w:date="2019-01-24T12:35:00Z" w:initials="MS">
    <w:p w14:paraId="031AB4F6" w14:textId="1E501AF3" w:rsidR="005B0C53" w:rsidRDefault="005B0C53">
      <w:pPr>
        <w:pStyle w:val="CommentText"/>
      </w:pPr>
      <w:r>
        <w:rPr>
          <w:rStyle w:val="CommentReference"/>
        </w:rPr>
        <w:annotationRef/>
      </w:r>
      <w:r>
        <w:t xml:space="preserve">Can we use a different </w:t>
      </w:r>
      <w:proofErr w:type="spellStart"/>
      <w:r>
        <w:t>symbology</w:t>
      </w:r>
      <w:proofErr w:type="spellEnd"/>
      <w:r>
        <w:t xml:space="preserve"> here other than the numbers circled? We use this </w:t>
      </w:r>
      <w:proofErr w:type="spellStart"/>
      <w:r>
        <w:t>symbology</w:t>
      </w:r>
      <w:proofErr w:type="spellEnd"/>
      <w:r>
        <w:t xml:space="preserve"> for I.3. </w:t>
      </w:r>
    </w:p>
  </w:comment>
  <w:comment w:id="186" w:author="Jordan Burns" w:date="2018-12-28T18:16:00Z" w:initials="JB">
    <w:p w14:paraId="50EB6EE4" w14:textId="16442EC4" w:rsidR="007C07D6" w:rsidRDefault="007C07D6">
      <w:pPr>
        <w:pStyle w:val="CommentText"/>
      </w:pPr>
      <w:r>
        <w:rPr>
          <w:rStyle w:val="CommentReference"/>
        </w:rPr>
        <w:annotationRef/>
      </w:r>
      <w:r>
        <w:t>Is this under hurricanes specifically? Or is this for all hazards?</w:t>
      </w:r>
    </w:p>
  </w:comment>
  <w:comment w:id="187" w:author="Jochen Albrecht" w:date="2019-01-03T11:58:00Z" w:initials="JA">
    <w:p w14:paraId="6608D766" w14:textId="2FB1B9C2" w:rsidR="007C07D6" w:rsidRDefault="007C07D6">
      <w:pPr>
        <w:pStyle w:val="CommentText"/>
      </w:pPr>
      <w:r>
        <w:rPr>
          <w:rStyle w:val="CommentReference"/>
        </w:rPr>
        <w:annotationRef/>
      </w:r>
      <w:r>
        <w:t>These sections were intended to be hazard-specific. Open to change (consolidation) though.</w:t>
      </w:r>
    </w:p>
  </w:comment>
  <w:comment w:id="188" w:author="Fred Collins" w:date="2019-01-12T15:30:00Z" w:initials="FCC">
    <w:p w14:paraId="209A0212" w14:textId="11DD8831" w:rsidR="007C07D6" w:rsidRDefault="007C07D6">
      <w:pPr>
        <w:pStyle w:val="CommentText"/>
      </w:pPr>
      <w:r>
        <w:rPr>
          <w:rStyle w:val="CommentReference"/>
        </w:rPr>
        <w:annotationRef/>
      </w:r>
      <w:r>
        <w:t xml:space="preserve">Is the intent to do this for all of the Hazards?  </w:t>
      </w:r>
    </w:p>
  </w:comment>
  <w:comment w:id="189" w:author="Eric Christensen" w:date="2019-01-14T12:56:00Z" w:initials="EC">
    <w:p w14:paraId="78D0D767" w14:textId="16826D16" w:rsidR="007C07D6" w:rsidRDefault="007C07D6" w:rsidP="00930277">
      <w:pPr>
        <w:pStyle w:val="CommentText"/>
      </w:pPr>
      <w:r>
        <w:rPr>
          <w:rStyle w:val="CommentReference"/>
        </w:rPr>
        <w:annotationRef/>
      </w:r>
      <w:r>
        <w:t>This section also has requirements. A single section header to more clearly identify the logical grouping of the whole of the requirements could be useful. Breakouts of user/functional requirements, non-functional. “Stakeholder analysis” could be traceable in to those requirements.</w:t>
      </w:r>
    </w:p>
    <w:p w14:paraId="7EE48586" w14:textId="77777777" w:rsidR="007C07D6" w:rsidRDefault="007C07D6" w:rsidP="00930277">
      <w:pPr>
        <w:pStyle w:val="CommentText"/>
      </w:pPr>
    </w:p>
    <w:p w14:paraId="1FE3504E" w14:textId="1A10809D" w:rsidR="007C07D6" w:rsidRDefault="007C07D6" w:rsidP="00930277">
      <w:pPr>
        <w:pStyle w:val="CommentText"/>
      </w:pPr>
      <w:r>
        <w:t xml:space="preserve">A distillation of requirements into bullets and or short memorable names is needed. Right now, many requirements seem described in prose without clear delineation. Each </w:t>
      </w:r>
      <w:proofErr w:type="spellStart"/>
      <w:r>
        <w:t>bulletized</w:t>
      </w:r>
      <w:proofErr w:type="spellEnd"/>
      <w:r>
        <w:t xml:space="preserve"> requirement can be elaborated with the additional text to describe as needed. </w:t>
      </w:r>
    </w:p>
    <w:p w14:paraId="6E8C8617" w14:textId="77777777" w:rsidR="007C07D6" w:rsidRDefault="007C07D6" w:rsidP="00930277">
      <w:pPr>
        <w:pStyle w:val="CommentText"/>
      </w:pPr>
    </w:p>
    <w:p w14:paraId="24DB65D5" w14:textId="77777777" w:rsidR="007C07D6" w:rsidRDefault="007C07D6" w:rsidP="00930277">
      <w:pPr>
        <w:pStyle w:val="CommentText"/>
      </w:pPr>
      <w:r>
        <w:t xml:space="preserve">These atomized requirements then provide the traceable links to the logical architecture and, ultimately become the criteria used in the alternatives analysis. </w:t>
      </w:r>
    </w:p>
    <w:p w14:paraId="60DADD03" w14:textId="77777777" w:rsidR="007C07D6" w:rsidRDefault="007C07D6" w:rsidP="00930277">
      <w:pPr>
        <w:pStyle w:val="CommentText"/>
      </w:pPr>
    </w:p>
    <w:p w14:paraId="3199AD77" w14:textId="32460207" w:rsidR="007C07D6" w:rsidRDefault="007C07D6" w:rsidP="00930277">
      <w:pPr>
        <w:pStyle w:val="CommentText"/>
      </w:pPr>
      <w:r>
        <w:t>So an inventory of the types of analysis, models, types of source data, types of display/visualization, integrations is called for. It is hard to determine if a non-ArcGIS package (and eventually a web application) can be swapped in without this inventory and traceability.</w:t>
      </w:r>
    </w:p>
  </w:comment>
  <w:comment w:id="190" w:author="McNabb, Sean" w:date="2019-01-24T13:48:00Z" w:initials="MS">
    <w:p w14:paraId="69F11CB7" w14:textId="03A52579" w:rsidR="009867DA" w:rsidRDefault="009867DA">
      <w:pPr>
        <w:pStyle w:val="CommentText"/>
      </w:pPr>
      <w:r>
        <w:rPr>
          <w:rStyle w:val="CommentReference"/>
        </w:rPr>
        <w:annotationRef/>
      </w:r>
      <w:r>
        <w:t xml:space="preserve">Having a Decision Support Analysis for each of the sections as well as a comprehensive analysis would be very helpful for this section to begin to rate/rank the available options and what they do/don’t offer. </w:t>
      </w:r>
    </w:p>
  </w:comment>
  <w:comment w:id="191" w:author="Jordan Burns" w:date="2018-12-28T18:27:00Z" w:initials="JB">
    <w:p w14:paraId="165DDAB4" w14:textId="16605868" w:rsidR="007C07D6" w:rsidRDefault="007C07D6">
      <w:pPr>
        <w:pStyle w:val="CommentText"/>
      </w:pPr>
      <w:r>
        <w:rPr>
          <w:rStyle w:val="CommentReference"/>
        </w:rPr>
        <w:annotationRef/>
      </w:r>
      <w:r>
        <w:t xml:space="preserve">Do we want to use a diagram from old </w:t>
      </w:r>
      <w:proofErr w:type="spellStart"/>
      <w:r>
        <w:t>Hazus</w:t>
      </w:r>
      <w:proofErr w:type="spellEnd"/>
      <w:r>
        <w:t xml:space="preserve"> for our </w:t>
      </w:r>
      <w:proofErr w:type="spellStart"/>
      <w:r>
        <w:t>OpenHazus</w:t>
      </w:r>
      <w:proofErr w:type="spellEnd"/>
      <w:r>
        <w:t xml:space="preserve"> solution framework? We should probably design a new figure.</w:t>
      </w:r>
    </w:p>
  </w:comment>
  <w:comment w:id="192" w:author="Doug Bausch" w:date="2019-01-02T20:37:00Z" w:initials="DB">
    <w:p w14:paraId="05BA8333" w14:textId="5DEDF73D" w:rsidR="007C07D6" w:rsidRDefault="007C07D6">
      <w:pPr>
        <w:pStyle w:val="CommentText"/>
      </w:pPr>
      <w:r>
        <w:rPr>
          <w:rStyle w:val="CommentReference"/>
        </w:rPr>
        <w:annotationRef/>
      </w:r>
      <w:r>
        <w:t xml:space="preserve">Yes.  Although this is more the methodology framework.  The </w:t>
      </w:r>
      <w:proofErr w:type="spellStart"/>
      <w:r>
        <w:t>OpenHazus</w:t>
      </w:r>
      <w:proofErr w:type="spellEnd"/>
      <w:r>
        <w:t xml:space="preserve"> modularization will need to be highlighted.  </w:t>
      </w:r>
    </w:p>
  </w:comment>
  <w:comment w:id="193" w:author="Jordan Burns" w:date="2018-12-28T18:33:00Z" w:initials="JB">
    <w:p w14:paraId="1CAB6588" w14:textId="0B6A828A" w:rsidR="007C07D6" w:rsidRDefault="007C07D6">
      <w:pPr>
        <w:pStyle w:val="CommentText"/>
      </w:pPr>
      <w:r>
        <w:rPr>
          <w:rStyle w:val="CommentReference"/>
        </w:rPr>
        <w:annotationRef/>
      </w:r>
      <w:r>
        <w:t xml:space="preserve">This section is mixing current </w:t>
      </w:r>
      <w:proofErr w:type="spellStart"/>
      <w:r>
        <w:t>Hazus</w:t>
      </w:r>
      <w:proofErr w:type="spellEnd"/>
      <w:r>
        <w:t xml:space="preserve"> capabilities with the </w:t>
      </w:r>
      <w:proofErr w:type="spellStart"/>
      <w:r>
        <w:t>OpenHazus</w:t>
      </w:r>
      <w:proofErr w:type="spellEnd"/>
      <w:r>
        <w:t xml:space="preserve"> modular approach</w:t>
      </w:r>
    </w:p>
  </w:comment>
  <w:comment w:id="194" w:author="Jordan Burns" w:date="2018-12-28T18:34:00Z" w:initials="JB">
    <w:p w14:paraId="1AC47025" w14:textId="2A90A671" w:rsidR="007C07D6" w:rsidRDefault="007C07D6">
      <w:pPr>
        <w:pStyle w:val="CommentText"/>
      </w:pPr>
      <w:r>
        <w:rPr>
          <w:rStyle w:val="CommentReference"/>
        </w:rPr>
        <w:annotationRef/>
      </w:r>
      <w:r>
        <w:t xml:space="preserve">This section is mixing current </w:t>
      </w:r>
      <w:proofErr w:type="spellStart"/>
      <w:r>
        <w:t>Hazus</w:t>
      </w:r>
      <w:proofErr w:type="spellEnd"/>
      <w:r>
        <w:t xml:space="preserve"> capabilities with the </w:t>
      </w:r>
      <w:proofErr w:type="spellStart"/>
      <w:r>
        <w:t>OpenHazus</w:t>
      </w:r>
      <w:proofErr w:type="spellEnd"/>
      <w:r>
        <w:t xml:space="preserve"> modular approach</w:t>
      </w:r>
    </w:p>
  </w:comment>
  <w:comment w:id="195" w:author="Jochen Albrecht" w:date="2019-01-04T17:39:00Z" w:initials="JA">
    <w:p w14:paraId="55DA943B" w14:textId="5D5A7906" w:rsidR="007C07D6" w:rsidRDefault="007C07D6">
      <w:pPr>
        <w:pStyle w:val="CommentText"/>
      </w:pPr>
      <w:r>
        <w:rPr>
          <w:rStyle w:val="CommentReference"/>
        </w:rPr>
        <w:annotationRef/>
      </w:r>
      <w:r>
        <w:t>To be written by Jordan</w:t>
      </w:r>
    </w:p>
  </w:comment>
  <w:comment w:id="196" w:author="Jordan Burns" w:date="2018-12-28T18:35:00Z" w:initials="JB">
    <w:p w14:paraId="22470339" w14:textId="6FC88665" w:rsidR="007C07D6" w:rsidRDefault="007C07D6">
      <w:pPr>
        <w:pStyle w:val="CommentText"/>
      </w:pPr>
      <w:r>
        <w:rPr>
          <w:rStyle w:val="CommentReference"/>
        </w:rPr>
        <w:annotationRef/>
      </w:r>
      <w:r>
        <w:t xml:space="preserve">Are you saying </w:t>
      </w:r>
      <w:proofErr w:type="spellStart"/>
      <w:r>
        <w:t>Hazus</w:t>
      </w:r>
      <w:proofErr w:type="spellEnd"/>
      <w:r>
        <w:t xml:space="preserve"> is an improvement over other models because it’s more interdisciplinary?</w:t>
      </w:r>
    </w:p>
  </w:comment>
  <w:comment w:id="197" w:author="Jochen Albrecht" w:date="2019-01-03T12:04:00Z" w:initials="JA">
    <w:p w14:paraId="414484D1" w14:textId="56C3ABCD" w:rsidR="007C07D6" w:rsidRDefault="007C07D6">
      <w:pPr>
        <w:pStyle w:val="CommentText"/>
      </w:pPr>
      <w:r>
        <w:rPr>
          <w:rStyle w:val="CommentReference"/>
        </w:rPr>
        <w:annotationRef/>
      </w:r>
      <w:r>
        <w:t>Yes.</w:t>
      </w:r>
    </w:p>
  </w:comment>
  <w:comment w:id="198" w:author="Jordan Burns" w:date="2018-12-28T18:37:00Z" w:initials="JB">
    <w:p w14:paraId="360A0F80" w14:textId="3340665C" w:rsidR="007C07D6" w:rsidRDefault="007C07D6">
      <w:pPr>
        <w:pStyle w:val="CommentText"/>
      </w:pPr>
      <w:r>
        <w:rPr>
          <w:rStyle w:val="CommentReference"/>
        </w:rPr>
        <w:annotationRef/>
      </w:r>
      <w:r>
        <w:t>You mean other than doing a full-blown UDF probabilistic study?</w:t>
      </w:r>
    </w:p>
  </w:comment>
  <w:comment w:id="199" w:author="Jochen Albrecht" w:date="2019-01-03T12:10:00Z" w:initials="JA">
    <w:p w14:paraId="7B1CA7B3" w14:textId="7737BDCF" w:rsidR="007C07D6" w:rsidRDefault="007C07D6">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200" w:author="Jochen Albrecht" w:date="2019-01-04T17:03:00Z" w:initials="JA">
    <w:p w14:paraId="414D779A" w14:textId="0BF0FA3F" w:rsidR="007C07D6" w:rsidRDefault="007C07D6">
      <w:pPr>
        <w:pStyle w:val="CommentText"/>
      </w:pPr>
      <w:r>
        <w:rPr>
          <w:rStyle w:val="CommentReference"/>
        </w:rPr>
        <w:annotationRef/>
      </w:r>
      <w:r>
        <w:t>To be written by Jordan</w:t>
      </w:r>
    </w:p>
  </w:comment>
  <w:comment w:id="201" w:author="Jordan Burns" w:date="2018-12-28T18:39:00Z" w:initials="JB">
    <w:p w14:paraId="3D4DF59A" w14:textId="5EFE2557" w:rsidR="007C07D6" w:rsidRDefault="007C07D6">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202" w:author="Jochen Albrecht" w:date="2019-01-03T12:08:00Z" w:initials="JA">
    <w:p w14:paraId="14B7205B" w14:textId="322C7F76" w:rsidR="007C07D6" w:rsidRDefault="007C07D6">
      <w:pPr>
        <w:pStyle w:val="CommentText"/>
      </w:pPr>
      <w:r>
        <w:rPr>
          <w:rStyle w:val="CommentReference"/>
        </w:rPr>
        <w:annotationRef/>
      </w:r>
      <w:r>
        <w:t>Agreed</w:t>
      </w:r>
    </w:p>
  </w:comment>
  <w:comment w:id="203" w:author="Jochen Albrecht" w:date="2019-01-03T12:14:00Z" w:initials="JA">
    <w:p w14:paraId="583492E1" w14:textId="64CC611D" w:rsidR="007C07D6" w:rsidRDefault="007C07D6">
      <w:pPr>
        <w:pStyle w:val="CommentText"/>
      </w:pPr>
      <w:r>
        <w:rPr>
          <w:rStyle w:val="CommentReference"/>
        </w:rPr>
        <w:annotationRef/>
      </w:r>
      <w:r>
        <w:t>Thank you for this addition, Doug.</w:t>
      </w:r>
    </w:p>
  </w:comment>
  <w:comment w:id="204" w:author="Jochen Albrecht" w:date="2019-01-03T12:15:00Z" w:initials="JA">
    <w:p w14:paraId="034BEF6D" w14:textId="3CE3A0FB" w:rsidR="007C07D6" w:rsidRDefault="007C07D6">
      <w:pPr>
        <w:pStyle w:val="CommentText"/>
      </w:pPr>
      <w:r>
        <w:rPr>
          <w:rStyle w:val="CommentReference"/>
        </w:rPr>
        <w:annotationRef/>
      </w:r>
      <w:r>
        <w:t>Thank you for this addition, Doug.</w:t>
      </w:r>
    </w:p>
  </w:comment>
  <w:comment w:id="205" w:author="Doug Bausch" w:date="2019-01-02T21:44:00Z" w:initials="DB">
    <w:p w14:paraId="235E3645" w14:textId="789A391C" w:rsidR="007C07D6" w:rsidRDefault="007C07D6">
      <w:pPr>
        <w:pStyle w:val="CommentText"/>
      </w:pPr>
      <w:r>
        <w:rPr>
          <w:rStyle w:val="CommentReference"/>
        </w:rPr>
        <w:annotationRef/>
      </w:r>
      <w:r>
        <w:t>I will have a section for this from our current COH replacement options doc</w:t>
      </w:r>
    </w:p>
  </w:comment>
  <w:comment w:id="206" w:author="Doug Bausch" w:date="2019-01-02T21:45:00Z" w:initials="DB">
    <w:p w14:paraId="4F8DEF77" w14:textId="449F2E45" w:rsidR="007C07D6" w:rsidRDefault="007C07D6">
      <w:pPr>
        <w:pStyle w:val="CommentText"/>
      </w:pPr>
      <w:r>
        <w:rPr>
          <w:rStyle w:val="CommentReference"/>
        </w:rPr>
        <w:annotationRef/>
      </w:r>
      <w:r>
        <w:t>Could have some indication of results translating for users such as the Risk MAP FRP databases, FEMA IA PDA program, ATC20, etc.</w:t>
      </w:r>
    </w:p>
  </w:comment>
  <w:comment w:id="208" w:author="Eric Christensen" w:date="2019-01-14T12:26:00Z" w:initials="EC">
    <w:p w14:paraId="4F85BBF9" w14:textId="25E9047F" w:rsidR="007C07D6" w:rsidRDefault="007C07D6">
      <w:pPr>
        <w:pStyle w:val="CommentText"/>
      </w:pPr>
      <w:r>
        <w:rPr>
          <w:rStyle w:val="CommentReference"/>
        </w:rPr>
        <w:annotationRef/>
      </w:r>
      <w:r>
        <w:t xml:space="preserve">This section needs a picture of the logical (technology-agnostic) architecture of the full </w:t>
      </w:r>
      <w:proofErr w:type="spellStart"/>
      <w:r>
        <w:t>Hazus</w:t>
      </w:r>
      <w:proofErr w:type="spellEnd"/>
      <w:r>
        <w:t xml:space="preserve"> solution. It should include all the components from UI through logic and data storage and for each of the hazard types. It should be linked to the requirements in the previous sections. Then draw a physical overlay onto that which shows the current ArcGIS packages that we are seeking to replace.</w:t>
      </w:r>
    </w:p>
    <w:p w14:paraId="57EEA451" w14:textId="5CB57F49" w:rsidR="007C07D6" w:rsidRDefault="007C07D6">
      <w:pPr>
        <w:pStyle w:val="CommentText"/>
      </w:pPr>
      <w:r>
        <w:t>These pictures are required to drive the discussion of the alternatives analysis (</w:t>
      </w:r>
      <w:proofErr w:type="spellStart"/>
      <w:r>
        <w:t>AoA</w:t>
      </w:r>
      <w:proofErr w:type="spellEnd"/>
      <w:r>
        <w:t xml:space="preserve">). The linkage to requirements allows us to trace to the criteria used for the </w:t>
      </w:r>
      <w:proofErr w:type="spellStart"/>
      <w:r>
        <w:t>AoA</w:t>
      </w:r>
      <w:proofErr w:type="spellEnd"/>
      <w:r>
        <w:t xml:space="preserve">. Not all solutions in the </w:t>
      </w:r>
      <w:proofErr w:type="spellStart"/>
      <w:r>
        <w:t>AoA</w:t>
      </w:r>
      <w:proofErr w:type="spellEnd"/>
      <w:r>
        <w:t xml:space="preserve"> may cover all the necessary components. That has to be identified up front or else we risk proposing something that does not exactly fit.</w:t>
      </w:r>
    </w:p>
    <w:p w14:paraId="39E0F6E0" w14:textId="066BC3AC" w:rsidR="007C07D6" w:rsidRDefault="007C07D6">
      <w:pPr>
        <w:pStyle w:val="CommentText"/>
      </w:pPr>
    </w:p>
    <w:p w14:paraId="6F3E5E38" w14:textId="6AE7039E" w:rsidR="007C07D6" w:rsidRDefault="007C07D6">
      <w:pPr>
        <w:pStyle w:val="CommentText"/>
      </w:pPr>
      <w:r>
        <w:t>It also seems like requirements/constraints are mingled in here too. Can we lump all requirements/constraints by type under a single section with sub-sections and then make the architecture about the solution design, components, and the dynamic interaction/message flows across the system?</w:t>
      </w:r>
    </w:p>
  </w:comment>
  <w:comment w:id="209" w:author="Doug Bausch" w:date="2019-01-16T09:41:00Z" w:initials="DB">
    <w:p w14:paraId="500E0929" w14:textId="37986C99" w:rsidR="007C07D6" w:rsidRDefault="007C07D6">
      <w:pPr>
        <w:pStyle w:val="CommentText"/>
      </w:pPr>
      <w:r>
        <w:rPr>
          <w:rStyle w:val="CommentReference"/>
        </w:rPr>
        <w:annotationRef/>
      </w:r>
      <w:r>
        <w:t xml:space="preserve">Yes.  I think the flow can improve if we address the 10 requirements directly.  </w:t>
      </w:r>
    </w:p>
  </w:comment>
  <w:comment w:id="210" w:author="McNabb, Sean" w:date="2019-01-24T13:50:00Z" w:initials="MS">
    <w:p w14:paraId="30E87085" w14:textId="5261AB2C" w:rsidR="00762853" w:rsidRDefault="00762853">
      <w:pPr>
        <w:pStyle w:val="CommentText"/>
      </w:pPr>
      <w:r>
        <w:rPr>
          <w:rStyle w:val="CommentReference"/>
        </w:rPr>
        <w:annotationRef/>
      </w:r>
      <w:r>
        <w:t xml:space="preserve">Agree with this approach. There is a lot of information in this whitepaper and a way to summarize and relate it to current </w:t>
      </w:r>
      <w:proofErr w:type="spellStart"/>
      <w:r>
        <w:t>Hazus</w:t>
      </w:r>
      <w:proofErr w:type="spellEnd"/>
      <w:r>
        <w:t xml:space="preserve"> and </w:t>
      </w:r>
      <w:proofErr w:type="spellStart"/>
      <w:r>
        <w:t>OpenHazus</w:t>
      </w:r>
      <w:proofErr w:type="spellEnd"/>
      <w:r>
        <w:t xml:space="preserve"> would be very helpful. </w:t>
      </w:r>
    </w:p>
  </w:comment>
  <w:comment w:id="211" w:author="Jochen Albrecht" w:date="2019-01-03T13:49:00Z" w:initials="JA">
    <w:p w14:paraId="4632A7F7" w14:textId="20627FCE" w:rsidR="007C07D6" w:rsidRDefault="007C07D6">
      <w:pPr>
        <w:pStyle w:val="CommentText"/>
      </w:pPr>
      <w:r>
        <w:rPr>
          <w:rStyle w:val="CommentReference"/>
        </w:rPr>
        <w:annotationRef/>
      </w:r>
      <w:r>
        <w:rPr>
          <w:noProof/>
        </w:rPr>
        <w:t>I now start to believe that be no hazard-spefici distinctions. Please advise</w:t>
      </w:r>
    </w:p>
  </w:comment>
  <w:comment w:id="212" w:author="Doug Bausch" w:date="2019-01-02T22:03:00Z" w:initials="DB">
    <w:p w14:paraId="715A6AB7" w14:textId="6BCA17EF" w:rsidR="007C07D6" w:rsidRDefault="007C07D6">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 w:id="213" w:author="Jochen Albrecht" w:date="2019-01-03T14:12:00Z" w:initials="JA">
    <w:p w14:paraId="14D48C48" w14:textId="29990C1A" w:rsidR="007C07D6" w:rsidRDefault="007C07D6">
      <w:pPr>
        <w:pStyle w:val="CommentText"/>
      </w:pPr>
      <w:r>
        <w:rPr>
          <w:rStyle w:val="CommentReference"/>
        </w:rPr>
        <w:annotationRef/>
      </w:r>
      <w:r>
        <w:t>Was this something that Andrea is going to write?</w:t>
      </w:r>
    </w:p>
  </w:comment>
  <w:comment w:id="215" w:author="Fred Collins" w:date="2019-01-12T15:32:00Z" w:initials="FCC">
    <w:p w14:paraId="7ABE8016" w14:textId="78B6AA45" w:rsidR="007C07D6" w:rsidRDefault="007C07D6">
      <w:pPr>
        <w:pStyle w:val="CommentText"/>
      </w:pPr>
      <w:r>
        <w:rPr>
          <w:rStyle w:val="CommentReference"/>
        </w:rPr>
        <w:annotationRef/>
      </w:r>
      <w:r>
        <w:t xml:space="preserve">Need a set of criteria (e.g. capabilities) to evaluate the alternatives.  This would be better as a table.  Need some way of scoring the alternatives.  </w:t>
      </w:r>
    </w:p>
  </w:comment>
  <w:comment w:id="214" w:author="Eric Christensen" w:date="2019-01-14T13:01:00Z" w:initials="EC">
    <w:p w14:paraId="1F89DEA1" w14:textId="219EE499" w:rsidR="007C07D6" w:rsidRDefault="007C07D6">
      <w:pPr>
        <w:pStyle w:val="CommentText"/>
      </w:pPr>
      <w:r>
        <w:rPr>
          <w:rStyle w:val="CommentReference"/>
        </w:rPr>
        <w:annotationRef/>
      </w:r>
      <w:r>
        <w:t xml:space="preserve">From my comments to Sections III, IV, V, by this point there should be a </w:t>
      </w:r>
      <w:proofErr w:type="spellStart"/>
      <w:r>
        <w:t>bulletized</w:t>
      </w:r>
      <w:proofErr w:type="spellEnd"/>
      <w:r>
        <w:t xml:space="preserve"> requirement inventory and a logical architecture that maps to them. Then we create the </w:t>
      </w:r>
      <w:proofErr w:type="spellStart"/>
      <w:r>
        <w:t>AoA</w:t>
      </w:r>
      <w:proofErr w:type="spellEnd"/>
      <w:r>
        <w:t xml:space="preserve"> grids, weight the requirements, etc. and examine each package against them.</w:t>
      </w:r>
    </w:p>
  </w:comment>
  <w:comment w:id="217" w:author="Fred Collins" w:date="2019-01-12T15:35:00Z" w:initials="FCC">
    <w:p w14:paraId="1E51480A" w14:textId="65ACAD26" w:rsidR="007C07D6" w:rsidRDefault="007C07D6">
      <w:pPr>
        <w:pStyle w:val="CommentText"/>
      </w:pPr>
      <w:r>
        <w:rPr>
          <w:rStyle w:val="CommentReference"/>
        </w:rPr>
        <w:annotationRef/>
      </w:r>
      <w:r>
        <w:t>We really need a solution framework to tie this all together.  Some sort of a graphic that shows up front what all the solution component pieces are – they we can go into a discussion of each piece part.  Without the framework this is awkward to read.</w:t>
      </w:r>
    </w:p>
  </w:comment>
  <w:comment w:id="218" w:author="Fred Collins" w:date="2019-01-12T15:34:00Z" w:initials="FCC">
    <w:p w14:paraId="12AF0E08" w14:textId="59B560D9" w:rsidR="007C07D6" w:rsidRDefault="007C07D6">
      <w:pPr>
        <w:pStyle w:val="CommentText"/>
      </w:pPr>
      <w:r>
        <w:rPr>
          <w:rStyle w:val="CommentReference"/>
        </w:rPr>
        <w:annotationRef/>
      </w:r>
      <w:r>
        <w:t>For some of these alternatives we may want to have a screenshot.</w:t>
      </w:r>
    </w:p>
  </w:comment>
  <w:comment w:id="221" w:author="Fred Collins" w:date="2019-01-12T15:36:00Z" w:initials="FCC">
    <w:p w14:paraId="2C7B7774" w14:textId="5824FA0A" w:rsidR="007C07D6" w:rsidRDefault="007C07D6">
      <w:pPr>
        <w:pStyle w:val="CommentText"/>
      </w:pPr>
      <w:r>
        <w:rPr>
          <w:rStyle w:val="CommentReference"/>
        </w:rPr>
        <w:annotationRef/>
      </w:r>
      <w:r>
        <w:t>We may want to summaries much of this section and put the individual component write-ups in an appendix and then focus more on the analyses and recommendations in the body of the paper.</w:t>
      </w:r>
    </w:p>
  </w:comment>
  <w:comment w:id="219" w:author="Eric Christensen" w:date="2019-01-14T13:19:00Z" w:initials="EC">
    <w:p w14:paraId="6824CA48" w14:textId="77777777" w:rsidR="007C07D6" w:rsidRDefault="007C07D6">
      <w:pPr>
        <w:pStyle w:val="CommentText"/>
      </w:pPr>
      <w:r>
        <w:rPr>
          <w:rStyle w:val="CommentReference"/>
        </w:rPr>
        <w:annotationRef/>
      </w:r>
      <w:r>
        <w:t xml:space="preserve">See inline idea for the </w:t>
      </w:r>
      <w:proofErr w:type="spellStart"/>
      <w:r>
        <w:t>AoA</w:t>
      </w:r>
      <w:proofErr w:type="spellEnd"/>
      <w:r>
        <w:t xml:space="preserve"> grid.</w:t>
      </w:r>
    </w:p>
    <w:p w14:paraId="1DB722FE" w14:textId="77777777" w:rsidR="007C07D6" w:rsidRDefault="007C07D6">
      <w:pPr>
        <w:pStyle w:val="CommentText"/>
      </w:pPr>
    </w:p>
    <w:p w14:paraId="652A1D9B" w14:textId="338D058D" w:rsidR="007C07D6" w:rsidRDefault="007C07D6">
      <w:pPr>
        <w:pStyle w:val="CommentText"/>
      </w:pPr>
      <w:r>
        <w:t xml:space="preserve">The logical architecture described in previous comments can be </w:t>
      </w:r>
      <w:proofErr w:type="spellStart"/>
      <w:r>
        <w:t>overlayed</w:t>
      </w:r>
      <w:proofErr w:type="spellEnd"/>
      <w:r>
        <w:t xml:space="preserve"> with each of these packages to see how they fit. That does not necessarily have to be done graphically … it can be done in tables, etc.</w:t>
      </w:r>
    </w:p>
  </w:comment>
  <w:comment w:id="220" w:author="Doug Bausch" w:date="2019-01-16T09:48:00Z" w:initials="DB">
    <w:p w14:paraId="242E7663" w14:textId="6F4840C6" w:rsidR="007C07D6" w:rsidRDefault="007C07D6">
      <w:pPr>
        <w:pStyle w:val="CommentText"/>
      </w:pPr>
      <w:r>
        <w:rPr>
          <w:rStyle w:val="CommentReference"/>
        </w:rPr>
        <w:annotationRef/>
      </w:r>
      <w:r>
        <w:t xml:space="preserve">OpenHazusDecisionAnalysis.xlsx on GitHub has been started to address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8BDB51A" w15:done="0"/>
  <w15:commentEx w15:paraId="756704CD" w15:done="0"/>
  <w15:commentEx w15:paraId="5BCD4A22" w15:done="0"/>
  <w15:commentEx w15:paraId="2EE9B2F9" w15:done="0"/>
  <w15:commentEx w15:paraId="1E5758F1" w15:done="0"/>
  <w15:commentEx w15:paraId="2D101F73" w15:done="0"/>
  <w15:commentEx w15:paraId="457F8788" w15:done="0"/>
  <w15:commentEx w15:paraId="036D3ED6" w15:done="0"/>
  <w15:commentEx w15:paraId="0BF170F7" w15:paraIdParent="036D3ED6" w15:done="0"/>
  <w15:commentEx w15:paraId="21375430" w15:done="0"/>
  <w15:commentEx w15:paraId="377A9F5D" w15:done="0"/>
  <w15:commentEx w15:paraId="5409CAC7" w15:done="0"/>
  <w15:commentEx w15:paraId="35E90E2C" w15:done="0"/>
  <w15:commentEx w15:paraId="0D128B3F" w15:done="0"/>
  <w15:commentEx w15:paraId="1D0F2247" w15:done="0"/>
  <w15:commentEx w15:paraId="4F6FCC42" w15:paraIdParent="1D0F2247" w15:done="0"/>
  <w15:commentEx w15:paraId="7C61DA02" w15:paraIdParent="1D0F2247" w15:done="0"/>
  <w15:commentEx w15:paraId="5F4DEEFE" w15:done="0"/>
  <w15:commentEx w15:paraId="1F5FC4AB" w15:done="0"/>
  <w15:commentEx w15:paraId="3E0CB109" w15:done="0"/>
  <w15:commentEx w15:paraId="4B1CBEAF" w15:done="0"/>
  <w15:commentEx w15:paraId="1732A27B" w15:done="0"/>
  <w15:commentEx w15:paraId="4D521CE0" w15:paraIdParent="1732A27B" w15:done="0"/>
  <w15:commentEx w15:paraId="67D1AFE3" w15:done="0"/>
  <w15:commentEx w15:paraId="50FFF932" w15:done="0"/>
  <w15:commentEx w15:paraId="4F0F721D" w15:done="0"/>
  <w15:commentEx w15:paraId="3853431A" w15:done="0"/>
  <w15:commentEx w15:paraId="5535DC9D" w15:done="0"/>
  <w15:commentEx w15:paraId="46C61B97" w15:done="0"/>
  <w15:commentEx w15:paraId="0BA76073" w15:done="0"/>
  <w15:commentEx w15:paraId="09DB14A1" w15:done="0"/>
  <w15:commentEx w15:paraId="5FE0A6D0" w15:paraIdParent="09DB14A1" w15:done="0"/>
  <w15:commentEx w15:paraId="04F66C79" w15:done="0"/>
  <w15:commentEx w15:paraId="72E943BB" w15:done="0"/>
  <w15:commentEx w15:paraId="086EC6A9" w15:done="0"/>
  <w15:commentEx w15:paraId="3AF0EE8B" w15:done="0"/>
  <w15:commentEx w15:paraId="1E2399D5" w15:done="0"/>
  <w15:commentEx w15:paraId="7AA34C3D" w15:done="0"/>
  <w15:commentEx w15:paraId="34968DA1" w15:done="0"/>
  <w15:commentEx w15:paraId="5210F6DB" w15:done="0"/>
  <w15:commentEx w15:paraId="74D0DA6F" w15:done="0"/>
  <w15:commentEx w15:paraId="58C7CEE8" w15:done="0"/>
  <w15:commentEx w15:paraId="5D3C6F69" w15:done="0"/>
  <w15:commentEx w15:paraId="0BD7DF53" w15:done="0"/>
  <w15:commentEx w15:paraId="29D5FF91" w15:done="0"/>
  <w15:commentEx w15:paraId="48A28F86" w15:done="0"/>
  <w15:commentEx w15:paraId="571B98A6" w15:paraIdParent="48A28F86" w15:done="0"/>
  <w15:commentEx w15:paraId="0F833C0D" w15:done="0"/>
  <w15:commentEx w15:paraId="6EDAE88F" w15:done="0"/>
  <w15:commentEx w15:paraId="39A2E5CD" w15:done="0"/>
  <w15:commentEx w15:paraId="4AA9F58B" w15:paraIdParent="39A2E5CD" w15:done="0"/>
  <w15:commentEx w15:paraId="005ABAFB" w15:done="0"/>
  <w15:commentEx w15:paraId="158EF16F" w15:done="0"/>
  <w15:commentEx w15:paraId="17DCA78B" w15:paraIdParent="158EF16F" w15:done="0"/>
  <w15:commentEx w15:paraId="06F4DCBB" w15:done="0"/>
  <w15:commentEx w15:paraId="73A16145" w15:paraIdParent="06F4DCBB" w15:done="0"/>
  <w15:commentEx w15:paraId="6985E280" w15:paraIdParent="06F4DCBB" w15:done="0"/>
  <w15:commentEx w15:paraId="2842808E" w15:done="0"/>
  <w15:commentEx w15:paraId="754D6254" w15:done="0"/>
  <w15:commentEx w15:paraId="289B94C5" w15:done="0"/>
  <w15:commentEx w15:paraId="7D152F1A" w15:done="1"/>
  <w15:commentEx w15:paraId="4FD57E62" w15:done="0"/>
  <w15:commentEx w15:paraId="5EA6FE45" w15:done="0"/>
  <w15:commentEx w15:paraId="6A9BB201" w15:done="0"/>
  <w15:commentEx w15:paraId="6966B523" w15:done="0"/>
  <w15:commentEx w15:paraId="10F26960" w15:paraIdParent="6966B523" w15:done="0"/>
  <w15:commentEx w15:paraId="61D4410E" w15:done="0"/>
  <w15:commentEx w15:paraId="354C351D" w15:done="0"/>
  <w15:commentEx w15:paraId="105CD4DB" w15:done="0"/>
  <w15:commentEx w15:paraId="0690C574" w15:done="0"/>
  <w15:commentEx w15:paraId="7727AF0C" w15:done="0"/>
  <w15:commentEx w15:paraId="1854996F" w15:done="0"/>
  <w15:commentEx w15:paraId="60F4730E" w15:done="0"/>
  <w15:commentEx w15:paraId="497CC659" w15:done="0"/>
  <w15:commentEx w15:paraId="4F9FB41F" w15:done="0"/>
  <w15:commentEx w15:paraId="35539BB6" w15:done="0"/>
  <w15:commentEx w15:paraId="627CB37E" w15:done="0"/>
  <w15:commentEx w15:paraId="69EC9E4D" w15:done="0"/>
  <w15:commentEx w15:paraId="1C683E44" w15:done="0"/>
  <w15:commentEx w15:paraId="23CD7A99" w15:paraIdParent="1C683E44" w15:done="0"/>
  <w15:commentEx w15:paraId="5808F1B7" w15:done="0"/>
  <w15:commentEx w15:paraId="1F9E9ED8" w15:done="0"/>
  <w15:commentEx w15:paraId="7D1EA6BE" w15:done="0"/>
  <w15:commentEx w15:paraId="1B4930C8" w15:done="0"/>
  <w15:commentEx w15:paraId="6EE99DB4" w15:done="0"/>
  <w15:commentEx w15:paraId="031AB4F6" w15:done="0"/>
  <w15:commentEx w15:paraId="50EB6EE4" w15:done="0"/>
  <w15:commentEx w15:paraId="6608D766" w15:paraIdParent="50EB6EE4" w15:done="0"/>
  <w15:commentEx w15:paraId="209A0212" w15:done="0"/>
  <w15:commentEx w15:paraId="3199AD77" w15:done="0"/>
  <w15:commentEx w15:paraId="69F11CB7" w15:done="0"/>
  <w15:commentEx w15:paraId="165DDAB4" w15:done="0"/>
  <w15:commentEx w15:paraId="05BA8333" w15:paraIdParent="165DDAB4" w15:done="0"/>
  <w15:commentEx w15:paraId="1CAB6588" w15:done="0"/>
  <w15:commentEx w15:paraId="1AC47025" w15:done="0"/>
  <w15:commentEx w15:paraId="55DA943B" w15:done="0"/>
  <w15:commentEx w15:paraId="22470339" w15:done="0"/>
  <w15:commentEx w15:paraId="414484D1" w15:paraIdParent="22470339" w15:done="0"/>
  <w15:commentEx w15:paraId="360A0F80" w15:done="0"/>
  <w15:commentEx w15:paraId="7B1CA7B3" w15:paraIdParent="360A0F80" w15:done="0"/>
  <w15:commentEx w15:paraId="414D779A"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6F3E5E38" w15:done="0"/>
  <w15:commentEx w15:paraId="500E0929" w15:paraIdParent="6F3E5E38" w15:done="0"/>
  <w15:commentEx w15:paraId="30E87085" w15:paraIdParent="6F3E5E38" w15:done="0"/>
  <w15:commentEx w15:paraId="4632A7F7" w15:done="0"/>
  <w15:commentEx w15:paraId="715A6AB7" w15:done="0"/>
  <w15:commentEx w15:paraId="14D48C48" w15:done="0"/>
  <w15:commentEx w15:paraId="7ABE8016" w15:done="0"/>
  <w15:commentEx w15:paraId="1F89DEA1" w15:done="0"/>
  <w15:commentEx w15:paraId="1E51480A" w15:done="0"/>
  <w15:commentEx w15:paraId="12AF0E08" w15:done="0"/>
  <w15:commentEx w15:paraId="2C7B7774" w15:done="0"/>
  <w15:commentEx w15:paraId="652A1D9B" w15:done="0"/>
  <w15:commentEx w15:paraId="242E7663" w15:paraIdParent="652A1D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6D1BF" w16cid:durableId="1FE31074"/>
  <w16cid:commentId w16cid:paraId="1E3BF37D" w16cid:durableId="1FE31075"/>
  <w16cid:commentId w16cid:paraId="729C1EBF" w16cid:durableId="1FE31076"/>
  <w16cid:commentId w16cid:paraId="7CAC17FA" w16cid:durableId="1FE31077"/>
  <w16cid:commentId w16cid:paraId="5F2D5BFD" w16cid:durableId="1FE31078"/>
  <w16cid:commentId w16cid:paraId="48BDB51A" w16cid:durableId="1FE31079"/>
  <w16cid:commentId w16cid:paraId="2D101F73" w16cid:durableId="1FE4850C"/>
  <w16cid:commentId w16cid:paraId="036D3ED6" w16cid:durableId="1FE3107A"/>
  <w16cid:commentId w16cid:paraId="35E90E2C" w16cid:durableId="1FE3107B"/>
  <w16cid:commentId w16cid:paraId="0D128B3F" w16cid:durableId="1FE3107C"/>
  <w16cid:commentId w16cid:paraId="1D0F2247" w16cid:durableId="1FE3107D"/>
  <w16cid:commentId w16cid:paraId="4F6FCC42" w16cid:durableId="1FE3107E"/>
  <w16cid:commentId w16cid:paraId="4B1CBEAF" w16cid:durableId="1FE3107F"/>
  <w16cid:commentId w16cid:paraId="1732A27B" w16cid:durableId="1FE31080"/>
  <w16cid:commentId w16cid:paraId="4D521CE0" w16cid:durableId="1FE31081"/>
  <w16cid:commentId w16cid:paraId="46C61B97" w16cid:durableId="1FE31082"/>
  <w16cid:commentId w16cid:paraId="09DB14A1" w16cid:durableId="1FE31083"/>
  <w16cid:commentId w16cid:paraId="5FE0A6D0" w16cid:durableId="1FE31084"/>
  <w16cid:commentId w16cid:paraId="34968DA1" w16cid:durableId="1FE31085"/>
  <w16cid:commentId w16cid:paraId="58C7CEE8" w16cid:durableId="1FE31086"/>
  <w16cid:commentId w16cid:paraId="5D3C6F69" w16cid:durableId="1FE31087"/>
  <w16cid:commentId w16cid:paraId="48A28F86" w16cid:durableId="1FE31088"/>
  <w16cid:commentId w16cid:paraId="571B98A6" w16cid:durableId="1FE31089"/>
  <w16cid:commentId w16cid:paraId="0F833C0D" w16cid:durableId="1FE7010E"/>
  <w16cid:commentId w16cid:paraId="39A2E5CD" w16cid:durableId="1FE3108A"/>
  <w16cid:commentId w16cid:paraId="4AA9F58B" w16cid:durableId="1FE3108B"/>
  <w16cid:commentId w16cid:paraId="158EF16F" w16cid:durableId="1FE3108C"/>
  <w16cid:commentId w16cid:paraId="17DCA78B" w16cid:durableId="1FE3108D"/>
  <w16cid:commentId w16cid:paraId="06F4DCBB" w16cid:durableId="1FE48591"/>
  <w16cid:commentId w16cid:paraId="73A16145" w16cid:durableId="1FE97883"/>
  <w16cid:commentId w16cid:paraId="7D152F1A" w16cid:durableId="1FE3108E"/>
  <w16cid:commentId w16cid:paraId="6966B523" w16cid:durableId="1FE3108F"/>
  <w16cid:commentId w16cid:paraId="10F26960" w16cid:durableId="1FE31090"/>
  <w16cid:commentId w16cid:paraId="105CD4DB" w16cid:durableId="1FE31091"/>
  <w16cid:commentId w16cid:paraId="1C683E44" w16cid:durableId="1FE31092"/>
  <w16cid:commentId w16cid:paraId="7D1EA6BE" w16cid:durableId="1FE31093"/>
  <w16cid:commentId w16cid:paraId="6EE99DB4" w16cid:durableId="1FE979EC"/>
  <w16cid:commentId w16cid:paraId="50EB6EE4" w16cid:durableId="1FE31094"/>
  <w16cid:commentId w16cid:paraId="6608D766" w16cid:durableId="1FE31095"/>
  <w16cid:commentId w16cid:paraId="209A0212" w16cid:durableId="1FE486AC"/>
  <w16cid:commentId w16cid:paraId="3199AD77" w16cid:durableId="1FE70563"/>
  <w16cid:commentId w16cid:paraId="165DDAB4" w16cid:durableId="1FE31096"/>
  <w16cid:commentId w16cid:paraId="05BA8333" w16cid:durableId="1FE31097"/>
  <w16cid:commentId w16cid:paraId="1CAB6588" w16cid:durableId="1FE31098"/>
  <w16cid:commentId w16cid:paraId="1AC47025" w16cid:durableId="1FE31099"/>
  <w16cid:commentId w16cid:paraId="55DA943B" w16cid:durableId="1FE3109A"/>
  <w16cid:commentId w16cid:paraId="22470339" w16cid:durableId="1FE3109B"/>
  <w16cid:commentId w16cid:paraId="414484D1" w16cid:durableId="1FE3109C"/>
  <w16cid:commentId w16cid:paraId="360A0F80" w16cid:durableId="1FE3109D"/>
  <w16cid:commentId w16cid:paraId="7B1CA7B3" w16cid:durableId="1FE3109E"/>
  <w16cid:commentId w16cid:paraId="414D779A" w16cid:durableId="1FE3109F"/>
  <w16cid:commentId w16cid:paraId="3D4DF59A" w16cid:durableId="1FE310A0"/>
  <w16cid:commentId w16cid:paraId="14B7205B" w16cid:durableId="1FE310A1"/>
  <w16cid:commentId w16cid:paraId="583492E1" w16cid:durableId="1FE310A2"/>
  <w16cid:commentId w16cid:paraId="034BEF6D" w16cid:durableId="1FE310A3"/>
  <w16cid:commentId w16cid:paraId="235E3645" w16cid:durableId="1FE310A4"/>
  <w16cid:commentId w16cid:paraId="4F8DEF77" w16cid:durableId="1FE310A5"/>
  <w16cid:commentId w16cid:paraId="6F3E5E38" w16cid:durableId="1FE6FE79"/>
  <w16cid:commentId w16cid:paraId="500E0929" w16cid:durableId="1FE97AC2"/>
  <w16cid:commentId w16cid:paraId="4632A7F7" w16cid:durableId="1FE310A6"/>
  <w16cid:commentId w16cid:paraId="715A6AB7" w16cid:durableId="1FE310A7"/>
  <w16cid:commentId w16cid:paraId="14D48C48" w16cid:durableId="1FE310A8"/>
  <w16cid:commentId w16cid:paraId="7ABE8016" w16cid:durableId="1FE48710"/>
  <w16cid:commentId w16cid:paraId="1F89DEA1" w16cid:durableId="1FE706AC"/>
  <w16cid:commentId w16cid:paraId="1E51480A" w16cid:durableId="1FE487AD"/>
  <w16cid:commentId w16cid:paraId="12AF0E08" w16cid:durableId="1FE48772"/>
  <w16cid:commentId w16cid:paraId="2C7B7774" w16cid:durableId="1FE487F7"/>
  <w16cid:commentId w16cid:paraId="652A1D9B" w16cid:durableId="1FE70AF2"/>
  <w16cid:commentId w16cid:paraId="242E7663" w16cid:durableId="1FE97C6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E3C147" w14:textId="77777777" w:rsidR="000D18C8" w:rsidRDefault="000D18C8" w:rsidP="00370442">
      <w:pPr>
        <w:spacing w:after="0" w:line="240" w:lineRule="auto"/>
      </w:pPr>
      <w:r>
        <w:separator/>
      </w:r>
    </w:p>
  </w:endnote>
  <w:endnote w:type="continuationSeparator" w:id="0">
    <w:p w14:paraId="5E4DFF59" w14:textId="77777777" w:rsidR="000D18C8" w:rsidRDefault="000D18C8"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7C07D6" w:rsidRDefault="007C07D6"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64ED4">
          <w:rPr>
            <w:noProof/>
          </w:rPr>
          <w:t>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A245CA4" w:rsidR="007C07D6" w:rsidRDefault="007C07D6"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sidR="00764ED4">
          <w:rPr>
            <w:noProof/>
          </w:rPr>
          <w:t>1</w:t>
        </w:r>
        <w:r>
          <w:rPr>
            <w:noProof/>
          </w:rPr>
          <w:fldChar w:fldCharType="end"/>
        </w:r>
      </w:sdtContent>
    </w:sdt>
    <w:r>
      <w:rPr>
        <w:noProof/>
      </w:rPr>
      <w:tab/>
      <w:t>Open Hazus</w:t>
    </w:r>
    <w:r>
      <w:rPr>
        <w:noProof/>
      </w:rPr>
      <w:br/>
      <w:t>Whitepaper</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5CE" w14:textId="05A3A9DF" w:rsidR="007C07D6" w:rsidRDefault="007C07D6" w:rsidP="00370442">
    <w:pPr>
      <w:pStyle w:val="Footer"/>
      <w:ind w:firstLine="720"/>
      <w:jc w:val="right"/>
    </w:pPr>
    <w:sdt>
      <w:sdtPr>
        <w:id w:val="-1879848535"/>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sidR="00764ED4">
          <w:rPr>
            <w:noProof/>
          </w:rPr>
          <w:t>1</w:t>
        </w:r>
        <w:r>
          <w:rPr>
            <w:noProof/>
          </w:rPr>
          <w:fldChar w:fldCharType="end"/>
        </w:r>
      </w:sdtContent>
    </w:sdt>
    <w:r>
      <w:rPr>
        <w:noProof/>
      </w:rPr>
      <w:tab/>
      <w:t>Open Hazus</w:t>
    </w:r>
    <w:r>
      <w:rPr>
        <w:noProof/>
      </w:rPr>
      <w:br/>
      <w:t>Whitepaper</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091874E7" w:rsidR="007C07D6" w:rsidRDefault="007C07D6" w:rsidP="00370442">
    <w:pPr>
      <w:pStyle w:val="Footer"/>
      <w:ind w:firstLine="720"/>
      <w:jc w:val="right"/>
    </w:pPr>
    <w:sdt>
      <w:sdtPr>
        <w:id w:val="-115297582"/>
        <w:docPartObj>
          <w:docPartGallery w:val="Page Numbers (Bottom of Page)"/>
          <w:docPartUnique/>
        </w:docPartObj>
      </w:sdtPr>
      <w:sdtEndPr>
        <w:rPr>
          <w:noProof/>
        </w:rPr>
      </w:sdtEndPr>
      <w:sdtContent>
        <w:r>
          <w:t>A1-</w:t>
        </w:r>
        <w:r>
          <w:fldChar w:fldCharType="begin"/>
        </w:r>
        <w:r>
          <w:instrText xml:space="preserve"> PAGE   \* MERGEFORMAT </w:instrText>
        </w:r>
        <w:r>
          <w:fldChar w:fldCharType="separate"/>
        </w:r>
        <w:r w:rsidR="00764ED4">
          <w:rPr>
            <w:noProof/>
          </w:rPr>
          <w:t>3</w:t>
        </w:r>
        <w:r>
          <w:rPr>
            <w:noProof/>
          </w:rPr>
          <w:fldChar w:fldCharType="end"/>
        </w:r>
      </w:sdtContent>
    </w:sdt>
    <w:r>
      <w:rPr>
        <w:noProof/>
      </w:rPr>
      <w:tab/>
      <w:t>Open Hazus</w:t>
    </w:r>
    <w:r>
      <w:rPr>
        <w:noProof/>
      </w:rPr>
      <w:br/>
      <w:t>Whitepaper</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0AC7BC29" w:rsidR="007C07D6" w:rsidRDefault="007C07D6"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sidR="00764ED4">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7C07D6" w:rsidRDefault="007C07D6"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sidR="00764ED4">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7C07D6" w:rsidRDefault="007C07D6"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764ED4">
          <w:rPr>
            <w:noProof/>
          </w:rPr>
          <w:t>3</w:t>
        </w:r>
        <w:r>
          <w:rPr>
            <w:noProof/>
          </w:rPr>
          <w:fldChar w:fldCharType="end"/>
        </w:r>
      </w:sdtContent>
    </w:sdt>
    <w:r>
      <w:rPr>
        <w:noProof/>
      </w:rPr>
      <w:tab/>
      <w:t>Open</w:t>
    </w:r>
    <w:del w:id="118" w:author="McNabb, Sean" w:date="2019-01-22T15:08:00Z">
      <w:r w:rsidDel="00013D55">
        <w:rPr>
          <w:noProof/>
        </w:rPr>
        <w:delText xml:space="preserve"> </w:delText>
      </w:r>
    </w:del>
    <w:r>
      <w:rPr>
        <w:noProof/>
      </w:rPr>
      <w:t>Hazus</w:t>
    </w:r>
    <w:r>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7C07D6" w:rsidRDefault="007C07D6"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764ED4">
          <w:rPr>
            <w:noProof/>
          </w:rPr>
          <w:t>3</w:t>
        </w:r>
        <w:r>
          <w:rPr>
            <w:noProof/>
          </w:rPr>
          <w:fldChar w:fldCharType="end"/>
        </w:r>
      </w:sdtContent>
    </w:sdt>
    <w:r>
      <w:rPr>
        <w:noProof/>
      </w:rPr>
      <w:tab/>
      <w:t>Open</w:t>
    </w:r>
    <w:del w:id="120" w:author="McNabb, Sean" w:date="2019-01-23T14:42:00Z">
      <w:r w:rsidDel="008622BC">
        <w:rPr>
          <w:noProof/>
        </w:rPr>
        <w:delText xml:space="preserve"> </w:delText>
      </w:r>
    </w:del>
    <w:r>
      <w:rPr>
        <w:noProof/>
      </w:rPr>
      <w:t>Hazus</w:t>
    </w:r>
    <w:r>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7C07D6" w:rsidRDefault="007C07D6"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764ED4">
          <w:rPr>
            <w:noProof/>
          </w:rPr>
          <w:t>1</w:t>
        </w:r>
        <w:r>
          <w:rPr>
            <w:noProof/>
          </w:rPr>
          <w:fldChar w:fldCharType="end"/>
        </w:r>
      </w:sdtContent>
    </w:sdt>
    <w:r>
      <w:rPr>
        <w:noProof/>
      </w:rPr>
      <w:tab/>
      <w:t>Open</w:t>
    </w:r>
    <w:del w:id="207" w:author="McNabb, Sean" w:date="2019-01-24T12:44:00Z">
      <w:r w:rsidDel="005B0C53">
        <w:rPr>
          <w:noProof/>
        </w:rPr>
        <w:delText xml:space="preserve"> </w:delText>
      </w:r>
    </w:del>
    <w:r>
      <w:rPr>
        <w:noProof/>
      </w:rPr>
      <w:t>Hazus</w:t>
    </w:r>
    <w:r>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26A7B957" w:rsidR="007C07D6" w:rsidRDefault="007C07D6"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764ED4">
          <w:rPr>
            <w:noProof/>
          </w:rPr>
          <w:t>5</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DEE2" w14:textId="51B167F9" w:rsidR="007C07D6" w:rsidRDefault="007C07D6" w:rsidP="00370442">
    <w:pPr>
      <w:pStyle w:val="Footer"/>
      <w:ind w:firstLine="720"/>
      <w:jc w:val="right"/>
    </w:pPr>
    <w:sdt>
      <w:sdtPr>
        <w:id w:val="366886016"/>
        <w:docPartObj>
          <w:docPartGallery w:val="Page Numbers (Bottom of Page)"/>
          <w:docPartUnique/>
        </w:docPartObj>
      </w:sdtPr>
      <w:sdtEndPr>
        <w:rPr>
          <w:noProof/>
        </w:rPr>
      </w:sdtEndPr>
      <w:sdtContent>
        <w:r>
          <w:t>6-</w:t>
        </w:r>
        <w:r>
          <w:fldChar w:fldCharType="begin"/>
        </w:r>
        <w:r>
          <w:instrText xml:space="preserve"> PAGE   \* MERGEFORMAT </w:instrText>
        </w:r>
        <w:r>
          <w:fldChar w:fldCharType="separate"/>
        </w:r>
        <w:r w:rsidR="00764ED4">
          <w:rPr>
            <w:noProof/>
          </w:rPr>
          <w:t>7</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AD92D" w14:textId="5C687CAC" w:rsidR="007C07D6" w:rsidRDefault="007C07D6" w:rsidP="00370442">
    <w:pPr>
      <w:pStyle w:val="Footer"/>
      <w:ind w:firstLine="720"/>
      <w:jc w:val="right"/>
    </w:pPr>
    <w:sdt>
      <w:sdtPr>
        <w:id w:val="-1869597125"/>
        <w:docPartObj>
          <w:docPartGallery w:val="Page Numbers (Bottom of Page)"/>
          <w:docPartUnique/>
        </w:docPartObj>
      </w:sdtPr>
      <w:sdtEndPr>
        <w:rPr>
          <w:noProof/>
        </w:rPr>
      </w:sdtEndPr>
      <w:sdtContent>
        <w:r>
          <w:t>7-</w:t>
        </w:r>
        <w:r>
          <w:fldChar w:fldCharType="begin"/>
        </w:r>
        <w:r>
          <w:instrText xml:space="preserve"> PAGE   \* MERGEFORMAT </w:instrText>
        </w:r>
        <w:r>
          <w:fldChar w:fldCharType="separate"/>
        </w:r>
        <w:r w:rsidR="00764ED4">
          <w:rPr>
            <w:noProof/>
          </w:rPr>
          <w:t>1</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0B87" w14:textId="6A68B2EB" w:rsidR="007C07D6" w:rsidRDefault="007C07D6" w:rsidP="00370442">
    <w:pPr>
      <w:pStyle w:val="Footer"/>
      <w:ind w:firstLine="720"/>
      <w:jc w:val="right"/>
    </w:pPr>
    <w:sdt>
      <w:sdtPr>
        <w:id w:val="563381412"/>
        <w:docPartObj>
          <w:docPartGallery w:val="Page Numbers (Bottom of Page)"/>
          <w:docPartUnique/>
        </w:docPartObj>
      </w:sdtPr>
      <w:sdtEndPr>
        <w:rPr>
          <w:noProof/>
        </w:rPr>
      </w:sdtEndPr>
      <w:sdtContent>
        <w:r>
          <w:t>8-</w:t>
        </w:r>
        <w:r>
          <w:fldChar w:fldCharType="begin"/>
        </w:r>
        <w:r>
          <w:instrText xml:space="preserve"> PAGE   \* MERGEFORMAT </w:instrText>
        </w:r>
        <w:r>
          <w:fldChar w:fldCharType="separate"/>
        </w:r>
        <w:r w:rsidR="00764ED4">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9CDF04" w14:textId="77777777" w:rsidR="000D18C8" w:rsidRDefault="000D18C8" w:rsidP="00370442">
      <w:pPr>
        <w:spacing w:after="0" w:line="240" w:lineRule="auto"/>
      </w:pPr>
      <w:r>
        <w:separator/>
      </w:r>
    </w:p>
  </w:footnote>
  <w:footnote w:type="continuationSeparator" w:id="0">
    <w:p w14:paraId="7E2D9B20" w14:textId="77777777" w:rsidR="000D18C8" w:rsidRDefault="000D18C8" w:rsidP="00370442">
      <w:pPr>
        <w:spacing w:after="0" w:line="240" w:lineRule="auto"/>
      </w:pPr>
      <w:r>
        <w:continuationSeparator/>
      </w:r>
    </w:p>
  </w:footnote>
  <w:footnote w:id="1">
    <w:p w14:paraId="1C60A1C1" w14:textId="77777777" w:rsidR="007C07D6" w:rsidRDefault="007C07D6"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3662333C" w:rsidR="007C07D6" w:rsidRPr="001E0BBF" w:rsidRDefault="007C07D6">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proofErr w:type="spellStart"/>
      <w:r w:rsidRPr="001E0BBF">
        <w:rPr>
          <w:rFonts w:asciiTheme="minorHAnsi" w:hAnsiTheme="minorHAnsi" w:cstheme="minorHAnsi"/>
          <w:sz w:val="22"/>
        </w:rPr>
        <w:t>Ellingwood</w:t>
      </w:r>
      <w:proofErr w:type="spellEnd"/>
      <w:r>
        <w:rPr>
          <w:rFonts w:asciiTheme="minorHAnsi" w:hAnsiTheme="minorHAnsi" w:cstheme="minorHAnsi"/>
          <w:sz w:val="22"/>
        </w:rPr>
        <w:t xml:space="preserve"> </w:t>
      </w:r>
      <w:r w:rsidRPr="001E0BBF">
        <w:rPr>
          <w:rFonts w:asciiTheme="minorHAnsi" w:hAnsiTheme="minorHAnsi" w:cstheme="minorHAnsi"/>
          <w:sz w:val="22"/>
        </w:rPr>
        <w:t xml:space="preserve">2009. “Framework for </w:t>
      </w:r>
      <w:proofErr w:type="spellStart"/>
      <w:r w:rsidRPr="001E0BBF">
        <w:rPr>
          <w:rFonts w:asciiTheme="minorHAnsi" w:hAnsiTheme="minorHAnsi" w:cstheme="minorHAnsi"/>
          <w:sz w:val="22"/>
        </w:rPr>
        <w:t>multihazard</w:t>
      </w:r>
      <w:proofErr w:type="spellEnd"/>
      <w:r w:rsidRPr="001E0BBF">
        <w:rPr>
          <w:rFonts w:asciiTheme="minorHAnsi" w:hAnsiTheme="minorHAnsi" w:cstheme="minorHAnsi"/>
          <w:sz w:val="22"/>
        </w:rPr>
        <w:t xml:space="preserve"> risk assessment and mitigation for wood-frame residential construction.” </w:t>
      </w:r>
      <w:r w:rsidRPr="001E0BBF">
        <w:rPr>
          <w:rFonts w:asciiTheme="minorHAnsi" w:hAnsiTheme="minorHAnsi" w:cstheme="minorHAnsi"/>
          <w:i/>
          <w:sz w:val="22"/>
        </w:rPr>
        <w:t xml:space="preserve">J. </w:t>
      </w:r>
      <w:proofErr w:type="spellStart"/>
      <w:r w:rsidRPr="001E0BBF">
        <w:rPr>
          <w:rFonts w:asciiTheme="minorHAnsi" w:hAnsiTheme="minorHAnsi" w:cstheme="minorHAnsi"/>
          <w:i/>
          <w:sz w:val="22"/>
        </w:rPr>
        <w:t>Struct</w:t>
      </w:r>
      <w:proofErr w:type="spellEnd"/>
      <w:r w:rsidRPr="001E0BBF">
        <w:rPr>
          <w:rFonts w:asciiTheme="minorHAnsi" w:hAnsiTheme="minorHAnsi" w:cstheme="minorHAnsi"/>
          <w:i/>
          <w:sz w:val="22"/>
        </w:rPr>
        <w:t>. Eng.</w:t>
      </w:r>
      <w:r w:rsidRPr="001E0BBF">
        <w:rPr>
          <w:rFonts w:asciiTheme="minorHAnsi" w:hAnsiTheme="minorHAnsi" w:cstheme="minorHAnsi"/>
          <w:sz w:val="22"/>
        </w:rPr>
        <w:t>, 10.1061</w:t>
      </w:r>
      <w:proofErr w:type="gramStart"/>
      <w:r w:rsidRPr="001E0BBF">
        <w:rPr>
          <w:rFonts w:asciiTheme="minorHAnsi" w:hAnsiTheme="minorHAnsi" w:cstheme="minorHAnsi"/>
          <w:sz w:val="22"/>
        </w:rPr>
        <w:t>/(</w:t>
      </w:r>
      <w:proofErr w:type="gramEnd"/>
      <w:r w:rsidRPr="001E0BBF">
        <w:rPr>
          <w:rFonts w:asciiTheme="minorHAnsi" w:hAnsiTheme="minorHAnsi" w:cstheme="minorHAnsi"/>
          <w:sz w:val="22"/>
        </w:rPr>
        <w:t>ASCE)0733-9445(2009)</w:t>
      </w:r>
      <w:r>
        <w:rPr>
          <w:rFonts w:asciiTheme="minorHAnsi" w:hAnsiTheme="minorHAnsi" w:cstheme="minorHAnsi"/>
          <w:sz w:val="22"/>
        </w:rPr>
        <w:t xml:space="preserve">, </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7C07D6" w:rsidRDefault="007C07D6"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proofErr w:type="spellStart"/>
      <w:r>
        <w:rPr>
          <w:rFonts w:asciiTheme="minorHAnsi" w:hAnsiTheme="minorHAnsi" w:cstheme="minorHAnsi"/>
          <w:sz w:val="22"/>
        </w:rPr>
        <w:t>Sehra</w:t>
      </w:r>
      <w:proofErr w:type="spellEnd"/>
      <w:r>
        <w:rPr>
          <w:rFonts w:asciiTheme="minorHAnsi" w:hAnsiTheme="minorHAnsi" w:cstheme="minorHAnsi"/>
          <w:sz w:val="22"/>
        </w:rPr>
        <w:t xml:space="preserve"> S, Singh J and H Rai 2014. A Systematic Study of </w:t>
      </w:r>
      <w:proofErr w:type="spellStart"/>
      <w:r>
        <w:rPr>
          <w:rFonts w:asciiTheme="minorHAnsi" w:hAnsiTheme="minorHAnsi" w:cstheme="minorHAnsi"/>
          <w:sz w:val="22"/>
        </w:rPr>
        <w:t>OpenStreetMap</w:t>
      </w:r>
      <w:proofErr w:type="spellEnd"/>
      <w:r>
        <w:rPr>
          <w:rFonts w:asciiTheme="minorHAnsi" w:hAnsiTheme="minorHAnsi" w:cstheme="minorHAnsi"/>
          <w:sz w:val="22"/>
        </w:rPr>
        <w:t xml:space="preserve">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7C07D6" w:rsidRDefault="007C07D6" w:rsidP="008E33C5">
      <w:pPr>
        <w:pStyle w:val="FootnoteText"/>
        <w:ind w:left="144" w:hanging="144"/>
        <w:rPr>
          <w:rFonts w:asciiTheme="minorHAnsi" w:hAnsiTheme="minorHAnsi" w:cstheme="minorHAnsi"/>
          <w:sz w:val="22"/>
        </w:rPr>
      </w:pPr>
      <w:proofErr w:type="spellStart"/>
      <w:r w:rsidRPr="00383A2E">
        <w:rPr>
          <w:rFonts w:asciiTheme="minorHAnsi" w:hAnsiTheme="minorHAnsi" w:cstheme="minorHAnsi"/>
          <w:sz w:val="22"/>
        </w:rPr>
        <w:t>Basiri</w:t>
      </w:r>
      <w:proofErr w:type="spellEnd"/>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xml:space="preserve">, Amir </w:t>
      </w:r>
      <w:proofErr w:type="spellStart"/>
      <w:r w:rsidRPr="00383A2E">
        <w:rPr>
          <w:rFonts w:asciiTheme="minorHAnsi" w:hAnsiTheme="minorHAnsi" w:cstheme="minorHAnsi"/>
          <w:sz w:val="22"/>
        </w:rPr>
        <w:t>Pourabdollah</w:t>
      </w:r>
      <w:proofErr w:type="spellEnd"/>
      <w:r w:rsidRPr="00383A2E">
        <w:rPr>
          <w:rFonts w:asciiTheme="minorHAnsi" w:hAnsiTheme="minorHAnsi" w:cstheme="minorHAnsi"/>
          <w:sz w:val="22"/>
        </w:rPr>
        <w:t xml:space="preserve">, </w:t>
      </w:r>
      <w:proofErr w:type="spellStart"/>
      <w:r w:rsidRPr="00383A2E">
        <w:rPr>
          <w:rFonts w:asciiTheme="minorHAnsi" w:hAnsiTheme="minorHAnsi" w:cstheme="minorHAnsi"/>
          <w:sz w:val="22"/>
        </w:rPr>
        <w:t>Sester</w:t>
      </w:r>
      <w:proofErr w:type="spellEnd"/>
      <w:r>
        <w:rPr>
          <w:rFonts w:asciiTheme="minorHAnsi" w:hAnsiTheme="minorHAnsi" w:cstheme="minorHAnsi"/>
          <w:sz w:val="22"/>
        </w:rPr>
        <w:t xml:space="preserve"> M</w:t>
      </w:r>
      <w:r w:rsidRPr="00383A2E">
        <w:rPr>
          <w:rFonts w:asciiTheme="minorHAnsi" w:hAnsiTheme="minorHAnsi" w:cstheme="minorHAnsi"/>
          <w:sz w:val="22"/>
        </w:rPr>
        <w:t xml:space="preserve">, </w:t>
      </w:r>
      <w:proofErr w:type="spellStart"/>
      <w:r w:rsidRPr="00383A2E">
        <w:rPr>
          <w:rFonts w:asciiTheme="minorHAnsi" w:hAnsiTheme="minorHAnsi" w:cstheme="minorHAnsi"/>
          <w:sz w:val="22"/>
        </w:rPr>
        <w:t>Winstanley</w:t>
      </w:r>
      <w:proofErr w:type="spellEnd"/>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w:t>
      </w:r>
      <w:proofErr w:type="spellStart"/>
      <w:r w:rsidRPr="00383A2E">
        <w:rPr>
          <w:rFonts w:asciiTheme="minorHAnsi" w:hAnsiTheme="minorHAnsi" w:cstheme="minorHAnsi"/>
          <w:sz w:val="22"/>
        </w:rPr>
        <w:t>OpenStreetMap</w:t>
      </w:r>
      <w:proofErr w:type="spellEnd"/>
      <w:r w:rsidRPr="00383A2E">
        <w:rPr>
          <w:rFonts w:asciiTheme="minorHAnsi" w:hAnsiTheme="minorHAnsi" w:cstheme="minorHAnsi"/>
          <w:sz w:val="22"/>
        </w:rPr>
        <w:t xml:space="preserve">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7C07D6" w:rsidRPr="001C70D3" w:rsidRDefault="007C07D6"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proofErr w:type="spellStart"/>
      <w:r w:rsidRPr="001C70D3">
        <w:rPr>
          <w:rFonts w:asciiTheme="minorHAnsi" w:hAnsiTheme="minorHAnsi" w:cstheme="minorHAnsi"/>
          <w:i/>
          <w:iCs/>
          <w:color w:val="303030"/>
          <w:sz w:val="22"/>
          <w:shd w:val="clear" w:color="auto" w:fill="FFFFFF"/>
        </w:rPr>
        <w:t>PloS</w:t>
      </w:r>
      <w:proofErr w:type="spellEnd"/>
      <w:r w:rsidRPr="001C70D3">
        <w:rPr>
          <w:rFonts w:asciiTheme="minorHAnsi" w:hAnsiTheme="minorHAnsi" w:cstheme="minorHAnsi"/>
          <w:i/>
          <w:iCs/>
          <w:color w:val="303030"/>
          <w:sz w:val="22"/>
          <w:shd w:val="clear" w:color="auto" w:fill="FFFFFF"/>
        </w:rPr>
        <w:t xml:space="preserve">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7C07D6" w:rsidRPr="001C70D3" w:rsidRDefault="007C07D6">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7C07D6" w:rsidRPr="00565323" w:rsidRDefault="007C07D6"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7C07D6" w:rsidRPr="00565323" w:rsidRDefault="007C07D6"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7C07D6" w:rsidRPr="00565323" w:rsidRDefault="007C07D6"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7C07D6" w:rsidRPr="000738E2" w:rsidRDefault="007C07D6"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7C07D6" w:rsidRPr="000C169D" w:rsidRDefault="007C07D6"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7C07D6" w:rsidRDefault="007C07D6"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 w:id="11">
    <w:p w14:paraId="44098DFC" w14:textId="7230CCBC" w:rsidR="007C07D6" w:rsidRPr="000F6296" w:rsidRDefault="007C07D6">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2" w:history="1">
        <w:r w:rsidRPr="000F6296">
          <w:rPr>
            <w:rStyle w:val="Hyperlink"/>
            <w:rFonts w:asciiTheme="minorHAnsi" w:hAnsiTheme="minorHAnsi" w:cstheme="minorHAnsi"/>
          </w:rPr>
          <w:t>http://blog.ibmjstart.net/2015/08/22/dynamic-dashboards-from-jupyter-notebooks/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7C07D6" w:rsidRDefault="007C07D6" w:rsidP="002F2E31">
    <w:pPr>
      <w:pStyle w:val="Header"/>
      <w:tabs>
        <w:tab w:val="clear" w:pos="4513"/>
        <w:tab w:val="clear" w:pos="9026"/>
        <w:tab w:val="left" w:pos="543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7C07D6" w:rsidRDefault="007C07D6" w:rsidP="002F2E31">
    <w:pPr>
      <w:pStyle w:val="Header"/>
      <w:tabs>
        <w:tab w:val="clear" w:pos="4513"/>
        <w:tab w:val="clear" w:pos="9026"/>
        <w:tab w:val="left" w:pos="5430"/>
      </w:tabs>
      <w:jc w:val="right"/>
    </w:pPr>
    <w:r>
      <w:t>Implementation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D5516" w14:textId="77777777" w:rsidR="007C07D6" w:rsidRDefault="007C07D6" w:rsidP="002F2E31">
    <w:pPr>
      <w:pStyle w:val="Header"/>
      <w:tabs>
        <w:tab w:val="clear" w:pos="4513"/>
        <w:tab w:val="clear" w:pos="9026"/>
        <w:tab w:val="left" w:pos="5430"/>
      </w:tabs>
      <w:jc w:val="right"/>
    </w:pPr>
    <w:r>
      <w:t>Testing and Prototyping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691B92EE" w:rsidR="007C07D6" w:rsidRDefault="007C07D6" w:rsidP="002F2E31">
    <w:pPr>
      <w:pStyle w:val="Header"/>
      <w:tabs>
        <w:tab w:val="clear" w:pos="4513"/>
        <w:tab w:val="clear" w:pos="9026"/>
        <w:tab w:val="left" w:pos="5430"/>
      </w:tabs>
      <w:jc w:val="right"/>
    </w:pPr>
    <w:r>
      <w:t>Appendix A</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342589DD" w:rsidR="007C07D6" w:rsidRDefault="007C07D6"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7C07D6" w:rsidRDefault="007C07D6"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7C07D6" w:rsidRDefault="007C07D6"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7C07D6" w:rsidRDefault="007C07D6"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7C07D6" w:rsidRDefault="007C07D6"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7C07D6" w:rsidRDefault="007C07D6"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7DC72" w14:textId="3635C99D" w:rsidR="007C07D6" w:rsidRDefault="007C07D6" w:rsidP="002F2E31">
    <w:pPr>
      <w:pStyle w:val="Header"/>
      <w:tabs>
        <w:tab w:val="clear" w:pos="4513"/>
        <w:tab w:val="clear" w:pos="9026"/>
        <w:tab w:val="left" w:pos="5430"/>
      </w:tabs>
      <w:jc w:val="right"/>
    </w:pPr>
    <w:r>
      <w:t>Product Review</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B38B3" w14:textId="77777777" w:rsidR="007C07D6" w:rsidRDefault="007C07D6" w:rsidP="002F2E31">
    <w:pPr>
      <w:pStyle w:val="Header"/>
      <w:tabs>
        <w:tab w:val="clear" w:pos="4513"/>
        <w:tab w:val="clear" w:pos="9026"/>
        <w:tab w:val="left" w:pos="5430"/>
      </w:tabs>
      <w:jc w:val="right"/>
    </w:pPr>
    <w:r>
      <w:t>Database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488EF" w14:textId="77777777" w:rsidR="007C07D6" w:rsidRDefault="007C07D6" w:rsidP="002F2E31">
    <w:pPr>
      <w:pStyle w:val="Header"/>
      <w:tabs>
        <w:tab w:val="clear" w:pos="4513"/>
        <w:tab w:val="clear" w:pos="9026"/>
        <w:tab w:val="left" w:pos="5430"/>
      </w:tabs>
      <w:jc w:val="right"/>
    </w:pPr>
    <w:r>
      <w:t>Analysis of Alternatives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5" w15:restartNumberingAfterBreak="0">
    <w:nsid w:val="0A4D58EB"/>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7"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8"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A5C7D"/>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163572"/>
    <w:multiLevelType w:val="hybridMultilevel"/>
    <w:tmpl w:val="99223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9753F1"/>
    <w:multiLevelType w:val="hybridMultilevel"/>
    <w:tmpl w:val="F4B6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0"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0107C1"/>
    <w:multiLevelType w:val="hybridMultilevel"/>
    <w:tmpl w:val="3482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5"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27"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8"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AB5584"/>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88541E4"/>
    <w:multiLevelType w:val="hybridMultilevel"/>
    <w:tmpl w:val="1EA4DF72"/>
    <w:lvl w:ilvl="0" w:tplc="08090019">
      <w:start w:val="1"/>
      <w:numFmt w:val="lowerLetter"/>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B80541"/>
    <w:multiLevelType w:val="hybridMultilevel"/>
    <w:tmpl w:val="1304CD68"/>
    <w:lvl w:ilvl="0" w:tplc="C35896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47"/>
  </w:num>
  <w:num w:numId="3">
    <w:abstractNumId w:val="48"/>
  </w:num>
  <w:num w:numId="4">
    <w:abstractNumId w:val="42"/>
  </w:num>
  <w:num w:numId="5">
    <w:abstractNumId w:val="43"/>
  </w:num>
  <w:num w:numId="6">
    <w:abstractNumId w:val="37"/>
  </w:num>
  <w:num w:numId="7">
    <w:abstractNumId w:val="46"/>
  </w:num>
  <w:num w:numId="8">
    <w:abstractNumId w:val="20"/>
  </w:num>
  <w:num w:numId="9">
    <w:abstractNumId w:val="2"/>
  </w:num>
  <w:num w:numId="10">
    <w:abstractNumId w:val="30"/>
  </w:num>
  <w:num w:numId="11">
    <w:abstractNumId w:val="36"/>
  </w:num>
  <w:num w:numId="12">
    <w:abstractNumId w:val="0"/>
  </w:num>
  <w:num w:numId="13">
    <w:abstractNumId w:val="31"/>
  </w:num>
  <w:num w:numId="14">
    <w:abstractNumId w:val="39"/>
  </w:num>
  <w:num w:numId="15">
    <w:abstractNumId w:val="10"/>
  </w:num>
  <w:num w:numId="16">
    <w:abstractNumId w:val="4"/>
  </w:num>
  <w:num w:numId="17">
    <w:abstractNumId w:val="8"/>
  </w:num>
  <w:num w:numId="18">
    <w:abstractNumId w:val="19"/>
  </w:num>
  <w:num w:numId="19">
    <w:abstractNumId w:val="7"/>
  </w:num>
  <w:num w:numId="20">
    <w:abstractNumId w:val="27"/>
  </w:num>
  <w:num w:numId="21">
    <w:abstractNumId w:val="29"/>
  </w:num>
  <w:num w:numId="22">
    <w:abstractNumId w:val="25"/>
  </w:num>
  <w:num w:numId="23">
    <w:abstractNumId w:val="6"/>
  </w:num>
  <w:num w:numId="24">
    <w:abstractNumId w:val="11"/>
  </w:num>
  <w:num w:numId="25">
    <w:abstractNumId w:val="15"/>
  </w:num>
  <w:num w:numId="26">
    <w:abstractNumId w:val="3"/>
  </w:num>
  <w:num w:numId="27">
    <w:abstractNumId w:val="26"/>
  </w:num>
  <w:num w:numId="28">
    <w:abstractNumId w:val="34"/>
  </w:num>
  <w:num w:numId="29">
    <w:abstractNumId w:val="44"/>
  </w:num>
  <w:num w:numId="30">
    <w:abstractNumId w:val="33"/>
  </w:num>
  <w:num w:numId="31">
    <w:abstractNumId w:val="28"/>
  </w:num>
  <w:num w:numId="32">
    <w:abstractNumId w:val="40"/>
  </w:num>
  <w:num w:numId="33">
    <w:abstractNumId w:val="9"/>
  </w:num>
  <w:num w:numId="34">
    <w:abstractNumId w:val="16"/>
  </w:num>
  <w:num w:numId="35">
    <w:abstractNumId w:val="18"/>
  </w:num>
  <w:num w:numId="36">
    <w:abstractNumId w:val="24"/>
  </w:num>
  <w:num w:numId="37">
    <w:abstractNumId w:val="32"/>
  </w:num>
  <w:num w:numId="38">
    <w:abstractNumId w:val="35"/>
  </w:num>
  <w:num w:numId="39">
    <w:abstractNumId w:val="23"/>
  </w:num>
  <w:num w:numId="40">
    <w:abstractNumId w:val="45"/>
  </w:num>
  <w:num w:numId="41">
    <w:abstractNumId w:val="5"/>
  </w:num>
  <w:num w:numId="42">
    <w:abstractNumId w:val="13"/>
  </w:num>
  <w:num w:numId="43">
    <w:abstractNumId w:val="38"/>
  </w:num>
  <w:num w:numId="44">
    <w:abstractNumId w:val="1"/>
  </w:num>
  <w:num w:numId="45">
    <w:abstractNumId w:val="12"/>
  </w:num>
  <w:num w:numId="46">
    <w:abstractNumId w:val="22"/>
  </w:num>
  <w:num w:numId="47">
    <w:abstractNumId w:val="17"/>
  </w:num>
  <w:num w:numId="48">
    <w:abstractNumId w:val="14"/>
  </w:num>
  <w:num w:numId="49">
    <w:abstractNumId w:val="4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McNabb, Sean">
    <w15:presenceInfo w15:providerId="AD" w15:userId="S-1-5-21-3586473188-2236239214-4124789332-212947"/>
  </w15:person>
  <w15:person w15:author="Fred Collins">
    <w15:presenceInfo w15:providerId="None" w15:userId="Fred Collins"/>
  </w15:person>
  <w15:person w15:author="Jordan Burns">
    <w15:presenceInfo w15:providerId="Windows Live" w15:userId="ec142da1b5c9c834"/>
  </w15:person>
  <w15:person w15:author="Jochen Albrecht">
    <w15:presenceInfo w15:providerId="Windows Live" w15:userId="7679badf773a6baf"/>
  </w15:person>
  <w15:person w15:author="Eric Christensen">
    <w15:presenceInfo w15:providerId="AD" w15:userId="S-1-12-1-1063113698-1297441786-1574415249-27592780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02EFB"/>
    <w:rsid w:val="00005EB6"/>
    <w:rsid w:val="00007C14"/>
    <w:rsid w:val="00012F1A"/>
    <w:rsid w:val="00013245"/>
    <w:rsid w:val="00013252"/>
    <w:rsid w:val="000133D7"/>
    <w:rsid w:val="00013D55"/>
    <w:rsid w:val="0001596E"/>
    <w:rsid w:val="00024817"/>
    <w:rsid w:val="00030448"/>
    <w:rsid w:val="00031943"/>
    <w:rsid w:val="000354AA"/>
    <w:rsid w:val="000370FC"/>
    <w:rsid w:val="00045538"/>
    <w:rsid w:val="000459BC"/>
    <w:rsid w:val="00045F09"/>
    <w:rsid w:val="0004638F"/>
    <w:rsid w:val="000475BC"/>
    <w:rsid w:val="000515CD"/>
    <w:rsid w:val="00053EA1"/>
    <w:rsid w:val="000619A3"/>
    <w:rsid w:val="0006348F"/>
    <w:rsid w:val="000667B2"/>
    <w:rsid w:val="00067EF4"/>
    <w:rsid w:val="0007122F"/>
    <w:rsid w:val="00072B08"/>
    <w:rsid w:val="00074EDC"/>
    <w:rsid w:val="00075668"/>
    <w:rsid w:val="00081D20"/>
    <w:rsid w:val="00082030"/>
    <w:rsid w:val="0008505A"/>
    <w:rsid w:val="00091ED7"/>
    <w:rsid w:val="00096CDE"/>
    <w:rsid w:val="000A2532"/>
    <w:rsid w:val="000A3373"/>
    <w:rsid w:val="000A598C"/>
    <w:rsid w:val="000C06A6"/>
    <w:rsid w:val="000C2AAC"/>
    <w:rsid w:val="000D1624"/>
    <w:rsid w:val="000D18C8"/>
    <w:rsid w:val="000E01E5"/>
    <w:rsid w:val="000E0635"/>
    <w:rsid w:val="000E1428"/>
    <w:rsid w:val="000E1437"/>
    <w:rsid w:val="000E1C16"/>
    <w:rsid w:val="000F6296"/>
    <w:rsid w:val="000F7BBF"/>
    <w:rsid w:val="00101D7E"/>
    <w:rsid w:val="00103594"/>
    <w:rsid w:val="00105104"/>
    <w:rsid w:val="00106396"/>
    <w:rsid w:val="0010723C"/>
    <w:rsid w:val="001101B1"/>
    <w:rsid w:val="001137AA"/>
    <w:rsid w:val="001207D5"/>
    <w:rsid w:val="001227E4"/>
    <w:rsid w:val="00124209"/>
    <w:rsid w:val="00131B6D"/>
    <w:rsid w:val="00140055"/>
    <w:rsid w:val="0014053E"/>
    <w:rsid w:val="00141D74"/>
    <w:rsid w:val="00143B5E"/>
    <w:rsid w:val="0014514B"/>
    <w:rsid w:val="00147A05"/>
    <w:rsid w:val="00157E5F"/>
    <w:rsid w:val="00161DF0"/>
    <w:rsid w:val="00164CCF"/>
    <w:rsid w:val="001727EB"/>
    <w:rsid w:val="00174284"/>
    <w:rsid w:val="001749FC"/>
    <w:rsid w:val="00177CC8"/>
    <w:rsid w:val="00187D94"/>
    <w:rsid w:val="00190519"/>
    <w:rsid w:val="00193A14"/>
    <w:rsid w:val="001A571E"/>
    <w:rsid w:val="001A5EE5"/>
    <w:rsid w:val="001B0F73"/>
    <w:rsid w:val="001B1F8F"/>
    <w:rsid w:val="001B238D"/>
    <w:rsid w:val="001B65F3"/>
    <w:rsid w:val="001B7D27"/>
    <w:rsid w:val="001C04CC"/>
    <w:rsid w:val="001C24B0"/>
    <w:rsid w:val="001C3AD9"/>
    <w:rsid w:val="001C70D3"/>
    <w:rsid w:val="001C7290"/>
    <w:rsid w:val="001C750B"/>
    <w:rsid w:val="001D0012"/>
    <w:rsid w:val="001D16B1"/>
    <w:rsid w:val="001D246D"/>
    <w:rsid w:val="001E0BBF"/>
    <w:rsid w:val="001E7E25"/>
    <w:rsid w:val="001F395A"/>
    <w:rsid w:val="002022D3"/>
    <w:rsid w:val="002054E8"/>
    <w:rsid w:val="00207E60"/>
    <w:rsid w:val="00214D42"/>
    <w:rsid w:val="00224AD0"/>
    <w:rsid w:val="002253C1"/>
    <w:rsid w:val="00237DDB"/>
    <w:rsid w:val="00245294"/>
    <w:rsid w:val="00246471"/>
    <w:rsid w:val="00246AC8"/>
    <w:rsid w:val="0025048A"/>
    <w:rsid w:val="00251A83"/>
    <w:rsid w:val="00252762"/>
    <w:rsid w:val="00252EDA"/>
    <w:rsid w:val="00253060"/>
    <w:rsid w:val="00255CD7"/>
    <w:rsid w:val="002578ED"/>
    <w:rsid w:val="00262477"/>
    <w:rsid w:val="0026592B"/>
    <w:rsid w:val="00270315"/>
    <w:rsid w:val="00271654"/>
    <w:rsid w:val="002745AE"/>
    <w:rsid w:val="00280378"/>
    <w:rsid w:val="00285F62"/>
    <w:rsid w:val="002951C9"/>
    <w:rsid w:val="00296A98"/>
    <w:rsid w:val="002A1BA1"/>
    <w:rsid w:val="002A1D8B"/>
    <w:rsid w:val="002A4BBD"/>
    <w:rsid w:val="002A53A2"/>
    <w:rsid w:val="002A7AB4"/>
    <w:rsid w:val="002B3016"/>
    <w:rsid w:val="002B472E"/>
    <w:rsid w:val="002B710E"/>
    <w:rsid w:val="002C19B7"/>
    <w:rsid w:val="002C4097"/>
    <w:rsid w:val="002C68AD"/>
    <w:rsid w:val="002C734D"/>
    <w:rsid w:val="002D2E56"/>
    <w:rsid w:val="002D3A72"/>
    <w:rsid w:val="002D6419"/>
    <w:rsid w:val="002E1520"/>
    <w:rsid w:val="002F2E31"/>
    <w:rsid w:val="002F6146"/>
    <w:rsid w:val="0032100E"/>
    <w:rsid w:val="003234DA"/>
    <w:rsid w:val="0032400F"/>
    <w:rsid w:val="0032595B"/>
    <w:rsid w:val="003271E7"/>
    <w:rsid w:val="0032780B"/>
    <w:rsid w:val="00333989"/>
    <w:rsid w:val="0033659B"/>
    <w:rsid w:val="00344DED"/>
    <w:rsid w:val="003458CD"/>
    <w:rsid w:val="00353849"/>
    <w:rsid w:val="00361F06"/>
    <w:rsid w:val="00364040"/>
    <w:rsid w:val="0036670A"/>
    <w:rsid w:val="00370442"/>
    <w:rsid w:val="00370633"/>
    <w:rsid w:val="00371EA9"/>
    <w:rsid w:val="00375403"/>
    <w:rsid w:val="003767F8"/>
    <w:rsid w:val="00380856"/>
    <w:rsid w:val="00381493"/>
    <w:rsid w:val="00383A2E"/>
    <w:rsid w:val="00386AD9"/>
    <w:rsid w:val="00390B4F"/>
    <w:rsid w:val="00391B48"/>
    <w:rsid w:val="00397393"/>
    <w:rsid w:val="003A173D"/>
    <w:rsid w:val="003B0354"/>
    <w:rsid w:val="003B1636"/>
    <w:rsid w:val="003B417F"/>
    <w:rsid w:val="003B550B"/>
    <w:rsid w:val="003B68A4"/>
    <w:rsid w:val="003C72AC"/>
    <w:rsid w:val="003D0634"/>
    <w:rsid w:val="003D31B7"/>
    <w:rsid w:val="003D4460"/>
    <w:rsid w:val="003D4E96"/>
    <w:rsid w:val="003D792D"/>
    <w:rsid w:val="003D7F8F"/>
    <w:rsid w:val="003E5BCF"/>
    <w:rsid w:val="003F1B88"/>
    <w:rsid w:val="00411E81"/>
    <w:rsid w:val="00414E7E"/>
    <w:rsid w:val="00424727"/>
    <w:rsid w:val="00424F70"/>
    <w:rsid w:val="0043008E"/>
    <w:rsid w:val="00432C18"/>
    <w:rsid w:val="00434E07"/>
    <w:rsid w:val="0043720D"/>
    <w:rsid w:val="00440D4A"/>
    <w:rsid w:val="00446EDC"/>
    <w:rsid w:val="004528EF"/>
    <w:rsid w:val="00460B21"/>
    <w:rsid w:val="00464BA3"/>
    <w:rsid w:val="00465B02"/>
    <w:rsid w:val="004756ED"/>
    <w:rsid w:val="0047574A"/>
    <w:rsid w:val="00477D84"/>
    <w:rsid w:val="004802F5"/>
    <w:rsid w:val="00480BB3"/>
    <w:rsid w:val="004844B0"/>
    <w:rsid w:val="004863D3"/>
    <w:rsid w:val="004966E6"/>
    <w:rsid w:val="004A07FC"/>
    <w:rsid w:val="004C2208"/>
    <w:rsid w:val="004C24CE"/>
    <w:rsid w:val="004C3E34"/>
    <w:rsid w:val="004C5B37"/>
    <w:rsid w:val="004C5C14"/>
    <w:rsid w:val="004C79ED"/>
    <w:rsid w:val="004D0730"/>
    <w:rsid w:val="004D09EE"/>
    <w:rsid w:val="004D2B76"/>
    <w:rsid w:val="004D57D5"/>
    <w:rsid w:val="004D5808"/>
    <w:rsid w:val="004F2C49"/>
    <w:rsid w:val="0050336D"/>
    <w:rsid w:val="00510F83"/>
    <w:rsid w:val="005144F9"/>
    <w:rsid w:val="0051603F"/>
    <w:rsid w:val="005215BE"/>
    <w:rsid w:val="00522754"/>
    <w:rsid w:val="0052727B"/>
    <w:rsid w:val="00533686"/>
    <w:rsid w:val="00533F95"/>
    <w:rsid w:val="00536F7E"/>
    <w:rsid w:val="00540B76"/>
    <w:rsid w:val="005437AB"/>
    <w:rsid w:val="00550BE6"/>
    <w:rsid w:val="00553BC9"/>
    <w:rsid w:val="0055544A"/>
    <w:rsid w:val="00557D75"/>
    <w:rsid w:val="005640CC"/>
    <w:rsid w:val="005827E4"/>
    <w:rsid w:val="0058416D"/>
    <w:rsid w:val="00585E92"/>
    <w:rsid w:val="005864B5"/>
    <w:rsid w:val="005922D4"/>
    <w:rsid w:val="00594964"/>
    <w:rsid w:val="005A10E3"/>
    <w:rsid w:val="005B0C53"/>
    <w:rsid w:val="005B5E1C"/>
    <w:rsid w:val="005C064A"/>
    <w:rsid w:val="005C4440"/>
    <w:rsid w:val="005D3038"/>
    <w:rsid w:val="005D4FF1"/>
    <w:rsid w:val="005D71CB"/>
    <w:rsid w:val="005E124A"/>
    <w:rsid w:val="005E4964"/>
    <w:rsid w:val="005E7787"/>
    <w:rsid w:val="005F2BAE"/>
    <w:rsid w:val="005F44E5"/>
    <w:rsid w:val="0060068A"/>
    <w:rsid w:val="0060267A"/>
    <w:rsid w:val="00626ADD"/>
    <w:rsid w:val="00627DEC"/>
    <w:rsid w:val="006355D2"/>
    <w:rsid w:val="006360FE"/>
    <w:rsid w:val="00640952"/>
    <w:rsid w:val="006424EF"/>
    <w:rsid w:val="00661988"/>
    <w:rsid w:val="006714E6"/>
    <w:rsid w:val="00676642"/>
    <w:rsid w:val="00676759"/>
    <w:rsid w:val="0068328E"/>
    <w:rsid w:val="0068434D"/>
    <w:rsid w:val="00695B8F"/>
    <w:rsid w:val="006A29C2"/>
    <w:rsid w:val="006B357B"/>
    <w:rsid w:val="006B4E21"/>
    <w:rsid w:val="006C1545"/>
    <w:rsid w:val="006C6C43"/>
    <w:rsid w:val="006D197B"/>
    <w:rsid w:val="006D5A49"/>
    <w:rsid w:val="006D6ED8"/>
    <w:rsid w:val="006E7B79"/>
    <w:rsid w:val="006E7BB8"/>
    <w:rsid w:val="006F3418"/>
    <w:rsid w:val="006F64D2"/>
    <w:rsid w:val="006F69E7"/>
    <w:rsid w:val="006F7FA7"/>
    <w:rsid w:val="0070176A"/>
    <w:rsid w:val="00722BD4"/>
    <w:rsid w:val="0072438E"/>
    <w:rsid w:val="00744C71"/>
    <w:rsid w:val="0075071B"/>
    <w:rsid w:val="0075223B"/>
    <w:rsid w:val="0075341D"/>
    <w:rsid w:val="00756584"/>
    <w:rsid w:val="00757F87"/>
    <w:rsid w:val="00761A8B"/>
    <w:rsid w:val="00762853"/>
    <w:rsid w:val="00764CFD"/>
    <w:rsid w:val="00764ED4"/>
    <w:rsid w:val="007732C8"/>
    <w:rsid w:val="00776C42"/>
    <w:rsid w:val="007842CD"/>
    <w:rsid w:val="007934AB"/>
    <w:rsid w:val="00793AE6"/>
    <w:rsid w:val="007943AE"/>
    <w:rsid w:val="007A3971"/>
    <w:rsid w:val="007A44CF"/>
    <w:rsid w:val="007A4747"/>
    <w:rsid w:val="007B045B"/>
    <w:rsid w:val="007B1062"/>
    <w:rsid w:val="007C07D6"/>
    <w:rsid w:val="007C2C9C"/>
    <w:rsid w:val="007C2D74"/>
    <w:rsid w:val="007D4D85"/>
    <w:rsid w:val="007D6E59"/>
    <w:rsid w:val="007D7569"/>
    <w:rsid w:val="007D7E11"/>
    <w:rsid w:val="007E1919"/>
    <w:rsid w:val="007F43F7"/>
    <w:rsid w:val="00801417"/>
    <w:rsid w:val="0080320C"/>
    <w:rsid w:val="00804F9C"/>
    <w:rsid w:val="00805975"/>
    <w:rsid w:val="00807A1A"/>
    <w:rsid w:val="0081033C"/>
    <w:rsid w:val="00824D66"/>
    <w:rsid w:val="00847388"/>
    <w:rsid w:val="00857469"/>
    <w:rsid w:val="00860477"/>
    <w:rsid w:val="008622BC"/>
    <w:rsid w:val="008656C6"/>
    <w:rsid w:val="00865B4E"/>
    <w:rsid w:val="00865DCA"/>
    <w:rsid w:val="00867B73"/>
    <w:rsid w:val="008730E6"/>
    <w:rsid w:val="0088632F"/>
    <w:rsid w:val="0089346C"/>
    <w:rsid w:val="00895A61"/>
    <w:rsid w:val="00896ED1"/>
    <w:rsid w:val="008A0EB1"/>
    <w:rsid w:val="008A4D21"/>
    <w:rsid w:val="008B040E"/>
    <w:rsid w:val="008B08DC"/>
    <w:rsid w:val="008B14DB"/>
    <w:rsid w:val="008C12AC"/>
    <w:rsid w:val="008C14D0"/>
    <w:rsid w:val="008C17A1"/>
    <w:rsid w:val="008C7C3C"/>
    <w:rsid w:val="008D123D"/>
    <w:rsid w:val="008D2D45"/>
    <w:rsid w:val="008D6014"/>
    <w:rsid w:val="008D7963"/>
    <w:rsid w:val="008E044F"/>
    <w:rsid w:val="008E088C"/>
    <w:rsid w:val="008E28AA"/>
    <w:rsid w:val="008E33C5"/>
    <w:rsid w:val="008F50C8"/>
    <w:rsid w:val="00900B7F"/>
    <w:rsid w:val="00900F60"/>
    <w:rsid w:val="009056AE"/>
    <w:rsid w:val="00912BE6"/>
    <w:rsid w:val="009158CB"/>
    <w:rsid w:val="00921865"/>
    <w:rsid w:val="00923609"/>
    <w:rsid w:val="00923BBF"/>
    <w:rsid w:val="00925E22"/>
    <w:rsid w:val="00930277"/>
    <w:rsid w:val="009336A7"/>
    <w:rsid w:val="009365F4"/>
    <w:rsid w:val="00936DE3"/>
    <w:rsid w:val="00967CF1"/>
    <w:rsid w:val="00973861"/>
    <w:rsid w:val="00975288"/>
    <w:rsid w:val="009753F4"/>
    <w:rsid w:val="00984A1C"/>
    <w:rsid w:val="009867DA"/>
    <w:rsid w:val="00992F12"/>
    <w:rsid w:val="009961DE"/>
    <w:rsid w:val="009A50CC"/>
    <w:rsid w:val="009A55AA"/>
    <w:rsid w:val="009B2D7A"/>
    <w:rsid w:val="009B4378"/>
    <w:rsid w:val="009B45D2"/>
    <w:rsid w:val="009B46DE"/>
    <w:rsid w:val="009B50F8"/>
    <w:rsid w:val="009B6376"/>
    <w:rsid w:val="009C1318"/>
    <w:rsid w:val="009C3797"/>
    <w:rsid w:val="009C4000"/>
    <w:rsid w:val="009C4772"/>
    <w:rsid w:val="009C672A"/>
    <w:rsid w:val="009C6BF8"/>
    <w:rsid w:val="009C7556"/>
    <w:rsid w:val="009C79D5"/>
    <w:rsid w:val="009D0474"/>
    <w:rsid w:val="009D1401"/>
    <w:rsid w:val="009D1F60"/>
    <w:rsid w:val="009D7D91"/>
    <w:rsid w:val="009E0D2E"/>
    <w:rsid w:val="009E260D"/>
    <w:rsid w:val="009E385E"/>
    <w:rsid w:val="009E53AB"/>
    <w:rsid w:val="009E5E61"/>
    <w:rsid w:val="009F77A0"/>
    <w:rsid w:val="00A13C34"/>
    <w:rsid w:val="00A17541"/>
    <w:rsid w:val="00A23477"/>
    <w:rsid w:val="00A23CB9"/>
    <w:rsid w:val="00A26413"/>
    <w:rsid w:val="00A278DF"/>
    <w:rsid w:val="00A3224A"/>
    <w:rsid w:val="00A34701"/>
    <w:rsid w:val="00A40F02"/>
    <w:rsid w:val="00A45B54"/>
    <w:rsid w:val="00A45FE6"/>
    <w:rsid w:val="00A46992"/>
    <w:rsid w:val="00A65FAF"/>
    <w:rsid w:val="00A66241"/>
    <w:rsid w:val="00A7183F"/>
    <w:rsid w:val="00A7376C"/>
    <w:rsid w:val="00A76039"/>
    <w:rsid w:val="00A84273"/>
    <w:rsid w:val="00A847C9"/>
    <w:rsid w:val="00A90F10"/>
    <w:rsid w:val="00A9333F"/>
    <w:rsid w:val="00A96019"/>
    <w:rsid w:val="00AA2FA5"/>
    <w:rsid w:val="00AA4537"/>
    <w:rsid w:val="00AA55C7"/>
    <w:rsid w:val="00AB7ED9"/>
    <w:rsid w:val="00AC7ACC"/>
    <w:rsid w:val="00AD0078"/>
    <w:rsid w:val="00AD177D"/>
    <w:rsid w:val="00AD3AD1"/>
    <w:rsid w:val="00AD4080"/>
    <w:rsid w:val="00AE13E5"/>
    <w:rsid w:val="00AE35FE"/>
    <w:rsid w:val="00AE7035"/>
    <w:rsid w:val="00AE7D66"/>
    <w:rsid w:val="00AF618A"/>
    <w:rsid w:val="00AF63C2"/>
    <w:rsid w:val="00AF6689"/>
    <w:rsid w:val="00AF7F2E"/>
    <w:rsid w:val="00B00288"/>
    <w:rsid w:val="00B03BFA"/>
    <w:rsid w:val="00B1175A"/>
    <w:rsid w:val="00B11B6A"/>
    <w:rsid w:val="00B2615F"/>
    <w:rsid w:val="00B273FD"/>
    <w:rsid w:val="00B27E07"/>
    <w:rsid w:val="00B332B4"/>
    <w:rsid w:val="00B333E1"/>
    <w:rsid w:val="00B3600A"/>
    <w:rsid w:val="00B412C7"/>
    <w:rsid w:val="00B525D0"/>
    <w:rsid w:val="00B52B7B"/>
    <w:rsid w:val="00B57C21"/>
    <w:rsid w:val="00B64617"/>
    <w:rsid w:val="00B81D53"/>
    <w:rsid w:val="00B84C64"/>
    <w:rsid w:val="00B905AA"/>
    <w:rsid w:val="00B92CAF"/>
    <w:rsid w:val="00B9797B"/>
    <w:rsid w:val="00BA0E44"/>
    <w:rsid w:val="00BA365F"/>
    <w:rsid w:val="00BA670E"/>
    <w:rsid w:val="00BB6A2A"/>
    <w:rsid w:val="00BC1FDC"/>
    <w:rsid w:val="00BC3963"/>
    <w:rsid w:val="00BD12A6"/>
    <w:rsid w:val="00BE21F7"/>
    <w:rsid w:val="00BE414F"/>
    <w:rsid w:val="00BF0746"/>
    <w:rsid w:val="00C00E2A"/>
    <w:rsid w:val="00C019AE"/>
    <w:rsid w:val="00C01E2C"/>
    <w:rsid w:val="00C2082F"/>
    <w:rsid w:val="00C213B9"/>
    <w:rsid w:val="00C24C63"/>
    <w:rsid w:val="00C32F0A"/>
    <w:rsid w:val="00C359C9"/>
    <w:rsid w:val="00C43934"/>
    <w:rsid w:val="00C51BD5"/>
    <w:rsid w:val="00C70677"/>
    <w:rsid w:val="00C7401F"/>
    <w:rsid w:val="00C74325"/>
    <w:rsid w:val="00C82022"/>
    <w:rsid w:val="00C83965"/>
    <w:rsid w:val="00C909A7"/>
    <w:rsid w:val="00C90CB6"/>
    <w:rsid w:val="00C9554B"/>
    <w:rsid w:val="00CA140A"/>
    <w:rsid w:val="00CA2EC1"/>
    <w:rsid w:val="00CA3715"/>
    <w:rsid w:val="00CB4B0B"/>
    <w:rsid w:val="00CC0E46"/>
    <w:rsid w:val="00CC5769"/>
    <w:rsid w:val="00CC5FDD"/>
    <w:rsid w:val="00CE1328"/>
    <w:rsid w:val="00CE3E24"/>
    <w:rsid w:val="00CF0328"/>
    <w:rsid w:val="00D15079"/>
    <w:rsid w:val="00D15AE0"/>
    <w:rsid w:val="00D15FB1"/>
    <w:rsid w:val="00D22371"/>
    <w:rsid w:val="00D25FAC"/>
    <w:rsid w:val="00D27B3D"/>
    <w:rsid w:val="00D3568B"/>
    <w:rsid w:val="00D409D1"/>
    <w:rsid w:val="00D41367"/>
    <w:rsid w:val="00D46EC4"/>
    <w:rsid w:val="00D50025"/>
    <w:rsid w:val="00D523D3"/>
    <w:rsid w:val="00D52E88"/>
    <w:rsid w:val="00D55467"/>
    <w:rsid w:val="00D56D39"/>
    <w:rsid w:val="00D7385B"/>
    <w:rsid w:val="00D80F12"/>
    <w:rsid w:val="00D85F27"/>
    <w:rsid w:val="00D9170A"/>
    <w:rsid w:val="00D927E4"/>
    <w:rsid w:val="00D93326"/>
    <w:rsid w:val="00D9561D"/>
    <w:rsid w:val="00D96A17"/>
    <w:rsid w:val="00DA1415"/>
    <w:rsid w:val="00DA5D3F"/>
    <w:rsid w:val="00DB3DA9"/>
    <w:rsid w:val="00DB5228"/>
    <w:rsid w:val="00DB7786"/>
    <w:rsid w:val="00DC36B5"/>
    <w:rsid w:val="00DC7A39"/>
    <w:rsid w:val="00DC7B02"/>
    <w:rsid w:val="00DD048A"/>
    <w:rsid w:val="00DD0C3E"/>
    <w:rsid w:val="00DD22E9"/>
    <w:rsid w:val="00DD2FC8"/>
    <w:rsid w:val="00DE2D9A"/>
    <w:rsid w:val="00DE42B8"/>
    <w:rsid w:val="00DF0AB5"/>
    <w:rsid w:val="00DF10F8"/>
    <w:rsid w:val="00DF1289"/>
    <w:rsid w:val="00DF2568"/>
    <w:rsid w:val="00E00D17"/>
    <w:rsid w:val="00E01080"/>
    <w:rsid w:val="00E02EC2"/>
    <w:rsid w:val="00E1070F"/>
    <w:rsid w:val="00E15587"/>
    <w:rsid w:val="00E25C27"/>
    <w:rsid w:val="00E34659"/>
    <w:rsid w:val="00E40711"/>
    <w:rsid w:val="00E41C24"/>
    <w:rsid w:val="00E424C3"/>
    <w:rsid w:val="00E4482B"/>
    <w:rsid w:val="00E5497B"/>
    <w:rsid w:val="00E55CCE"/>
    <w:rsid w:val="00E56587"/>
    <w:rsid w:val="00E61526"/>
    <w:rsid w:val="00E66513"/>
    <w:rsid w:val="00E673B1"/>
    <w:rsid w:val="00E70ECB"/>
    <w:rsid w:val="00E74D3E"/>
    <w:rsid w:val="00E801AB"/>
    <w:rsid w:val="00E81D4B"/>
    <w:rsid w:val="00E8252F"/>
    <w:rsid w:val="00E84968"/>
    <w:rsid w:val="00E870B9"/>
    <w:rsid w:val="00E91B55"/>
    <w:rsid w:val="00E923A7"/>
    <w:rsid w:val="00E942DE"/>
    <w:rsid w:val="00E95E2C"/>
    <w:rsid w:val="00EA3F0E"/>
    <w:rsid w:val="00EA6B64"/>
    <w:rsid w:val="00EB09FB"/>
    <w:rsid w:val="00EB1F49"/>
    <w:rsid w:val="00EB7E0C"/>
    <w:rsid w:val="00ED2B03"/>
    <w:rsid w:val="00ED2F2A"/>
    <w:rsid w:val="00EE540D"/>
    <w:rsid w:val="00EF1BA4"/>
    <w:rsid w:val="00EF20B6"/>
    <w:rsid w:val="00EF4F00"/>
    <w:rsid w:val="00EF64CC"/>
    <w:rsid w:val="00F0224C"/>
    <w:rsid w:val="00F04BAF"/>
    <w:rsid w:val="00F14276"/>
    <w:rsid w:val="00F22D95"/>
    <w:rsid w:val="00F26779"/>
    <w:rsid w:val="00F26BAC"/>
    <w:rsid w:val="00F305D1"/>
    <w:rsid w:val="00F31ABD"/>
    <w:rsid w:val="00F3684D"/>
    <w:rsid w:val="00F5651A"/>
    <w:rsid w:val="00F65825"/>
    <w:rsid w:val="00F65B3B"/>
    <w:rsid w:val="00F66BFF"/>
    <w:rsid w:val="00F726C3"/>
    <w:rsid w:val="00F72785"/>
    <w:rsid w:val="00F731F7"/>
    <w:rsid w:val="00F7431C"/>
    <w:rsid w:val="00F80275"/>
    <w:rsid w:val="00F81BAF"/>
    <w:rsid w:val="00F85FDF"/>
    <w:rsid w:val="00F9534F"/>
    <w:rsid w:val="00F967DE"/>
    <w:rsid w:val="00F96C90"/>
    <w:rsid w:val="00FB01A7"/>
    <w:rsid w:val="00FB70A9"/>
    <w:rsid w:val="00FB78B9"/>
    <w:rsid w:val="00FC12C1"/>
    <w:rsid w:val="00FC5C25"/>
    <w:rsid w:val="00FC7DC2"/>
    <w:rsid w:val="00FD4A08"/>
    <w:rsid w:val="00FD6A7C"/>
    <w:rsid w:val="00FD6DCB"/>
    <w:rsid w:val="00FE1574"/>
    <w:rsid w:val="00FE3CDF"/>
    <w:rsid w:val="00FE7CDD"/>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 w:type="character" w:customStyle="1" w:styleId="UnresolvedMention">
    <w:name w:val="Unresolved Mention"/>
    <w:basedOn w:val="DefaultParagraphFont"/>
    <w:uiPriority w:val="99"/>
    <w:semiHidden/>
    <w:unhideWhenUsed/>
    <w:rsid w:val="00824D66"/>
    <w:rPr>
      <w:color w:val="605E5C"/>
      <w:shd w:val="clear" w:color="auto" w:fill="E1DFDD"/>
    </w:rPr>
  </w:style>
  <w:style w:type="character" w:styleId="FollowedHyperlink">
    <w:name w:val="FollowedHyperlink"/>
    <w:basedOn w:val="DefaultParagraphFont"/>
    <w:uiPriority w:val="99"/>
    <w:semiHidden/>
    <w:unhideWhenUsed/>
    <w:rsid w:val="00865D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diva-gis.org/" TargetMode="External"/><Relationship Id="rId21" Type="http://schemas.openxmlformats.org/officeDocument/2006/relationships/chart" Target="charts/chart3.xml"/><Relationship Id="rId42" Type="http://schemas.openxmlformats.org/officeDocument/2006/relationships/chart" Target="charts/chart24.xml"/><Relationship Id="rId63" Type="http://schemas.openxmlformats.org/officeDocument/2006/relationships/chart" Target="charts/chart45.xml"/><Relationship Id="rId84" Type="http://schemas.openxmlformats.org/officeDocument/2006/relationships/hyperlink" Target="https://landscan.ornl.gov/" TargetMode="External"/><Relationship Id="rId138" Type="http://schemas.openxmlformats.org/officeDocument/2006/relationships/hyperlink" Target="https://github.com/CartoDB" TargetMode="External"/><Relationship Id="rId159" Type="http://schemas.openxmlformats.org/officeDocument/2006/relationships/hyperlink" Target="file:///C:\Users\EricChristensen\AppData\Local\Temp\notes32C5CD\OpenHazusDecisionAnalysis.xlsx" TargetMode="External"/><Relationship Id="rId170" Type="http://schemas.openxmlformats.org/officeDocument/2006/relationships/hyperlink" Target="http://www.earthserver.eu/" TargetMode="External"/><Relationship Id="rId191" Type="http://schemas.openxmlformats.org/officeDocument/2006/relationships/footer" Target="footer9.xml"/><Relationship Id="rId205" Type="http://schemas.openxmlformats.org/officeDocument/2006/relationships/hyperlink" Target="http://www.hec.usace.army.mil/software/hec-ras/" TargetMode="Externa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53" Type="http://schemas.openxmlformats.org/officeDocument/2006/relationships/chart" Target="charts/chart35.xml"/><Relationship Id="rId74" Type="http://schemas.openxmlformats.org/officeDocument/2006/relationships/chart" Target="charts/chart56.xml"/><Relationship Id="rId128" Type="http://schemas.openxmlformats.org/officeDocument/2006/relationships/hyperlink" Target="http://turfjs.org/" TargetMode="External"/><Relationship Id="rId149" Type="http://schemas.openxmlformats.org/officeDocument/2006/relationships/hyperlink" Target="https://cran.r-project.org/web/views/Spatial.html" TargetMode="External"/><Relationship Id="rId5" Type="http://schemas.openxmlformats.org/officeDocument/2006/relationships/webSettings" Target="webSettings.xml"/><Relationship Id="rId95" Type="http://schemas.openxmlformats.org/officeDocument/2006/relationships/header" Target="header5.xml"/><Relationship Id="rId160" Type="http://schemas.openxmlformats.org/officeDocument/2006/relationships/hyperlink" Target="file:///C:\Users\EricChristensen\AppData\Local\Temp\notes32C5CD\OpenHazusDecisionAnalysis.xlsx" TargetMode="External"/><Relationship Id="rId181" Type="http://schemas.openxmlformats.org/officeDocument/2006/relationships/hyperlink" Target="https://github.com/ravendb" TargetMode="External"/><Relationship Id="rId216" Type="http://schemas.openxmlformats.org/officeDocument/2006/relationships/footer" Target="footer12.xml"/><Relationship Id="rId22" Type="http://schemas.openxmlformats.org/officeDocument/2006/relationships/chart" Target="charts/chart4.xml"/><Relationship Id="rId43" Type="http://schemas.openxmlformats.org/officeDocument/2006/relationships/chart" Target="charts/chart25.xml"/><Relationship Id="rId64" Type="http://schemas.openxmlformats.org/officeDocument/2006/relationships/chart" Target="charts/chart46.xml"/><Relationship Id="rId118" Type="http://schemas.openxmlformats.org/officeDocument/2006/relationships/hyperlink" Target="https://biodiversityinformatics.amnh.org/open_source/maxent/" TargetMode="External"/><Relationship Id="rId139" Type="http://schemas.openxmlformats.org/officeDocument/2006/relationships/hyperlink" Target="https://github.com/CartoDB" TargetMode="External"/><Relationship Id="rId85" Type="http://schemas.openxmlformats.org/officeDocument/2006/relationships/hyperlink" Target="http://sedac.ciesin.columbia.edu/mapping/hazards/" TargetMode="External"/><Relationship Id="rId150" Type="http://schemas.openxmlformats.org/officeDocument/2006/relationships/hyperlink" Target="https://cran.r-project.org/web/views/Optimization.html" TargetMode="External"/><Relationship Id="rId171" Type="http://schemas.openxmlformats.org/officeDocument/2006/relationships/hyperlink" Target="https://kylin.apache.org/" TargetMode="External"/><Relationship Id="rId192" Type="http://schemas.openxmlformats.org/officeDocument/2006/relationships/hyperlink" Target="https://www.hazus.fema.gov/developers" TargetMode="External"/><Relationship Id="rId206" Type="http://schemas.openxmlformats.org/officeDocument/2006/relationships/hyperlink" Target="https://hifld-geoplatform.opendata.arcgis.com/datasets" TargetMode="External"/><Relationship Id="rId12" Type="http://schemas.openxmlformats.org/officeDocument/2006/relationships/hyperlink" Target="https://www.nist.gov/el/...and.../national-windstorm-impact-reduction-program-nwirp" TargetMode="External"/><Relationship Id="rId33" Type="http://schemas.openxmlformats.org/officeDocument/2006/relationships/chart" Target="charts/chart15.xml"/><Relationship Id="rId108" Type="http://schemas.openxmlformats.org/officeDocument/2006/relationships/hyperlink" Target="https://github.com/ampl/mp" TargetMode="External"/><Relationship Id="rId129" Type="http://schemas.openxmlformats.org/officeDocument/2006/relationships/hyperlink" Target="https://cesiumjs.org/index.html" TargetMode="External"/><Relationship Id="rId54" Type="http://schemas.openxmlformats.org/officeDocument/2006/relationships/chart" Target="charts/chart36.xml"/><Relationship Id="rId75" Type="http://schemas.openxmlformats.org/officeDocument/2006/relationships/chart" Target="charts/chart57.xml"/><Relationship Id="rId96" Type="http://schemas.openxmlformats.org/officeDocument/2006/relationships/footer" Target="footer5.xml"/><Relationship Id="rId140" Type="http://schemas.openxmlformats.org/officeDocument/2006/relationships/hyperlink" Target="https://www.vizzuality.com/" TargetMode="External"/><Relationship Id="rId161" Type="http://schemas.openxmlformats.org/officeDocument/2006/relationships/image" Target="media/image5.emf"/><Relationship Id="rId182" Type="http://schemas.openxmlformats.org/officeDocument/2006/relationships/hyperlink" Target="https://www.geomesa.org/documentation/tutorials/geomesa-quickstart-cassandra.html" TargetMode="External"/><Relationship Id="rId217" Type="http://schemas.openxmlformats.org/officeDocument/2006/relationships/hyperlink" Target="http://dx.doi.org/10.3133/tm11B7" TargetMode="External"/><Relationship Id="rId6" Type="http://schemas.openxmlformats.org/officeDocument/2006/relationships/footnotes" Target="footnotes.xml"/><Relationship Id="rId23" Type="http://schemas.openxmlformats.org/officeDocument/2006/relationships/chart" Target="charts/chart5.xml"/><Relationship Id="rId119" Type="http://schemas.openxmlformats.org/officeDocument/2006/relationships/hyperlink" Target="http://udig.refractions.net/developers/" TargetMode="External"/><Relationship Id="rId44" Type="http://schemas.openxmlformats.org/officeDocument/2006/relationships/chart" Target="charts/chart26.xml"/><Relationship Id="rId65" Type="http://schemas.openxmlformats.org/officeDocument/2006/relationships/chart" Target="charts/chart47.xml"/><Relationship Id="rId86" Type="http://schemas.openxmlformats.org/officeDocument/2006/relationships/hyperlink" Target="https://hifld-geoplatform.opendata.arcgis.com/datasets" TargetMode="External"/><Relationship Id="rId130" Type="http://schemas.openxmlformats.org/officeDocument/2006/relationships/hyperlink" Target="https://www.unimelb.edu.au/cdmps/research/research-projects/iddss" TargetMode="External"/><Relationship Id="rId151" Type="http://schemas.openxmlformats.org/officeDocument/2006/relationships/hyperlink" Target="https://cran.r-project.org/web/views/MachineLearning.html" TargetMode="External"/><Relationship Id="rId172" Type="http://schemas.openxmlformats.org/officeDocument/2006/relationships/hyperlink" Target="https://engineering.linkedin.com/teams/data/projects/pinot" TargetMode="External"/><Relationship Id="rId193" Type="http://schemas.openxmlformats.org/officeDocument/2006/relationships/header" Target="header10.xml"/><Relationship Id="rId207" Type="http://schemas.openxmlformats.org/officeDocument/2006/relationships/hyperlink" Target="https://www.fema.gov/media-library/assets/documents/32326" TargetMode="External"/><Relationship Id="rId13" Type="http://schemas.openxmlformats.org/officeDocument/2006/relationships/header" Target="header2.xml"/><Relationship Id="rId109" Type="http://schemas.openxmlformats.org/officeDocument/2006/relationships/header" Target="header6.xml"/><Relationship Id="rId34" Type="http://schemas.openxmlformats.org/officeDocument/2006/relationships/chart" Target="charts/chart16.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20" Type="http://schemas.openxmlformats.org/officeDocument/2006/relationships/hyperlink" Target="http://udig.refractions.net/gallery/jgrass/" TargetMode="External"/><Relationship Id="rId141" Type="http://schemas.openxmlformats.org/officeDocument/2006/relationships/hyperlink" Target="http://pywps.org/" TargetMode="External"/><Relationship Id="rId7" Type="http://schemas.openxmlformats.org/officeDocument/2006/relationships/endnotes" Target="endnotes.xml"/><Relationship Id="rId162" Type="http://schemas.openxmlformats.org/officeDocument/2006/relationships/package" Target="embeddings/Microsoft_Excel_Worksheet1.xlsx"/><Relationship Id="rId183" Type="http://schemas.openxmlformats.org/officeDocument/2006/relationships/hyperlink" Target="https://www.osgeo.org/projects/geowave/" TargetMode="External"/><Relationship Id="rId218" Type="http://schemas.openxmlformats.org/officeDocument/2006/relationships/hyperlink" Target="https://www.nature.com/articles/sdata20171.ris" TargetMode="External"/><Relationship Id="rId24" Type="http://schemas.openxmlformats.org/officeDocument/2006/relationships/chart" Target="charts/chart6.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31" Type="http://schemas.openxmlformats.org/officeDocument/2006/relationships/hyperlink" Target="http://kepler.gl/" TargetMode="External"/><Relationship Id="rId152" Type="http://schemas.openxmlformats.org/officeDocument/2006/relationships/hyperlink" Target="https://cran.r-project.org/web/packages/rattle/index.html" TargetMode="External"/><Relationship Id="rId173" Type="http://schemas.openxmlformats.org/officeDocument/2006/relationships/hyperlink" Target="http://spatialhadoop.cs.umn.edu/" TargetMode="External"/><Relationship Id="rId194" Type="http://schemas.openxmlformats.org/officeDocument/2006/relationships/footer" Target="footer10.xml"/><Relationship Id="rId208" Type="http://schemas.openxmlformats.org/officeDocument/2006/relationships/hyperlink" Target="https://www.nhc.noaa.gov/" TargetMode="External"/><Relationship Id="rId14" Type="http://schemas.openxmlformats.org/officeDocument/2006/relationships/footer" Target="footer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yperlink" Target="http://www.gvsig.com/en/products/gvsig-desktop" TargetMode="External"/><Relationship Id="rId142" Type="http://schemas.openxmlformats.org/officeDocument/2006/relationships/hyperlink" Target="http://geotools.org/" TargetMode="External"/><Relationship Id="rId163" Type="http://schemas.openxmlformats.org/officeDocument/2006/relationships/header" Target="header7.xml"/><Relationship Id="rId184" Type="http://schemas.openxmlformats.org/officeDocument/2006/relationships/hyperlink" Target="file:///C:\Users\fredcollins\Downloads\OpenHazusDecisionAnalysis.xlsx" TargetMode="External"/><Relationship Id="rId189" Type="http://schemas.openxmlformats.org/officeDocument/2006/relationships/footer" Target="footer8.xml"/><Relationship Id="rId219" Type="http://schemas.openxmlformats.org/officeDocument/2006/relationships/header" Target="header13.xml"/><Relationship Id="rId3" Type="http://schemas.openxmlformats.org/officeDocument/2006/relationships/styles" Target="styles.xml"/><Relationship Id="rId214" Type="http://schemas.openxmlformats.org/officeDocument/2006/relationships/hyperlink" Target="https://www.usgs.gov/" TargetMode="Externa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udig.refractions.net/gallery/dews/" TargetMode="External"/><Relationship Id="rId137" Type="http://schemas.openxmlformats.org/officeDocument/2006/relationships/hyperlink" Target="https://boundlessgeo.com/federal/" TargetMode="External"/><Relationship Id="rId158" Type="http://schemas.openxmlformats.org/officeDocument/2006/relationships/hyperlink" Target="file:///C:\Users\fredcollins\Downloads\OpenHazusDecisionAnalysis.xlsx" TargetMode="Externa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yperlink" Target="http://www.uoguelph.ca/~hydrogeo/Whitebox/" TargetMode="External"/><Relationship Id="rId132" Type="http://schemas.openxmlformats.org/officeDocument/2006/relationships/hyperlink" Target="https://www.deegree.org/" TargetMode="External"/><Relationship Id="rId153" Type="http://schemas.openxmlformats.org/officeDocument/2006/relationships/hyperlink" Target="https://cloud.r-project.org/" TargetMode="External"/><Relationship Id="rId174" Type="http://schemas.openxmlformats.org/officeDocument/2006/relationships/hyperlink" Target="https://github.com/apache/couchdb" TargetMode="External"/><Relationship Id="rId179" Type="http://schemas.openxmlformats.org/officeDocument/2006/relationships/hyperlink" Target="https://github.com/EverythingMe/geodis" TargetMode="External"/><Relationship Id="rId195" Type="http://schemas.openxmlformats.org/officeDocument/2006/relationships/header" Target="header11.xml"/><Relationship Id="rId209" Type="http://schemas.openxmlformats.org/officeDocument/2006/relationships/hyperlink" Target="http://water.noaa.gov/about/nwm" TargetMode="External"/><Relationship Id="rId190" Type="http://schemas.openxmlformats.org/officeDocument/2006/relationships/header" Target="header9.xml"/><Relationship Id="rId204" Type="http://schemas.openxmlformats.org/officeDocument/2006/relationships/hyperlink" Target="http://www.hec.usace.army.mil/" TargetMode="External"/><Relationship Id="rId220" Type="http://schemas.openxmlformats.org/officeDocument/2006/relationships/footer" Target="footer13.xm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27" Type="http://schemas.openxmlformats.org/officeDocument/2006/relationships/hyperlink" Target="https://d3js.org/" TargetMode="Externa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hyperlink" Target="https://sourceforge.net/projects/saga-gis/" TargetMode="External"/><Relationship Id="rId143" Type="http://schemas.openxmlformats.org/officeDocument/2006/relationships/hyperlink" Target="https://gdal.org/" TargetMode="External"/><Relationship Id="rId148" Type="http://schemas.openxmlformats.org/officeDocument/2006/relationships/hyperlink" Target="https://www.r-project.org/" TargetMode="External"/><Relationship Id="rId164" Type="http://schemas.openxmlformats.org/officeDocument/2006/relationships/footer" Target="footer7.xml"/><Relationship Id="rId169" Type="http://schemas.openxmlformats.org/officeDocument/2006/relationships/hyperlink" Target="http://www.rasdaman.org/" TargetMode="External"/><Relationship Id="rId185" Type="http://schemas.openxmlformats.org/officeDocument/2006/relationships/hyperlink" Target="file:///C:\Users\EricChristensen\AppData\Local\Temp\notes32C5CD\OpenHazusDecisionAnalysis.xlsx"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ravendb.net/" TargetMode="External"/><Relationship Id="rId210" Type="http://schemas.openxmlformats.org/officeDocument/2006/relationships/hyperlink" Target="http://www.opengeospatial.org/" TargetMode="External"/><Relationship Id="rId215" Type="http://schemas.openxmlformats.org/officeDocument/2006/relationships/header" Target="header12.xml"/><Relationship Id="rId26" Type="http://schemas.openxmlformats.org/officeDocument/2006/relationships/chart" Target="charts/chart8.xml"/><Relationship Id="rId47" Type="http://schemas.openxmlformats.org/officeDocument/2006/relationships/chart" Target="charts/chart29.xml"/><Relationship Id="rId68" Type="http://schemas.openxmlformats.org/officeDocument/2006/relationships/chart" Target="charts/chart50.xml"/><Relationship Id="rId89" Type="http://schemas.openxmlformats.org/officeDocument/2006/relationships/hyperlink" Target="https://www.opengeospatial.org/standards/gml" TargetMode="External"/><Relationship Id="rId112" Type="http://schemas.openxmlformats.org/officeDocument/2006/relationships/hyperlink" Target="https://grass.osgeo.org/" TargetMode="External"/><Relationship Id="rId133" Type="http://schemas.openxmlformats.org/officeDocument/2006/relationships/hyperlink" Target="http://www.geomoose.org/" TargetMode="External"/><Relationship Id="rId154" Type="http://schemas.openxmlformats.org/officeDocument/2006/relationships/hyperlink" Target="https://www.r-project.org/" TargetMode="External"/><Relationship Id="rId175" Type="http://schemas.openxmlformats.org/officeDocument/2006/relationships/hyperlink" Target="https://github.com/orientechnologies/orientdb" TargetMode="External"/><Relationship Id="rId196" Type="http://schemas.openxmlformats.org/officeDocument/2006/relationships/footer" Target="footer11.xml"/><Relationship Id="rId200" Type="http://schemas.openxmlformats.org/officeDocument/2006/relationships/hyperlink" Target="https://www.fema.gov/" TargetMode="External"/><Relationship Id="rId16" Type="http://schemas.openxmlformats.org/officeDocument/2006/relationships/footer" Target="footer3.xml"/><Relationship Id="rId221" Type="http://schemas.openxmlformats.org/officeDocument/2006/relationships/fontTable" Target="fontTable.xml"/><Relationship Id="rId37" Type="http://schemas.openxmlformats.org/officeDocument/2006/relationships/chart" Target="charts/chart19.xml"/><Relationship Id="rId58" Type="http://schemas.openxmlformats.org/officeDocument/2006/relationships/chart" Target="charts/chart40.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hyperlink" Target="https://www.osgeo.org/projects" TargetMode="External"/><Relationship Id="rId144" Type="http://schemas.openxmlformats.org/officeDocument/2006/relationships/hyperlink" Target="https://trac.osgeo.org/geos" TargetMode="External"/><Relationship Id="rId90" Type="http://schemas.openxmlformats.org/officeDocument/2006/relationships/hyperlink" Target="https://www.3dcitydb.org/3dcitydb/3dcitydbhomepage/" TargetMode="External"/><Relationship Id="rId165" Type="http://schemas.openxmlformats.org/officeDocument/2006/relationships/hyperlink" Target="https://postgis.net/" TargetMode="External"/><Relationship Id="rId186" Type="http://schemas.openxmlformats.org/officeDocument/2006/relationships/hyperlink" Target="file:///C:\Users\EricChristensen\AppData\Local\Temp\notes32C5CD\OpenHazusDecisionAnalysis.xlsx" TargetMode="External"/><Relationship Id="rId211" Type="http://schemas.openxmlformats.org/officeDocument/2006/relationships/hyperlink" Target="https://www.ornl.gov/" TargetMode="External"/><Relationship Id="rId27" Type="http://schemas.openxmlformats.org/officeDocument/2006/relationships/chart" Target="charts/chart9.xml"/><Relationship Id="rId48" Type="http://schemas.openxmlformats.org/officeDocument/2006/relationships/chart" Target="charts/chart30.xml"/><Relationship Id="rId69" Type="http://schemas.openxmlformats.org/officeDocument/2006/relationships/chart" Target="charts/chart51.xml"/><Relationship Id="rId113" Type="http://schemas.openxmlformats.org/officeDocument/2006/relationships/hyperlink" Target="https://qgis.org/en/site/" TargetMode="External"/><Relationship Id="rId134" Type="http://schemas.openxmlformats.org/officeDocument/2006/relationships/hyperlink" Target="https://mapbender.org/" TargetMode="External"/><Relationship Id="rId80" Type="http://schemas.openxmlformats.org/officeDocument/2006/relationships/image" Target="media/image1.png"/><Relationship Id="rId155" Type="http://schemas.openxmlformats.org/officeDocument/2006/relationships/hyperlink" Target="https://www.eclipse.org/" TargetMode="External"/><Relationship Id="rId176" Type="http://schemas.openxmlformats.org/officeDocument/2006/relationships/hyperlink" Target="https://orientdb.com/database/spatial-module-orientdb-2-2/" TargetMode="External"/><Relationship Id="rId197" Type="http://schemas.openxmlformats.org/officeDocument/2006/relationships/hyperlink" Target="http://adcirc.org/" TargetMode="External"/><Relationship Id="rId201" Type="http://schemas.openxmlformats.org/officeDocument/2006/relationships/hyperlink" Target="https://www.fgdc.gov/" TargetMode="External"/><Relationship Id="rId222" Type="http://schemas.microsoft.com/office/2011/relationships/people" Target="people.xml"/><Relationship Id="rId17" Type="http://schemas.openxmlformats.org/officeDocument/2006/relationships/header" Target="header4.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24" Type="http://schemas.openxmlformats.org/officeDocument/2006/relationships/hyperlink" Target="http://mapserver.org/" TargetMode="External"/><Relationship Id="rId70" Type="http://schemas.openxmlformats.org/officeDocument/2006/relationships/chart" Target="charts/chart52.xml"/><Relationship Id="rId91" Type="http://schemas.openxmlformats.org/officeDocument/2006/relationships/hyperlink" Target="http://sdsportal.sdsconsortium.org/" TargetMode="External"/><Relationship Id="rId145" Type="http://schemas.openxmlformats.org/officeDocument/2006/relationships/hyperlink" Target="https://geotrellis.io/" TargetMode="External"/><Relationship Id="rId166" Type="http://schemas.openxmlformats.org/officeDocument/2006/relationships/hyperlink" Target="https://www.osgeo.org/projects/pgrouting/" TargetMode="External"/><Relationship Id="rId187" Type="http://schemas.openxmlformats.org/officeDocument/2006/relationships/package" Target="embeddings/Microsoft_Excel_Worksheet2.xlsx"/><Relationship Id="rId1" Type="http://schemas.openxmlformats.org/officeDocument/2006/relationships/customXml" Target="../customXml/item1.xml"/><Relationship Id="rId212" Type="http://schemas.openxmlformats.org/officeDocument/2006/relationships/hyperlink" Target="https://www.tudelft.nl/en/ceg/about-the-faculty/departments/hydraulic-engineering/sections/environmental-fluid-mechanics/research/swan/" TargetMode="Externa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udig.refractions.net/" TargetMode="External"/><Relationship Id="rId60" Type="http://schemas.openxmlformats.org/officeDocument/2006/relationships/chart" Target="charts/chart42.xml"/><Relationship Id="rId81" Type="http://schemas.openxmlformats.org/officeDocument/2006/relationships/image" Target="media/image2.png"/><Relationship Id="rId135" Type="http://schemas.openxmlformats.org/officeDocument/2006/relationships/hyperlink" Target="https://geoserver.org/" TargetMode="External"/><Relationship Id="rId156" Type="http://schemas.openxmlformats.org/officeDocument/2006/relationships/hyperlink" Target="https://jupyter.org/" TargetMode="External"/><Relationship Id="rId177" Type="http://schemas.openxmlformats.org/officeDocument/2006/relationships/hyperlink" Target="https://orientdb.com/database/traffic-management-white-paper/" TargetMode="External"/><Relationship Id="rId198" Type="http://schemas.openxmlformats.org/officeDocument/2006/relationships/hyperlink" Target="https://www.fema.gov/media-library-data/1521832299221-9e218ec1310c357befe493e534482673/CNMS_Technical_Reference_Feb_2018.pdf" TargetMode="External"/><Relationship Id="rId202" Type="http://schemas.openxmlformats.org/officeDocument/2006/relationships/hyperlink" Target="https://www.fema.gov/what-mitigation/federal-insurance-mitigation-administration" TargetMode="External"/><Relationship Id="rId223" Type="http://schemas.openxmlformats.org/officeDocument/2006/relationships/theme" Target="theme/theme1.xml"/><Relationship Id="rId18" Type="http://schemas.openxmlformats.org/officeDocument/2006/relationships/footer" Target="footer4.xml"/><Relationship Id="rId39" Type="http://schemas.openxmlformats.org/officeDocument/2006/relationships/chart" Target="charts/chart21.xml"/><Relationship Id="rId50" Type="http://schemas.openxmlformats.org/officeDocument/2006/relationships/chart" Target="charts/chart32.xml"/><Relationship Id="rId104" Type="http://schemas.openxmlformats.org/officeDocument/2006/relationships/image" Target="media/image4.wmf"/><Relationship Id="rId125" Type="http://schemas.openxmlformats.org/officeDocument/2006/relationships/hyperlink" Target="http://openlayers.org/" TargetMode="External"/><Relationship Id="rId146" Type="http://schemas.openxmlformats.org/officeDocument/2006/relationships/hyperlink" Target="http://locationtech.github.io/geowave/index.html" TargetMode="External"/><Relationship Id="rId167" Type="http://schemas.openxmlformats.org/officeDocument/2006/relationships/hyperlink" Target="http://www.gaia-gis.it/gaia-sins/" TargetMode="External"/><Relationship Id="rId188" Type="http://schemas.openxmlformats.org/officeDocument/2006/relationships/header" Target="header8.xml"/><Relationship Id="rId71" Type="http://schemas.openxmlformats.org/officeDocument/2006/relationships/chart" Target="charts/chart53.xml"/><Relationship Id="rId92" Type="http://schemas.openxmlformats.org/officeDocument/2006/relationships/hyperlink" Target="http://www.bpmn.org/" TargetMode="External"/><Relationship Id="rId213" Type="http://schemas.openxmlformats.org/officeDocument/2006/relationships/hyperlink" Target="https://www.census.gov/geo/maps-data/data/tiger.html" TargetMode="External"/><Relationship Id="rId2" Type="http://schemas.openxmlformats.org/officeDocument/2006/relationships/numbering" Target="numbering.xml"/><Relationship Id="rId29" Type="http://schemas.openxmlformats.org/officeDocument/2006/relationships/chart" Target="charts/chart11.xml"/><Relationship Id="rId40" Type="http://schemas.openxmlformats.org/officeDocument/2006/relationships/chart" Target="charts/chart22.xml"/><Relationship Id="rId115" Type="http://schemas.openxmlformats.org/officeDocument/2006/relationships/hyperlink" Target="http://udig.refractions.net/gallery/" TargetMode="External"/><Relationship Id="rId136" Type="http://schemas.openxmlformats.org/officeDocument/2006/relationships/hyperlink" Target="https://boundlessgeo.com/" TargetMode="External"/><Relationship Id="rId157" Type="http://schemas.openxmlformats.org/officeDocument/2006/relationships/hyperlink" Target="http://udst.squarespace.com/" TargetMode="External"/><Relationship Id="rId178" Type="http://schemas.openxmlformats.org/officeDocument/2006/relationships/hyperlink" Target="https://redis.io/" TargetMode="External"/><Relationship Id="rId61" Type="http://schemas.openxmlformats.org/officeDocument/2006/relationships/chart" Target="charts/chart43.xml"/><Relationship Id="rId82" Type="http://schemas.openxmlformats.org/officeDocument/2006/relationships/image" Target="media/image3.png"/><Relationship Id="rId199" Type="http://schemas.openxmlformats.org/officeDocument/2006/relationships/hyperlink" Target="https://www.dhs.gov/" TargetMode="External"/><Relationship Id="rId203" Type="http://schemas.openxmlformats.org/officeDocument/2006/relationships/hyperlink" Target="http://storm.aoml.noaa.gov/hwind/" TargetMode="External"/><Relationship Id="rId19" Type="http://schemas.openxmlformats.org/officeDocument/2006/relationships/chart" Target="charts/chart1.xml"/><Relationship Id="rId224" Type="http://schemas.microsoft.com/office/2016/09/relationships/commentsIds" Target="commentsIds.xml"/><Relationship Id="rId30" Type="http://schemas.openxmlformats.org/officeDocument/2006/relationships/chart" Target="charts/chart12.xml"/><Relationship Id="rId105" Type="http://schemas.openxmlformats.org/officeDocument/2006/relationships/oleObject" Target="embeddings/oleObject1.bin"/><Relationship Id="rId126" Type="http://schemas.openxmlformats.org/officeDocument/2006/relationships/hyperlink" Target="http://apps.socib.es/Leaflet.TimeDimension/examples/" TargetMode="External"/><Relationship Id="rId147" Type="http://schemas.openxmlformats.org/officeDocument/2006/relationships/hyperlink" Target="https://github.com/radiantearth/stac-spec" TargetMode="External"/><Relationship Id="rId168" Type="http://schemas.openxmlformats.org/officeDocument/2006/relationships/hyperlink" Target="http://www.sqlite.or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blog.ibmjstart.net/2015/08/22/dynamic-dashboards-from-jupyter-notebooks/" TargetMode="External"/><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Hazus</a:t>
            </a:r>
            <a:r>
              <a:rPr lang="en-GB" sz="2000" b="1" baseline="0"/>
              <a:t> </a:t>
            </a:r>
            <a:r>
              <a:rPr lang="en-GB" sz="2000" b="1"/>
              <a:t>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198215760"/>
        <c:axId val="1198230448"/>
      </c:barChart>
      <c:catAx>
        <c:axId val="119821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98230448"/>
        <c:crosses val="autoZero"/>
        <c:auto val="1"/>
        <c:lblAlgn val="ctr"/>
        <c:lblOffset val="100"/>
        <c:noMultiLvlLbl val="0"/>
      </c:catAx>
      <c:valAx>
        <c:axId val="119823044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1576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1198230992"/>
        <c:axId val="1198209776"/>
      </c:barChart>
      <c:catAx>
        <c:axId val="119823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9776"/>
        <c:crosses val="autoZero"/>
        <c:auto val="1"/>
        <c:lblAlgn val="ctr"/>
        <c:lblOffset val="100"/>
        <c:noMultiLvlLbl val="0"/>
      </c:catAx>
      <c:valAx>
        <c:axId val="11982097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309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198224464"/>
        <c:axId val="1198229904"/>
      </c:barChart>
      <c:catAx>
        <c:axId val="119822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29904"/>
        <c:crosses val="autoZero"/>
        <c:auto val="1"/>
        <c:lblAlgn val="ctr"/>
        <c:lblOffset val="100"/>
        <c:noMultiLvlLbl val="0"/>
      </c:catAx>
      <c:valAx>
        <c:axId val="119822990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244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198222288"/>
        <c:axId val="1198217392"/>
      </c:barChart>
      <c:catAx>
        <c:axId val="119822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17392"/>
        <c:crosses val="autoZero"/>
        <c:auto val="1"/>
        <c:lblAlgn val="ctr"/>
        <c:lblOffset val="100"/>
        <c:noMultiLvlLbl val="0"/>
      </c:catAx>
      <c:valAx>
        <c:axId val="11982173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2228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1198231536"/>
        <c:axId val="1198220656"/>
      </c:barChart>
      <c:catAx>
        <c:axId val="119823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20656"/>
        <c:crosses val="autoZero"/>
        <c:auto val="1"/>
        <c:lblAlgn val="ctr"/>
        <c:lblOffset val="100"/>
        <c:noMultiLvlLbl val="0"/>
      </c:catAx>
      <c:valAx>
        <c:axId val="11982206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315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198202704"/>
        <c:axId val="1198205424"/>
      </c:barChart>
      <c:catAx>
        <c:axId val="1198202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5424"/>
        <c:crosses val="autoZero"/>
        <c:auto val="1"/>
        <c:lblAlgn val="ctr"/>
        <c:lblOffset val="100"/>
        <c:noMultiLvlLbl val="0"/>
      </c:catAx>
      <c:valAx>
        <c:axId val="119820542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270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198226096"/>
        <c:axId val="1198199440"/>
      </c:barChart>
      <c:catAx>
        <c:axId val="119822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199440"/>
        <c:crosses val="autoZero"/>
        <c:auto val="1"/>
        <c:lblAlgn val="ctr"/>
        <c:lblOffset val="100"/>
        <c:noMultiLvlLbl val="0"/>
      </c:catAx>
      <c:valAx>
        <c:axId val="11981994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2609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198205968"/>
        <c:axId val="1198212496"/>
      </c:barChart>
      <c:catAx>
        <c:axId val="119820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12496"/>
        <c:crosses val="autoZero"/>
        <c:auto val="1"/>
        <c:lblAlgn val="ctr"/>
        <c:lblOffset val="100"/>
        <c:noMultiLvlLbl val="0"/>
      </c:catAx>
      <c:valAx>
        <c:axId val="11982124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59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198199984"/>
        <c:axId val="1198204336"/>
      </c:barChart>
      <c:catAx>
        <c:axId val="119819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4336"/>
        <c:crosses val="autoZero"/>
        <c:auto val="1"/>
        <c:lblAlgn val="ctr"/>
        <c:lblOffset val="100"/>
        <c:noMultiLvlLbl val="0"/>
      </c:catAx>
      <c:valAx>
        <c:axId val="11982043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1999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198204880"/>
        <c:axId val="1198206512"/>
      </c:barChart>
      <c:catAx>
        <c:axId val="1198204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6512"/>
        <c:crosses val="autoZero"/>
        <c:auto val="1"/>
        <c:lblAlgn val="ctr"/>
        <c:lblOffset val="100"/>
        <c:noMultiLvlLbl val="0"/>
      </c:catAx>
      <c:valAx>
        <c:axId val="11982065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48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198207056"/>
        <c:axId val="1198209232"/>
      </c:barChart>
      <c:catAx>
        <c:axId val="119820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9232"/>
        <c:crosses val="autoZero"/>
        <c:auto val="1"/>
        <c:lblAlgn val="ctr"/>
        <c:lblOffset val="100"/>
        <c:noMultiLvlLbl val="0"/>
      </c:catAx>
      <c:valAx>
        <c:axId val="11982092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070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198211408"/>
        <c:axId val="1198211952"/>
      </c:barChart>
      <c:catAx>
        <c:axId val="119821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11952"/>
        <c:crosses val="autoZero"/>
        <c:auto val="1"/>
        <c:lblAlgn val="ctr"/>
        <c:lblOffset val="100"/>
        <c:noMultiLvlLbl val="0"/>
      </c:catAx>
      <c:valAx>
        <c:axId val="11982119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114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AB700-5D8F-48C2-99E7-5F613DA5E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93</Pages>
  <Words>23633</Words>
  <Characters>134711</Characters>
  <Application>Microsoft Office Word</Application>
  <DocSecurity>0</DocSecurity>
  <Lines>1122</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McNabb, Sean</cp:lastModifiedBy>
  <cp:revision>158</cp:revision>
  <dcterms:created xsi:type="dcterms:W3CDTF">2019-01-22T13:49:00Z</dcterms:created>
  <dcterms:modified xsi:type="dcterms:W3CDTF">2019-01-24T18:53:00Z</dcterms:modified>
</cp:coreProperties>
</file>