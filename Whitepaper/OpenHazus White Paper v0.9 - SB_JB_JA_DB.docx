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EED61C" w14:textId="77777777" w:rsidR="00EC1069" w:rsidRDefault="00EC1069">
      <w:pPr>
        <w:pStyle w:val="line"/>
      </w:pPr>
    </w:p>
    <w:p w14:paraId="7198EA14" w14:textId="66BCF7D4" w:rsidR="00EC1069" w:rsidRDefault="00A148B0">
      <w:pPr>
        <w:pStyle w:val="Title"/>
      </w:pPr>
      <w:ins w:id="0" w:author="Doug Bausch" w:date="2019-03-04T07:58:00Z">
        <w:r>
          <w:t xml:space="preserve">White Paper </w:t>
        </w:r>
      </w:ins>
      <w:del w:id="1" w:author="Doug Bausch" w:date="2019-03-04T07:58:00Z">
        <w:r w:rsidR="003A2318" w:rsidDel="00A148B0">
          <w:delText xml:space="preserve">Geospatial </w:delText>
        </w:r>
        <w:r w:rsidR="009264C5" w:rsidDel="00A148B0">
          <w:delText>S</w:delText>
        </w:r>
        <w:r w:rsidR="006A4A4F" w:rsidDel="00A148B0">
          <w:delText>ystem</w:delText>
        </w:r>
        <w:r w:rsidR="009264C5" w:rsidDel="00A148B0">
          <w:delText xml:space="preserve"> Requirements Specification</w:delText>
        </w:r>
      </w:del>
    </w:p>
    <w:p w14:paraId="1258EF7D" w14:textId="77777777" w:rsidR="00EC1069" w:rsidRDefault="009264C5">
      <w:pPr>
        <w:pStyle w:val="Title"/>
        <w:spacing w:before="0" w:after="400"/>
        <w:rPr>
          <w:sz w:val="40"/>
        </w:rPr>
      </w:pPr>
      <w:r>
        <w:rPr>
          <w:sz w:val="40"/>
        </w:rPr>
        <w:t>for</w:t>
      </w:r>
    </w:p>
    <w:p w14:paraId="78E84960" w14:textId="77777777" w:rsidR="00EC1069" w:rsidRDefault="009719C9">
      <w:pPr>
        <w:pStyle w:val="Title"/>
      </w:pPr>
      <w:proofErr w:type="spellStart"/>
      <w:r>
        <w:t>OpenHazus</w:t>
      </w:r>
      <w:proofErr w:type="spellEnd"/>
    </w:p>
    <w:p w14:paraId="0253E635" w14:textId="77777777" w:rsidR="00EC1069" w:rsidRDefault="00844EAA">
      <w:pPr>
        <w:pStyle w:val="ByLine"/>
      </w:pPr>
      <w:r>
        <w:t xml:space="preserve">Version </w:t>
      </w:r>
      <w:proofErr w:type="spellStart"/>
      <w:r>
        <w:t>x.x</w:t>
      </w:r>
      <w:proofErr w:type="spellEnd"/>
    </w:p>
    <w:p w14:paraId="67B33C52" w14:textId="77777777" w:rsidR="00EC1069" w:rsidRDefault="009264C5">
      <w:pPr>
        <w:pStyle w:val="ByLine"/>
      </w:pPr>
      <w:r>
        <w:t>Prepared by &lt;author</w:t>
      </w:r>
      <w:r w:rsidR="00844EAA">
        <w:t>(s)</w:t>
      </w:r>
      <w:r>
        <w:t>&gt;</w:t>
      </w:r>
    </w:p>
    <w:p w14:paraId="621DF10D" w14:textId="7852D4E5" w:rsidR="00EC1069" w:rsidDel="00B40A28" w:rsidRDefault="006A4A4F">
      <w:pPr>
        <w:pStyle w:val="ByLine"/>
        <w:rPr>
          <w:del w:id="2" w:author="Doug Bausch" w:date="2019-03-01T13:08:00Z"/>
        </w:rPr>
      </w:pPr>
      <w:del w:id="3" w:author="Doug Bausch" w:date="2019-03-01T13:08:00Z">
        <w:r w:rsidDel="00B40A28">
          <w:delText>GIS Analysis &amp; Design</w:delText>
        </w:r>
      </w:del>
    </w:p>
    <w:p w14:paraId="31B579B5" w14:textId="77777777" w:rsidR="00EC1069" w:rsidRDefault="009264C5">
      <w:pPr>
        <w:pStyle w:val="ByLine"/>
      </w:pPr>
      <w:r>
        <w:t>&lt;date created&gt;</w:t>
      </w:r>
    </w:p>
    <w:p w14:paraId="1A0AE382" w14:textId="77777777" w:rsidR="00EC1069" w:rsidRDefault="00EC1069">
      <w:pPr>
        <w:pStyle w:val="ChangeHistoryTitle"/>
        <w:rPr>
          <w:sz w:val="32"/>
        </w:rPr>
        <w:sectPr w:rsidR="00EC1069">
          <w:pgSz w:w="12240" w:h="15840" w:code="1"/>
          <w:pgMar w:top="1440" w:right="1440" w:bottom="1440" w:left="1440" w:header="720" w:footer="720" w:gutter="0"/>
          <w:pgNumType w:fmt="lowerRoman" w:start="1"/>
          <w:cols w:space="720"/>
        </w:sectPr>
      </w:pPr>
    </w:p>
    <w:p w14:paraId="2EC6A208" w14:textId="77777777" w:rsidR="00EC1069" w:rsidRDefault="009264C5">
      <w:pPr>
        <w:pStyle w:val="TOCEntry"/>
      </w:pPr>
      <w:bookmarkStart w:id="4" w:name="_Toc344877432"/>
      <w:bookmarkStart w:id="5" w:name="_Toc344879822"/>
      <w:bookmarkStart w:id="6" w:name="_Toc346508722"/>
      <w:bookmarkStart w:id="7" w:name="_Toc346508952"/>
      <w:bookmarkStart w:id="8" w:name="_Toc346509227"/>
      <w:bookmarkStart w:id="9" w:name="_Toc2091063"/>
      <w:bookmarkEnd w:id="4"/>
      <w:bookmarkEnd w:id="5"/>
      <w:bookmarkEnd w:id="6"/>
      <w:bookmarkEnd w:id="7"/>
      <w:bookmarkEnd w:id="8"/>
      <w:r>
        <w:lastRenderedPageBreak/>
        <w:t>Table of Contents</w:t>
      </w:r>
      <w:bookmarkEnd w:id="9"/>
    </w:p>
    <w:p w14:paraId="1542E267" w14:textId="77777777" w:rsidR="0005117B" w:rsidRDefault="00931AA8">
      <w:pPr>
        <w:pStyle w:val="TOC1"/>
        <w:rPr>
          <w:rFonts w:asciiTheme="minorHAnsi" w:eastAsiaTheme="minorEastAsia" w:hAnsiTheme="minorHAnsi" w:cstheme="minorBidi"/>
          <w:b w:val="0"/>
          <w:sz w:val="22"/>
          <w:szCs w:val="22"/>
        </w:rPr>
      </w:pPr>
      <w:r>
        <w:rPr>
          <w:rFonts w:ascii="Times New Roman" w:hAnsi="Times New Roman"/>
        </w:rPr>
        <w:fldChar w:fldCharType="begin"/>
      </w:r>
      <w:r w:rsidR="009264C5">
        <w:rPr>
          <w:rFonts w:ascii="Times New Roman" w:hAnsi="Times New Roman"/>
        </w:rPr>
        <w:instrText xml:space="preserve"> TOC \o "1-3" \t "TOCentry,1" </w:instrText>
      </w:r>
      <w:r>
        <w:rPr>
          <w:rFonts w:ascii="Times New Roman" w:hAnsi="Times New Roman"/>
        </w:rPr>
        <w:fldChar w:fldCharType="separate"/>
      </w:r>
      <w:r w:rsidR="0005117B">
        <w:t>Table of Contents</w:t>
      </w:r>
      <w:r w:rsidR="0005117B">
        <w:tab/>
      </w:r>
      <w:r w:rsidR="0005117B">
        <w:fldChar w:fldCharType="begin"/>
      </w:r>
      <w:r w:rsidR="0005117B">
        <w:instrText xml:space="preserve"> PAGEREF _Toc2091063 \h </w:instrText>
      </w:r>
      <w:r w:rsidR="0005117B">
        <w:fldChar w:fldCharType="separate"/>
      </w:r>
      <w:r w:rsidR="0005117B">
        <w:t>ii</w:t>
      </w:r>
      <w:r w:rsidR="0005117B">
        <w:fldChar w:fldCharType="end"/>
      </w:r>
    </w:p>
    <w:p w14:paraId="41F4468F" w14:textId="77777777" w:rsidR="0005117B" w:rsidRDefault="0005117B">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_Toc2091064 \h </w:instrText>
      </w:r>
      <w:r>
        <w:fldChar w:fldCharType="separate"/>
      </w:r>
      <w:r>
        <w:t>iii</w:t>
      </w:r>
      <w:r>
        <w:fldChar w:fldCharType="end"/>
      </w:r>
    </w:p>
    <w:p w14:paraId="5343BE2E" w14:textId="77777777" w:rsidR="0005117B" w:rsidRDefault="0005117B">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Executive Summary</w:t>
      </w:r>
      <w:r>
        <w:tab/>
      </w:r>
      <w:r>
        <w:fldChar w:fldCharType="begin"/>
      </w:r>
      <w:r>
        <w:instrText xml:space="preserve"> PAGEREF _Toc2091065 \h </w:instrText>
      </w:r>
      <w:r>
        <w:fldChar w:fldCharType="separate"/>
      </w:r>
      <w:r>
        <w:t>1</w:t>
      </w:r>
      <w:r>
        <w:fldChar w:fldCharType="end"/>
      </w:r>
    </w:p>
    <w:p w14:paraId="68E3C991" w14:textId="77777777" w:rsidR="0005117B" w:rsidRDefault="0005117B">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Introduction</w:t>
      </w:r>
      <w:r>
        <w:tab/>
      </w:r>
      <w:r>
        <w:fldChar w:fldCharType="begin"/>
      </w:r>
      <w:r>
        <w:instrText xml:space="preserve"> PAGEREF _Toc2091066 \h </w:instrText>
      </w:r>
      <w:r>
        <w:fldChar w:fldCharType="separate"/>
      </w:r>
      <w:r>
        <w:t>1</w:t>
      </w:r>
      <w:r>
        <w:fldChar w:fldCharType="end"/>
      </w:r>
    </w:p>
    <w:p w14:paraId="05B8BE3C" w14:textId="77777777" w:rsidR="0005117B" w:rsidRDefault="0005117B">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_Toc2091067 \h </w:instrText>
      </w:r>
      <w:r>
        <w:rPr>
          <w:noProof/>
        </w:rPr>
      </w:r>
      <w:r>
        <w:rPr>
          <w:noProof/>
        </w:rPr>
        <w:fldChar w:fldCharType="separate"/>
      </w:r>
      <w:r>
        <w:rPr>
          <w:noProof/>
        </w:rPr>
        <w:t>2</w:t>
      </w:r>
      <w:r>
        <w:rPr>
          <w:noProof/>
        </w:rPr>
        <w:fldChar w:fldCharType="end"/>
      </w:r>
    </w:p>
    <w:p w14:paraId="1B66AF42" w14:textId="77777777" w:rsidR="0005117B" w:rsidRDefault="0005117B">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_Toc2091068 \h </w:instrText>
      </w:r>
      <w:r>
        <w:rPr>
          <w:noProof/>
        </w:rPr>
      </w:r>
      <w:r>
        <w:rPr>
          <w:noProof/>
        </w:rPr>
        <w:fldChar w:fldCharType="separate"/>
      </w:r>
      <w:r>
        <w:rPr>
          <w:noProof/>
        </w:rPr>
        <w:t>7</w:t>
      </w:r>
      <w:r>
        <w:rPr>
          <w:noProof/>
        </w:rPr>
        <w:fldChar w:fldCharType="end"/>
      </w:r>
    </w:p>
    <w:p w14:paraId="4D5E37F0" w14:textId="77777777" w:rsidR="0005117B" w:rsidRDefault="0005117B">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_Toc2091069 \h </w:instrText>
      </w:r>
      <w:r>
        <w:rPr>
          <w:noProof/>
        </w:rPr>
      </w:r>
      <w:r>
        <w:rPr>
          <w:noProof/>
        </w:rPr>
        <w:fldChar w:fldCharType="separate"/>
      </w:r>
      <w:r>
        <w:rPr>
          <w:noProof/>
        </w:rPr>
        <w:t>7</w:t>
      </w:r>
      <w:r>
        <w:rPr>
          <w:noProof/>
        </w:rPr>
        <w:fldChar w:fldCharType="end"/>
      </w:r>
    </w:p>
    <w:p w14:paraId="3294DE89" w14:textId="77777777" w:rsidR="0005117B" w:rsidRDefault="0005117B">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Project Scope</w:t>
      </w:r>
      <w:r>
        <w:rPr>
          <w:noProof/>
        </w:rPr>
        <w:tab/>
      </w:r>
      <w:r>
        <w:rPr>
          <w:noProof/>
        </w:rPr>
        <w:fldChar w:fldCharType="begin"/>
      </w:r>
      <w:r>
        <w:rPr>
          <w:noProof/>
        </w:rPr>
        <w:instrText xml:space="preserve"> PAGEREF _Toc2091070 \h </w:instrText>
      </w:r>
      <w:r>
        <w:rPr>
          <w:noProof/>
        </w:rPr>
      </w:r>
      <w:r>
        <w:rPr>
          <w:noProof/>
        </w:rPr>
        <w:fldChar w:fldCharType="separate"/>
      </w:r>
      <w:r>
        <w:rPr>
          <w:noProof/>
        </w:rPr>
        <w:t>7</w:t>
      </w:r>
      <w:r>
        <w:rPr>
          <w:noProof/>
        </w:rPr>
        <w:fldChar w:fldCharType="end"/>
      </w:r>
    </w:p>
    <w:p w14:paraId="1429FA46" w14:textId="77777777" w:rsidR="0005117B" w:rsidRDefault="0005117B">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_Toc2091071 \h </w:instrText>
      </w:r>
      <w:r>
        <w:rPr>
          <w:noProof/>
        </w:rPr>
      </w:r>
      <w:r>
        <w:rPr>
          <w:noProof/>
        </w:rPr>
        <w:fldChar w:fldCharType="separate"/>
      </w:r>
      <w:r>
        <w:rPr>
          <w:noProof/>
        </w:rPr>
        <w:t>7</w:t>
      </w:r>
      <w:r>
        <w:rPr>
          <w:noProof/>
        </w:rPr>
        <w:fldChar w:fldCharType="end"/>
      </w:r>
    </w:p>
    <w:p w14:paraId="2973145E" w14:textId="77777777" w:rsidR="0005117B" w:rsidRDefault="0005117B">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Overall Description</w:t>
      </w:r>
      <w:r>
        <w:tab/>
      </w:r>
      <w:r>
        <w:fldChar w:fldCharType="begin"/>
      </w:r>
      <w:r>
        <w:instrText xml:space="preserve"> PAGEREF _Toc2091072 \h </w:instrText>
      </w:r>
      <w:r>
        <w:fldChar w:fldCharType="separate"/>
      </w:r>
      <w:r>
        <w:t>8</w:t>
      </w:r>
      <w:r>
        <w:fldChar w:fldCharType="end"/>
      </w:r>
    </w:p>
    <w:p w14:paraId="3EE111D2" w14:textId="77777777" w:rsidR="0005117B" w:rsidRDefault="0005117B">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_Toc2091073 \h </w:instrText>
      </w:r>
      <w:r>
        <w:rPr>
          <w:noProof/>
        </w:rPr>
      </w:r>
      <w:r>
        <w:rPr>
          <w:noProof/>
        </w:rPr>
        <w:fldChar w:fldCharType="separate"/>
      </w:r>
      <w:r>
        <w:rPr>
          <w:noProof/>
        </w:rPr>
        <w:t>8</w:t>
      </w:r>
      <w:r>
        <w:rPr>
          <w:noProof/>
        </w:rPr>
        <w:fldChar w:fldCharType="end"/>
      </w:r>
    </w:p>
    <w:p w14:paraId="5B757D8E" w14:textId="77777777" w:rsidR="0005117B" w:rsidRDefault="0005117B">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Product Features</w:t>
      </w:r>
      <w:r>
        <w:rPr>
          <w:noProof/>
        </w:rPr>
        <w:tab/>
      </w:r>
      <w:r>
        <w:rPr>
          <w:noProof/>
        </w:rPr>
        <w:fldChar w:fldCharType="begin"/>
      </w:r>
      <w:r>
        <w:rPr>
          <w:noProof/>
        </w:rPr>
        <w:instrText xml:space="preserve"> PAGEREF _Toc2091074 \h </w:instrText>
      </w:r>
      <w:r>
        <w:rPr>
          <w:noProof/>
        </w:rPr>
      </w:r>
      <w:r>
        <w:rPr>
          <w:noProof/>
        </w:rPr>
        <w:fldChar w:fldCharType="separate"/>
      </w:r>
      <w:r>
        <w:rPr>
          <w:noProof/>
        </w:rPr>
        <w:t>11</w:t>
      </w:r>
      <w:r>
        <w:rPr>
          <w:noProof/>
        </w:rPr>
        <w:fldChar w:fldCharType="end"/>
      </w:r>
    </w:p>
    <w:p w14:paraId="455E8960" w14:textId="77777777" w:rsidR="0005117B" w:rsidRDefault="0005117B">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_Toc2091075 \h </w:instrText>
      </w:r>
      <w:r>
        <w:rPr>
          <w:noProof/>
        </w:rPr>
      </w:r>
      <w:r>
        <w:rPr>
          <w:noProof/>
        </w:rPr>
        <w:fldChar w:fldCharType="separate"/>
      </w:r>
      <w:r>
        <w:rPr>
          <w:noProof/>
        </w:rPr>
        <w:t>11</w:t>
      </w:r>
      <w:r>
        <w:rPr>
          <w:noProof/>
        </w:rPr>
        <w:fldChar w:fldCharType="end"/>
      </w:r>
    </w:p>
    <w:p w14:paraId="56C90B14" w14:textId="77777777" w:rsidR="0005117B" w:rsidRDefault="0005117B">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_Toc2091076 \h </w:instrText>
      </w:r>
      <w:r>
        <w:rPr>
          <w:noProof/>
        </w:rPr>
      </w:r>
      <w:r>
        <w:rPr>
          <w:noProof/>
        </w:rPr>
        <w:fldChar w:fldCharType="separate"/>
      </w:r>
      <w:r>
        <w:rPr>
          <w:noProof/>
        </w:rPr>
        <w:t>13</w:t>
      </w:r>
      <w:r>
        <w:rPr>
          <w:noProof/>
        </w:rPr>
        <w:fldChar w:fldCharType="end"/>
      </w:r>
    </w:p>
    <w:p w14:paraId="79BAEAFC" w14:textId="77777777" w:rsidR="0005117B" w:rsidRDefault="0005117B">
      <w:pPr>
        <w:pStyle w:val="TOC2"/>
        <w:tabs>
          <w:tab w:val="left" w:pos="96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_Toc2091077 \h </w:instrText>
      </w:r>
      <w:r>
        <w:rPr>
          <w:noProof/>
        </w:rPr>
      </w:r>
      <w:r>
        <w:rPr>
          <w:noProof/>
        </w:rPr>
        <w:fldChar w:fldCharType="separate"/>
      </w:r>
      <w:r>
        <w:rPr>
          <w:noProof/>
        </w:rPr>
        <w:t>13</w:t>
      </w:r>
      <w:r>
        <w:rPr>
          <w:noProof/>
        </w:rPr>
        <w:fldChar w:fldCharType="end"/>
      </w:r>
    </w:p>
    <w:p w14:paraId="12D5B4E5" w14:textId="77777777" w:rsidR="0005117B" w:rsidRDefault="0005117B">
      <w:pPr>
        <w:pStyle w:val="TOC2"/>
        <w:tabs>
          <w:tab w:val="left" w:pos="96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_Toc2091078 \h </w:instrText>
      </w:r>
      <w:r>
        <w:rPr>
          <w:noProof/>
        </w:rPr>
      </w:r>
      <w:r>
        <w:rPr>
          <w:noProof/>
        </w:rPr>
        <w:fldChar w:fldCharType="separate"/>
      </w:r>
      <w:r>
        <w:rPr>
          <w:noProof/>
        </w:rPr>
        <w:t>13</w:t>
      </w:r>
      <w:r>
        <w:rPr>
          <w:noProof/>
        </w:rPr>
        <w:fldChar w:fldCharType="end"/>
      </w:r>
    </w:p>
    <w:p w14:paraId="2B8965AC" w14:textId="77777777" w:rsidR="0005117B" w:rsidRDefault="0005117B">
      <w:pPr>
        <w:pStyle w:val="TOC2"/>
        <w:tabs>
          <w:tab w:val="left" w:pos="960"/>
        </w:tabs>
        <w:rPr>
          <w:rFonts w:asciiTheme="minorHAnsi" w:eastAsiaTheme="minorEastAsia" w:hAnsiTheme="minorHAnsi" w:cstheme="minorBidi"/>
          <w:noProof/>
          <w:szCs w:val="22"/>
        </w:rPr>
      </w:pPr>
      <w:r>
        <w:rPr>
          <w:noProof/>
        </w:rPr>
        <w:t>3.7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_Toc2091079 \h </w:instrText>
      </w:r>
      <w:r>
        <w:rPr>
          <w:noProof/>
        </w:rPr>
      </w:r>
      <w:r>
        <w:rPr>
          <w:noProof/>
        </w:rPr>
        <w:fldChar w:fldCharType="separate"/>
      </w:r>
      <w:r>
        <w:rPr>
          <w:noProof/>
        </w:rPr>
        <w:t>14</w:t>
      </w:r>
      <w:r>
        <w:rPr>
          <w:noProof/>
        </w:rPr>
        <w:fldChar w:fldCharType="end"/>
      </w:r>
    </w:p>
    <w:p w14:paraId="510E3EF7" w14:textId="77777777" w:rsidR="0005117B" w:rsidRDefault="0005117B">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System Features</w:t>
      </w:r>
      <w:r>
        <w:tab/>
      </w:r>
      <w:r>
        <w:fldChar w:fldCharType="begin"/>
      </w:r>
      <w:r>
        <w:instrText xml:space="preserve"> PAGEREF _Toc2091080 \h </w:instrText>
      </w:r>
      <w:r>
        <w:fldChar w:fldCharType="separate"/>
      </w:r>
      <w:r>
        <w:t>16</w:t>
      </w:r>
      <w:r>
        <w:fldChar w:fldCharType="end"/>
      </w:r>
    </w:p>
    <w:p w14:paraId="2A926E83" w14:textId="77777777" w:rsidR="0005117B" w:rsidRDefault="0005117B">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System Feature 1 – Desktop Independence</w:t>
      </w:r>
      <w:r>
        <w:rPr>
          <w:noProof/>
        </w:rPr>
        <w:tab/>
      </w:r>
      <w:r>
        <w:rPr>
          <w:noProof/>
        </w:rPr>
        <w:fldChar w:fldCharType="begin"/>
      </w:r>
      <w:r>
        <w:rPr>
          <w:noProof/>
        </w:rPr>
        <w:instrText xml:space="preserve"> PAGEREF _Toc2091081 \h </w:instrText>
      </w:r>
      <w:r>
        <w:rPr>
          <w:noProof/>
        </w:rPr>
      </w:r>
      <w:r>
        <w:rPr>
          <w:noProof/>
        </w:rPr>
        <w:fldChar w:fldCharType="separate"/>
      </w:r>
      <w:r>
        <w:rPr>
          <w:noProof/>
        </w:rPr>
        <w:t>16</w:t>
      </w:r>
      <w:r>
        <w:rPr>
          <w:noProof/>
        </w:rPr>
        <w:fldChar w:fldCharType="end"/>
      </w:r>
    </w:p>
    <w:p w14:paraId="4EA656D4" w14:textId="77777777" w:rsidR="0005117B" w:rsidRDefault="0005117B">
      <w:pPr>
        <w:pStyle w:val="TOC3"/>
        <w:rPr>
          <w:rFonts w:asciiTheme="minorHAnsi" w:eastAsiaTheme="minorEastAsia" w:hAnsiTheme="minorHAnsi" w:cstheme="minorBidi"/>
          <w:szCs w:val="22"/>
        </w:rPr>
      </w:pPr>
      <w:r>
        <w:t>4.1.1</w:t>
      </w:r>
      <w:r>
        <w:rPr>
          <w:rFonts w:asciiTheme="minorHAnsi" w:eastAsiaTheme="minorEastAsia" w:hAnsiTheme="minorHAnsi" w:cstheme="minorBidi"/>
          <w:szCs w:val="22"/>
        </w:rPr>
        <w:tab/>
      </w:r>
      <w:r>
        <w:t>Description and Priority</w:t>
      </w:r>
      <w:r>
        <w:tab/>
      </w:r>
      <w:r>
        <w:fldChar w:fldCharType="begin"/>
      </w:r>
      <w:r>
        <w:instrText xml:space="preserve"> PAGEREF _Toc2091082 \h </w:instrText>
      </w:r>
      <w:r>
        <w:fldChar w:fldCharType="separate"/>
      </w:r>
      <w:r>
        <w:t>16</w:t>
      </w:r>
      <w:r>
        <w:fldChar w:fldCharType="end"/>
      </w:r>
    </w:p>
    <w:p w14:paraId="5E5DE88B" w14:textId="77777777" w:rsidR="0005117B" w:rsidRDefault="0005117B">
      <w:pPr>
        <w:pStyle w:val="TOC3"/>
        <w:rPr>
          <w:rFonts w:asciiTheme="minorHAnsi" w:eastAsiaTheme="minorEastAsia" w:hAnsiTheme="minorHAnsi" w:cstheme="minorBidi"/>
          <w:szCs w:val="22"/>
        </w:rPr>
      </w:pPr>
      <w:r>
        <w:t>4.1.2</w:t>
      </w:r>
      <w:r>
        <w:rPr>
          <w:rFonts w:asciiTheme="minorHAnsi" w:eastAsiaTheme="minorEastAsia" w:hAnsiTheme="minorHAnsi" w:cstheme="minorBidi"/>
          <w:szCs w:val="22"/>
        </w:rPr>
        <w:tab/>
      </w:r>
      <w:r>
        <w:t>Stimulus/Response Sequences</w:t>
      </w:r>
      <w:r>
        <w:tab/>
      </w:r>
      <w:r>
        <w:fldChar w:fldCharType="begin"/>
      </w:r>
      <w:r>
        <w:instrText xml:space="preserve"> PAGEREF _Toc2091083 \h </w:instrText>
      </w:r>
      <w:r>
        <w:fldChar w:fldCharType="separate"/>
      </w:r>
      <w:r>
        <w:t>17</w:t>
      </w:r>
      <w:r>
        <w:fldChar w:fldCharType="end"/>
      </w:r>
    </w:p>
    <w:p w14:paraId="53AEFB0E" w14:textId="77777777" w:rsidR="0005117B" w:rsidRDefault="0005117B">
      <w:pPr>
        <w:pStyle w:val="TOC3"/>
        <w:rPr>
          <w:rFonts w:asciiTheme="minorHAnsi" w:eastAsiaTheme="minorEastAsia" w:hAnsiTheme="minorHAnsi" w:cstheme="minorBidi"/>
          <w:szCs w:val="22"/>
        </w:rPr>
      </w:pPr>
      <w:r>
        <w:t>4.1.3</w:t>
      </w:r>
      <w:r>
        <w:rPr>
          <w:rFonts w:asciiTheme="minorHAnsi" w:eastAsiaTheme="minorEastAsia" w:hAnsiTheme="minorHAnsi" w:cstheme="minorBidi"/>
          <w:szCs w:val="22"/>
        </w:rPr>
        <w:tab/>
      </w:r>
      <w:r>
        <w:t>Functional Requirements</w:t>
      </w:r>
      <w:r>
        <w:tab/>
      </w:r>
      <w:r>
        <w:fldChar w:fldCharType="begin"/>
      </w:r>
      <w:r>
        <w:instrText xml:space="preserve"> PAGEREF _Toc2091084 \h </w:instrText>
      </w:r>
      <w:r>
        <w:fldChar w:fldCharType="separate"/>
      </w:r>
      <w:r>
        <w:t>17</w:t>
      </w:r>
      <w:r>
        <w:fldChar w:fldCharType="end"/>
      </w:r>
    </w:p>
    <w:p w14:paraId="7AE22AC3" w14:textId="77777777" w:rsidR="0005117B" w:rsidRDefault="0005117B">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System Feature 2 – Esri ArcGIS Independence</w:t>
      </w:r>
      <w:r>
        <w:rPr>
          <w:noProof/>
        </w:rPr>
        <w:tab/>
      </w:r>
      <w:r>
        <w:rPr>
          <w:noProof/>
        </w:rPr>
        <w:fldChar w:fldCharType="begin"/>
      </w:r>
      <w:r>
        <w:rPr>
          <w:noProof/>
        </w:rPr>
        <w:instrText xml:space="preserve"> PAGEREF _Toc2091085 \h </w:instrText>
      </w:r>
      <w:r>
        <w:rPr>
          <w:noProof/>
        </w:rPr>
      </w:r>
      <w:r>
        <w:rPr>
          <w:noProof/>
        </w:rPr>
        <w:fldChar w:fldCharType="separate"/>
      </w:r>
      <w:r>
        <w:rPr>
          <w:noProof/>
        </w:rPr>
        <w:t>18</w:t>
      </w:r>
      <w:r>
        <w:rPr>
          <w:noProof/>
        </w:rPr>
        <w:fldChar w:fldCharType="end"/>
      </w:r>
    </w:p>
    <w:p w14:paraId="518F8382" w14:textId="77777777" w:rsidR="0005117B" w:rsidRDefault="0005117B">
      <w:pPr>
        <w:pStyle w:val="TOC3"/>
        <w:rPr>
          <w:rFonts w:asciiTheme="minorHAnsi" w:eastAsiaTheme="minorEastAsia" w:hAnsiTheme="minorHAnsi" w:cstheme="minorBidi"/>
          <w:szCs w:val="22"/>
        </w:rPr>
      </w:pPr>
      <w:r>
        <w:t>4.2.1</w:t>
      </w:r>
      <w:r>
        <w:rPr>
          <w:rFonts w:asciiTheme="minorHAnsi" w:eastAsiaTheme="minorEastAsia" w:hAnsiTheme="minorHAnsi" w:cstheme="minorBidi"/>
          <w:szCs w:val="22"/>
        </w:rPr>
        <w:tab/>
      </w:r>
      <w:r>
        <w:t>Description and Priority</w:t>
      </w:r>
      <w:r>
        <w:tab/>
      </w:r>
      <w:r>
        <w:fldChar w:fldCharType="begin"/>
      </w:r>
      <w:r>
        <w:instrText xml:space="preserve"> PAGEREF _Toc2091086 \h </w:instrText>
      </w:r>
      <w:r>
        <w:fldChar w:fldCharType="separate"/>
      </w:r>
      <w:r>
        <w:t>18</w:t>
      </w:r>
      <w:r>
        <w:fldChar w:fldCharType="end"/>
      </w:r>
    </w:p>
    <w:p w14:paraId="09B4F80F" w14:textId="77777777" w:rsidR="0005117B" w:rsidRDefault="0005117B">
      <w:pPr>
        <w:pStyle w:val="TOC3"/>
        <w:rPr>
          <w:rFonts w:asciiTheme="minorHAnsi" w:eastAsiaTheme="minorEastAsia" w:hAnsiTheme="minorHAnsi" w:cstheme="minorBidi"/>
          <w:szCs w:val="22"/>
        </w:rPr>
      </w:pPr>
      <w:r>
        <w:t>4.2.2</w:t>
      </w:r>
      <w:r>
        <w:rPr>
          <w:rFonts w:asciiTheme="minorHAnsi" w:eastAsiaTheme="minorEastAsia" w:hAnsiTheme="minorHAnsi" w:cstheme="minorBidi"/>
          <w:szCs w:val="22"/>
        </w:rPr>
        <w:tab/>
      </w:r>
      <w:r>
        <w:t>Stimulus/Response Sequences</w:t>
      </w:r>
      <w:r>
        <w:tab/>
      </w:r>
      <w:r>
        <w:fldChar w:fldCharType="begin"/>
      </w:r>
      <w:r>
        <w:instrText xml:space="preserve"> PAGEREF _Toc2091087 \h </w:instrText>
      </w:r>
      <w:r>
        <w:fldChar w:fldCharType="separate"/>
      </w:r>
      <w:r>
        <w:t>19</w:t>
      </w:r>
      <w:r>
        <w:fldChar w:fldCharType="end"/>
      </w:r>
    </w:p>
    <w:p w14:paraId="7E9D0527" w14:textId="77777777" w:rsidR="0005117B" w:rsidRDefault="0005117B">
      <w:pPr>
        <w:pStyle w:val="TOC3"/>
        <w:rPr>
          <w:rFonts w:asciiTheme="minorHAnsi" w:eastAsiaTheme="minorEastAsia" w:hAnsiTheme="minorHAnsi" w:cstheme="minorBidi"/>
          <w:szCs w:val="22"/>
        </w:rPr>
      </w:pPr>
      <w:r>
        <w:t>4.2.3</w:t>
      </w:r>
      <w:r>
        <w:rPr>
          <w:rFonts w:asciiTheme="minorHAnsi" w:eastAsiaTheme="minorEastAsia" w:hAnsiTheme="minorHAnsi" w:cstheme="minorBidi"/>
          <w:szCs w:val="22"/>
        </w:rPr>
        <w:tab/>
      </w:r>
      <w:r>
        <w:t>Functional Requirements</w:t>
      </w:r>
      <w:r>
        <w:tab/>
      </w:r>
      <w:r>
        <w:fldChar w:fldCharType="begin"/>
      </w:r>
      <w:r>
        <w:instrText xml:space="preserve"> PAGEREF _Toc2091088 \h </w:instrText>
      </w:r>
      <w:r>
        <w:fldChar w:fldCharType="separate"/>
      </w:r>
      <w:r>
        <w:t>19</w:t>
      </w:r>
      <w:r>
        <w:fldChar w:fldCharType="end"/>
      </w:r>
    </w:p>
    <w:p w14:paraId="68DBA1BA" w14:textId="77777777" w:rsidR="0005117B" w:rsidRDefault="0005117B">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System Feature 3 – Modularization</w:t>
      </w:r>
      <w:r>
        <w:rPr>
          <w:noProof/>
        </w:rPr>
        <w:tab/>
      </w:r>
      <w:r>
        <w:rPr>
          <w:noProof/>
        </w:rPr>
        <w:fldChar w:fldCharType="begin"/>
      </w:r>
      <w:r>
        <w:rPr>
          <w:noProof/>
        </w:rPr>
        <w:instrText xml:space="preserve"> PAGEREF _Toc2091089 \h </w:instrText>
      </w:r>
      <w:r>
        <w:rPr>
          <w:noProof/>
        </w:rPr>
      </w:r>
      <w:r>
        <w:rPr>
          <w:noProof/>
        </w:rPr>
        <w:fldChar w:fldCharType="separate"/>
      </w:r>
      <w:r>
        <w:rPr>
          <w:noProof/>
        </w:rPr>
        <w:t>21</w:t>
      </w:r>
      <w:r>
        <w:rPr>
          <w:noProof/>
        </w:rPr>
        <w:fldChar w:fldCharType="end"/>
      </w:r>
    </w:p>
    <w:p w14:paraId="4CD84073" w14:textId="77777777" w:rsidR="0005117B" w:rsidRDefault="0005117B">
      <w:pPr>
        <w:pStyle w:val="TOC3"/>
        <w:rPr>
          <w:rFonts w:asciiTheme="minorHAnsi" w:eastAsiaTheme="minorEastAsia" w:hAnsiTheme="minorHAnsi" w:cstheme="minorBidi"/>
          <w:szCs w:val="22"/>
        </w:rPr>
      </w:pPr>
      <w:r>
        <w:t>4.3.1</w:t>
      </w:r>
      <w:r>
        <w:rPr>
          <w:rFonts w:asciiTheme="minorHAnsi" w:eastAsiaTheme="minorEastAsia" w:hAnsiTheme="minorHAnsi" w:cstheme="minorBidi"/>
          <w:szCs w:val="22"/>
        </w:rPr>
        <w:tab/>
      </w:r>
      <w:r>
        <w:t>Description and Priority</w:t>
      </w:r>
      <w:r>
        <w:tab/>
      </w:r>
      <w:r>
        <w:fldChar w:fldCharType="begin"/>
      </w:r>
      <w:r>
        <w:instrText xml:space="preserve"> PAGEREF _Toc2091090 \h </w:instrText>
      </w:r>
      <w:r>
        <w:fldChar w:fldCharType="separate"/>
      </w:r>
      <w:r>
        <w:t>21</w:t>
      </w:r>
      <w:r>
        <w:fldChar w:fldCharType="end"/>
      </w:r>
    </w:p>
    <w:p w14:paraId="1F2D5A7D" w14:textId="77777777" w:rsidR="0005117B" w:rsidRDefault="0005117B">
      <w:pPr>
        <w:pStyle w:val="TOC3"/>
        <w:rPr>
          <w:rFonts w:asciiTheme="minorHAnsi" w:eastAsiaTheme="minorEastAsia" w:hAnsiTheme="minorHAnsi" w:cstheme="minorBidi"/>
          <w:szCs w:val="22"/>
        </w:rPr>
      </w:pPr>
      <w:r>
        <w:t>4.3.2</w:t>
      </w:r>
      <w:r>
        <w:rPr>
          <w:rFonts w:asciiTheme="minorHAnsi" w:eastAsiaTheme="minorEastAsia" w:hAnsiTheme="minorHAnsi" w:cstheme="minorBidi"/>
          <w:szCs w:val="22"/>
        </w:rPr>
        <w:tab/>
      </w:r>
      <w:r>
        <w:t>Stimulus/Response Sequences</w:t>
      </w:r>
      <w:r>
        <w:tab/>
      </w:r>
      <w:r>
        <w:fldChar w:fldCharType="begin"/>
      </w:r>
      <w:r>
        <w:instrText xml:space="preserve"> PAGEREF _Toc2091091 \h </w:instrText>
      </w:r>
      <w:r>
        <w:fldChar w:fldCharType="separate"/>
      </w:r>
      <w:r>
        <w:t>22</w:t>
      </w:r>
      <w:r>
        <w:fldChar w:fldCharType="end"/>
      </w:r>
    </w:p>
    <w:p w14:paraId="29F537AA" w14:textId="77777777" w:rsidR="0005117B" w:rsidRDefault="0005117B">
      <w:pPr>
        <w:pStyle w:val="TOC3"/>
        <w:rPr>
          <w:rFonts w:asciiTheme="minorHAnsi" w:eastAsiaTheme="minorEastAsia" w:hAnsiTheme="minorHAnsi" w:cstheme="minorBidi"/>
          <w:szCs w:val="22"/>
        </w:rPr>
      </w:pPr>
      <w:r>
        <w:t>4.3.3</w:t>
      </w:r>
      <w:r>
        <w:rPr>
          <w:rFonts w:asciiTheme="minorHAnsi" w:eastAsiaTheme="minorEastAsia" w:hAnsiTheme="minorHAnsi" w:cstheme="minorBidi"/>
          <w:szCs w:val="22"/>
        </w:rPr>
        <w:tab/>
      </w:r>
      <w:r>
        <w:t>Functional Requirements</w:t>
      </w:r>
      <w:r>
        <w:tab/>
      </w:r>
      <w:r>
        <w:fldChar w:fldCharType="begin"/>
      </w:r>
      <w:r>
        <w:instrText xml:space="preserve"> PAGEREF _Toc2091092 \h </w:instrText>
      </w:r>
      <w:r>
        <w:fldChar w:fldCharType="separate"/>
      </w:r>
      <w:r>
        <w:t>22</w:t>
      </w:r>
      <w:r>
        <w:fldChar w:fldCharType="end"/>
      </w:r>
    </w:p>
    <w:p w14:paraId="3F654ED2" w14:textId="77777777" w:rsidR="0005117B" w:rsidRDefault="0005117B">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System Feature 4 – Data Sharing</w:t>
      </w:r>
      <w:r>
        <w:rPr>
          <w:noProof/>
        </w:rPr>
        <w:tab/>
      </w:r>
      <w:r>
        <w:rPr>
          <w:noProof/>
        </w:rPr>
        <w:fldChar w:fldCharType="begin"/>
      </w:r>
      <w:r>
        <w:rPr>
          <w:noProof/>
        </w:rPr>
        <w:instrText xml:space="preserve"> PAGEREF _Toc2091093 \h </w:instrText>
      </w:r>
      <w:r>
        <w:rPr>
          <w:noProof/>
        </w:rPr>
      </w:r>
      <w:r>
        <w:rPr>
          <w:noProof/>
        </w:rPr>
        <w:fldChar w:fldCharType="separate"/>
      </w:r>
      <w:r>
        <w:rPr>
          <w:noProof/>
        </w:rPr>
        <w:t>24</w:t>
      </w:r>
      <w:r>
        <w:rPr>
          <w:noProof/>
        </w:rPr>
        <w:fldChar w:fldCharType="end"/>
      </w:r>
    </w:p>
    <w:p w14:paraId="2C8DB4DE" w14:textId="77777777" w:rsidR="0005117B" w:rsidRDefault="0005117B">
      <w:pPr>
        <w:pStyle w:val="TOC3"/>
        <w:rPr>
          <w:rFonts w:asciiTheme="minorHAnsi" w:eastAsiaTheme="minorEastAsia" w:hAnsiTheme="minorHAnsi" w:cstheme="minorBidi"/>
          <w:szCs w:val="22"/>
        </w:rPr>
      </w:pPr>
      <w:r>
        <w:t>4.4.1</w:t>
      </w:r>
      <w:r>
        <w:rPr>
          <w:rFonts w:asciiTheme="minorHAnsi" w:eastAsiaTheme="minorEastAsia" w:hAnsiTheme="minorHAnsi" w:cstheme="minorBidi"/>
          <w:szCs w:val="22"/>
        </w:rPr>
        <w:tab/>
      </w:r>
      <w:r>
        <w:t>Description and Priority</w:t>
      </w:r>
      <w:r>
        <w:tab/>
      </w:r>
      <w:r>
        <w:fldChar w:fldCharType="begin"/>
      </w:r>
      <w:r>
        <w:instrText xml:space="preserve"> PAGEREF _Toc2091094 \h </w:instrText>
      </w:r>
      <w:r>
        <w:fldChar w:fldCharType="separate"/>
      </w:r>
      <w:r>
        <w:t>24</w:t>
      </w:r>
      <w:r>
        <w:fldChar w:fldCharType="end"/>
      </w:r>
    </w:p>
    <w:p w14:paraId="536075AD" w14:textId="77777777" w:rsidR="0005117B" w:rsidRDefault="0005117B">
      <w:pPr>
        <w:pStyle w:val="TOC3"/>
        <w:rPr>
          <w:rFonts w:asciiTheme="minorHAnsi" w:eastAsiaTheme="minorEastAsia" w:hAnsiTheme="minorHAnsi" w:cstheme="minorBidi"/>
          <w:szCs w:val="22"/>
        </w:rPr>
      </w:pPr>
      <w:r>
        <w:t>4.4.2</w:t>
      </w:r>
      <w:r>
        <w:rPr>
          <w:rFonts w:asciiTheme="minorHAnsi" w:eastAsiaTheme="minorEastAsia" w:hAnsiTheme="minorHAnsi" w:cstheme="minorBidi"/>
          <w:szCs w:val="22"/>
        </w:rPr>
        <w:tab/>
      </w:r>
      <w:r>
        <w:t>Stimulus/Response Sequences</w:t>
      </w:r>
      <w:r>
        <w:tab/>
      </w:r>
      <w:r>
        <w:fldChar w:fldCharType="begin"/>
      </w:r>
      <w:r>
        <w:instrText xml:space="preserve"> PAGEREF _Toc2091095 \h </w:instrText>
      </w:r>
      <w:r>
        <w:fldChar w:fldCharType="separate"/>
      </w:r>
      <w:r>
        <w:t>26</w:t>
      </w:r>
      <w:r>
        <w:fldChar w:fldCharType="end"/>
      </w:r>
    </w:p>
    <w:p w14:paraId="368F3D33" w14:textId="77777777" w:rsidR="0005117B" w:rsidRDefault="0005117B">
      <w:pPr>
        <w:pStyle w:val="TOC3"/>
        <w:rPr>
          <w:rFonts w:asciiTheme="minorHAnsi" w:eastAsiaTheme="minorEastAsia" w:hAnsiTheme="minorHAnsi" w:cstheme="minorBidi"/>
          <w:szCs w:val="22"/>
        </w:rPr>
      </w:pPr>
      <w:r>
        <w:t>4.4.3</w:t>
      </w:r>
      <w:r>
        <w:rPr>
          <w:rFonts w:asciiTheme="minorHAnsi" w:eastAsiaTheme="minorEastAsia" w:hAnsiTheme="minorHAnsi" w:cstheme="minorBidi"/>
          <w:szCs w:val="22"/>
        </w:rPr>
        <w:tab/>
      </w:r>
      <w:r>
        <w:t>Functional Requirements</w:t>
      </w:r>
      <w:r>
        <w:tab/>
      </w:r>
      <w:r>
        <w:fldChar w:fldCharType="begin"/>
      </w:r>
      <w:r>
        <w:instrText xml:space="preserve"> PAGEREF _Toc2091096 \h </w:instrText>
      </w:r>
      <w:r>
        <w:fldChar w:fldCharType="separate"/>
      </w:r>
      <w:r>
        <w:t>27</w:t>
      </w:r>
      <w:r>
        <w:fldChar w:fldCharType="end"/>
      </w:r>
    </w:p>
    <w:p w14:paraId="302B8EB7" w14:textId="77777777" w:rsidR="0005117B" w:rsidRDefault="0005117B">
      <w:pPr>
        <w:pStyle w:val="TOC2"/>
        <w:tabs>
          <w:tab w:val="left" w:pos="960"/>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System Feature 5 – Automation</w:t>
      </w:r>
      <w:r>
        <w:rPr>
          <w:noProof/>
        </w:rPr>
        <w:tab/>
      </w:r>
      <w:r>
        <w:rPr>
          <w:noProof/>
        </w:rPr>
        <w:fldChar w:fldCharType="begin"/>
      </w:r>
      <w:r>
        <w:rPr>
          <w:noProof/>
        </w:rPr>
        <w:instrText xml:space="preserve"> PAGEREF _Toc2091097 \h </w:instrText>
      </w:r>
      <w:r>
        <w:rPr>
          <w:noProof/>
        </w:rPr>
      </w:r>
      <w:r>
        <w:rPr>
          <w:noProof/>
        </w:rPr>
        <w:fldChar w:fldCharType="separate"/>
      </w:r>
      <w:r>
        <w:rPr>
          <w:noProof/>
        </w:rPr>
        <w:t>32</w:t>
      </w:r>
      <w:r>
        <w:rPr>
          <w:noProof/>
        </w:rPr>
        <w:fldChar w:fldCharType="end"/>
      </w:r>
    </w:p>
    <w:p w14:paraId="120EDD5F" w14:textId="77777777" w:rsidR="0005117B" w:rsidRDefault="0005117B">
      <w:pPr>
        <w:pStyle w:val="TOC3"/>
        <w:rPr>
          <w:rFonts w:asciiTheme="minorHAnsi" w:eastAsiaTheme="minorEastAsia" w:hAnsiTheme="minorHAnsi" w:cstheme="minorBidi"/>
          <w:szCs w:val="22"/>
        </w:rPr>
      </w:pPr>
      <w:r>
        <w:t>4.5.1</w:t>
      </w:r>
      <w:r>
        <w:rPr>
          <w:rFonts w:asciiTheme="minorHAnsi" w:eastAsiaTheme="minorEastAsia" w:hAnsiTheme="minorHAnsi" w:cstheme="minorBidi"/>
          <w:szCs w:val="22"/>
        </w:rPr>
        <w:tab/>
      </w:r>
      <w:r>
        <w:t>Description and Priority</w:t>
      </w:r>
      <w:r>
        <w:tab/>
      </w:r>
      <w:r>
        <w:fldChar w:fldCharType="begin"/>
      </w:r>
      <w:r>
        <w:instrText xml:space="preserve"> PAGEREF _Toc2091098 \h </w:instrText>
      </w:r>
      <w:r>
        <w:fldChar w:fldCharType="separate"/>
      </w:r>
      <w:r>
        <w:t>32</w:t>
      </w:r>
      <w:r>
        <w:fldChar w:fldCharType="end"/>
      </w:r>
    </w:p>
    <w:p w14:paraId="5F4F45A6" w14:textId="77777777" w:rsidR="0005117B" w:rsidRDefault="0005117B">
      <w:pPr>
        <w:pStyle w:val="TOC3"/>
        <w:rPr>
          <w:rFonts w:asciiTheme="minorHAnsi" w:eastAsiaTheme="minorEastAsia" w:hAnsiTheme="minorHAnsi" w:cstheme="minorBidi"/>
          <w:szCs w:val="22"/>
        </w:rPr>
      </w:pPr>
      <w:r>
        <w:t>4.5.2</w:t>
      </w:r>
      <w:r>
        <w:rPr>
          <w:rFonts w:asciiTheme="minorHAnsi" w:eastAsiaTheme="minorEastAsia" w:hAnsiTheme="minorHAnsi" w:cstheme="minorBidi"/>
          <w:szCs w:val="22"/>
        </w:rPr>
        <w:tab/>
      </w:r>
      <w:r>
        <w:t>Stimulus/Response Sequences</w:t>
      </w:r>
      <w:r>
        <w:tab/>
      </w:r>
      <w:r>
        <w:fldChar w:fldCharType="begin"/>
      </w:r>
      <w:r>
        <w:instrText xml:space="preserve"> PAGEREF _Toc2091099 \h </w:instrText>
      </w:r>
      <w:r>
        <w:fldChar w:fldCharType="separate"/>
      </w:r>
      <w:r>
        <w:t>33</w:t>
      </w:r>
      <w:r>
        <w:fldChar w:fldCharType="end"/>
      </w:r>
    </w:p>
    <w:p w14:paraId="7F2FDDB9" w14:textId="77777777" w:rsidR="0005117B" w:rsidRDefault="0005117B">
      <w:pPr>
        <w:pStyle w:val="TOC3"/>
        <w:rPr>
          <w:rFonts w:asciiTheme="minorHAnsi" w:eastAsiaTheme="minorEastAsia" w:hAnsiTheme="minorHAnsi" w:cstheme="minorBidi"/>
          <w:szCs w:val="22"/>
        </w:rPr>
      </w:pPr>
      <w:r>
        <w:t>4.5.3</w:t>
      </w:r>
      <w:r>
        <w:rPr>
          <w:rFonts w:asciiTheme="minorHAnsi" w:eastAsiaTheme="minorEastAsia" w:hAnsiTheme="minorHAnsi" w:cstheme="minorBidi"/>
          <w:szCs w:val="22"/>
        </w:rPr>
        <w:tab/>
      </w:r>
      <w:r>
        <w:t>Functional Requirements</w:t>
      </w:r>
      <w:r>
        <w:tab/>
      </w:r>
      <w:r>
        <w:fldChar w:fldCharType="begin"/>
      </w:r>
      <w:r>
        <w:instrText xml:space="preserve"> PAGEREF _Toc2091100 \h </w:instrText>
      </w:r>
      <w:r>
        <w:fldChar w:fldCharType="separate"/>
      </w:r>
      <w:r>
        <w:t>33</w:t>
      </w:r>
      <w:r>
        <w:fldChar w:fldCharType="end"/>
      </w:r>
    </w:p>
    <w:p w14:paraId="6A59FC0A" w14:textId="77777777" w:rsidR="0005117B" w:rsidRDefault="0005117B">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_Toc2091101 \h </w:instrText>
      </w:r>
      <w:r>
        <w:fldChar w:fldCharType="separate"/>
      </w:r>
      <w:r>
        <w:t>35</w:t>
      </w:r>
      <w:r>
        <w:fldChar w:fldCharType="end"/>
      </w:r>
    </w:p>
    <w:p w14:paraId="1926F2F6" w14:textId="77777777" w:rsidR="0005117B" w:rsidRDefault="0005117B">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_Toc2091102 \h </w:instrText>
      </w:r>
      <w:r>
        <w:rPr>
          <w:noProof/>
        </w:rPr>
      </w:r>
      <w:r>
        <w:rPr>
          <w:noProof/>
        </w:rPr>
        <w:fldChar w:fldCharType="separate"/>
      </w:r>
      <w:r>
        <w:rPr>
          <w:noProof/>
        </w:rPr>
        <w:t>35</w:t>
      </w:r>
      <w:r>
        <w:rPr>
          <w:noProof/>
        </w:rPr>
        <w:fldChar w:fldCharType="end"/>
      </w:r>
    </w:p>
    <w:p w14:paraId="06438D5B" w14:textId="77777777" w:rsidR="0005117B" w:rsidRDefault="0005117B">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_Toc2091103 \h </w:instrText>
      </w:r>
      <w:r>
        <w:rPr>
          <w:noProof/>
        </w:rPr>
      </w:r>
      <w:r>
        <w:rPr>
          <w:noProof/>
        </w:rPr>
        <w:fldChar w:fldCharType="separate"/>
      </w:r>
      <w:r>
        <w:rPr>
          <w:noProof/>
        </w:rPr>
        <w:t>35</w:t>
      </w:r>
      <w:r>
        <w:rPr>
          <w:noProof/>
        </w:rPr>
        <w:fldChar w:fldCharType="end"/>
      </w:r>
    </w:p>
    <w:p w14:paraId="68928232" w14:textId="77777777" w:rsidR="0005117B" w:rsidRDefault="0005117B">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_Toc2091104 \h </w:instrText>
      </w:r>
      <w:r>
        <w:rPr>
          <w:noProof/>
        </w:rPr>
      </w:r>
      <w:r>
        <w:rPr>
          <w:noProof/>
        </w:rPr>
        <w:fldChar w:fldCharType="separate"/>
      </w:r>
      <w:r>
        <w:rPr>
          <w:noProof/>
        </w:rPr>
        <w:t>35</w:t>
      </w:r>
      <w:r>
        <w:rPr>
          <w:noProof/>
        </w:rPr>
        <w:fldChar w:fldCharType="end"/>
      </w:r>
    </w:p>
    <w:p w14:paraId="5799A376" w14:textId="77777777" w:rsidR="0005117B" w:rsidRDefault="0005117B">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_Toc2091105 \h </w:instrText>
      </w:r>
      <w:r>
        <w:rPr>
          <w:noProof/>
        </w:rPr>
      </w:r>
      <w:r>
        <w:rPr>
          <w:noProof/>
        </w:rPr>
        <w:fldChar w:fldCharType="separate"/>
      </w:r>
      <w:r>
        <w:rPr>
          <w:noProof/>
        </w:rPr>
        <w:t>35</w:t>
      </w:r>
      <w:r>
        <w:rPr>
          <w:noProof/>
        </w:rPr>
        <w:fldChar w:fldCharType="end"/>
      </w:r>
    </w:p>
    <w:p w14:paraId="3C20C3E7" w14:textId="77777777" w:rsidR="0005117B" w:rsidRDefault="0005117B">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Other Nonfunctional Requirements</w:t>
      </w:r>
      <w:r>
        <w:tab/>
      </w:r>
      <w:r>
        <w:fldChar w:fldCharType="begin"/>
      </w:r>
      <w:r>
        <w:instrText xml:space="preserve"> PAGEREF _Toc2091106 \h </w:instrText>
      </w:r>
      <w:r>
        <w:fldChar w:fldCharType="separate"/>
      </w:r>
      <w:r>
        <w:t>36</w:t>
      </w:r>
      <w:r>
        <w:fldChar w:fldCharType="end"/>
      </w:r>
    </w:p>
    <w:p w14:paraId="50084D2F" w14:textId="77777777" w:rsidR="0005117B" w:rsidRDefault="0005117B">
      <w:pPr>
        <w:pStyle w:val="TOC2"/>
        <w:tabs>
          <w:tab w:val="left" w:pos="96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_Toc2091107 \h </w:instrText>
      </w:r>
      <w:r>
        <w:rPr>
          <w:noProof/>
        </w:rPr>
      </w:r>
      <w:r>
        <w:rPr>
          <w:noProof/>
        </w:rPr>
        <w:fldChar w:fldCharType="separate"/>
      </w:r>
      <w:r>
        <w:rPr>
          <w:noProof/>
        </w:rPr>
        <w:t>36</w:t>
      </w:r>
      <w:r>
        <w:rPr>
          <w:noProof/>
        </w:rPr>
        <w:fldChar w:fldCharType="end"/>
      </w:r>
    </w:p>
    <w:p w14:paraId="6985DCDD" w14:textId="77777777" w:rsidR="0005117B" w:rsidRDefault="0005117B">
      <w:pPr>
        <w:pStyle w:val="TOC2"/>
        <w:tabs>
          <w:tab w:val="left" w:pos="96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_Toc2091108 \h </w:instrText>
      </w:r>
      <w:r>
        <w:rPr>
          <w:noProof/>
        </w:rPr>
      </w:r>
      <w:r>
        <w:rPr>
          <w:noProof/>
        </w:rPr>
        <w:fldChar w:fldCharType="separate"/>
      </w:r>
      <w:r>
        <w:rPr>
          <w:noProof/>
        </w:rPr>
        <w:t>36</w:t>
      </w:r>
      <w:r>
        <w:rPr>
          <w:noProof/>
        </w:rPr>
        <w:fldChar w:fldCharType="end"/>
      </w:r>
    </w:p>
    <w:p w14:paraId="4F76ED7D" w14:textId="77777777" w:rsidR="0005117B" w:rsidRDefault="0005117B">
      <w:pPr>
        <w:pStyle w:val="TOC2"/>
        <w:tabs>
          <w:tab w:val="left" w:pos="960"/>
        </w:tabs>
        <w:rPr>
          <w:rFonts w:asciiTheme="minorHAnsi" w:eastAsiaTheme="minorEastAsia" w:hAnsiTheme="minorHAnsi" w:cstheme="minorBidi"/>
          <w:noProof/>
          <w:szCs w:val="22"/>
        </w:rPr>
      </w:pPr>
      <w:r>
        <w:rPr>
          <w:noProof/>
        </w:rPr>
        <w:t>6.3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_Toc2091109 \h </w:instrText>
      </w:r>
      <w:r>
        <w:rPr>
          <w:noProof/>
        </w:rPr>
      </w:r>
      <w:r>
        <w:rPr>
          <w:noProof/>
        </w:rPr>
        <w:fldChar w:fldCharType="separate"/>
      </w:r>
      <w:r>
        <w:rPr>
          <w:noProof/>
        </w:rPr>
        <w:t>36</w:t>
      </w:r>
      <w:r>
        <w:rPr>
          <w:noProof/>
        </w:rPr>
        <w:fldChar w:fldCharType="end"/>
      </w:r>
    </w:p>
    <w:p w14:paraId="2081C122" w14:textId="77777777" w:rsidR="0005117B" w:rsidRDefault="0005117B">
      <w:pPr>
        <w:pStyle w:val="TOC2"/>
        <w:tabs>
          <w:tab w:val="left" w:pos="960"/>
        </w:tabs>
        <w:rPr>
          <w:rFonts w:asciiTheme="minorHAnsi" w:eastAsiaTheme="minorEastAsia" w:hAnsiTheme="minorHAnsi" w:cstheme="minorBidi"/>
          <w:noProof/>
          <w:szCs w:val="22"/>
        </w:rPr>
      </w:pPr>
      <w:r>
        <w:rPr>
          <w:noProof/>
        </w:rPr>
        <w:t>6.4</w:t>
      </w:r>
      <w:r>
        <w:rPr>
          <w:rFonts w:asciiTheme="minorHAnsi" w:eastAsiaTheme="minorEastAsia" w:hAnsiTheme="minorHAnsi" w:cstheme="minorBidi"/>
          <w:noProof/>
          <w:szCs w:val="22"/>
        </w:rPr>
        <w:tab/>
      </w:r>
      <w:r>
        <w:rPr>
          <w:noProof/>
        </w:rPr>
        <w:t>Software Quality Attributes</w:t>
      </w:r>
      <w:r>
        <w:rPr>
          <w:noProof/>
        </w:rPr>
        <w:tab/>
      </w:r>
      <w:r>
        <w:rPr>
          <w:noProof/>
        </w:rPr>
        <w:fldChar w:fldCharType="begin"/>
      </w:r>
      <w:r>
        <w:rPr>
          <w:noProof/>
        </w:rPr>
        <w:instrText xml:space="preserve"> PAGEREF _Toc2091110 \h </w:instrText>
      </w:r>
      <w:r>
        <w:rPr>
          <w:noProof/>
        </w:rPr>
      </w:r>
      <w:r>
        <w:rPr>
          <w:noProof/>
        </w:rPr>
        <w:fldChar w:fldCharType="separate"/>
      </w:r>
      <w:r>
        <w:rPr>
          <w:noProof/>
        </w:rPr>
        <w:t>36</w:t>
      </w:r>
      <w:r>
        <w:rPr>
          <w:noProof/>
        </w:rPr>
        <w:fldChar w:fldCharType="end"/>
      </w:r>
    </w:p>
    <w:p w14:paraId="2CDAFE55" w14:textId="77777777" w:rsidR="0005117B" w:rsidRDefault="0005117B">
      <w:pPr>
        <w:pStyle w:val="TOC1"/>
        <w:rPr>
          <w:rFonts w:asciiTheme="minorHAnsi" w:eastAsiaTheme="minorEastAsia" w:hAnsiTheme="minorHAnsi" w:cstheme="minorBidi"/>
          <w:b w:val="0"/>
          <w:sz w:val="22"/>
          <w:szCs w:val="22"/>
        </w:rPr>
      </w:pPr>
      <w:r>
        <w:t>7.</w:t>
      </w:r>
      <w:r>
        <w:rPr>
          <w:rFonts w:asciiTheme="minorHAnsi" w:eastAsiaTheme="minorEastAsia" w:hAnsiTheme="minorHAnsi" w:cstheme="minorBidi"/>
          <w:b w:val="0"/>
          <w:sz w:val="22"/>
          <w:szCs w:val="22"/>
        </w:rPr>
        <w:tab/>
      </w:r>
      <w:r>
        <w:t>Other Requirements</w:t>
      </w:r>
      <w:r>
        <w:tab/>
      </w:r>
      <w:r>
        <w:fldChar w:fldCharType="begin"/>
      </w:r>
      <w:r>
        <w:instrText xml:space="preserve"> PAGEREF _Toc2091111 \h </w:instrText>
      </w:r>
      <w:r>
        <w:fldChar w:fldCharType="separate"/>
      </w:r>
      <w:r>
        <w:t>37</w:t>
      </w:r>
      <w:r>
        <w:fldChar w:fldCharType="end"/>
      </w:r>
    </w:p>
    <w:p w14:paraId="685BD992" w14:textId="77777777" w:rsidR="0005117B" w:rsidRDefault="0005117B">
      <w:pPr>
        <w:pStyle w:val="TOC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Analysis &amp; Discussion</w:t>
      </w:r>
      <w:r>
        <w:tab/>
      </w:r>
      <w:r>
        <w:fldChar w:fldCharType="begin"/>
      </w:r>
      <w:r>
        <w:instrText xml:space="preserve"> PAGEREF _Toc2091112 \h </w:instrText>
      </w:r>
      <w:r>
        <w:fldChar w:fldCharType="separate"/>
      </w:r>
      <w:r>
        <w:t>38</w:t>
      </w:r>
      <w:r>
        <w:fldChar w:fldCharType="end"/>
      </w:r>
    </w:p>
    <w:p w14:paraId="26B695F3" w14:textId="77777777" w:rsidR="0005117B" w:rsidRDefault="0005117B">
      <w:pPr>
        <w:pStyle w:val="TOC2"/>
        <w:tabs>
          <w:tab w:val="left" w:pos="96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Discussion of Web and Open Source Alternatives</w:t>
      </w:r>
      <w:r>
        <w:rPr>
          <w:noProof/>
        </w:rPr>
        <w:tab/>
      </w:r>
      <w:r>
        <w:rPr>
          <w:noProof/>
        </w:rPr>
        <w:fldChar w:fldCharType="begin"/>
      </w:r>
      <w:r>
        <w:rPr>
          <w:noProof/>
        </w:rPr>
        <w:instrText xml:space="preserve"> PAGEREF _Toc2091113 \h </w:instrText>
      </w:r>
      <w:r>
        <w:rPr>
          <w:noProof/>
        </w:rPr>
      </w:r>
      <w:r>
        <w:rPr>
          <w:noProof/>
        </w:rPr>
        <w:fldChar w:fldCharType="separate"/>
      </w:r>
      <w:r>
        <w:rPr>
          <w:noProof/>
        </w:rPr>
        <w:t>38</w:t>
      </w:r>
      <w:r>
        <w:rPr>
          <w:noProof/>
        </w:rPr>
        <w:fldChar w:fldCharType="end"/>
      </w:r>
    </w:p>
    <w:p w14:paraId="45A351EF" w14:textId="77777777" w:rsidR="0005117B" w:rsidRDefault="0005117B">
      <w:pPr>
        <w:pStyle w:val="TOC2"/>
        <w:tabs>
          <w:tab w:val="left" w:pos="960"/>
        </w:tabs>
        <w:rPr>
          <w:rFonts w:asciiTheme="minorHAnsi" w:eastAsiaTheme="minorEastAsia" w:hAnsiTheme="minorHAnsi" w:cstheme="minorBidi"/>
          <w:noProof/>
          <w:szCs w:val="22"/>
        </w:rPr>
      </w:pPr>
      <w:r>
        <w:rPr>
          <w:noProof/>
        </w:rPr>
        <w:lastRenderedPageBreak/>
        <w:t>8.2</w:t>
      </w:r>
      <w:r>
        <w:rPr>
          <w:rFonts w:asciiTheme="minorHAnsi" w:eastAsiaTheme="minorEastAsia" w:hAnsiTheme="minorHAnsi" w:cstheme="minorBidi"/>
          <w:noProof/>
          <w:szCs w:val="22"/>
        </w:rPr>
        <w:tab/>
      </w:r>
      <w:r>
        <w:rPr>
          <w:noProof/>
        </w:rPr>
        <w:t>Recommended Solution Architecture</w:t>
      </w:r>
      <w:r>
        <w:rPr>
          <w:noProof/>
        </w:rPr>
        <w:tab/>
      </w:r>
      <w:r>
        <w:rPr>
          <w:noProof/>
        </w:rPr>
        <w:fldChar w:fldCharType="begin"/>
      </w:r>
      <w:r>
        <w:rPr>
          <w:noProof/>
        </w:rPr>
        <w:instrText xml:space="preserve"> PAGEREF _Toc2091114 \h </w:instrText>
      </w:r>
      <w:r>
        <w:rPr>
          <w:noProof/>
        </w:rPr>
      </w:r>
      <w:r>
        <w:rPr>
          <w:noProof/>
        </w:rPr>
        <w:fldChar w:fldCharType="separate"/>
      </w:r>
      <w:r>
        <w:rPr>
          <w:noProof/>
        </w:rPr>
        <w:t>38</w:t>
      </w:r>
      <w:r>
        <w:rPr>
          <w:noProof/>
        </w:rPr>
        <w:fldChar w:fldCharType="end"/>
      </w:r>
    </w:p>
    <w:p w14:paraId="258B22AE" w14:textId="77777777" w:rsidR="0005117B" w:rsidRDefault="0005117B">
      <w:pPr>
        <w:pStyle w:val="TOC2"/>
        <w:tabs>
          <w:tab w:val="left" w:pos="96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Proofs of Concept – Completed and Proposed</w:t>
      </w:r>
      <w:r>
        <w:rPr>
          <w:noProof/>
        </w:rPr>
        <w:tab/>
      </w:r>
      <w:r>
        <w:rPr>
          <w:noProof/>
        </w:rPr>
        <w:fldChar w:fldCharType="begin"/>
      </w:r>
      <w:r>
        <w:rPr>
          <w:noProof/>
        </w:rPr>
        <w:instrText xml:space="preserve"> PAGEREF _Toc2091115 \h </w:instrText>
      </w:r>
      <w:r>
        <w:rPr>
          <w:noProof/>
        </w:rPr>
      </w:r>
      <w:r>
        <w:rPr>
          <w:noProof/>
        </w:rPr>
        <w:fldChar w:fldCharType="separate"/>
      </w:r>
      <w:r>
        <w:rPr>
          <w:noProof/>
        </w:rPr>
        <w:t>38</w:t>
      </w:r>
      <w:r>
        <w:rPr>
          <w:noProof/>
        </w:rPr>
        <w:fldChar w:fldCharType="end"/>
      </w:r>
    </w:p>
    <w:p w14:paraId="65BE336B" w14:textId="77777777" w:rsidR="0005117B" w:rsidRDefault="0005117B">
      <w:pPr>
        <w:pStyle w:val="TOC1"/>
        <w:rPr>
          <w:rFonts w:asciiTheme="minorHAnsi" w:eastAsiaTheme="minorEastAsia" w:hAnsiTheme="minorHAnsi" w:cstheme="minorBidi"/>
          <w:b w:val="0"/>
          <w:sz w:val="22"/>
          <w:szCs w:val="22"/>
        </w:rPr>
      </w:pPr>
      <w:r>
        <w:t>9.</w:t>
      </w:r>
      <w:r>
        <w:rPr>
          <w:rFonts w:asciiTheme="minorHAnsi" w:eastAsiaTheme="minorEastAsia" w:hAnsiTheme="minorHAnsi" w:cstheme="minorBidi"/>
          <w:b w:val="0"/>
          <w:sz w:val="22"/>
          <w:szCs w:val="22"/>
        </w:rPr>
        <w:tab/>
      </w:r>
      <w:r>
        <w:t>Conclusion</w:t>
      </w:r>
      <w:r>
        <w:tab/>
      </w:r>
      <w:r>
        <w:fldChar w:fldCharType="begin"/>
      </w:r>
      <w:r>
        <w:instrText xml:space="preserve"> PAGEREF _Toc2091116 \h </w:instrText>
      </w:r>
      <w:r>
        <w:fldChar w:fldCharType="separate"/>
      </w:r>
      <w:r>
        <w:t>38</w:t>
      </w:r>
      <w:r>
        <w:fldChar w:fldCharType="end"/>
      </w:r>
    </w:p>
    <w:p w14:paraId="4CC77147" w14:textId="77777777" w:rsidR="0005117B" w:rsidRDefault="0005117B">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_Toc2091117 \h </w:instrText>
      </w:r>
      <w:r>
        <w:fldChar w:fldCharType="separate"/>
      </w:r>
      <w:r>
        <w:t>38</w:t>
      </w:r>
      <w:r>
        <w:fldChar w:fldCharType="end"/>
      </w:r>
    </w:p>
    <w:p w14:paraId="1A518FBB" w14:textId="77777777" w:rsidR="0005117B" w:rsidRDefault="0005117B">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_Toc2091118 \h </w:instrText>
      </w:r>
      <w:r>
        <w:fldChar w:fldCharType="separate"/>
      </w:r>
      <w:r>
        <w:t>38</w:t>
      </w:r>
      <w:r>
        <w:fldChar w:fldCharType="end"/>
      </w:r>
    </w:p>
    <w:p w14:paraId="4603B1BB" w14:textId="77777777" w:rsidR="0005117B" w:rsidRDefault="0005117B">
      <w:pPr>
        <w:pStyle w:val="TOC1"/>
        <w:rPr>
          <w:rFonts w:asciiTheme="minorHAnsi" w:eastAsiaTheme="minorEastAsia" w:hAnsiTheme="minorHAnsi" w:cstheme="minorBidi"/>
          <w:b w:val="0"/>
          <w:sz w:val="22"/>
          <w:szCs w:val="22"/>
        </w:rPr>
      </w:pPr>
      <w:r>
        <w:t>Appendix C: Issues List</w:t>
      </w:r>
      <w:r>
        <w:tab/>
      </w:r>
      <w:r>
        <w:fldChar w:fldCharType="begin"/>
      </w:r>
      <w:r>
        <w:instrText xml:space="preserve"> PAGEREF _Toc2091119 \h </w:instrText>
      </w:r>
      <w:r>
        <w:fldChar w:fldCharType="separate"/>
      </w:r>
      <w:r>
        <w:t>38</w:t>
      </w:r>
      <w:r>
        <w:fldChar w:fldCharType="end"/>
      </w:r>
    </w:p>
    <w:p w14:paraId="16C620A3" w14:textId="77777777" w:rsidR="0005117B" w:rsidRDefault="0005117B">
      <w:pPr>
        <w:pStyle w:val="TOC1"/>
        <w:rPr>
          <w:rFonts w:asciiTheme="minorHAnsi" w:eastAsiaTheme="minorEastAsia" w:hAnsiTheme="minorHAnsi" w:cstheme="minorBidi"/>
          <w:b w:val="0"/>
          <w:sz w:val="22"/>
          <w:szCs w:val="22"/>
        </w:rPr>
      </w:pPr>
      <w:r w:rsidRPr="005024A0">
        <w:t>Appendix D: We can make as many appendices as necessary.</w:t>
      </w:r>
      <w:r>
        <w:tab/>
      </w:r>
      <w:r>
        <w:fldChar w:fldCharType="begin"/>
      </w:r>
      <w:r>
        <w:instrText xml:space="preserve"> PAGEREF _Toc2091120 \h </w:instrText>
      </w:r>
      <w:r>
        <w:fldChar w:fldCharType="separate"/>
      </w:r>
      <w:r>
        <w:t>39</w:t>
      </w:r>
      <w:r>
        <w:fldChar w:fldCharType="end"/>
      </w:r>
    </w:p>
    <w:p w14:paraId="49DECE8D" w14:textId="77777777" w:rsidR="00EC1069" w:rsidRDefault="00931AA8">
      <w:pPr>
        <w:rPr>
          <w:rFonts w:ascii="Times New Roman" w:hAnsi="Times New Roman"/>
          <w:b/>
          <w:noProof/>
        </w:rPr>
      </w:pPr>
      <w:r>
        <w:rPr>
          <w:rFonts w:ascii="Times New Roman" w:hAnsi="Times New Roman"/>
          <w:noProof/>
        </w:rPr>
        <w:fldChar w:fldCharType="end"/>
      </w:r>
    </w:p>
    <w:p w14:paraId="03A6E00D" w14:textId="77777777" w:rsidR="00EC1069" w:rsidRDefault="00EC1069">
      <w:pPr>
        <w:rPr>
          <w:rFonts w:ascii="Times New Roman" w:hAnsi="Times New Roman"/>
          <w:b/>
          <w:noProof/>
        </w:rPr>
      </w:pPr>
    </w:p>
    <w:p w14:paraId="33EE0A9F" w14:textId="77777777" w:rsidR="00EC1069" w:rsidRDefault="009264C5">
      <w:pPr>
        <w:pStyle w:val="TOCEntry"/>
      </w:pPr>
      <w:bookmarkStart w:id="10" w:name="_Toc2091064"/>
      <w:r>
        <w:t>Revision History</w:t>
      </w:r>
      <w:bookmarkEnd w:id="1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EC1069" w14:paraId="168091B4" w14:textId="77777777">
        <w:tc>
          <w:tcPr>
            <w:tcW w:w="2160" w:type="dxa"/>
            <w:tcBorders>
              <w:top w:val="single" w:sz="12" w:space="0" w:color="auto"/>
              <w:bottom w:val="double" w:sz="12" w:space="0" w:color="auto"/>
            </w:tcBorders>
          </w:tcPr>
          <w:p w14:paraId="4E1A3C92" w14:textId="77777777" w:rsidR="00EC1069" w:rsidRDefault="009264C5">
            <w:pPr>
              <w:spacing w:before="40" w:after="40"/>
              <w:rPr>
                <w:b/>
              </w:rPr>
            </w:pPr>
            <w:r>
              <w:rPr>
                <w:b/>
              </w:rPr>
              <w:t>Name</w:t>
            </w:r>
          </w:p>
        </w:tc>
        <w:tc>
          <w:tcPr>
            <w:tcW w:w="1170" w:type="dxa"/>
            <w:tcBorders>
              <w:top w:val="single" w:sz="12" w:space="0" w:color="auto"/>
              <w:bottom w:val="double" w:sz="12" w:space="0" w:color="auto"/>
            </w:tcBorders>
          </w:tcPr>
          <w:p w14:paraId="5F927977" w14:textId="77777777" w:rsidR="00EC1069" w:rsidRDefault="009264C5">
            <w:pPr>
              <w:spacing w:before="40" w:after="40"/>
              <w:rPr>
                <w:b/>
              </w:rPr>
            </w:pPr>
            <w:r>
              <w:rPr>
                <w:b/>
              </w:rPr>
              <w:t>Date</w:t>
            </w:r>
          </w:p>
        </w:tc>
        <w:tc>
          <w:tcPr>
            <w:tcW w:w="4954" w:type="dxa"/>
            <w:tcBorders>
              <w:top w:val="single" w:sz="12" w:space="0" w:color="auto"/>
              <w:bottom w:val="double" w:sz="12" w:space="0" w:color="auto"/>
            </w:tcBorders>
          </w:tcPr>
          <w:p w14:paraId="114AAE90" w14:textId="77777777" w:rsidR="00EC1069" w:rsidRDefault="009264C5">
            <w:pPr>
              <w:spacing w:before="40" w:after="40"/>
              <w:rPr>
                <w:b/>
              </w:rPr>
            </w:pPr>
            <w:r>
              <w:rPr>
                <w:b/>
              </w:rPr>
              <w:t xml:space="preserve">Reason </w:t>
            </w:r>
            <w:proofErr w:type="gramStart"/>
            <w:r>
              <w:rPr>
                <w:b/>
              </w:rPr>
              <w:t>For</w:t>
            </w:r>
            <w:proofErr w:type="gramEnd"/>
            <w:r>
              <w:rPr>
                <w:b/>
              </w:rPr>
              <w:t xml:space="preserve"> Changes</w:t>
            </w:r>
          </w:p>
        </w:tc>
        <w:tc>
          <w:tcPr>
            <w:tcW w:w="1584" w:type="dxa"/>
            <w:tcBorders>
              <w:top w:val="single" w:sz="12" w:space="0" w:color="auto"/>
              <w:bottom w:val="double" w:sz="12" w:space="0" w:color="auto"/>
            </w:tcBorders>
          </w:tcPr>
          <w:p w14:paraId="7917861A" w14:textId="77777777" w:rsidR="00EC1069" w:rsidRDefault="009264C5">
            <w:pPr>
              <w:spacing w:before="40" w:after="40"/>
              <w:rPr>
                <w:b/>
              </w:rPr>
            </w:pPr>
            <w:r>
              <w:rPr>
                <w:b/>
              </w:rPr>
              <w:t>Version</w:t>
            </w:r>
          </w:p>
        </w:tc>
      </w:tr>
      <w:tr w:rsidR="00EC1069" w14:paraId="4BE4997C" w14:textId="77777777">
        <w:tc>
          <w:tcPr>
            <w:tcW w:w="2160" w:type="dxa"/>
            <w:tcBorders>
              <w:top w:val="nil"/>
            </w:tcBorders>
          </w:tcPr>
          <w:p w14:paraId="5D625C6A" w14:textId="77777777" w:rsidR="00EC1069" w:rsidRDefault="00EC1069">
            <w:pPr>
              <w:spacing w:before="40" w:after="40"/>
            </w:pPr>
          </w:p>
        </w:tc>
        <w:tc>
          <w:tcPr>
            <w:tcW w:w="1170" w:type="dxa"/>
            <w:tcBorders>
              <w:top w:val="nil"/>
            </w:tcBorders>
          </w:tcPr>
          <w:p w14:paraId="218026ED" w14:textId="77777777" w:rsidR="00EC1069" w:rsidRDefault="00EC1069">
            <w:pPr>
              <w:spacing w:before="40" w:after="40"/>
            </w:pPr>
          </w:p>
        </w:tc>
        <w:tc>
          <w:tcPr>
            <w:tcW w:w="4954" w:type="dxa"/>
            <w:tcBorders>
              <w:top w:val="nil"/>
            </w:tcBorders>
          </w:tcPr>
          <w:p w14:paraId="4C621276" w14:textId="77777777" w:rsidR="00EC1069" w:rsidRDefault="00EC1069">
            <w:pPr>
              <w:spacing w:before="40" w:after="40"/>
            </w:pPr>
          </w:p>
        </w:tc>
        <w:tc>
          <w:tcPr>
            <w:tcW w:w="1584" w:type="dxa"/>
            <w:tcBorders>
              <w:top w:val="nil"/>
            </w:tcBorders>
          </w:tcPr>
          <w:p w14:paraId="696B13D4" w14:textId="77777777" w:rsidR="00EC1069" w:rsidRDefault="00EC1069">
            <w:pPr>
              <w:spacing w:before="40" w:after="40"/>
            </w:pPr>
          </w:p>
        </w:tc>
      </w:tr>
      <w:tr w:rsidR="00EC1069" w14:paraId="20BB2E3E" w14:textId="77777777">
        <w:tc>
          <w:tcPr>
            <w:tcW w:w="2160" w:type="dxa"/>
            <w:tcBorders>
              <w:bottom w:val="single" w:sz="12" w:space="0" w:color="auto"/>
            </w:tcBorders>
          </w:tcPr>
          <w:p w14:paraId="1BE11259" w14:textId="77777777" w:rsidR="00EC1069" w:rsidRDefault="00EC1069">
            <w:pPr>
              <w:spacing w:before="40" w:after="40"/>
            </w:pPr>
          </w:p>
        </w:tc>
        <w:tc>
          <w:tcPr>
            <w:tcW w:w="1170" w:type="dxa"/>
            <w:tcBorders>
              <w:bottom w:val="single" w:sz="12" w:space="0" w:color="auto"/>
            </w:tcBorders>
          </w:tcPr>
          <w:p w14:paraId="2489B42E" w14:textId="77777777" w:rsidR="00EC1069" w:rsidRDefault="00EC1069">
            <w:pPr>
              <w:spacing w:before="40" w:after="40"/>
            </w:pPr>
          </w:p>
        </w:tc>
        <w:tc>
          <w:tcPr>
            <w:tcW w:w="4954" w:type="dxa"/>
            <w:tcBorders>
              <w:bottom w:val="single" w:sz="12" w:space="0" w:color="auto"/>
            </w:tcBorders>
          </w:tcPr>
          <w:p w14:paraId="51D20600" w14:textId="77777777" w:rsidR="00EC1069" w:rsidRDefault="00EC1069">
            <w:pPr>
              <w:spacing w:before="40" w:after="40"/>
            </w:pPr>
          </w:p>
        </w:tc>
        <w:tc>
          <w:tcPr>
            <w:tcW w:w="1584" w:type="dxa"/>
            <w:tcBorders>
              <w:bottom w:val="single" w:sz="12" w:space="0" w:color="auto"/>
            </w:tcBorders>
          </w:tcPr>
          <w:p w14:paraId="013D1E2C" w14:textId="77777777" w:rsidR="00EC1069" w:rsidRDefault="00EC1069">
            <w:pPr>
              <w:spacing w:before="40" w:after="40"/>
            </w:pPr>
          </w:p>
        </w:tc>
      </w:tr>
    </w:tbl>
    <w:p w14:paraId="47E9B31A" w14:textId="77777777" w:rsidR="00EC1069" w:rsidRDefault="00EC1069">
      <w:pPr>
        <w:rPr>
          <w:b/>
        </w:rPr>
      </w:pPr>
    </w:p>
    <w:p w14:paraId="6B88C2B9" w14:textId="77777777" w:rsidR="00EC1069" w:rsidRDefault="00EC1069"/>
    <w:p w14:paraId="78A3264B" w14:textId="77777777" w:rsidR="00EC1069" w:rsidRDefault="00EC1069">
      <w:pPr>
        <w:sectPr w:rsidR="00EC1069">
          <w:headerReference w:type="default" r:id="rId8"/>
          <w:footerReference w:type="default" r:id="rId9"/>
          <w:pgSz w:w="12240" w:h="15840" w:code="1"/>
          <w:pgMar w:top="1440" w:right="1440" w:bottom="1440" w:left="1440" w:header="720" w:footer="720" w:gutter="0"/>
          <w:pgNumType w:fmt="lowerRoman"/>
          <w:cols w:space="720"/>
        </w:sectPr>
      </w:pPr>
    </w:p>
    <w:p w14:paraId="26010B73" w14:textId="77777777" w:rsidR="0005117B" w:rsidRDefault="0005117B">
      <w:pPr>
        <w:pStyle w:val="Heading1"/>
      </w:pPr>
      <w:bookmarkStart w:id="13" w:name="_Toc2091065"/>
      <w:bookmarkStart w:id="14" w:name="_Toc439994665"/>
      <w:r>
        <w:lastRenderedPageBreak/>
        <w:t>Executive Summary</w:t>
      </w:r>
      <w:bookmarkEnd w:id="13"/>
    </w:p>
    <w:p w14:paraId="11210C87" w14:textId="77777777" w:rsidR="00EC1069" w:rsidRDefault="009264C5">
      <w:pPr>
        <w:pStyle w:val="Heading1"/>
      </w:pPr>
      <w:bookmarkStart w:id="15" w:name="_Toc2091066"/>
      <w:r>
        <w:t>Introduction</w:t>
      </w:r>
      <w:bookmarkEnd w:id="14"/>
      <w:bookmarkEnd w:id="15"/>
    </w:p>
    <w:p w14:paraId="3BEA510A" w14:textId="77777777" w:rsidR="000B2B2D" w:rsidRDefault="00210F16" w:rsidP="000B2B2D">
      <w:pPr>
        <w:spacing w:line="360" w:lineRule="auto"/>
      </w:pPr>
      <w:r w:rsidRPr="00210F16">
        <w:rPr>
          <w:highlight w:val="cyan"/>
        </w:rPr>
        <w:t>Jordan: Please incorporate FEMA’s feedback in this section. Comments are included.</w:t>
      </w:r>
    </w:p>
    <w:p w14:paraId="2733B6BD" w14:textId="77777777" w:rsidR="00210F16" w:rsidRDefault="00210F16" w:rsidP="00210F16">
      <w:pPr>
        <w:spacing w:line="360" w:lineRule="auto"/>
      </w:pPr>
      <w:r w:rsidRPr="00252EDA">
        <w:t>Hazus provides stakeholders with a dependable view of the potential</w:t>
      </w:r>
      <w:r>
        <w:t xml:space="preserve"> natural hazard</w:t>
      </w:r>
      <w:r w:rsidRPr="00252EDA">
        <w:t xml:space="preserve"> risks they face and thereby encourages hazard mitigation</w:t>
      </w:r>
      <w:r>
        <w:t xml:space="preserve"> and community resilience activities. </w:t>
      </w:r>
      <w:r w:rsidRPr="00252EDA">
        <w:t>Primary stakeholders include decision makers, such as state and local elected and appointed officials, who provide the leadership and resources to</w:t>
      </w:r>
      <w:r>
        <w:t xml:space="preserve"> apply</w:t>
      </w:r>
      <w:r w:rsidRPr="00252EDA">
        <w:t xml:space="preserve"> Hazus </w:t>
      </w:r>
      <w:r>
        <w:t xml:space="preserve">for risk assessment </w:t>
      </w:r>
      <w:r w:rsidRPr="00252EDA">
        <w:t>as well as practitioners like state and local emergency managers, planners, and floodplain managers, who are directly responsible for mitigation planning and other emergency management tasks. As indicated in Table</w:t>
      </w:r>
      <w:r>
        <w:t xml:space="preserve"> 1 below</w:t>
      </w:r>
      <w:r w:rsidRPr="00252EDA">
        <w:t xml:space="preserve">, the 2017 </w:t>
      </w:r>
      <w:commentRangeStart w:id="16"/>
      <w:r>
        <w:t>Hazus</w:t>
      </w:r>
      <w:commentRangeEnd w:id="16"/>
      <w:r>
        <w:rPr>
          <w:rStyle w:val="CommentReference"/>
        </w:rPr>
        <w:commentReference w:id="16"/>
      </w:r>
      <w:r>
        <w:t xml:space="preserve"> </w:t>
      </w:r>
      <w:r w:rsidRPr="00252EDA">
        <w:t>Strategic Plan identifies five goals, three of which are directly addressed by this whitepaper, while the other two represent a necessary background for successful implementation.</w:t>
      </w:r>
    </w:p>
    <w:p w14:paraId="05F63CCB" w14:textId="77777777" w:rsidR="00210F16" w:rsidRPr="003F47EB" w:rsidRDefault="00210F16" w:rsidP="00210F16">
      <w:pPr>
        <w:spacing w:line="360" w:lineRule="auto"/>
      </w:pPr>
      <w:r w:rsidRPr="00252EDA">
        <w:t xml:space="preserve">The purpose of this whitepaper is to define the functionality, interfaces, performance, attributes, and design constraints of </w:t>
      </w:r>
      <w:proofErr w:type="spellStart"/>
      <w:r w:rsidRPr="00252EDA">
        <w:t>OpenHazus</w:t>
      </w:r>
      <w:proofErr w:type="spellEnd"/>
      <w:r>
        <w:t>,</w:t>
      </w:r>
      <w:r w:rsidRPr="00252EDA">
        <w:t xml:space="preserve"> the proposed </w:t>
      </w:r>
      <w:commentRangeStart w:id="17"/>
      <w:r>
        <w:t xml:space="preserve">future </w:t>
      </w:r>
      <w:commentRangeEnd w:id="17"/>
      <w:r>
        <w:rPr>
          <w:rStyle w:val="CommentReference"/>
        </w:rPr>
        <w:commentReference w:id="17"/>
      </w:r>
      <w:r w:rsidRPr="00252EDA">
        <w:t xml:space="preserve">version of FEMA’s Hazus </w:t>
      </w:r>
      <w:commentRangeStart w:id="18"/>
      <w:commentRangeStart w:id="19"/>
      <w:r w:rsidRPr="00252EDA">
        <w:t xml:space="preserve">risk analysis </w:t>
      </w:r>
      <w:commentRangeEnd w:id="18"/>
      <w:r>
        <w:rPr>
          <w:rStyle w:val="CommentReference"/>
        </w:rPr>
        <w:commentReference w:id="18"/>
      </w:r>
      <w:commentRangeEnd w:id="19"/>
      <w:r>
        <w:rPr>
          <w:rStyle w:val="CommentReference"/>
        </w:rPr>
        <w:commentReference w:id="19"/>
      </w:r>
      <w:r w:rsidRPr="00252EDA">
        <w:t xml:space="preserve">software.  It is based on a Product Requirements Assessment (PRA) focused on the major capabilities and features needed by Hazus stakeholders.  This document will not define additional capabilities but focuses on the provision of the capabilities defined in the PRA.  The hypothetical </w:t>
      </w:r>
      <w:proofErr w:type="gramStart"/>
      <w:r w:rsidRPr="00252EDA">
        <w:t>end product</w:t>
      </w:r>
      <w:proofErr w:type="gramEnd"/>
      <w:r w:rsidRPr="00252EDA">
        <w:t xml:space="preserve"> of this effort has been coined “</w:t>
      </w:r>
      <w:proofErr w:type="spellStart"/>
      <w:r w:rsidRPr="00252EDA">
        <w:t>OpenHazus</w:t>
      </w:r>
      <w:proofErr w:type="spellEnd"/>
      <w:r w:rsidRPr="00252EDA">
        <w:t xml:space="preserve">” to denote </w:t>
      </w:r>
      <w:r>
        <w:t>not only a programmatic</w:t>
      </w:r>
      <w:r w:rsidRPr="00252EDA">
        <w:t xml:space="preserve"> shift to </w:t>
      </w:r>
      <w:commentRangeStart w:id="20"/>
      <w:r w:rsidRPr="00252EDA">
        <w:t>Open Source</w:t>
      </w:r>
      <w:commentRangeEnd w:id="20"/>
      <w:r>
        <w:rPr>
          <w:rStyle w:val="CommentReference"/>
        </w:rPr>
        <w:commentReference w:id="20"/>
      </w:r>
      <w:r w:rsidRPr="00252EDA">
        <w:t xml:space="preserve"> software and technology, but also a </w:t>
      </w:r>
      <w:r>
        <w:t>movement</w:t>
      </w:r>
      <w:r w:rsidRPr="00252EDA">
        <w:t xml:space="preserve"> toward datasets, methodologies, and model functionalities that are more accessible and transparent for Hazus stakeholders. This whitepaper includes sections addressing architecture, product research, and prototyping.</w:t>
      </w:r>
    </w:p>
    <w:tbl>
      <w:tblPr>
        <w:tblStyle w:val="TableGrid"/>
        <w:tblW w:w="0" w:type="auto"/>
        <w:tblLook w:val="04A0" w:firstRow="1" w:lastRow="0" w:firstColumn="1" w:lastColumn="0" w:noHBand="0" w:noVBand="1"/>
      </w:tblPr>
      <w:tblGrid>
        <w:gridCol w:w="3493"/>
        <w:gridCol w:w="4298"/>
        <w:gridCol w:w="1847"/>
      </w:tblGrid>
      <w:tr w:rsidR="00210F16" w:rsidRPr="00252EDA" w14:paraId="6966ACAB" w14:textId="77777777" w:rsidTr="00953ED3">
        <w:tc>
          <w:tcPr>
            <w:tcW w:w="0" w:type="auto"/>
            <w:tcBorders>
              <w:top w:val="single" w:sz="4" w:space="0" w:color="auto"/>
            </w:tcBorders>
          </w:tcPr>
          <w:p w14:paraId="5286D9D6" w14:textId="77777777" w:rsidR="00210F16" w:rsidRPr="00252EDA" w:rsidRDefault="00210F16" w:rsidP="00953ED3">
            <w:pPr>
              <w:keepNext/>
              <w:spacing w:line="264" w:lineRule="auto"/>
              <w:jc w:val="center"/>
              <w:rPr>
                <w:b/>
                <w:i/>
                <w:lang w:val="en-US"/>
              </w:rPr>
            </w:pPr>
            <w:commentRangeStart w:id="21"/>
            <w:r w:rsidRPr="00252EDA">
              <w:rPr>
                <w:b/>
                <w:i/>
                <w:lang w:val="en-US"/>
              </w:rPr>
              <w:lastRenderedPageBreak/>
              <w:t>Goal</w:t>
            </w:r>
          </w:p>
        </w:tc>
        <w:tc>
          <w:tcPr>
            <w:tcW w:w="0" w:type="auto"/>
            <w:tcBorders>
              <w:top w:val="single" w:sz="4" w:space="0" w:color="auto"/>
            </w:tcBorders>
          </w:tcPr>
          <w:p w14:paraId="1A5FD963" w14:textId="77777777" w:rsidR="00210F16" w:rsidRPr="00252EDA" w:rsidRDefault="00210F16" w:rsidP="00953ED3">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6A235AFE" w14:textId="77777777" w:rsidR="00210F16" w:rsidRPr="00252EDA" w:rsidRDefault="00210F16" w:rsidP="00953ED3">
            <w:pPr>
              <w:keepNext/>
              <w:spacing w:line="264" w:lineRule="auto"/>
              <w:jc w:val="center"/>
              <w:rPr>
                <w:b/>
                <w:i/>
                <w:lang w:val="en-US"/>
              </w:rPr>
            </w:pPr>
            <w:proofErr w:type="spellStart"/>
            <w:r w:rsidRPr="00252EDA">
              <w:rPr>
                <w:b/>
                <w:i/>
                <w:lang w:val="en-US"/>
              </w:rPr>
              <w:t>OpenHazus</w:t>
            </w:r>
            <w:commentRangeEnd w:id="21"/>
            <w:proofErr w:type="spellEnd"/>
            <w:r>
              <w:rPr>
                <w:rStyle w:val="CommentReference"/>
              </w:rPr>
              <w:commentReference w:id="21"/>
            </w:r>
          </w:p>
        </w:tc>
      </w:tr>
      <w:tr w:rsidR="00210F16" w:rsidRPr="00252EDA" w14:paraId="78E359EB" w14:textId="77777777" w:rsidTr="00953ED3">
        <w:tc>
          <w:tcPr>
            <w:tcW w:w="0" w:type="auto"/>
            <w:vMerge w:val="restart"/>
          </w:tcPr>
          <w:p w14:paraId="22FB19A1" w14:textId="77777777" w:rsidR="00210F16" w:rsidRPr="006B3712" w:rsidRDefault="00210F16" w:rsidP="00953ED3">
            <w:pPr>
              <w:keepNext/>
              <w:spacing w:line="264" w:lineRule="auto"/>
              <w:rPr>
                <w:highlight w:val="yellow"/>
                <w:lang w:val="en-US"/>
              </w:rPr>
            </w:pPr>
            <w:r w:rsidRPr="006B3712">
              <w:rPr>
                <w:highlight w:val="yellow"/>
                <w:lang w:val="en-US"/>
              </w:rPr>
              <w:t>Enable Hazus access and usability for a broader group of users</w:t>
            </w:r>
          </w:p>
        </w:tc>
        <w:tc>
          <w:tcPr>
            <w:tcW w:w="0" w:type="auto"/>
            <w:tcBorders>
              <w:bottom w:val="nil"/>
            </w:tcBorders>
          </w:tcPr>
          <w:p w14:paraId="1612F27C"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Consolidate Hazus online resources into a single portal</w:t>
            </w:r>
          </w:p>
        </w:tc>
        <w:tc>
          <w:tcPr>
            <w:tcW w:w="0" w:type="auto"/>
            <w:tcBorders>
              <w:bottom w:val="nil"/>
            </w:tcBorders>
          </w:tcPr>
          <w:p w14:paraId="6FED2CFA"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0AD935E0" w14:textId="77777777" w:rsidTr="00953ED3">
        <w:tc>
          <w:tcPr>
            <w:tcW w:w="0" w:type="auto"/>
            <w:vMerge/>
          </w:tcPr>
          <w:p w14:paraId="44FD8A2D" w14:textId="77777777" w:rsidR="00210F16" w:rsidRPr="006B3712" w:rsidRDefault="00210F16" w:rsidP="00953ED3">
            <w:pPr>
              <w:keepNext/>
              <w:spacing w:line="264" w:lineRule="auto"/>
              <w:rPr>
                <w:highlight w:val="yellow"/>
                <w:lang w:val="en-US"/>
              </w:rPr>
            </w:pPr>
          </w:p>
        </w:tc>
        <w:tc>
          <w:tcPr>
            <w:tcW w:w="0" w:type="auto"/>
            <w:tcBorders>
              <w:top w:val="nil"/>
              <w:bottom w:val="nil"/>
            </w:tcBorders>
          </w:tcPr>
          <w:p w14:paraId="4DAAB949"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Standardize and simplify Hazus results</w:t>
            </w:r>
          </w:p>
        </w:tc>
        <w:tc>
          <w:tcPr>
            <w:tcW w:w="0" w:type="auto"/>
            <w:tcBorders>
              <w:top w:val="nil"/>
              <w:bottom w:val="nil"/>
            </w:tcBorders>
          </w:tcPr>
          <w:p w14:paraId="299316AA"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2EBD3515" w14:textId="77777777" w:rsidTr="00953ED3">
        <w:tc>
          <w:tcPr>
            <w:tcW w:w="0" w:type="auto"/>
            <w:vMerge/>
          </w:tcPr>
          <w:p w14:paraId="49F49C1B" w14:textId="77777777" w:rsidR="00210F16" w:rsidRPr="006B3712" w:rsidRDefault="00210F16" w:rsidP="00953ED3">
            <w:pPr>
              <w:keepNext/>
              <w:spacing w:line="264" w:lineRule="auto"/>
              <w:rPr>
                <w:highlight w:val="yellow"/>
                <w:lang w:val="en-US"/>
              </w:rPr>
            </w:pPr>
          </w:p>
        </w:tc>
        <w:tc>
          <w:tcPr>
            <w:tcW w:w="0" w:type="auto"/>
            <w:tcBorders>
              <w:top w:val="nil"/>
              <w:bottom w:val="nil"/>
            </w:tcBorders>
          </w:tcPr>
          <w:p w14:paraId="48158775"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7CFA7090"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4FC95CA7" w14:textId="77777777" w:rsidTr="00953ED3">
        <w:tc>
          <w:tcPr>
            <w:tcW w:w="0" w:type="auto"/>
            <w:vMerge/>
          </w:tcPr>
          <w:p w14:paraId="2BAA2858" w14:textId="77777777" w:rsidR="00210F16" w:rsidRPr="006B3712" w:rsidRDefault="00210F16" w:rsidP="00953ED3">
            <w:pPr>
              <w:keepNext/>
              <w:spacing w:line="264" w:lineRule="auto"/>
              <w:rPr>
                <w:highlight w:val="yellow"/>
                <w:lang w:val="en-US"/>
              </w:rPr>
            </w:pPr>
          </w:p>
        </w:tc>
        <w:tc>
          <w:tcPr>
            <w:tcW w:w="0" w:type="auto"/>
            <w:tcBorders>
              <w:top w:val="nil"/>
              <w:bottom w:val="single" w:sz="4" w:space="0" w:color="auto"/>
            </w:tcBorders>
          </w:tcPr>
          <w:p w14:paraId="39DA76E9"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Create and maintain online repository of Hazus results and products driven by user submitted content</w:t>
            </w:r>
          </w:p>
        </w:tc>
        <w:tc>
          <w:tcPr>
            <w:tcW w:w="0" w:type="auto"/>
            <w:tcBorders>
              <w:top w:val="nil"/>
              <w:bottom w:val="single" w:sz="4" w:space="0" w:color="auto"/>
            </w:tcBorders>
          </w:tcPr>
          <w:p w14:paraId="0D10924D"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0314FE04" w14:textId="77777777" w:rsidTr="00953ED3">
        <w:tc>
          <w:tcPr>
            <w:tcW w:w="0" w:type="auto"/>
            <w:vMerge w:val="restart"/>
          </w:tcPr>
          <w:p w14:paraId="7AF453D9" w14:textId="77777777" w:rsidR="00210F16" w:rsidRPr="006B3712" w:rsidRDefault="00210F16" w:rsidP="00953ED3">
            <w:pPr>
              <w:keepNext/>
              <w:spacing w:line="264" w:lineRule="auto"/>
              <w:rPr>
                <w:highlight w:val="yellow"/>
                <w:lang w:val="en-US"/>
              </w:rPr>
            </w:pPr>
            <w:r w:rsidRPr="006B3712">
              <w:rPr>
                <w:highlight w:val="yellow"/>
                <w:lang w:val="en-US"/>
              </w:rPr>
              <w:t>Ensure Hazus software is reliable, scalable, and up-to-date</w:t>
            </w:r>
          </w:p>
        </w:tc>
        <w:tc>
          <w:tcPr>
            <w:tcW w:w="0" w:type="auto"/>
            <w:tcBorders>
              <w:bottom w:val="nil"/>
            </w:tcBorders>
          </w:tcPr>
          <w:p w14:paraId="0A419C3A"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Increase Hazus stability</w:t>
            </w:r>
          </w:p>
        </w:tc>
        <w:tc>
          <w:tcPr>
            <w:tcW w:w="0" w:type="auto"/>
            <w:tcBorders>
              <w:bottom w:val="nil"/>
            </w:tcBorders>
          </w:tcPr>
          <w:p w14:paraId="1213223B"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26093CD5" w14:textId="77777777" w:rsidTr="00953ED3">
        <w:tc>
          <w:tcPr>
            <w:tcW w:w="0" w:type="auto"/>
            <w:vMerge/>
          </w:tcPr>
          <w:p w14:paraId="576184FE" w14:textId="77777777" w:rsidR="00210F16" w:rsidRPr="006B3712" w:rsidRDefault="00210F16" w:rsidP="00953ED3">
            <w:pPr>
              <w:keepNext/>
              <w:spacing w:line="264" w:lineRule="auto"/>
              <w:rPr>
                <w:highlight w:val="yellow"/>
                <w:lang w:val="en-US"/>
              </w:rPr>
            </w:pPr>
          </w:p>
        </w:tc>
        <w:tc>
          <w:tcPr>
            <w:tcW w:w="0" w:type="auto"/>
            <w:tcBorders>
              <w:top w:val="nil"/>
            </w:tcBorders>
          </w:tcPr>
          <w:p w14:paraId="5337DE30"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2153C715" w14:textId="77777777" w:rsidR="00210F16" w:rsidRPr="00252EDA" w:rsidRDefault="00210F16" w:rsidP="00953ED3">
            <w:pPr>
              <w:keepNext/>
              <w:spacing w:line="264" w:lineRule="auto"/>
              <w:jc w:val="center"/>
              <w:rPr>
                <w:lang w:val="en-US"/>
              </w:rPr>
            </w:pPr>
          </w:p>
        </w:tc>
      </w:tr>
      <w:tr w:rsidR="00210F16" w:rsidRPr="00252EDA" w14:paraId="7F874581" w14:textId="77777777" w:rsidTr="00953ED3">
        <w:tc>
          <w:tcPr>
            <w:tcW w:w="0" w:type="auto"/>
            <w:vMerge w:val="restart"/>
          </w:tcPr>
          <w:p w14:paraId="4B6F86CD" w14:textId="77777777" w:rsidR="00210F16" w:rsidRPr="006B3712" w:rsidRDefault="00210F16" w:rsidP="00953ED3">
            <w:pPr>
              <w:keepNext/>
              <w:spacing w:line="264" w:lineRule="auto"/>
              <w:rPr>
                <w:highlight w:val="yellow"/>
                <w:lang w:val="en-US"/>
              </w:rPr>
            </w:pPr>
            <w:commentRangeStart w:id="22"/>
            <w:r w:rsidRPr="006B3712">
              <w:rPr>
                <w:highlight w:val="yellow"/>
                <w:lang w:val="en-US"/>
              </w:rPr>
              <w:t>Continue to update methodologies with the latest established science</w:t>
            </w:r>
            <w:commentRangeEnd w:id="22"/>
            <w:r>
              <w:rPr>
                <w:rStyle w:val="CommentReference"/>
              </w:rPr>
              <w:commentReference w:id="22"/>
            </w:r>
          </w:p>
        </w:tc>
        <w:tc>
          <w:tcPr>
            <w:tcW w:w="0" w:type="auto"/>
            <w:tcBorders>
              <w:bottom w:val="nil"/>
            </w:tcBorders>
          </w:tcPr>
          <w:p w14:paraId="109354FF"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7F306B09" w14:textId="77777777" w:rsidR="00210F16" w:rsidRPr="00252EDA" w:rsidRDefault="00210F16" w:rsidP="00953ED3">
            <w:pPr>
              <w:keepNext/>
              <w:spacing w:line="264" w:lineRule="auto"/>
              <w:jc w:val="center"/>
              <w:rPr>
                <w:lang w:val="en-US"/>
              </w:rPr>
            </w:pPr>
          </w:p>
        </w:tc>
      </w:tr>
      <w:tr w:rsidR="00210F16" w:rsidRPr="00252EDA" w14:paraId="3BF734C8" w14:textId="77777777" w:rsidTr="00953ED3">
        <w:tc>
          <w:tcPr>
            <w:tcW w:w="0" w:type="auto"/>
            <w:vMerge/>
          </w:tcPr>
          <w:p w14:paraId="03827535" w14:textId="77777777" w:rsidR="00210F16" w:rsidRPr="00252EDA" w:rsidRDefault="00210F16" w:rsidP="00953ED3">
            <w:pPr>
              <w:keepNext/>
              <w:spacing w:line="264" w:lineRule="auto"/>
              <w:rPr>
                <w:lang w:val="en-US"/>
              </w:rPr>
            </w:pPr>
          </w:p>
        </w:tc>
        <w:tc>
          <w:tcPr>
            <w:tcW w:w="0" w:type="auto"/>
            <w:tcBorders>
              <w:top w:val="nil"/>
              <w:bottom w:val="nil"/>
            </w:tcBorders>
          </w:tcPr>
          <w:p w14:paraId="3ED711CD"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Perform post-event studies comparing Hazus modeling against real world results to assess methodology accuracy</w:t>
            </w:r>
          </w:p>
        </w:tc>
        <w:tc>
          <w:tcPr>
            <w:tcW w:w="0" w:type="auto"/>
            <w:tcBorders>
              <w:top w:val="nil"/>
              <w:bottom w:val="nil"/>
            </w:tcBorders>
          </w:tcPr>
          <w:p w14:paraId="5BD2AB01" w14:textId="77777777" w:rsidR="00210F16" w:rsidRPr="00252EDA" w:rsidRDefault="00210F16" w:rsidP="00953ED3">
            <w:pPr>
              <w:keepNext/>
              <w:spacing w:line="264" w:lineRule="auto"/>
              <w:jc w:val="center"/>
              <w:rPr>
                <w:lang w:val="en-US"/>
              </w:rPr>
            </w:pPr>
          </w:p>
        </w:tc>
      </w:tr>
      <w:tr w:rsidR="00210F16" w:rsidRPr="00252EDA" w14:paraId="5814FE6C" w14:textId="77777777" w:rsidTr="00953ED3">
        <w:tc>
          <w:tcPr>
            <w:tcW w:w="0" w:type="auto"/>
            <w:vMerge/>
          </w:tcPr>
          <w:p w14:paraId="15B0BA52" w14:textId="77777777" w:rsidR="00210F16" w:rsidRPr="00252EDA" w:rsidRDefault="00210F16" w:rsidP="00953ED3">
            <w:pPr>
              <w:keepNext/>
              <w:spacing w:line="264" w:lineRule="auto"/>
              <w:rPr>
                <w:lang w:val="en-US"/>
              </w:rPr>
            </w:pPr>
          </w:p>
        </w:tc>
        <w:tc>
          <w:tcPr>
            <w:tcW w:w="0" w:type="auto"/>
            <w:tcBorders>
              <w:top w:val="nil"/>
            </w:tcBorders>
          </w:tcPr>
          <w:p w14:paraId="37E89137"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Create national resource for developing standardized risk assessments</w:t>
            </w:r>
          </w:p>
        </w:tc>
        <w:tc>
          <w:tcPr>
            <w:tcW w:w="0" w:type="auto"/>
            <w:tcBorders>
              <w:top w:val="nil"/>
            </w:tcBorders>
          </w:tcPr>
          <w:p w14:paraId="7017B203"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37AC1A2E" w14:textId="77777777" w:rsidTr="00953ED3">
        <w:tc>
          <w:tcPr>
            <w:tcW w:w="0" w:type="auto"/>
            <w:vMerge w:val="restart"/>
          </w:tcPr>
          <w:p w14:paraId="38714D47" w14:textId="77777777" w:rsidR="00210F16" w:rsidRPr="00252EDA" w:rsidRDefault="00210F16" w:rsidP="00953ED3">
            <w:pPr>
              <w:keepNext/>
              <w:spacing w:line="264" w:lineRule="auto"/>
              <w:rPr>
                <w:lang w:val="en-US"/>
              </w:rPr>
            </w:pPr>
            <w:r w:rsidRPr="00252EDA">
              <w:rPr>
                <w:lang w:val="en-US"/>
              </w:rPr>
              <w:t>Further engage the community</w:t>
            </w:r>
          </w:p>
        </w:tc>
        <w:tc>
          <w:tcPr>
            <w:tcW w:w="0" w:type="auto"/>
            <w:tcBorders>
              <w:bottom w:val="nil"/>
            </w:tcBorders>
          </w:tcPr>
          <w:p w14:paraId="6DAE60AD"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55BFBC6A" w14:textId="77777777" w:rsidR="00210F16" w:rsidRPr="00252EDA" w:rsidRDefault="00210F16" w:rsidP="00953ED3">
            <w:pPr>
              <w:keepNext/>
              <w:spacing w:line="264" w:lineRule="auto"/>
              <w:jc w:val="center"/>
              <w:rPr>
                <w:lang w:val="en-US"/>
              </w:rPr>
            </w:pPr>
          </w:p>
        </w:tc>
      </w:tr>
      <w:tr w:rsidR="00210F16" w:rsidRPr="00252EDA" w14:paraId="044B282F" w14:textId="77777777" w:rsidTr="00953ED3">
        <w:tc>
          <w:tcPr>
            <w:tcW w:w="0" w:type="auto"/>
            <w:vMerge/>
          </w:tcPr>
          <w:p w14:paraId="60753139" w14:textId="77777777" w:rsidR="00210F16" w:rsidRPr="00252EDA" w:rsidRDefault="00210F16" w:rsidP="00953ED3">
            <w:pPr>
              <w:keepNext/>
              <w:spacing w:line="264" w:lineRule="auto"/>
              <w:rPr>
                <w:lang w:val="en-US"/>
              </w:rPr>
            </w:pPr>
          </w:p>
        </w:tc>
        <w:tc>
          <w:tcPr>
            <w:tcW w:w="0" w:type="auto"/>
            <w:tcBorders>
              <w:top w:val="nil"/>
              <w:bottom w:val="nil"/>
            </w:tcBorders>
          </w:tcPr>
          <w:p w14:paraId="0AEE41BC"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Perform routine stakeholder analysis</w:t>
            </w:r>
          </w:p>
        </w:tc>
        <w:tc>
          <w:tcPr>
            <w:tcW w:w="0" w:type="auto"/>
            <w:tcBorders>
              <w:top w:val="nil"/>
              <w:bottom w:val="nil"/>
            </w:tcBorders>
          </w:tcPr>
          <w:p w14:paraId="715C7D98"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6FE2107B" w14:textId="77777777" w:rsidTr="00953ED3">
        <w:tc>
          <w:tcPr>
            <w:tcW w:w="0" w:type="auto"/>
            <w:vMerge/>
            <w:tcBorders>
              <w:bottom w:val="single" w:sz="4" w:space="0" w:color="auto"/>
            </w:tcBorders>
          </w:tcPr>
          <w:p w14:paraId="52513F35" w14:textId="77777777" w:rsidR="00210F16" w:rsidRPr="00252EDA" w:rsidRDefault="00210F16" w:rsidP="00953ED3">
            <w:pPr>
              <w:keepNext/>
              <w:spacing w:line="264" w:lineRule="auto"/>
              <w:rPr>
                <w:lang w:val="en-US"/>
              </w:rPr>
            </w:pPr>
          </w:p>
        </w:tc>
        <w:tc>
          <w:tcPr>
            <w:tcW w:w="0" w:type="auto"/>
            <w:tcBorders>
              <w:top w:val="nil"/>
            </w:tcBorders>
          </w:tcPr>
          <w:p w14:paraId="11F2AD92" w14:textId="77777777" w:rsidR="00210F16" w:rsidRPr="00252EDA" w:rsidRDefault="00210F16" w:rsidP="00210F16">
            <w:pPr>
              <w:pStyle w:val="ListParagraph"/>
              <w:keepNext/>
              <w:numPr>
                <w:ilvl w:val="0"/>
                <w:numId w:val="2"/>
              </w:numPr>
              <w:spacing w:after="0" w:line="264" w:lineRule="auto"/>
              <w:ind w:left="360"/>
              <w:rPr>
                <w:lang w:val="en-US"/>
              </w:rPr>
            </w:pPr>
            <w:r w:rsidRPr="00252EDA">
              <w:rPr>
                <w:lang w:val="en-US"/>
              </w:rPr>
              <w:t>Increase transparency by communicating the development and release schedules, modeling changes, and other Hazus updates</w:t>
            </w:r>
          </w:p>
        </w:tc>
        <w:tc>
          <w:tcPr>
            <w:tcW w:w="0" w:type="auto"/>
            <w:tcBorders>
              <w:top w:val="nil"/>
            </w:tcBorders>
          </w:tcPr>
          <w:p w14:paraId="25F9814C" w14:textId="77777777" w:rsidR="00210F16" w:rsidRPr="00252EDA" w:rsidRDefault="00210F16" w:rsidP="00953ED3">
            <w:pPr>
              <w:keepNext/>
              <w:spacing w:line="264" w:lineRule="auto"/>
              <w:jc w:val="center"/>
              <w:rPr>
                <w:lang w:val="en-US"/>
              </w:rPr>
            </w:pPr>
            <w:r w:rsidRPr="00252EDA">
              <w:rPr>
                <w:lang w:val="en-US"/>
              </w:rPr>
              <w:sym w:font="Wingdings" w:char="F0FE"/>
            </w:r>
          </w:p>
        </w:tc>
      </w:tr>
      <w:tr w:rsidR="00210F16" w:rsidRPr="00252EDA" w14:paraId="3D26B166" w14:textId="77777777" w:rsidTr="00953ED3">
        <w:tc>
          <w:tcPr>
            <w:tcW w:w="0" w:type="auto"/>
            <w:vMerge w:val="restart"/>
          </w:tcPr>
          <w:p w14:paraId="4E9F30A6" w14:textId="77777777" w:rsidR="00210F16" w:rsidRPr="00252EDA" w:rsidRDefault="00210F16" w:rsidP="00953ED3">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4C1A34C8" w14:textId="77777777" w:rsidR="00210F16" w:rsidRPr="00252EDA" w:rsidRDefault="00210F16" w:rsidP="00210F16">
            <w:pPr>
              <w:pStyle w:val="ListParagraph"/>
              <w:numPr>
                <w:ilvl w:val="0"/>
                <w:numId w:val="2"/>
              </w:numPr>
              <w:spacing w:after="0" w:line="264" w:lineRule="auto"/>
              <w:ind w:left="360"/>
              <w:rPr>
                <w:lang w:val="en-US"/>
              </w:rPr>
            </w:pPr>
            <w:r w:rsidRPr="00252EDA">
              <w:rPr>
                <w:lang w:val="en-US"/>
              </w:rPr>
              <w:t>Develop performance metrics</w:t>
            </w:r>
          </w:p>
        </w:tc>
        <w:tc>
          <w:tcPr>
            <w:tcW w:w="0" w:type="auto"/>
            <w:tcBorders>
              <w:bottom w:val="nil"/>
            </w:tcBorders>
          </w:tcPr>
          <w:p w14:paraId="2467CCC0" w14:textId="77777777" w:rsidR="00210F16" w:rsidRPr="00252EDA" w:rsidRDefault="00210F16" w:rsidP="00953ED3">
            <w:pPr>
              <w:spacing w:line="264" w:lineRule="auto"/>
              <w:jc w:val="center"/>
              <w:rPr>
                <w:lang w:val="en-US"/>
              </w:rPr>
            </w:pPr>
          </w:p>
        </w:tc>
      </w:tr>
      <w:tr w:rsidR="00210F16" w:rsidRPr="00252EDA" w14:paraId="035ACBCC" w14:textId="77777777" w:rsidTr="00953ED3">
        <w:tc>
          <w:tcPr>
            <w:tcW w:w="0" w:type="auto"/>
            <w:vMerge/>
          </w:tcPr>
          <w:p w14:paraId="1070731E" w14:textId="77777777" w:rsidR="00210F16" w:rsidRPr="00252EDA" w:rsidRDefault="00210F16" w:rsidP="00953ED3">
            <w:pPr>
              <w:spacing w:line="264" w:lineRule="auto"/>
              <w:rPr>
                <w:lang w:val="en-US"/>
              </w:rPr>
            </w:pPr>
          </w:p>
        </w:tc>
        <w:tc>
          <w:tcPr>
            <w:tcW w:w="0" w:type="auto"/>
            <w:tcBorders>
              <w:top w:val="nil"/>
              <w:bottom w:val="nil"/>
            </w:tcBorders>
          </w:tcPr>
          <w:p w14:paraId="44FD104D" w14:textId="77777777" w:rsidR="00210F16" w:rsidRPr="00252EDA" w:rsidRDefault="00210F16" w:rsidP="00210F16">
            <w:pPr>
              <w:pStyle w:val="ListParagraph"/>
              <w:numPr>
                <w:ilvl w:val="0"/>
                <w:numId w:val="2"/>
              </w:numPr>
              <w:spacing w:after="0" w:line="264" w:lineRule="auto"/>
              <w:ind w:left="360"/>
              <w:rPr>
                <w:lang w:val="en-US"/>
              </w:rPr>
            </w:pPr>
            <w:r w:rsidRPr="00252EDA">
              <w:rPr>
                <w:lang w:val="en-US"/>
              </w:rPr>
              <w:t>Draft a data management plan</w:t>
            </w:r>
          </w:p>
        </w:tc>
        <w:tc>
          <w:tcPr>
            <w:tcW w:w="0" w:type="auto"/>
            <w:tcBorders>
              <w:top w:val="nil"/>
              <w:bottom w:val="nil"/>
            </w:tcBorders>
          </w:tcPr>
          <w:p w14:paraId="3B6741F9" w14:textId="77777777" w:rsidR="00210F16" w:rsidRPr="00252EDA" w:rsidRDefault="00210F16" w:rsidP="00953ED3">
            <w:pPr>
              <w:spacing w:line="264" w:lineRule="auto"/>
              <w:jc w:val="center"/>
              <w:rPr>
                <w:lang w:val="en-US"/>
              </w:rPr>
            </w:pPr>
          </w:p>
        </w:tc>
      </w:tr>
      <w:tr w:rsidR="00210F16" w:rsidRPr="00252EDA" w14:paraId="20D311E3" w14:textId="77777777" w:rsidTr="00953ED3">
        <w:tc>
          <w:tcPr>
            <w:tcW w:w="0" w:type="auto"/>
            <w:vMerge/>
          </w:tcPr>
          <w:p w14:paraId="4D48F885" w14:textId="77777777" w:rsidR="00210F16" w:rsidRPr="00252EDA" w:rsidRDefault="00210F16" w:rsidP="00953ED3">
            <w:pPr>
              <w:spacing w:line="264" w:lineRule="auto"/>
              <w:rPr>
                <w:lang w:val="en-US"/>
              </w:rPr>
            </w:pPr>
          </w:p>
        </w:tc>
        <w:tc>
          <w:tcPr>
            <w:tcW w:w="0" w:type="auto"/>
            <w:vMerge w:val="restart"/>
            <w:tcBorders>
              <w:top w:val="nil"/>
            </w:tcBorders>
          </w:tcPr>
          <w:p w14:paraId="0372F4FD" w14:textId="77777777" w:rsidR="00210F16" w:rsidRPr="00252EDA" w:rsidRDefault="00210F16" w:rsidP="00210F16">
            <w:pPr>
              <w:pStyle w:val="ListParagraph"/>
              <w:numPr>
                <w:ilvl w:val="0"/>
                <w:numId w:val="2"/>
              </w:numPr>
              <w:spacing w:after="0"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C2D4C40" w14:textId="77777777" w:rsidR="00210F16" w:rsidRPr="00252EDA" w:rsidRDefault="00210F16" w:rsidP="00953ED3">
            <w:pPr>
              <w:spacing w:line="264" w:lineRule="auto"/>
              <w:jc w:val="center"/>
              <w:rPr>
                <w:lang w:val="en-US"/>
              </w:rPr>
            </w:pPr>
            <w:r w:rsidRPr="00252EDA">
              <w:rPr>
                <w:lang w:val="en-US"/>
              </w:rPr>
              <w:sym w:font="Wingdings" w:char="F0FE"/>
            </w:r>
          </w:p>
        </w:tc>
      </w:tr>
      <w:tr w:rsidR="00210F16" w:rsidRPr="00252EDA" w14:paraId="58C8674B" w14:textId="77777777" w:rsidTr="00953ED3">
        <w:tc>
          <w:tcPr>
            <w:tcW w:w="0" w:type="auto"/>
            <w:vMerge/>
            <w:tcBorders>
              <w:bottom w:val="single" w:sz="4" w:space="0" w:color="auto"/>
            </w:tcBorders>
          </w:tcPr>
          <w:p w14:paraId="5C61F4D3" w14:textId="77777777" w:rsidR="00210F16" w:rsidRPr="00252EDA" w:rsidRDefault="00210F16" w:rsidP="00953ED3">
            <w:pPr>
              <w:spacing w:line="264" w:lineRule="auto"/>
              <w:rPr>
                <w:lang w:val="en-US"/>
              </w:rPr>
            </w:pPr>
          </w:p>
        </w:tc>
        <w:tc>
          <w:tcPr>
            <w:tcW w:w="0" w:type="auto"/>
            <w:vMerge/>
            <w:tcBorders>
              <w:bottom w:val="single" w:sz="4" w:space="0" w:color="auto"/>
            </w:tcBorders>
          </w:tcPr>
          <w:p w14:paraId="34FA27CE" w14:textId="77777777" w:rsidR="00210F16" w:rsidRPr="00252EDA" w:rsidRDefault="00210F16" w:rsidP="00210F16">
            <w:pPr>
              <w:pStyle w:val="ListParagraph"/>
              <w:numPr>
                <w:ilvl w:val="0"/>
                <w:numId w:val="2"/>
              </w:numPr>
              <w:spacing w:after="0" w:line="264" w:lineRule="auto"/>
              <w:ind w:left="360"/>
              <w:rPr>
                <w:lang w:val="en-US"/>
              </w:rPr>
            </w:pPr>
          </w:p>
        </w:tc>
        <w:tc>
          <w:tcPr>
            <w:tcW w:w="0" w:type="auto"/>
            <w:tcBorders>
              <w:top w:val="nil"/>
              <w:bottom w:val="single" w:sz="4" w:space="0" w:color="auto"/>
            </w:tcBorders>
          </w:tcPr>
          <w:p w14:paraId="7BD5EBEA" w14:textId="77777777" w:rsidR="00210F16" w:rsidRPr="00252EDA" w:rsidRDefault="00210F16" w:rsidP="00953ED3">
            <w:pPr>
              <w:spacing w:line="264" w:lineRule="auto"/>
              <w:jc w:val="center"/>
              <w:rPr>
                <w:lang w:val="en-US"/>
              </w:rPr>
            </w:pPr>
          </w:p>
        </w:tc>
      </w:tr>
    </w:tbl>
    <w:p w14:paraId="1B2F88AE" w14:textId="77777777" w:rsidR="00210F16" w:rsidRPr="008B4F48" w:rsidRDefault="00210F16" w:rsidP="00210F16">
      <w:pPr>
        <w:spacing w:line="360" w:lineRule="auto"/>
        <w:jc w:val="center"/>
        <w:rPr>
          <w:b/>
          <w:i/>
        </w:rPr>
      </w:pPr>
    </w:p>
    <w:p w14:paraId="099B4C49" w14:textId="77777777" w:rsidR="000B2B2D" w:rsidRPr="000B2B2D" w:rsidRDefault="000B2B2D" w:rsidP="000B2B2D"/>
    <w:p w14:paraId="25CA5487" w14:textId="77777777" w:rsidR="00EC1069" w:rsidRDefault="009264C5">
      <w:pPr>
        <w:pStyle w:val="Heading2"/>
      </w:pPr>
      <w:bookmarkStart w:id="23" w:name="_Toc439994667"/>
      <w:bookmarkStart w:id="24" w:name="_Toc2091067"/>
      <w:r>
        <w:t>Purpose</w:t>
      </w:r>
      <w:bookmarkEnd w:id="23"/>
      <w:bookmarkEnd w:id="24"/>
      <w:r>
        <w:t xml:space="preserve"> </w:t>
      </w:r>
    </w:p>
    <w:p w14:paraId="5E1987DF" w14:textId="77777777" w:rsidR="00210F16" w:rsidRDefault="00210F16" w:rsidP="00210F16">
      <w:pPr>
        <w:spacing w:line="360" w:lineRule="auto"/>
      </w:pPr>
      <w:r w:rsidRPr="00210F16">
        <w:rPr>
          <w:highlight w:val="cyan"/>
        </w:rPr>
        <w:t>Jordan: Please incorporate FEMA’s feedback in this section. Comments are included.</w:t>
      </w:r>
    </w:p>
    <w:p w14:paraId="147E6522" w14:textId="77777777" w:rsidR="00EC1069" w:rsidRDefault="009264C5">
      <w:pPr>
        <w:pStyle w:val="template"/>
      </w:pPr>
      <w:r>
        <w:t>&lt;Iden</w:t>
      </w:r>
      <w:r w:rsidR="00872D7C">
        <w:t xml:space="preserve">tify the product whose </w:t>
      </w:r>
      <w:r>
        <w:t xml:space="preserve">requirements are specified in this document, including the revision or release number. Describe the scope of the product that is covered by this </w:t>
      </w:r>
      <w:r w:rsidR="003A2318">
        <w:t xml:space="preserve">Geospatial System </w:t>
      </w:r>
      <w:r w:rsidR="003A2318">
        <w:lastRenderedPageBreak/>
        <w:t>Requirement Specification</w:t>
      </w:r>
      <w:r>
        <w:t xml:space="preserve">, particularly if this </w:t>
      </w:r>
      <w:r w:rsidR="003A2318">
        <w:t>Geospatial System Requirement Specification</w:t>
      </w:r>
      <w:r w:rsidR="00872D7C">
        <w:t xml:space="preserve"> </w:t>
      </w:r>
      <w:r>
        <w:t>describes only part of the system or a single subsystem.&gt;</w:t>
      </w:r>
    </w:p>
    <w:p w14:paraId="4FFA8B23" w14:textId="77777777" w:rsidR="000B2B2D" w:rsidRDefault="000B2B2D">
      <w:pPr>
        <w:pStyle w:val="template"/>
      </w:pPr>
    </w:p>
    <w:p w14:paraId="59B8A9FC" w14:textId="77777777" w:rsidR="00210F16" w:rsidRDefault="00210F16" w:rsidP="00210F16">
      <w:pPr>
        <w:spacing w:line="360" w:lineRule="auto"/>
      </w:pPr>
      <w:commentRangeStart w:id="25"/>
      <w:r>
        <w:t xml:space="preserve">The design and functionality </w:t>
      </w:r>
      <w:commentRangeEnd w:id="25"/>
      <w:r>
        <w:rPr>
          <w:rStyle w:val="CommentReference"/>
        </w:rPr>
        <w:commentReference w:id="25"/>
      </w:r>
      <w:r>
        <w:t xml:space="preserve">of Hazus have become outdated as interest in risk information has widened and the technical landscape for data analysis has dramatically shifted. Planners and policymakers need risk information that is interpretable by a broad audience and delivered in efficient and universal data formats. Technical analysts and hazard specialists need risk modelling tools that are customizable and fast with fully documented methodologies. </w:t>
      </w:r>
      <w:commentRangeStart w:id="26"/>
      <w:commentRangeStart w:id="27"/>
      <w:r>
        <w:t>While Hazus in its current form is not meeting these demands</w:t>
      </w:r>
      <w:commentRangeEnd w:id="26"/>
      <w:r>
        <w:rPr>
          <w:rStyle w:val="CommentReference"/>
        </w:rPr>
        <w:commentReference w:id="26"/>
      </w:r>
      <w:commentRangeEnd w:id="27"/>
      <w:r>
        <w:rPr>
          <w:rStyle w:val="CommentReference"/>
        </w:rPr>
        <w:commentReference w:id="27"/>
      </w:r>
      <w:r>
        <w:t xml:space="preserve">, an open source, web-based version of Hazus could meet these needs and evolve efficiently as new needs arise. This paper explores possible approaches and outcomes for an open source redesign of Hazus aimed at effectively broadening its scope and better supporting its role as a leading publicly available risk modelling platform. </w:t>
      </w:r>
    </w:p>
    <w:p w14:paraId="1C5E1472" w14:textId="77777777" w:rsidR="00210F16" w:rsidRPr="008B4F48" w:rsidRDefault="00210F16" w:rsidP="00210F16">
      <w:pPr>
        <w:spacing w:line="360" w:lineRule="auto"/>
      </w:pPr>
      <w:r>
        <w:t xml:space="preserve">In an age of increasingly frequent and extreme weather events, applied researchers in a range of social and natural sciences are now dealing with the complexities of long-term planning, infrastructure protection, public health, and social vulnerability. This increased interest in quantitative hazard risk assessment has widened the scope of academic communities working with Hazus and, in turn, increased the amount of expert input available for the continued improvement of Hazus modelling capabilities. The development of Hazus as a centralized desktop software requires an update cycle structured to deliver periodic, costly releases. This approach does not support the efficient integration of innovative hazard and loss modelling methodologies at varying stages of validity proposed by hazard and risk researchers on a rolling basis. </w:t>
      </w:r>
      <w:commentRangeStart w:id="28"/>
      <w:r>
        <w:t xml:space="preserve">An Open Source </w:t>
      </w:r>
      <w:commentRangeEnd w:id="28"/>
      <w:r>
        <w:rPr>
          <w:rStyle w:val="CommentReference"/>
        </w:rPr>
        <w:commentReference w:id="28"/>
      </w:r>
      <w:r>
        <w:t xml:space="preserve">collection of independent analytical tools would dramatically decrease the resources required to implement methodological upgrades to Hazus and make it </w:t>
      </w:r>
      <w:r w:rsidRPr="00252EDA">
        <w:t>easier to solicit contributions from subject matter experts because they can now comment and improve upon methodologies that are available at source code or pseudo source code level. This will build the end user’s confidence in Hazus results and increase the software’s accuracy.</w:t>
      </w:r>
      <w:commentRangeStart w:id="29"/>
      <w:r w:rsidRPr="00252EDA">
        <w:t xml:space="preserve"> </w:t>
      </w:r>
      <w:commentRangeStart w:id="30"/>
      <w:commentRangeStart w:id="31"/>
      <w:commentRangeStart w:id="32"/>
      <w:r w:rsidRPr="00252EDA">
        <w:t xml:space="preserve">One of the main advantages of </w:t>
      </w:r>
      <w:proofErr w:type="spellStart"/>
      <w:r w:rsidRPr="00252EDA">
        <w:t>OpenHazus</w:t>
      </w:r>
      <w:proofErr w:type="spellEnd"/>
      <w:r w:rsidRPr="00252EDA">
        <w:t xml:space="preserve"> will be the establishment of a community of users and developers that, like in many </w:t>
      </w:r>
      <w:r>
        <w:t>Free and Open Source Software (</w:t>
      </w:r>
      <w:r w:rsidRPr="00252EDA">
        <w:t>FOSS</w:t>
      </w:r>
      <w:r>
        <w:t>)</w:t>
      </w:r>
      <w:r w:rsidRPr="00252EDA">
        <w:t xml:space="preserve"> projects, handle a large share of helpdesk duties and act as a conduit between actual users and developers.</w:t>
      </w:r>
      <w:commentRangeEnd w:id="30"/>
      <w:r>
        <w:rPr>
          <w:rStyle w:val="CommentReference"/>
        </w:rPr>
        <w:commentReference w:id="30"/>
      </w:r>
      <w:commentRangeEnd w:id="31"/>
      <w:r>
        <w:rPr>
          <w:rStyle w:val="CommentReference"/>
        </w:rPr>
        <w:commentReference w:id="31"/>
      </w:r>
      <w:commentRangeEnd w:id="32"/>
      <w:r>
        <w:rPr>
          <w:rStyle w:val="CommentReference"/>
        </w:rPr>
        <w:commentReference w:id="32"/>
      </w:r>
      <w:r w:rsidRPr="00252EDA">
        <w:t xml:space="preserve"> The increased transparency and accountability should improve stakeholder confidence significantly.</w:t>
      </w:r>
      <w:commentRangeEnd w:id="29"/>
      <w:r>
        <w:rPr>
          <w:rStyle w:val="CommentReference"/>
        </w:rPr>
        <w:commentReference w:id="29"/>
      </w:r>
    </w:p>
    <w:p w14:paraId="60432278" w14:textId="77777777" w:rsidR="00210F16" w:rsidRPr="008B4F48" w:rsidRDefault="00210F16" w:rsidP="00210F16">
      <w:pPr>
        <w:spacing w:line="360" w:lineRule="auto"/>
      </w:pPr>
      <w:r>
        <w:t xml:space="preserve">Demand for quantitative risk information has increased alongside a widening user base, evident in </w:t>
      </w:r>
      <w:commentRangeStart w:id="33"/>
      <w:commentRangeStart w:id="34"/>
      <w:r>
        <w:t xml:space="preserve">new regulatory requirements </w:t>
      </w:r>
      <w:commentRangeEnd w:id="33"/>
      <w:r>
        <w:rPr>
          <w:rStyle w:val="CommentReference"/>
        </w:rPr>
        <w:commentReference w:id="33"/>
      </w:r>
      <w:commentRangeEnd w:id="34"/>
      <w:r>
        <w:rPr>
          <w:rStyle w:val="CommentReference"/>
        </w:rPr>
        <w:commentReference w:id="34"/>
      </w:r>
      <w:r>
        <w:t xml:space="preserve">and incentives offered by FEMA programs for communities or </w:t>
      </w:r>
      <w:r>
        <w:lastRenderedPageBreak/>
        <w:t xml:space="preserve">projects that implement data-driven decision making towards the reduction of risk. </w:t>
      </w:r>
      <w:commentRangeStart w:id="35"/>
      <w:r>
        <w:t>However, the Hazus Program has not effectively distinguished between non-technical users who benefit primarily from the risk information offered by Hazus</w:t>
      </w:r>
      <w:r w:rsidRPr="006B77FF">
        <w:rPr>
          <w:i/>
        </w:rPr>
        <w:t xml:space="preserve"> results</w:t>
      </w:r>
      <w:r>
        <w:t xml:space="preserve"> and technical users who benefit primarily from the ability to </w:t>
      </w:r>
      <w:r w:rsidRPr="006B77FF">
        <w:rPr>
          <w:i/>
        </w:rPr>
        <w:t>run Hazus analytical models</w:t>
      </w:r>
      <w:commentRangeEnd w:id="35"/>
      <w:r>
        <w:rPr>
          <w:rStyle w:val="CommentReference"/>
        </w:rPr>
        <w:commentReference w:id="35"/>
      </w:r>
      <w:r w:rsidRPr="006B77FF">
        <w:rPr>
          <w:i/>
        </w:rPr>
        <w:t>.</w:t>
      </w:r>
      <w:r>
        <w:rPr>
          <w:i/>
        </w:rPr>
        <w:t xml:space="preserve"> </w:t>
      </w:r>
      <w:r>
        <w:t xml:space="preserve">An Open Source redesign of Hazus should seek to better meet the separate needs of these different user communities. </w:t>
      </w:r>
      <w:commentRangeStart w:id="36"/>
      <w:proofErr w:type="spellStart"/>
      <w:r w:rsidRPr="00252EDA">
        <w:t>OpenH</w:t>
      </w:r>
      <w:commentRangeEnd w:id="36"/>
      <w:r>
        <w:rPr>
          <w:rStyle w:val="CommentReference"/>
        </w:rPr>
        <w:commentReference w:id="36"/>
      </w:r>
      <w:r w:rsidRPr="00252EDA">
        <w:t>azus</w:t>
      </w:r>
      <w:proofErr w:type="spellEnd"/>
      <w:r w:rsidRPr="00252EDA">
        <w:t xml:space="preserve"> will have a single online resource that will allow </w:t>
      </w:r>
      <w:r>
        <w:t xml:space="preserve">planners, project managers, and policymakers to access summarized risk data produced by past Hazus studies at varying geographic levels nationwide. </w:t>
      </w:r>
      <w:r w:rsidRPr="00252EDA">
        <w:t xml:space="preserve">This online portal will make </w:t>
      </w:r>
      <w:r>
        <w:t xml:space="preserve">summarized Hazus </w:t>
      </w:r>
      <w:r w:rsidRPr="00252EDA">
        <w:t xml:space="preserve">results discoverable and available for the appropriate model with updates scheduled at a set frequency, thereby considerably widening the user base of Hazus. Standardized results will allow complicated technical model outputs to be easily digestible and </w:t>
      </w:r>
      <w:commentRangeStart w:id="37"/>
      <w:commentRangeStart w:id="38"/>
      <w:r w:rsidRPr="00252EDA">
        <w:t>better understood by the end user</w:t>
      </w:r>
      <w:commentRangeEnd w:id="37"/>
      <w:r>
        <w:rPr>
          <w:rStyle w:val="CommentReference"/>
        </w:rPr>
        <w:commentReference w:id="37"/>
      </w:r>
      <w:commentRangeEnd w:id="38"/>
      <w:r>
        <w:rPr>
          <w:rStyle w:val="CommentReference"/>
        </w:rPr>
        <w:commentReference w:id="38"/>
      </w:r>
      <w:r>
        <w:t xml:space="preserve">, bridging the gap between risk analysts and decision makers. Redirecting non-technical users toward a more immediately useful risk assessment resource will allow for the decentralization of Hazus analytical capabilities on a separate (but connected) platform geared toward more experienced data analysts.  </w:t>
      </w:r>
    </w:p>
    <w:p w14:paraId="0A8E3342" w14:textId="77777777" w:rsidR="00210F16" w:rsidRDefault="00210F16" w:rsidP="00210F16">
      <w:pPr>
        <w:spacing w:line="360" w:lineRule="auto"/>
      </w:pPr>
      <w:r>
        <w:t xml:space="preserve">As the audience and demand for quantitative risk information have grown, the technical infrastructure available to derive such information has drastically changed. Cloud computing capabilities have become standard, data visualization tools are numerous and designed for non-technical users, and traditional GIS tasks are increasingly integrated into generalized analytical workflows with fewer distinctions between spatial and non-spatial processes. In fact, the functionality of Hazus and other risk modelling </w:t>
      </w:r>
      <w:commentRangeStart w:id="39"/>
      <w:r>
        <w:t xml:space="preserve">technologies do not necessitate a GIS at all. </w:t>
      </w:r>
      <w:commentRangeEnd w:id="39"/>
      <w:r>
        <w:rPr>
          <w:rStyle w:val="CommentReference"/>
        </w:rPr>
        <w:commentReference w:id="39"/>
      </w:r>
      <w:r>
        <w:t xml:space="preserve">Hazus dependency on </w:t>
      </w:r>
      <w:commentRangeStart w:id="40"/>
      <w:proofErr w:type="spellStart"/>
      <w:r>
        <w:t>Esri</w:t>
      </w:r>
      <w:commentRangeEnd w:id="40"/>
      <w:proofErr w:type="spellEnd"/>
      <w:r>
        <w:rPr>
          <w:rStyle w:val="CommentReference"/>
        </w:rPr>
        <w:commentReference w:id="40"/>
      </w:r>
      <w:r>
        <w:t xml:space="preserve"> software was initially an advantage for Hazus because </w:t>
      </w:r>
      <w:proofErr w:type="gramStart"/>
      <w:r>
        <w:t>the majority of</w:t>
      </w:r>
      <w:proofErr w:type="gramEnd"/>
      <w:r>
        <w:t xml:space="preserve"> technically well-versed users had GIS experience and ESRI’s ArcGIS Desktop platform has been the most widely used GIS in the United States for many years. However, as the community of stakeholders working with spatial data spreads beyond traditional GIS users, the need arises for visualization and analysis tools that effectively integrate spatial and non-spatial data in systems that are agile, accessible, and transparent – regardless of their interface.</w:t>
      </w:r>
    </w:p>
    <w:p w14:paraId="0C512067" w14:textId="77777777" w:rsidR="00210F16" w:rsidRDefault="00210F16" w:rsidP="00210F16">
      <w:pPr>
        <w:spacing w:line="360" w:lineRule="auto"/>
      </w:pPr>
      <w:commentRangeStart w:id="41"/>
      <w:commentRangeStart w:id="42"/>
      <w:r>
        <w:t xml:space="preserve">A 2018 inventory found that out of XXX lines of code, Hazus only employs XXX lines of geospatial analysis. In fact, the earthquake and hurricane models do not make calls to any ESRI geoprocessing tools.  And while maps are a highly efficient tool for communicating natural hazard risk information, a large fraction of Hazus model results are more effectively communicated through traditional visualization techniques or their modern interactive counterparts (charts, graphs, </w:t>
      </w:r>
      <w:r>
        <w:lastRenderedPageBreak/>
        <w:t xml:space="preserve">infographics, etc.). The tight coupling of Hazus with ArcGIS Desktop places a significant burden on users who want to customize the software and extend its capabilities and on the Hazus Program itself, whose resources are largely spent on cumbersome software releases that employ complex code changes to address otherwise straightforward functionality upgrades. Significant resources are also dedicated to ArcGIS version updates, including an estimated 1,500 developer hours for the recent ArcGIS 10.6 release.  </w:t>
      </w:r>
      <w:commentRangeEnd w:id="41"/>
      <w:r>
        <w:rPr>
          <w:rStyle w:val="CommentReference"/>
        </w:rPr>
        <w:commentReference w:id="41"/>
      </w:r>
      <w:commentRangeEnd w:id="42"/>
      <w:r>
        <w:rPr>
          <w:rStyle w:val="CommentReference"/>
        </w:rPr>
        <w:commentReference w:id="42"/>
      </w:r>
    </w:p>
    <w:p w14:paraId="1F54D674" w14:textId="77777777" w:rsidR="00210F16" w:rsidRDefault="00210F16" w:rsidP="00210F16">
      <w:pPr>
        <w:spacing w:line="360" w:lineRule="auto"/>
      </w:pPr>
      <w:r>
        <w:t>If GIS capabilities represent a small and burdensome fraction of Hazus functionality, it becomes practical to leverage available Open Source geospatial libraries to accomplish spatial data visualization and analysis, rather than designing all Hazus capabilities around a GIS interface. In addition to decreasing development costs and increasing customizability of Hazus methods, reducing the role of geospatial processing will substantially improve runtimes because Hazus will leverage the increased capabilities of large, tabular lookup tables and stored, precomputed damage factors.</w:t>
      </w:r>
    </w:p>
    <w:p w14:paraId="14B3DB1D" w14:textId="77777777" w:rsidR="00210F16" w:rsidRPr="008B4F48" w:rsidRDefault="00210F16" w:rsidP="00210F16">
      <w:pPr>
        <w:spacing w:line="360" w:lineRule="auto"/>
      </w:pPr>
      <w:r>
        <w:t xml:space="preserve">Similarly, a relatively small percentage of Hazus users require a desktop environment for their risk modelling projects. Users with a legal obligation to maintain secure risk modelling data inputs (actuaries, certain military planners, etc.) represent an estimated 5% of Hazus use cases. Given the ongoing shift in computing technologies away from local environments and onto </w:t>
      </w:r>
      <w:commentRangeStart w:id="43"/>
      <w:commentRangeStart w:id="44"/>
      <w:r>
        <w:t>cloud resources</w:t>
      </w:r>
      <w:commentRangeEnd w:id="43"/>
      <w:r>
        <w:rPr>
          <w:rStyle w:val="CommentReference"/>
        </w:rPr>
        <w:commentReference w:id="43"/>
      </w:r>
      <w:commentRangeEnd w:id="44"/>
      <w:r>
        <w:rPr>
          <w:rStyle w:val="CommentReference"/>
        </w:rPr>
        <w:commentReference w:id="44"/>
      </w:r>
      <w:r>
        <w:t xml:space="preserve">, transitioning to a web-based architecture for Hazus could fulfil 95% of user needs while increasing modelling speed and access and radically expanding the transparency of model methodologies, data, and results. Leveraging increased storage capabilities on the cloud and increased processing speeds of web servers will also eliminate current constraints on desktop inventory database sizes, including the requirement to use aggregated Census Tract or Block data. A key objective of the </w:t>
      </w:r>
      <w:proofErr w:type="spellStart"/>
      <w:r>
        <w:t>OpenHazus</w:t>
      </w:r>
      <w:proofErr w:type="spellEnd"/>
      <w:r>
        <w:t xml:space="preserve"> initiative is to provide nationwide site-specific risk analysis as a default capability, which will significantly increase the accuracy of FEMA loss estimates and more effectively communicate risk and vulnerability in order to drive cost-effective mitigation strategies. </w:t>
      </w:r>
      <w:proofErr w:type="spellStart"/>
      <w:r w:rsidRPr="00252EDA">
        <w:t>OpenHazus</w:t>
      </w:r>
      <w:proofErr w:type="spellEnd"/>
      <w:r w:rsidRPr="00252EDA">
        <w:t xml:space="preserve"> will have an easily searchable online repository for users to share inventory including </w:t>
      </w:r>
      <w:commentRangeStart w:id="45"/>
      <w:r w:rsidRPr="00252EDA">
        <w:t>User Defined Facilities (UDF)</w:t>
      </w:r>
      <w:commentRangeEnd w:id="45"/>
      <w:r>
        <w:rPr>
          <w:rStyle w:val="CommentReference"/>
        </w:rPr>
        <w:commentReference w:id="45"/>
      </w:r>
      <w:r w:rsidRPr="00252EDA">
        <w:t>, best practices, and results. This requires the development of a quality control process and committee to vet new data in collaboration with</w:t>
      </w:r>
      <w:r>
        <w:t xml:space="preserve"> FEMA</w:t>
      </w:r>
      <w:r w:rsidRPr="00252EDA">
        <w:t xml:space="preserve"> </w:t>
      </w:r>
      <w:r w:rsidRPr="00252EDA">
        <w:rPr>
          <w:rFonts w:ascii="Calibri" w:hAnsi="Calibri"/>
          <w:color w:val="000000"/>
        </w:rPr>
        <w:t xml:space="preserve">Production and Technical Services (PTS) </w:t>
      </w:r>
      <w:r>
        <w:rPr>
          <w:rFonts w:ascii="Calibri" w:hAnsi="Calibri"/>
          <w:color w:val="000000"/>
        </w:rPr>
        <w:t xml:space="preserve">and Community Engagement and Risk Communication (CERC) </w:t>
      </w:r>
      <w:r w:rsidRPr="00252EDA">
        <w:rPr>
          <w:rFonts w:ascii="Calibri" w:hAnsi="Calibri"/>
          <w:color w:val="000000"/>
        </w:rPr>
        <w:t>Contractors</w:t>
      </w:r>
      <w:r>
        <w:t xml:space="preserve"> and</w:t>
      </w:r>
      <w:r w:rsidRPr="00252EDA">
        <w:t xml:space="preserve"> </w:t>
      </w:r>
      <w:r w:rsidRPr="00252EDA">
        <w:rPr>
          <w:rFonts w:ascii="Calibri" w:hAnsi="Calibri"/>
          <w:color w:val="000000"/>
        </w:rPr>
        <w:t>Cooperating Technical Partners (</w:t>
      </w:r>
      <w:r w:rsidRPr="00252EDA">
        <w:t>CTP)</w:t>
      </w:r>
      <w:r>
        <w:t>.</w:t>
      </w:r>
    </w:p>
    <w:p w14:paraId="52E99923" w14:textId="77777777" w:rsidR="00210F16" w:rsidRDefault="00210F16" w:rsidP="00210F16">
      <w:pPr>
        <w:spacing w:line="360" w:lineRule="auto"/>
      </w:pPr>
      <w:proofErr w:type="spellStart"/>
      <w:r>
        <w:lastRenderedPageBreak/>
        <w:t>OpenHazus</w:t>
      </w:r>
      <w:proofErr w:type="spellEnd"/>
      <w:r>
        <w:t xml:space="preserve"> has been conceptualized as a toolbox of multi-hazard methodologies that may but do not have to use GIS to visualize the spatial distribution of risk to given assets. Removing the dependency not only on ESRI GIS software but also on traditional GIS architecture in general can significantly broaden the range of potential </w:t>
      </w:r>
      <w:proofErr w:type="spellStart"/>
      <w:r>
        <w:t>OpenHazus</w:t>
      </w:r>
      <w:proofErr w:type="spellEnd"/>
      <w:r>
        <w:t xml:space="preserve"> users. Hazus users and developers would benefit from two different aspects of the proposed “toolbox” of open software architecture. In a highly modularized system leveraging as-needed Open Source analytical libraries, each tool is well documented and can be accessed individually via an Application </w:t>
      </w:r>
      <w:commentRangeStart w:id="46"/>
      <w:r>
        <w:t xml:space="preserve">Programmer’s </w:t>
      </w:r>
      <w:commentRangeEnd w:id="46"/>
      <w:r>
        <w:rPr>
          <w:rStyle w:val="CommentReference"/>
        </w:rPr>
        <w:commentReference w:id="46"/>
      </w:r>
      <w:r>
        <w:t xml:space="preserve">Interface or API. Users can employ only those Hazus modules that make sense for their projects, and developers can more efficiently expand and update Hazus functionality by accessing and updating separate analytical modules rather than editing a large, rigid and interdependent workflow. </w:t>
      </w:r>
    </w:p>
    <w:p w14:paraId="66A4B6FE" w14:textId="77777777" w:rsidR="00210F16" w:rsidRDefault="00210F16" w:rsidP="00210F16">
      <w:pPr>
        <w:spacing w:line="360" w:lineRule="auto"/>
      </w:pPr>
      <w:proofErr w:type="spellStart"/>
      <w:r>
        <w:t>OpenHazus</w:t>
      </w:r>
      <w:proofErr w:type="spellEnd"/>
      <w:r>
        <w:t xml:space="preserve"> will also be designed to seamlessly integrate hazard inputs from authoritative federal agencies, including latest state-of-the-art flood, earthquake, hurricane and tsunami hazard models.  This will increase the quality of risk analysis results and eliminate the need for hazard modelling capabilities to be embedded within Hazus.  These embedded processes have proven costly to maintain and as well consistently </w:t>
      </w:r>
      <w:proofErr w:type="gramStart"/>
      <w:r>
        <w:t>lag behind</w:t>
      </w:r>
      <w:proofErr w:type="gramEnd"/>
      <w:r>
        <w:t xml:space="preserve"> the latest available hazard modelling techniques.    </w:t>
      </w:r>
    </w:p>
    <w:p w14:paraId="580D21F6" w14:textId="77777777" w:rsidR="00210F16" w:rsidRDefault="00210F16" w:rsidP="00210F16">
      <w:pPr>
        <w:spacing w:line="360" w:lineRule="auto"/>
      </w:pPr>
      <w:r>
        <w:t>Another beneficial aspect of an open architecture is the reliance on FOSS, which would make it easier to customize Hazus for many uses</w:t>
      </w:r>
      <w:commentRangeStart w:id="47"/>
      <w:commentRangeEnd w:id="47"/>
      <w:r>
        <w:rPr>
          <w:rStyle w:val="CommentReference"/>
        </w:rPr>
        <w:commentReference w:id="47"/>
      </w:r>
      <w:r>
        <w:t xml:space="preserve">. As advanced users develop customized versions of Hazus analytical processes, the Hazus Program can devote more resources toward collaborating with these users to review new model versions and integrate them into the official Hazus architecture, thereby leveraging the largely untapped expertise of the nationwide risk modelling community. A transition to FOSS would also increase the much-requested transparency of data and methods relied upon by federal agencies, allowing </w:t>
      </w:r>
      <w:proofErr w:type="spellStart"/>
      <w:r>
        <w:t>OpenHazus</w:t>
      </w:r>
      <w:proofErr w:type="spellEnd"/>
      <w:r>
        <w:t xml:space="preserve"> users to access key aspects of risk model architecture, thereby increasing trust in model outcomes.</w:t>
      </w:r>
    </w:p>
    <w:p w14:paraId="0ADCC598" w14:textId="77777777" w:rsidR="000B2B2D" w:rsidRPr="000B2B2D" w:rsidRDefault="00210F16" w:rsidP="00210F16">
      <w:pPr>
        <w:pStyle w:val="template"/>
        <w:spacing w:line="360" w:lineRule="auto"/>
        <w:ind w:firstLine="720"/>
        <w:rPr>
          <w:rFonts w:ascii="Times" w:hAnsi="Times"/>
          <w:i w:val="0"/>
          <w:sz w:val="24"/>
        </w:rPr>
      </w:pPr>
      <w:r w:rsidRPr="00210F16">
        <w:rPr>
          <w:rFonts w:ascii="Times" w:hAnsi="Times"/>
          <w:i w:val="0"/>
          <w:sz w:val="24"/>
        </w:rPr>
        <w:t xml:space="preserve">The next steps for </w:t>
      </w:r>
      <w:proofErr w:type="spellStart"/>
      <w:r w:rsidRPr="00210F16">
        <w:rPr>
          <w:rFonts w:ascii="Times" w:hAnsi="Times"/>
          <w:i w:val="0"/>
          <w:sz w:val="24"/>
        </w:rPr>
        <w:t>OpenHazus</w:t>
      </w:r>
      <w:proofErr w:type="spellEnd"/>
      <w:r w:rsidRPr="00210F16">
        <w:rPr>
          <w:rFonts w:ascii="Times" w:hAnsi="Times"/>
          <w:i w:val="0"/>
          <w:sz w:val="24"/>
        </w:rPr>
        <w:t xml:space="preserve"> include a phased development built around a modular architecture of Hazus analytical capabilities.  Lightweight desktop utilities for site-specific analyses will be made available for user download in the short term while larger scale versions of these tools are built on web servers for availability in the </w:t>
      </w:r>
      <w:proofErr w:type="spellStart"/>
      <w:r w:rsidRPr="00210F16">
        <w:rPr>
          <w:rFonts w:ascii="Times" w:hAnsi="Times"/>
          <w:i w:val="0"/>
          <w:sz w:val="24"/>
        </w:rPr>
        <w:t>OpenHazus</w:t>
      </w:r>
      <w:proofErr w:type="spellEnd"/>
      <w:r w:rsidRPr="00210F16">
        <w:rPr>
          <w:rFonts w:ascii="Times" w:hAnsi="Times"/>
          <w:i w:val="0"/>
          <w:sz w:val="24"/>
        </w:rPr>
        <w:t xml:space="preserve"> platform. </w:t>
      </w:r>
      <w:proofErr w:type="spellStart"/>
      <w:r w:rsidRPr="00210F16">
        <w:rPr>
          <w:rFonts w:ascii="Times" w:hAnsi="Times"/>
          <w:i w:val="0"/>
          <w:sz w:val="24"/>
        </w:rPr>
        <w:t>OpenHazus</w:t>
      </w:r>
      <w:proofErr w:type="spellEnd"/>
      <w:r w:rsidRPr="00210F16">
        <w:rPr>
          <w:rFonts w:ascii="Times" w:hAnsi="Times"/>
          <w:i w:val="0"/>
          <w:sz w:val="24"/>
        </w:rPr>
        <w:t xml:space="preserve"> nationwide inventory requirements will be addressed by integrating the latest building footprint data with HIFLD Open infrastructure and essential facility data, state and local data and developing strategies for effective attribute mapping and dynamic updates. Existing Risk MAP CS </w:t>
      </w:r>
      <w:commentRangeStart w:id="48"/>
      <w:r w:rsidRPr="00210F16">
        <w:rPr>
          <w:rFonts w:ascii="Times" w:hAnsi="Times"/>
          <w:i w:val="0"/>
          <w:sz w:val="24"/>
        </w:rPr>
        <w:t>MIP</w:t>
      </w:r>
      <w:commentRangeEnd w:id="48"/>
      <w:r w:rsidRPr="00210F16">
        <w:rPr>
          <w:rFonts w:ascii="Times" w:hAnsi="Times"/>
          <w:i w:val="0"/>
          <w:sz w:val="24"/>
        </w:rPr>
        <w:commentReference w:id="48"/>
      </w:r>
      <w:r w:rsidRPr="00210F16">
        <w:rPr>
          <w:rFonts w:ascii="Times" w:hAnsi="Times"/>
          <w:i w:val="0"/>
          <w:sz w:val="24"/>
        </w:rPr>
        <w:t xml:space="preserve"> and MSC capabilities will be leveraged to develop live access and discovery of external hazard data sources </w:t>
      </w:r>
      <w:r w:rsidRPr="00210F16">
        <w:rPr>
          <w:rFonts w:ascii="Times" w:hAnsi="Times"/>
          <w:i w:val="0"/>
          <w:sz w:val="24"/>
        </w:rPr>
        <w:lastRenderedPageBreak/>
        <w:t xml:space="preserve">directly from the </w:t>
      </w:r>
      <w:proofErr w:type="spellStart"/>
      <w:r w:rsidRPr="00210F16">
        <w:rPr>
          <w:rFonts w:ascii="Times" w:hAnsi="Times"/>
          <w:i w:val="0"/>
          <w:sz w:val="24"/>
        </w:rPr>
        <w:t>OpenHazus</w:t>
      </w:r>
      <w:proofErr w:type="spellEnd"/>
      <w:r w:rsidRPr="00210F16">
        <w:rPr>
          <w:rFonts w:ascii="Times" w:hAnsi="Times"/>
          <w:i w:val="0"/>
          <w:sz w:val="24"/>
        </w:rPr>
        <w:t xml:space="preserve"> platform. A portal for viewing, downloading and sharing authoritative </w:t>
      </w:r>
      <w:proofErr w:type="spellStart"/>
      <w:r w:rsidRPr="00210F16">
        <w:rPr>
          <w:rFonts w:ascii="Times" w:hAnsi="Times"/>
          <w:i w:val="0"/>
          <w:sz w:val="24"/>
        </w:rPr>
        <w:t>OpenHazus</w:t>
      </w:r>
      <w:proofErr w:type="spellEnd"/>
      <w:r w:rsidRPr="00210F16">
        <w:rPr>
          <w:rFonts w:ascii="Times" w:hAnsi="Times"/>
          <w:i w:val="0"/>
          <w:sz w:val="24"/>
        </w:rPr>
        <w:t xml:space="preserve"> results from across the US will be deployed in order to shift non-technical users away from the creation of duplicative model data and toward summarized risk information ready for communication with a broad audience.</w:t>
      </w:r>
    </w:p>
    <w:p w14:paraId="529508EC" w14:textId="77777777" w:rsidR="00EC1069" w:rsidRDefault="009264C5">
      <w:pPr>
        <w:pStyle w:val="Heading2"/>
      </w:pPr>
      <w:bookmarkStart w:id="49" w:name="_Toc439994668"/>
      <w:bookmarkStart w:id="50" w:name="_Toc2091068"/>
      <w:r>
        <w:t>Document Conventions</w:t>
      </w:r>
      <w:bookmarkEnd w:id="49"/>
      <w:bookmarkEnd w:id="50"/>
    </w:p>
    <w:p w14:paraId="3A84221F" w14:textId="77777777" w:rsidR="00655DD3" w:rsidRDefault="00655DD3" w:rsidP="00655DD3">
      <w:pPr>
        <w:pStyle w:val="template"/>
      </w:pPr>
      <w:r w:rsidRPr="000B2B2D">
        <w:rPr>
          <w:highlight w:val="cyan"/>
        </w:rPr>
        <w:t>Recommend no action for v0.9</w:t>
      </w:r>
    </w:p>
    <w:p w14:paraId="7A1DD7AD" w14:textId="77777777" w:rsidR="000B2B2D" w:rsidRDefault="00655DD3">
      <w:pPr>
        <w:pStyle w:val="template"/>
        <w:rPr>
          <w:highlight w:val="cyan"/>
        </w:rPr>
      </w:pPr>
      <w:r>
        <w:rPr>
          <w:highlight w:val="cyan"/>
        </w:rPr>
        <w:t>In final draft, r</w:t>
      </w:r>
      <w:r w:rsidR="000B2B2D" w:rsidRPr="000B2B2D">
        <w:rPr>
          <w:highlight w:val="cyan"/>
        </w:rPr>
        <w:t xml:space="preserve">ecommend adding a short list of term definitions in future version, depending on usage in final draft, </w:t>
      </w:r>
      <w:proofErr w:type="spellStart"/>
      <w:r w:rsidR="000B2B2D" w:rsidRPr="000B2B2D">
        <w:rPr>
          <w:highlight w:val="cyan"/>
        </w:rPr>
        <w:t>eg.</w:t>
      </w:r>
      <w:proofErr w:type="spellEnd"/>
      <w:r w:rsidR="000B2B2D" w:rsidRPr="000B2B2D">
        <w:rPr>
          <w:highlight w:val="cyan"/>
        </w:rPr>
        <w:t xml:space="preserve"> what is meant by Legacy Hazus vs. </w:t>
      </w:r>
      <w:proofErr w:type="spellStart"/>
      <w:r w:rsidR="000B2B2D" w:rsidRPr="000B2B2D">
        <w:rPr>
          <w:highlight w:val="cyan"/>
        </w:rPr>
        <w:t>OpenHazus</w:t>
      </w:r>
      <w:proofErr w:type="spellEnd"/>
      <w:r w:rsidR="000B2B2D" w:rsidRPr="000B2B2D">
        <w:rPr>
          <w:highlight w:val="cyan"/>
        </w:rPr>
        <w:t xml:space="preserve">, Hazus without (-MH), etc. </w:t>
      </w:r>
    </w:p>
    <w:p w14:paraId="65E7EE93" w14:textId="77777777" w:rsidR="00EC1069" w:rsidRDefault="009264C5">
      <w:pPr>
        <w:pStyle w:val="template"/>
      </w:pPr>
      <w:r>
        <w:t>&lt;Describ</w:t>
      </w:r>
      <w:r w:rsidR="006A4A4F">
        <w:t>e any standards or</w:t>
      </w:r>
      <w:r>
        <w:t xml:space="preserve"> conventions that were followed when writing this </w:t>
      </w:r>
      <w:r w:rsidR="003A2318">
        <w:t>Geospatial System Requirement Specification</w:t>
      </w:r>
      <w:r>
        <w:t xml:space="preserve">, such as fonts or highlighting that have special </w:t>
      </w:r>
      <w:proofErr w:type="spellStart"/>
      <w:proofErr w:type="gramStart"/>
      <w:r>
        <w:t>significa</w:t>
      </w:r>
      <w:r w:rsidR="00D045EB">
        <w:t>nce</w:t>
      </w:r>
      <w:r>
        <w:t>.</w:t>
      </w:r>
      <w:r w:rsidR="00D045EB">
        <w:t>I</w:t>
      </w:r>
      <w:proofErr w:type="spellEnd"/>
      <w:proofErr w:type="gramEnd"/>
      <w:r w:rsidR="00D045EB">
        <w:t xml:space="preserve"> can’t think of any but, if you do, here is the place to identify them.</w:t>
      </w:r>
      <w:r>
        <w:t>&gt;</w:t>
      </w:r>
    </w:p>
    <w:p w14:paraId="0DB85872" w14:textId="77777777" w:rsidR="00EC1069" w:rsidRDefault="009264C5">
      <w:pPr>
        <w:pStyle w:val="Heading2"/>
      </w:pPr>
      <w:bookmarkStart w:id="51" w:name="_Toc439994669"/>
      <w:bookmarkStart w:id="52" w:name="_Toc2091069"/>
      <w:r>
        <w:t>Intended Audience and Reading Suggestions</w:t>
      </w:r>
      <w:bookmarkEnd w:id="51"/>
      <w:bookmarkEnd w:id="52"/>
    </w:p>
    <w:p w14:paraId="7425B520" w14:textId="77777777" w:rsidR="000B2B2D" w:rsidRDefault="000B2B2D">
      <w:pPr>
        <w:pStyle w:val="template"/>
      </w:pPr>
      <w:commentRangeStart w:id="53"/>
      <w:commentRangeStart w:id="54"/>
      <w:commentRangeStart w:id="55"/>
      <w:r w:rsidRPr="000B2B2D">
        <w:rPr>
          <w:highlight w:val="cyan"/>
        </w:rPr>
        <w:t>Jordan, please ask Suman/Andrew for input here</w:t>
      </w:r>
      <w:r w:rsidR="00655DD3">
        <w:rPr>
          <w:highlight w:val="cyan"/>
        </w:rPr>
        <w:t xml:space="preserve"> and put a few sentences</w:t>
      </w:r>
      <w:r w:rsidRPr="000B2B2D">
        <w:rPr>
          <w:highlight w:val="cyan"/>
        </w:rPr>
        <w:t>. I envision</w:t>
      </w:r>
      <w:r>
        <w:rPr>
          <w:highlight w:val="cyan"/>
        </w:rPr>
        <w:t xml:space="preserve"> our intended audience as</w:t>
      </w:r>
      <w:r w:rsidRPr="000B2B2D">
        <w:rPr>
          <w:highlight w:val="cyan"/>
        </w:rPr>
        <w:t xml:space="preserve"> FEMA personnel on Hazus Program, </w:t>
      </w:r>
      <w:r>
        <w:rPr>
          <w:highlight w:val="cyan"/>
        </w:rPr>
        <w:t>plus</w:t>
      </w:r>
      <w:r w:rsidRPr="000B2B2D">
        <w:rPr>
          <w:highlight w:val="cyan"/>
        </w:rPr>
        <w:t xml:space="preserve"> </w:t>
      </w:r>
      <w:proofErr w:type="spellStart"/>
      <w:r w:rsidRPr="000B2B2D">
        <w:rPr>
          <w:highlight w:val="cyan"/>
        </w:rPr>
        <w:t>RiskMAP</w:t>
      </w:r>
      <w:proofErr w:type="spellEnd"/>
      <w:r w:rsidRPr="000B2B2D">
        <w:rPr>
          <w:highlight w:val="cyan"/>
        </w:rPr>
        <w:t xml:space="preserve"> leadership both on CDS contract and with FEMA</w:t>
      </w:r>
      <w:commentRangeEnd w:id="53"/>
      <w:r w:rsidR="00C80C0A">
        <w:rPr>
          <w:rStyle w:val="CommentReference"/>
          <w:rFonts w:asciiTheme="minorHAnsi" w:eastAsiaTheme="minorHAnsi" w:hAnsiTheme="minorHAnsi" w:cstheme="minorBidi"/>
          <w:i w:val="0"/>
          <w:lang w:val="en-GB"/>
        </w:rPr>
        <w:commentReference w:id="53"/>
      </w:r>
      <w:commentRangeEnd w:id="54"/>
      <w:r w:rsidR="00B40865">
        <w:rPr>
          <w:rStyle w:val="CommentReference"/>
          <w:rFonts w:asciiTheme="minorHAnsi" w:eastAsiaTheme="minorHAnsi" w:hAnsiTheme="minorHAnsi" w:cstheme="minorBidi"/>
          <w:i w:val="0"/>
          <w:lang w:val="en-GB"/>
        </w:rPr>
        <w:commentReference w:id="54"/>
      </w:r>
      <w:commentRangeEnd w:id="55"/>
      <w:r w:rsidR="00B40865">
        <w:rPr>
          <w:rStyle w:val="CommentReference"/>
          <w:rFonts w:asciiTheme="minorHAnsi" w:eastAsiaTheme="minorHAnsi" w:hAnsiTheme="minorHAnsi" w:cstheme="minorBidi"/>
          <w:i w:val="0"/>
          <w:lang w:val="en-GB"/>
        </w:rPr>
        <w:commentReference w:id="55"/>
      </w:r>
    </w:p>
    <w:p w14:paraId="65A270CD" w14:textId="77777777" w:rsidR="00EC1069" w:rsidRDefault="009264C5">
      <w:pPr>
        <w:pStyle w:val="template"/>
      </w:pPr>
      <w:r>
        <w:t xml:space="preserve">&lt;Describe the different types of reader that </w:t>
      </w:r>
      <w:r w:rsidRPr="00D045EB">
        <w:rPr>
          <w:u w:val="single"/>
        </w:rPr>
        <w:t>the document is intended for</w:t>
      </w:r>
      <w:r>
        <w:t>, such as developers, project managers, marketing staff, users, tes</w:t>
      </w:r>
      <w:r w:rsidR="00872D7C">
        <w:t>ters, etc</w:t>
      </w:r>
      <w:r>
        <w:t>.&gt;</w:t>
      </w:r>
    </w:p>
    <w:p w14:paraId="23CE6322" w14:textId="77777777" w:rsidR="00EC1069" w:rsidRDefault="009264C5">
      <w:pPr>
        <w:pStyle w:val="Heading2"/>
      </w:pPr>
      <w:bookmarkStart w:id="56" w:name="_Toc439994670"/>
      <w:bookmarkStart w:id="57" w:name="_Toc2091070"/>
      <w:r>
        <w:t>Project Scope</w:t>
      </w:r>
      <w:bookmarkEnd w:id="56"/>
      <w:bookmarkEnd w:id="57"/>
    </w:p>
    <w:p w14:paraId="3FBDD017" w14:textId="77777777" w:rsidR="00655DD3" w:rsidRDefault="00655DD3" w:rsidP="00655DD3">
      <w:pPr>
        <w:spacing w:line="360" w:lineRule="auto"/>
      </w:pPr>
      <w:r w:rsidRPr="000B2B2D">
        <w:rPr>
          <w:highlight w:val="cyan"/>
        </w:rPr>
        <w:t>No action needed in v0.9</w:t>
      </w:r>
    </w:p>
    <w:p w14:paraId="6FE4D9CB" w14:textId="77777777" w:rsidR="00EC1069" w:rsidRDefault="009264C5">
      <w:pPr>
        <w:pStyle w:val="template"/>
      </w:pPr>
      <w:r>
        <w:t>&lt;Provide a s</w:t>
      </w:r>
      <w:r w:rsidR="006A4A4F">
        <w:t>hort description of the capability</w:t>
      </w:r>
      <w:r>
        <w:t xml:space="preserve"> being specified and its purpose, including relevant benefits, objectives, and goals. Relate the software to corporate goals </w:t>
      </w:r>
      <w:r w:rsidR="0053717A">
        <w:t>and/</w:t>
      </w:r>
      <w:r>
        <w:t xml:space="preserve">or business strategies. If a separate vision and scope document is available, refer to it rather than duplicating its contents here. </w:t>
      </w:r>
      <w:r w:rsidR="00872D7C">
        <w:t>A</w:t>
      </w:r>
      <w:r>
        <w:t xml:space="preserve"> </w:t>
      </w:r>
      <w:r w:rsidR="0053717A">
        <w:t>s</w:t>
      </w:r>
      <w:r w:rsidR="003A2318">
        <w:t>pecification</w:t>
      </w:r>
      <w:r w:rsidR="00872D7C">
        <w:t xml:space="preserve"> </w:t>
      </w:r>
      <w:r>
        <w:t>that specifies the next release of an evolving product should contain its own scope statement as a subset of the long-term strategic product vision.&gt;</w:t>
      </w:r>
    </w:p>
    <w:p w14:paraId="39843FFA" w14:textId="77777777" w:rsidR="00655DD3" w:rsidRDefault="00655DD3">
      <w:pPr>
        <w:pStyle w:val="template"/>
      </w:pPr>
    </w:p>
    <w:p w14:paraId="21971DC8" w14:textId="77777777" w:rsidR="00655DD3" w:rsidRDefault="00582954" w:rsidP="00582954">
      <w:pPr>
        <w:spacing w:line="360" w:lineRule="auto"/>
      </w:pPr>
      <w:r>
        <w:t xml:space="preserve">This paper accomplishes tasks outlined by the FEMA Hazus Program in 2018 in preparation for a potential Open Source transition for Hazus. These tasks include identifying key motivations for redesigning Hazus in an Open Source, web-based framework, outlining baseline requirements for a hypothetical </w:t>
      </w:r>
      <w:proofErr w:type="spellStart"/>
      <w:r>
        <w:t>OpenHazus</w:t>
      </w:r>
      <w:proofErr w:type="spellEnd"/>
      <w:r>
        <w:t xml:space="preserve">, and exploring available Open Source and web technologies for feasibility in an </w:t>
      </w:r>
      <w:proofErr w:type="spellStart"/>
      <w:r>
        <w:t>OpenHazus</w:t>
      </w:r>
      <w:proofErr w:type="spellEnd"/>
      <w:r>
        <w:t xml:space="preserve"> architecture.</w:t>
      </w:r>
    </w:p>
    <w:p w14:paraId="3D5E51D4" w14:textId="77777777" w:rsidR="000B2B2D" w:rsidRDefault="000B2B2D">
      <w:pPr>
        <w:pStyle w:val="template"/>
      </w:pPr>
    </w:p>
    <w:p w14:paraId="6676197D" w14:textId="77777777" w:rsidR="00EC1069" w:rsidRDefault="009264C5">
      <w:pPr>
        <w:pStyle w:val="Heading2"/>
      </w:pPr>
      <w:bookmarkStart w:id="58" w:name="_Toc439994672"/>
      <w:bookmarkStart w:id="59" w:name="_Toc2091071"/>
      <w:r>
        <w:t>References</w:t>
      </w:r>
      <w:bookmarkEnd w:id="58"/>
      <w:bookmarkEnd w:id="59"/>
    </w:p>
    <w:p w14:paraId="5BBCCAB1" w14:textId="77777777" w:rsidR="00BB2851" w:rsidRDefault="00BB2851" w:rsidP="00BB2851">
      <w:pPr>
        <w:pStyle w:val="template"/>
      </w:pPr>
      <w:r w:rsidRPr="00655DD3">
        <w:rPr>
          <w:highlight w:val="cyan"/>
        </w:rPr>
        <w:t>No action recommended for v0.9</w:t>
      </w:r>
    </w:p>
    <w:p w14:paraId="74B8D2EC" w14:textId="77777777" w:rsidR="00BB2851" w:rsidRDefault="00655DD3">
      <w:pPr>
        <w:pStyle w:val="template"/>
      </w:pPr>
      <w:r w:rsidRPr="00655DD3">
        <w:rPr>
          <w:highlight w:val="cyan"/>
        </w:rPr>
        <w:t xml:space="preserve">Once document is finalized, recommend adding a list of appendices, </w:t>
      </w:r>
      <w:proofErr w:type="spellStart"/>
      <w:r w:rsidRPr="00655DD3">
        <w:rPr>
          <w:highlight w:val="cyan"/>
        </w:rPr>
        <w:t>eg.</w:t>
      </w:r>
      <w:proofErr w:type="spellEnd"/>
      <w:r w:rsidRPr="00655DD3">
        <w:rPr>
          <w:highlight w:val="cyan"/>
        </w:rPr>
        <w:t xml:space="preserve"> “Use cases.” </w:t>
      </w:r>
    </w:p>
    <w:p w14:paraId="718093C7" w14:textId="77777777" w:rsidR="00EC1069" w:rsidRDefault="009264C5">
      <w:pPr>
        <w:pStyle w:val="template"/>
      </w:pPr>
      <w:r>
        <w:lastRenderedPageBreak/>
        <w:t xml:space="preserve">&lt;List any other documents or Web addresses to which this </w:t>
      </w:r>
      <w:r w:rsidR="003A2318">
        <w:t>Geospatial System Requirement Specification</w:t>
      </w:r>
      <w:r w:rsidR="00872D7C">
        <w:t xml:space="preserve"> </w:t>
      </w:r>
      <w:r>
        <w:t>refers. These may include user interface style guides, contracts, standards, system requirements specifications, use case documents,</w:t>
      </w:r>
      <w:r w:rsidR="00872D7C">
        <w:t xml:space="preserve"> or a vision and scope document</w:t>
      </w:r>
      <w:r>
        <w:t>.&gt;</w:t>
      </w:r>
    </w:p>
    <w:p w14:paraId="6CB236CC" w14:textId="77777777" w:rsidR="004C03EB" w:rsidRDefault="004C03EB">
      <w:pPr>
        <w:spacing w:line="240" w:lineRule="auto"/>
        <w:rPr>
          <w:b/>
          <w:kern w:val="28"/>
          <w:sz w:val="36"/>
        </w:rPr>
      </w:pPr>
      <w:bookmarkStart w:id="60" w:name="_Toc439994673"/>
      <w:r>
        <w:br w:type="page"/>
      </w:r>
    </w:p>
    <w:p w14:paraId="0BED138B" w14:textId="77777777" w:rsidR="00EC1069" w:rsidRDefault="009264C5">
      <w:pPr>
        <w:pStyle w:val="Heading1"/>
      </w:pPr>
      <w:bookmarkStart w:id="61" w:name="_Toc2091072"/>
      <w:r>
        <w:lastRenderedPageBreak/>
        <w:t>Overall Description</w:t>
      </w:r>
      <w:bookmarkEnd w:id="60"/>
      <w:bookmarkEnd w:id="61"/>
    </w:p>
    <w:p w14:paraId="21137079" w14:textId="77777777" w:rsidR="00EC1069" w:rsidRDefault="009264C5">
      <w:pPr>
        <w:pStyle w:val="Heading2"/>
      </w:pPr>
      <w:bookmarkStart w:id="62" w:name="_Toc439994674"/>
      <w:bookmarkStart w:id="63" w:name="_Toc2091073"/>
      <w:r>
        <w:t>Product Perspective</w:t>
      </w:r>
      <w:bookmarkEnd w:id="62"/>
      <w:bookmarkEnd w:id="63"/>
    </w:p>
    <w:p w14:paraId="01CE958C" w14:textId="77777777" w:rsidR="0059729C" w:rsidRDefault="0059729C" w:rsidP="0059729C">
      <w:pPr>
        <w:spacing w:line="360" w:lineRule="auto"/>
      </w:pPr>
      <w:r w:rsidRPr="00210F16">
        <w:rPr>
          <w:highlight w:val="cyan"/>
        </w:rPr>
        <w:t>Jordan: Please incorporate FEMA’s feedback in this section. Comments are included.</w:t>
      </w:r>
    </w:p>
    <w:p w14:paraId="6D4BC930" w14:textId="77777777" w:rsidR="00EC1069" w:rsidRDefault="009264C5">
      <w:pPr>
        <w:pStyle w:val="template"/>
      </w:pPr>
      <w:r>
        <w:t xml:space="preserve">&lt;Describe the context and origin of the product being specified in this </w:t>
      </w:r>
      <w:r w:rsidR="003A2318">
        <w:t>Geospatial System Requirement Specification</w:t>
      </w:r>
      <w:r>
        <w:t xml:space="preserve">. For example, state whether this product is a follow-on member of a product family, a replacement for certain existing systems, or a new, self-contained product. If the </w:t>
      </w:r>
      <w:r w:rsidR="003A2318">
        <w:t>Geospatial System Requirement Specification</w:t>
      </w:r>
      <w:r w:rsidR="00872D7C">
        <w:t xml:space="preserve"> </w:t>
      </w:r>
      <w:r>
        <w:t>defines a component of a larger system, relate the requirements of the larger system to the functionality of this software and identify interfaces between the two. A simple diagram that shows the major components of the overall system, subsystem interconnections, and ex</w:t>
      </w:r>
      <w:r w:rsidR="00872D7C">
        <w:t>ternal interfaces might be included</w:t>
      </w:r>
      <w:r>
        <w:t>.</w:t>
      </w:r>
      <w:r w:rsidR="004E447C" w:rsidRPr="004E447C">
        <w:t xml:space="preserve"> This is the section to identify the unique </w:t>
      </w:r>
      <w:r w:rsidR="004E447C">
        <w:t>geospatial aspects of the capability</w:t>
      </w:r>
      <w:r w:rsidR="004E447C" w:rsidRPr="004E447C">
        <w:t xml:space="preserve"> </w:t>
      </w:r>
      <w:r>
        <w:t>&gt;</w:t>
      </w:r>
    </w:p>
    <w:p w14:paraId="0F723286" w14:textId="77777777" w:rsidR="0059729C" w:rsidRDefault="0059729C">
      <w:pPr>
        <w:pStyle w:val="template"/>
      </w:pPr>
    </w:p>
    <w:p w14:paraId="2B090171" w14:textId="77777777" w:rsidR="0059729C" w:rsidRDefault="0059729C" w:rsidP="00C93642">
      <w:pPr>
        <w:spacing w:line="360" w:lineRule="auto"/>
        <w:ind w:firstLine="720"/>
      </w:pPr>
      <w:r w:rsidRPr="00252EDA">
        <w:t xml:space="preserve">Hazus is a software suite within the risk mapping, assessment and planning </w:t>
      </w:r>
      <w:r>
        <w:t>program</w:t>
      </w:r>
      <w:r w:rsidRPr="00252EDA">
        <w:t xml:space="preserve"> (Risk MAP) of the Federal Insurance and Mitigation Administration (FIMA) of the Federal Emergency Management Agency (FEMA)</w:t>
      </w:r>
      <w:r>
        <w:t xml:space="preserve">, which </w:t>
      </w:r>
      <w:r w:rsidRPr="00252EDA">
        <w:t xml:space="preserve">is one of over 20 </w:t>
      </w:r>
      <w:r>
        <w:t>component agencies</w:t>
      </w:r>
      <w:r w:rsidRPr="00252EDA">
        <w:t xml:space="preserve"> of the Department of Homeland Security (DHS).  </w:t>
      </w:r>
      <w:r>
        <w:t xml:space="preserve">Hazus provides a cost-effective method for quantifying potential social and </w:t>
      </w:r>
      <w:commentRangeStart w:id="64"/>
      <w:commentRangeStart w:id="65"/>
      <w:r>
        <w:t>structural</w:t>
      </w:r>
      <w:commentRangeEnd w:id="64"/>
      <w:r>
        <w:rPr>
          <w:rStyle w:val="CommentReference"/>
        </w:rPr>
        <w:commentReference w:id="64"/>
      </w:r>
      <w:commentRangeEnd w:id="65"/>
      <w:r>
        <w:rPr>
          <w:rStyle w:val="CommentReference"/>
        </w:rPr>
        <w:commentReference w:id="65"/>
      </w:r>
      <w:r>
        <w:t xml:space="preserve"> impacts resulting from given hazard information for earthquakes, floods, tsunamis and hurricanes. </w:t>
      </w:r>
      <w:r w:rsidRPr="00252EDA">
        <w:t>Hazus results allow members of the emergency management community to develop policies that aim to decrease the risk of future loss</w:t>
      </w:r>
      <w:r>
        <w:t xml:space="preserve"> due to natural hazards – </w:t>
      </w:r>
      <w:commentRangeStart w:id="66"/>
      <w:r>
        <w:t xml:space="preserve">a capability required by risk reduction policies developed by local, state and federal authorities. </w:t>
      </w:r>
      <w:commentRangeEnd w:id="66"/>
      <w:r>
        <w:rPr>
          <w:rStyle w:val="CommentReference"/>
        </w:rPr>
        <w:commentReference w:id="66"/>
      </w:r>
      <w:r w:rsidRPr="00252EDA">
        <w:t>The overall objective of the existing Hazus pro</w:t>
      </w:r>
      <w:r>
        <w:t>gram</w:t>
      </w:r>
      <w:r w:rsidRPr="00252EDA">
        <w:t xml:space="preserve"> is to implement a nationally applicable set of standardized multi-hazard methodologies for estimating potential </w:t>
      </w:r>
      <w:r>
        <w:t>hurricane,</w:t>
      </w:r>
      <w:r w:rsidRPr="00252EDA">
        <w:t xml:space="preserve"> flood, </w:t>
      </w:r>
      <w:r>
        <w:t xml:space="preserve">tsunami </w:t>
      </w:r>
      <w:r w:rsidRPr="00252EDA">
        <w:t xml:space="preserve">and earthquake losses </w:t>
      </w:r>
      <w:commentRangeStart w:id="67"/>
      <w:r w:rsidRPr="00252EDA">
        <w:t>on a regional scale</w:t>
      </w:r>
      <w:commentRangeEnd w:id="67"/>
      <w:r>
        <w:rPr>
          <w:rStyle w:val="CommentReference"/>
        </w:rPr>
        <w:commentReference w:id="67"/>
      </w:r>
      <w:r w:rsidRPr="00252EDA">
        <w:t>.</w:t>
      </w:r>
    </w:p>
    <w:p w14:paraId="13891FD3" w14:textId="77777777" w:rsidR="0059729C" w:rsidRDefault="0059729C" w:rsidP="00C93642">
      <w:pPr>
        <w:spacing w:line="360" w:lineRule="auto"/>
        <w:ind w:firstLine="720"/>
      </w:pPr>
      <w:r w:rsidRPr="00252EDA">
        <w:t>When combined with detailed analyses and expert knowledge, the default datasets and model parameters included with Hazus provide an effective risk assessment tool.</w:t>
      </w:r>
      <w:r>
        <w:t xml:space="preserve"> Depending on the availability of reliable hazard and inventory data for a given region or disaster, Hazus results can be used to assess damages immediately following a real event, drive planning activities for catastrophic scenarios, or inform mitigation initiatives at the community, state, regional or national level. </w:t>
      </w:r>
      <w:r w:rsidRPr="00252EDA">
        <w:t>Hazus is also used in support of the Disaster Mitigation Act</w:t>
      </w:r>
      <w:r>
        <w:t xml:space="preserve"> of 2000</w:t>
      </w:r>
      <w:r w:rsidRPr="00252EDA">
        <w:t xml:space="preserve"> (DMA</w:t>
      </w:r>
      <w:r>
        <w:t xml:space="preserve"> 2000</w:t>
      </w:r>
      <w:r w:rsidRPr="00252EDA">
        <w:t xml:space="preserve">) to develop </w:t>
      </w:r>
      <w:r>
        <w:t>risk assessments leveraged in h</w:t>
      </w:r>
      <w:r w:rsidRPr="00252EDA">
        <w:t xml:space="preserve">azard </w:t>
      </w:r>
      <w:r>
        <w:t>m</w:t>
      </w:r>
      <w:r w:rsidRPr="00252EDA">
        <w:t xml:space="preserve">itigation plans to provide critical information for decision makers. </w:t>
      </w:r>
    </w:p>
    <w:p w14:paraId="0E9697FB" w14:textId="77777777" w:rsidR="0059729C" w:rsidRPr="007267DF" w:rsidRDefault="0059729C" w:rsidP="00C93642">
      <w:pPr>
        <w:spacing w:line="360" w:lineRule="auto"/>
        <w:ind w:firstLine="720"/>
        <w:rPr>
          <w:rFonts w:cstheme="minorHAnsi"/>
        </w:rPr>
      </w:pPr>
      <w:r>
        <w:t>S</w:t>
      </w:r>
      <w:r w:rsidRPr="00252EDA">
        <w:t>ubject matter experts from leading scientific</w:t>
      </w:r>
      <w:r>
        <w:t xml:space="preserve">, </w:t>
      </w:r>
      <w:r w:rsidRPr="00252EDA">
        <w:t>engineering</w:t>
      </w:r>
      <w:r>
        <w:t>,</w:t>
      </w:r>
      <w:r w:rsidRPr="00252EDA">
        <w:t xml:space="preserve"> and academic communities </w:t>
      </w:r>
      <w:r>
        <w:t xml:space="preserve">collaborate with Hazus program staff to develop analytical capabilities for each hazard, improve the accuracy and software speed of existing Hazus tools, expand model functionalities, and foster </w:t>
      </w:r>
      <w:r>
        <w:lastRenderedPageBreak/>
        <w:t xml:space="preserve">community involvement from risk management professionals. </w:t>
      </w:r>
      <w:r w:rsidRPr="00252EDA">
        <w:t xml:space="preserve">Hazus </w:t>
      </w:r>
      <w:r>
        <w:t xml:space="preserve">provides the integrated </w:t>
      </w:r>
      <w:r w:rsidRPr="00252EDA">
        <w:t>multi-hazard loss estimation</w:t>
      </w:r>
      <w:r>
        <w:t xml:space="preserve"> capabilities outlined in </w:t>
      </w:r>
      <w:commentRangeStart w:id="68"/>
      <w:r>
        <w:t xml:space="preserve">Table 2 below. </w:t>
      </w:r>
      <w:commentRangeEnd w:id="68"/>
      <w:r>
        <w:rPr>
          <w:rStyle w:val="CommentReference"/>
        </w:rPr>
        <w:commentReference w:id="68"/>
      </w:r>
      <w:r>
        <w:t xml:space="preserve">Specific capabilities vary according to user needs, hazard analyzed, and data availability. See Appendix 2 for a detailed breakdown of typical Hazus analytical workflows. </w:t>
      </w:r>
      <w:r w:rsidRPr="00252EDA">
        <w:rPr>
          <w:rFonts w:cstheme="minorHAnsi"/>
        </w:rPr>
        <w:t>To provide flexibility, losses are estimated based on the accuracy of input data</w:t>
      </w:r>
      <w:r>
        <w:rPr>
          <w:rFonts w:cstheme="minorHAnsi"/>
        </w:rPr>
        <w:t xml:space="preserve"> (Figure 1).</w:t>
      </w:r>
      <w:r w:rsidRPr="00252EDA">
        <w:rPr>
          <w:rFonts w:cstheme="minorHAnsi"/>
        </w:rPr>
        <w:t xml:space="preserve"> Basic analys</w:t>
      </w:r>
      <w:r>
        <w:rPr>
          <w:rFonts w:cstheme="minorHAnsi"/>
        </w:rPr>
        <w:t xml:space="preserve">es (“Level 1”) are </w:t>
      </w:r>
      <w:r w:rsidRPr="00252EDA">
        <w:rPr>
          <w:rFonts w:cstheme="minorHAnsi"/>
        </w:rPr>
        <w:t xml:space="preserve">based on default </w:t>
      </w:r>
      <w:r>
        <w:rPr>
          <w:rFonts w:cstheme="minorHAnsi"/>
        </w:rPr>
        <w:t xml:space="preserve">inventory </w:t>
      </w:r>
      <w:r w:rsidRPr="00252EDA">
        <w:rPr>
          <w:rFonts w:cstheme="minorHAnsi"/>
        </w:rPr>
        <w:t xml:space="preserve">data </w:t>
      </w:r>
      <w:r>
        <w:rPr>
          <w:rFonts w:cstheme="minorHAnsi"/>
        </w:rPr>
        <w:t xml:space="preserve">aggregated at census geographies </w:t>
      </w:r>
      <w:r w:rsidRPr="00252EDA">
        <w:rPr>
          <w:rFonts w:cstheme="minorHAnsi"/>
        </w:rPr>
        <w:t>and parameter data provided within Hazus. Advanced analys</w:t>
      </w:r>
      <w:r>
        <w:rPr>
          <w:rFonts w:cstheme="minorHAnsi"/>
        </w:rPr>
        <w:t>es (“Level 2” and “Level 3”)</w:t>
      </w:r>
      <w:r w:rsidRPr="00252EDA">
        <w:rPr>
          <w:rFonts w:cstheme="minorHAnsi"/>
        </w:rPr>
        <w:t xml:space="preserve"> </w:t>
      </w:r>
      <w:r>
        <w:rPr>
          <w:rFonts w:cstheme="minorHAnsi"/>
        </w:rPr>
        <w:t>are based on</w:t>
      </w:r>
      <w:r w:rsidRPr="00252EDA">
        <w:rPr>
          <w:rFonts w:cstheme="minorHAnsi"/>
        </w:rPr>
        <w:t xml:space="preserve"> more accurate</w:t>
      </w:r>
      <w:r>
        <w:rPr>
          <w:rFonts w:cstheme="minorHAnsi"/>
        </w:rPr>
        <w:t>, user-supplied data for hazard, structure or damage parameter inputs. An advanced analysis may</w:t>
      </w:r>
      <w:r w:rsidRPr="00252EDA">
        <w:rPr>
          <w:rFonts w:cstheme="minorHAnsi"/>
        </w:rPr>
        <w:t xml:space="preserve"> also incorporate data from </w:t>
      </w:r>
      <w:commentRangeStart w:id="69"/>
      <w:r>
        <w:rPr>
          <w:rFonts w:cstheme="minorHAnsi"/>
        </w:rPr>
        <w:t>previous external risk</w:t>
      </w:r>
      <w:r w:rsidRPr="00252EDA">
        <w:rPr>
          <w:rFonts w:cstheme="minorHAnsi"/>
        </w:rPr>
        <w:t xml:space="preserve"> studies</w:t>
      </w:r>
      <w:commentRangeEnd w:id="69"/>
      <w:r>
        <w:rPr>
          <w:rStyle w:val="CommentReference"/>
        </w:rPr>
        <w:commentReference w:id="69"/>
      </w:r>
      <w:r w:rsidRPr="00252EDA">
        <w:rPr>
          <w:rFonts w:cstheme="minorHAnsi"/>
        </w:rPr>
        <w:t>. The appropriate level of analysis must be determined to meet the needs and resources of the user.</w:t>
      </w:r>
    </w:p>
    <w:p w14:paraId="42511FBF" w14:textId="77777777" w:rsidR="0059729C" w:rsidRDefault="0059729C" w:rsidP="00C93642">
      <w:pPr>
        <w:spacing w:line="360" w:lineRule="auto"/>
        <w:ind w:firstLine="720"/>
      </w:pPr>
      <w:r w:rsidRPr="00252EDA">
        <w:t xml:space="preserve">Hazus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ArcGIS Pro. </w:t>
      </w:r>
      <w:commentRangeStart w:id="70"/>
      <w:commentRangeStart w:id="71"/>
      <w:r w:rsidRPr="00252EDA">
        <w:t>Hazus is so tightly integrated with the dynamic link libraries of ArcGIS Desktop that a switch to ArcGIS Pro would require a complete rewrite of Hazus</w:t>
      </w:r>
      <w:commentRangeEnd w:id="70"/>
      <w:r>
        <w:rPr>
          <w:rStyle w:val="CommentReference"/>
        </w:rPr>
        <w:commentReference w:id="70"/>
      </w:r>
      <w:commentRangeEnd w:id="71"/>
      <w:r>
        <w:rPr>
          <w:rStyle w:val="CommentReference"/>
        </w:rPr>
        <w:commentReference w:id="71"/>
      </w:r>
      <w:r w:rsidRPr="00252EDA">
        <w:t>. While there are other reasons to pursue “open” solutions (</w:t>
      </w:r>
      <w:r>
        <w:t>see Section I.1 above</w:t>
      </w:r>
      <w:r w:rsidRPr="00252EDA">
        <w:t xml:space="preserve">), the significant impending cost of rewriting Hazus to maintain compatibility with ArcGIS Pro has precipitated the need to redesign </w:t>
      </w:r>
      <w:commentRangeStart w:id="72"/>
      <w:r w:rsidRPr="00252EDA">
        <w:t>Hazus independent of external GIS viewers</w:t>
      </w:r>
      <w:commentRangeEnd w:id="72"/>
      <w:r>
        <w:rPr>
          <w:rStyle w:val="CommentReference"/>
        </w:rPr>
        <w:commentReference w:id="72"/>
      </w:r>
      <w:r>
        <w:t>, which provides an opportunity to identify key obstacles preventing Hazus from effectively meeting the needs of users and revisit Hazus requirements (outlined in Section I.3).</w:t>
      </w:r>
    </w:p>
    <w:p w14:paraId="3D3BB8A1" w14:textId="77777777" w:rsidR="0059729C" w:rsidRDefault="0059729C" w:rsidP="0059729C">
      <w:pPr>
        <w:spacing w:line="360" w:lineRule="auto"/>
      </w:pPr>
      <w:r w:rsidRPr="00252EDA">
        <w:rPr>
          <w:noProof/>
        </w:rPr>
        <w:drawing>
          <wp:inline distT="0" distB="0" distL="0" distR="0" wp14:anchorId="14626CDF" wp14:editId="1EF75937">
            <wp:extent cx="5068572" cy="2636508"/>
            <wp:effectExtent l="0" t="0" r="0" b="0"/>
            <wp:docPr id="1" name="Picture 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13" cstate="print"/>
                    <a:stretch>
                      <a:fillRect/>
                    </a:stretch>
                  </pic:blipFill>
                  <pic:spPr>
                    <a:xfrm>
                      <a:off x="0" y="0"/>
                      <a:ext cx="5068572" cy="2636508"/>
                    </a:xfrm>
                    <a:prstGeom prst="rect">
                      <a:avLst/>
                    </a:prstGeom>
                  </pic:spPr>
                </pic:pic>
              </a:graphicData>
            </a:graphic>
          </wp:inline>
        </w:drawing>
      </w:r>
    </w:p>
    <w:tbl>
      <w:tblPr>
        <w:tblW w:w="9240" w:type="dxa"/>
        <w:tblCellMar>
          <w:left w:w="0" w:type="dxa"/>
          <w:right w:w="0" w:type="dxa"/>
        </w:tblCellMar>
        <w:tblLook w:val="04A0" w:firstRow="1" w:lastRow="0" w:firstColumn="1" w:lastColumn="0" w:noHBand="0" w:noVBand="1"/>
      </w:tblPr>
      <w:tblGrid>
        <w:gridCol w:w="2680"/>
        <w:gridCol w:w="1480"/>
        <w:gridCol w:w="1680"/>
        <w:gridCol w:w="1700"/>
        <w:gridCol w:w="1700"/>
      </w:tblGrid>
      <w:tr w:rsidR="0059729C" w:rsidRPr="00C95104" w14:paraId="5719A7D0" w14:textId="77777777" w:rsidTr="00953ED3">
        <w:trPr>
          <w:trHeight w:val="647"/>
        </w:trPr>
        <w:tc>
          <w:tcPr>
            <w:tcW w:w="2680" w:type="dxa"/>
            <w:tcBorders>
              <w:top w:val="single" w:sz="8" w:space="0" w:color="B4C7E7"/>
              <w:left w:val="single" w:sz="8" w:space="0" w:color="B4C7E7"/>
              <w:bottom w:val="single" w:sz="8" w:space="0" w:color="B4C7E7"/>
              <w:right w:val="single" w:sz="8" w:space="0" w:color="B4C7E7"/>
            </w:tcBorders>
            <w:shd w:val="clear" w:color="auto" w:fill="FFFFFF"/>
            <w:tcMar>
              <w:top w:w="46" w:type="dxa"/>
              <w:left w:w="92" w:type="dxa"/>
              <w:bottom w:w="46" w:type="dxa"/>
              <w:right w:w="92" w:type="dxa"/>
            </w:tcMar>
            <w:hideMark/>
          </w:tcPr>
          <w:p w14:paraId="3726D4F3" w14:textId="77777777" w:rsidR="0059729C" w:rsidRPr="00C95104" w:rsidRDefault="0059729C" w:rsidP="00953ED3"/>
        </w:tc>
        <w:tc>
          <w:tcPr>
            <w:tcW w:w="1480" w:type="dxa"/>
            <w:tcBorders>
              <w:top w:val="single" w:sz="8" w:space="0" w:color="B4C7E7"/>
              <w:left w:val="single" w:sz="8" w:space="0" w:color="B4C7E7"/>
              <w:bottom w:val="single" w:sz="8" w:space="0" w:color="B4C7E7"/>
              <w:right w:val="single" w:sz="8" w:space="0" w:color="B4C7E7"/>
            </w:tcBorders>
            <w:shd w:val="clear" w:color="auto" w:fill="F4B183"/>
            <w:tcMar>
              <w:top w:w="46" w:type="dxa"/>
              <w:left w:w="92" w:type="dxa"/>
              <w:bottom w:w="46" w:type="dxa"/>
              <w:right w:w="92" w:type="dxa"/>
            </w:tcMar>
            <w:hideMark/>
          </w:tcPr>
          <w:p w14:paraId="67C44DA9" w14:textId="77777777" w:rsidR="0059729C" w:rsidRPr="00C95104" w:rsidRDefault="0059729C" w:rsidP="00953ED3">
            <w:r w:rsidRPr="00C95104">
              <w:rPr>
                <w:b/>
                <w:bCs/>
              </w:rPr>
              <w:t>Earthquake</w:t>
            </w:r>
          </w:p>
          <w:p w14:paraId="70E42EFF" w14:textId="77777777" w:rsidR="0059729C" w:rsidRPr="00C95104" w:rsidRDefault="0059729C" w:rsidP="00953ED3">
            <w:r w:rsidRPr="00C95104">
              <w:t>Ground Shaking</w:t>
            </w:r>
          </w:p>
          <w:p w14:paraId="7CEBEE56" w14:textId="77777777" w:rsidR="0059729C" w:rsidRPr="00C95104" w:rsidRDefault="0059729C" w:rsidP="00953ED3">
            <w:r w:rsidRPr="00C95104">
              <w:t>Ground Failure</w:t>
            </w:r>
          </w:p>
        </w:tc>
        <w:tc>
          <w:tcPr>
            <w:tcW w:w="1680" w:type="dxa"/>
            <w:tcBorders>
              <w:top w:val="single" w:sz="8" w:space="0" w:color="B4C7E7"/>
              <w:left w:val="single" w:sz="8" w:space="0" w:color="B4C7E7"/>
              <w:bottom w:val="single" w:sz="8" w:space="0" w:color="B4C7E7"/>
              <w:right w:val="single" w:sz="8" w:space="0" w:color="B4C7E7"/>
            </w:tcBorders>
            <w:shd w:val="clear" w:color="auto" w:fill="8FAADC"/>
            <w:tcMar>
              <w:top w:w="46" w:type="dxa"/>
              <w:left w:w="92" w:type="dxa"/>
              <w:bottom w:w="46" w:type="dxa"/>
              <w:right w:w="92" w:type="dxa"/>
            </w:tcMar>
            <w:hideMark/>
          </w:tcPr>
          <w:p w14:paraId="02234345" w14:textId="77777777" w:rsidR="0059729C" w:rsidRPr="00C95104" w:rsidRDefault="0059729C" w:rsidP="00953ED3">
            <w:r w:rsidRPr="00C95104">
              <w:rPr>
                <w:b/>
                <w:bCs/>
              </w:rPr>
              <w:t xml:space="preserve">Flood </w:t>
            </w:r>
          </w:p>
          <w:p w14:paraId="1DD86272" w14:textId="77777777" w:rsidR="0059729C" w:rsidRPr="00C95104" w:rsidRDefault="0059729C" w:rsidP="00953ED3">
            <w:r w:rsidRPr="00C95104">
              <w:t xml:space="preserve">Frequency | Depth   Riverine | </w:t>
            </w:r>
            <w:proofErr w:type="gramStart"/>
            <w:r w:rsidRPr="00C95104">
              <w:t>Coastal  Surge</w:t>
            </w:r>
            <w:proofErr w:type="gramEnd"/>
            <w:r w:rsidRPr="00C95104">
              <w:rPr>
                <w:b/>
                <w:bCs/>
              </w:rPr>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A9D18E"/>
            <w:tcMar>
              <w:top w:w="46" w:type="dxa"/>
              <w:left w:w="92" w:type="dxa"/>
              <w:bottom w:w="46" w:type="dxa"/>
              <w:right w:w="92" w:type="dxa"/>
            </w:tcMar>
            <w:hideMark/>
          </w:tcPr>
          <w:p w14:paraId="1145619F" w14:textId="77777777" w:rsidR="0059729C" w:rsidRPr="00C95104" w:rsidRDefault="0059729C" w:rsidP="00953ED3">
            <w:r w:rsidRPr="00C95104">
              <w:rPr>
                <w:b/>
                <w:bCs/>
              </w:rPr>
              <w:t xml:space="preserve">Hurricane </w:t>
            </w:r>
          </w:p>
          <w:p w14:paraId="2DBECFB4" w14:textId="77777777" w:rsidR="0059729C" w:rsidRPr="00C95104" w:rsidRDefault="0059729C" w:rsidP="00953ED3">
            <w:r w:rsidRPr="00C95104">
              <w:t>Wind | Surge</w:t>
            </w:r>
            <w:r w:rsidRPr="00C95104">
              <w:rPr>
                <w:b/>
                <w:bCs/>
              </w:rPr>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D966"/>
            <w:tcMar>
              <w:top w:w="46" w:type="dxa"/>
              <w:left w:w="92" w:type="dxa"/>
              <w:bottom w:w="46" w:type="dxa"/>
              <w:right w:w="92" w:type="dxa"/>
            </w:tcMar>
            <w:hideMark/>
          </w:tcPr>
          <w:p w14:paraId="0C32F60C" w14:textId="77777777" w:rsidR="0059729C" w:rsidRPr="00C95104" w:rsidRDefault="0059729C" w:rsidP="00953ED3">
            <w:r w:rsidRPr="00C95104">
              <w:rPr>
                <w:b/>
                <w:bCs/>
              </w:rPr>
              <w:t xml:space="preserve">Tsunami </w:t>
            </w:r>
          </w:p>
          <w:p w14:paraId="1A15F30B" w14:textId="77777777" w:rsidR="0059729C" w:rsidRPr="00C95104" w:rsidRDefault="0059729C" w:rsidP="00953ED3">
            <w:r w:rsidRPr="00C95104">
              <w:t>Depth | Momentum Flux | Runup | Velocity</w:t>
            </w:r>
          </w:p>
        </w:tc>
      </w:tr>
      <w:tr w:rsidR="0059729C" w:rsidRPr="00C95104" w14:paraId="72A86A29" w14:textId="77777777" w:rsidTr="00953ED3">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83" w:type="dxa"/>
              <w:bottom w:w="46" w:type="dxa"/>
              <w:right w:w="83" w:type="dxa"/>
            </w:tcMar>
            <w:hideMark/>
          </w:tcPr>
          <w:p w14:paraId="0E47C6F5" w14:textId="77777777" w:rsidR="0059729C" w:rsidRPr="00C95104" w:rsidRDefault="0059729C" w:rsidP="00953ED3">
            <w:r w:rsidRPr="00C95104">
              <w:rPr>
                <w:b/>
                <w:bCs/>
              </w:rPr>
              <w:t xml:space="preserve">Inputs </w:t>
            </w:r>
          </w:p>
        </w:tc>
      </w:tr>
      <w:tr w:rsidR="0059729C" w:rsidRPr="00C95104" w14:paraId="26716F73"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41FD99D6" w14:textId="77777777" w:rsidR="0059729C" w:rsidRPr="00C95104" w:rsidRDefault="0059729C" w:rsidP="00953ED3">
            <w:r w:rsidRPr="00C95104">
              <w:rPr>
                <w:b/>
                <w:bCs/>
              </w:rPr>
              <w:t>Historic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390372CC" w14:textId="77777777" w:rsidR="0059729C" w:rsidRPr="00C95104" w:rsidRDefault="0059729C" w:rsidP="00953ED3">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457BD99"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51166FB"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47A88133" w14:textId="77777777" w:rsidR="0059729C" w:rsidRPr="00C95104" w:rsidRDefault="0059729C" w:rsidP="00953ED3"/>
        </w:tc>
      </w:tr>
      <w:tr w:rsidR="0059729C" w:rsidRPr="00C95104" w14:paraId="40B07DF8"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8CD5429" w14:textId="77777777" w:rsidR="0059729C" w:rsidRPr="00C95104" w:rsidRDefault="0059729C" w:rsidP="00953ED3">
            <w:r w:rsidRPr="00C95104">
              <w:rPr>
                <w:b/>
                <w:bCs/>
              </w:rPr>
              <w:t>Deterministic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28228A61"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50236AC7"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79C42F54"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76589DF4" w14:textId="77777777" w:rsidR="0059729C" w:rsidRPr="00C95104" w:rsidRDefault="0059729C" w:rsidP="00953ED3">
            <w:r w:rsidRPr="00C95104">
              <w:rPr>
                <w:b/>
                <w:bCs/>
              </w:rPr>
              <w:sym w:font="Wingdings" w:char="00FC"/>
            </w:r>
            <w:r w:rsidRPr="00C95104">
              <w:t xml:space="preserve"> </w:t>
            </w:r>
          </w:p>
        </w:tc>
      </w:tr>
      <w:tr w:rsidR="0059729C" w:rsidRPr="00C95104" w14:paraId="758897C9"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4DDD7553" w14:textId="77777777" w:rsidR="0059729C" w:rsidRPr="00C95104" w:rsidRDefault="0059729C" w:rsidP="00953ED3">
            <w:r w:rsidRPr="00C95104">
              <w:rPr>
                <w:b/>
                <w:bCs/>
              </w:rPr>
              <w:t>Probabilistic</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43EAD003" w14:textId="77777777" w:rsidR="0059729C" w:rsidRPr="00C95104" w:rsidRDefault="0059729C" w:rsidP="00953ED3">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23ADB48"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6FB2AFA"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2CACA026" w14:textId="77777777" w:rsidR="0059729C" w:rsidRPr="00C95104" w:rsidRDefault="0059729C" w:rsidP="00953ED3"/>
        </w:tc>
      </w:tr>
      <w:tr w:rsidR="0059729C" w:rsidRPr="00C95104" w14:paraId="7880C9CB"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1433ECE3" w14:textId="77777777" w:rsidR="0059729C" w:rsidRPr="00C95104" w:rsidRDefault="0059729C" w:rsidP="00953ED3">
            <w:r w:rsidRPr="00C95104">
              <w:rPr>
                <w:b/>
                <w:bCs/>
              </w:rPr>
              <w:t>User-supplied</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2713857A" w14:textId="77777777" w:rsidR="0059729C" w:rsidRPr="00C95104" w:rsidRDefault="0059729C" w:rsidP="00953ED3">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32F457F6"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62DF4C83"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2B8716C2" w14:textId="77777777" w:rsidR="0059729C" w:rsidRPr="00C95104" w:rsidRDefault="0059729C" w:rsidP="00953ED3">
            <w:r w:rsidRPr="00C95104">
              <w:rPr>
                <w:b/>
                <w:bCs/>
              </w:rPr>
              <w:sym w:font="Wingdings" w:char="00FC"/>
            </w:r>
            <w:r w:rsidRPr="00C95104">
              <w:t xml:space="preserve"> </w:t>
            </w:r>
          </w:p>
        </w:tc>
      </w:tr>
      <w:tr w:rsidR="0059729C" w:rsidRPr="00C95104" w14:paraId="50FF4753" w14:textId="77777777" w:rsidTr="00953ED3">
        <w:trPr>
          <w:trHeight w:val="717"/>
        </w:trPr>
        <w:tc>
          <w:tcPr>
            <w:tcW w:w="2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14:paraId="7FCA6F39" w14:textId="77777777" w:rsidR="0059729C" w:rsidRPr="00C95104" w:rsidRDefault="0059729C" w:rsidP="00953ED3">
            <w:r w:rsidRPr="00C95104">
              <w:rPr>
                <w:b/>
                <w:bCs/>
              </w:rPr>
              <w:t>Other supported inputs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vAlign w:val="center"/>
            <w:hideMark/>
          </w:tcPr>
          <w:p w14:paraId="1419CEED" w14:textId="77777777" w:rsidR="0059729C" w:rsidRPr="00C95104" w:rsidRDefault="0059729C" w:rsidP="00953ED3">
            <w:r w:rsidRPr="00C95104">
              <w:t xml:space="preserve">Real-time &amp; scenario USGS </w:t>
            </w:r>
            <w:proofErr w:type="spellStart"/>
            <w:r w:rsidRPr="00C95104">
              <w:t>ShakeMaps</w:t>
            </w:r>
            <w:proofErr w:type="spellEnd"/>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vAlign w:val="center"/>
            <w:hideMark/>
          </w:tcPr>
          <w:p w14:paraId="3D241F42" w14:textId="77777777" w:rsidR="0059729C" w:rsidRPr="00C95104" w:rsidRDefault="0059729C" w:rsidP="00953ED3">
            <w:r w:rsidRPr="00C95104">
              <w:t xml:space="preserve">Risk </w:t>
            </w:r>
            <w:proofErr w:type="gramStart"/>
            <w:r w:rsidRPr="00C95104">
              <w:t>MAP,  User</w:t>
            </w:r>
            <w:proofErr w:type="gramEnd"/>
            <w:r w:rsidRPr="00C95104">
              <w:t>-supplied depth grids (</w:t>
            </w:r>
            <w:proofErr w:type="spellStart"/>
            <w:r w:rsidRPr="00C95104">
              <w:t>ArcGRID</w:t>
            </w:r>
            <w:proofErr w:type="spellEnd"/>
            <w:r w:rsidRPr="00C95104">
              <w:t xml:space="preserve">, </w:t>
            </w:r>
            <w:proofErr w:type="spellStart"/>
            <w:r w:rsidRPr="00C95104">
              <w:t>GeoTIFF</w:t>
            </w:r>
            <w:proofErr w:type="spellEnd"/>
            <w:r w:rsidRPr="00C95104">
              <w:t>, IMAGINE), HEC-RAS (.FLT)</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vAlign w:val="center"/>
            <w:hideMark/>
          </w:tcPr>
          <w:p w14:paraId="2DCFF38E" w14:textId="77777777" w:rsidR="0059729C" w:rsidRPr="00C95104" w:rsidRDefault="0059729C" w:rsidP="00953ED3">
            <w:proofErr w:type="spellStart"/>
            <w:r w:rsidRPr="00C95104">
              <w:t>Hurrevac</w:t>
            </w:r>
            <w:proofErr w:type="spellEnd"/>
            <w:r w:rsidRPr="00C95104">
              <w:t>, User-supplied wind files (.</w:t>
            </w:r>
            <w:proofErr w:type="spellStart"/>
            <w:r w:rsidRPr="00C95104">
              <w:t>dat</w:t>
            </w:r>
            <w:proofErr w:type="spellEnd"/>
            <w:r w:rsidRPr="00C95104">
              <w:t>)</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vAlign w:val="center"/>
            <w:hideMark/>
          </w:tcPr>
          <w:p w14:paraId="1DBF5A7E" w14:textId="77777777" w:rsidR="0059729C" w:rsidRPr="00C95104" w:rsidRDefault="0059729C" w:rsidP="00953ED3">
            <w:r w:rsidRPr="00C95104">
              <w:t>NOAA PMEL SIFT, State models</w:t>
            </w:r>
          </w:p>
        </w:tc>
      </w:tr>
      <w:tr w:rsidR="0059729C" w:rsidRPr="00C95104" w14:paraId="3CE42804" w14:textId="77777777" w:rsidTr="00953ED3">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6C6013CA" w14:textId="77777777" w:rsidR="0059729C" w:rsidRPr="00C95104" w:rsidRDefault="0059729C" w:rsidP="00953ED3">
            <w:r w:rsidRPr="00C95104">
              <w:rPr>
                <w:b/>
                <w:bCs/>
              </w:rPr>
              <w:t>Direct Damage</w:t>
            </w:r>
          </w:p>
        </w:tc>
      </w:tr>
      <w:tr w:rsidR="0059729C" w:rsidRPr="00C95104" w14:paraId="711DFF48"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17DFF035" w14:textId="77777777" w:rsidR="0059729C" w:rsidRPr="00C95104" w:rsidRDefault="0059729C" w:rsidP="00953ED3">
            <w:r w:rsidRPr="00C95104">
              <w:rPr>
                <w:b/>
                <w:bCs/>
              </w:rPr>
              <w:t>General Building Stock</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50ED110" w14:textId="77777777" w:rsidR="0059729C" w:rsidRPr="00C95104" w:rsidRDefault="0059729C" w:rsidP="00953ED3">
            <w:r w:rsidRPr="00C95104">
              <w:rPr>
                <w:b/>
                <w:bCs/>
              </w:rPr>
              <w:sym w:font="Wingdings" w:char="00FC"/>
            </w:r>
            <w:r w:rsidRPr="00C95104">
              <w:rPr>
                <w:b/>
                <w:bCs/>
              </w:rPr>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47701F2"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4925E0F"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7E2F2150" w14:textId="77777777" w:rsidR="0059729C" w:rsidRPr="00C95104" w:rsidRDefault="0059729C" w:rsidP="00953ED3">
            <w:r w:rsidRPr="00C95104">
              <w:rPr>
                <w:b/>
                <w:bCs/>
              </w:rPr>
              <w:sym w:font="Wingdings" w:char="00FC"/>
            </w:r>
            <w:r w:rsidRPr="00C95104">
              <w:t xml:space="preserve"> </w:t>
            </w:r>
          </w:p>
        </w:tc>
      </w:tr>
      <w:tr w:rsidR="0059729C" w:rsidRPr="00C95104" w14:paraId="1647606B"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26D76BDD" w14:textId="77777777" w:rsidR="0059729C" w:rsidRPr="00C95104" w:rsidRDefault="0059729C" w:rsidP="00953ED3">
            <w:r w:rsidRPr="00C95104">
              <w:rPr>
                <w:b/>
                <w:bCs/>
              </w:rPr>
              <w:t>Essential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3151B6C2"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6DCF02B"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4F6643C"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7B7017A0" w14:textId="77777777" w:rsidR="0059729C" w:rsidRPr="00C95104" w:rsidRDefault="0059729C" w:rsidP="00953ED3"/>
        </w:tc>
      </w:tr>
      <w:tr w:rsidR="0059729C" w:rsidRPr="00C95104" w14:paraId="0327F738"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4B4AB61F" w14:textId="77777777" w:rsidR="0059729C" w:rsidRPr="00C95104" w:rsidRDefault="0059729C" w:rsidP="00953ED3">
            <w:r w:rsidRPr="00C95104">
              <w:rPr>
                <w:b/>
                <w:bCs/>
              </w:rPr>
              <w:t>Transportation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C39A785"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1ADC4E25"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0AE9718"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14E7294C" w14:textId="77777777" w:rsidR="0059729C" w:rsidRPr="00C95104" w:rsidRDefault="0059729C" w:rsidP="00953ED3"/>
        </w:tc>
      </w:tr>
      <w:tr w:rsidR="0059729C" w:rsidRPr="00C95104" w14:paraId="2B39EA9B"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2F43D212" w14:textId="77777777" w:rsidR="0059729C" w:rsidRPr="00C95104" w:rsidRDefault="0059729C" w:rsidP="00953ED3">
            <w:r w:rsidRPr="00C95104">
              <w:rPr>
                <w:b/>
                <w:bCs/>
              </w:rPr>
              <w:t>Utility Systems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57DED541"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1AA811DB"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3CC1BFF9"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6FEE7CE2" w14:textId="77777777" w:rsidR="0059729C" w:rsidRPr="00C95104" w:rsidRDefault="0059729C" w:rsidP="00953ED3"/>
        </w:tc>
      </w:tr>
      <w:tr w:rsidR="0059729C" w:rsidRPr="00C95104" w14:paraId="0A198D64"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67EA0390" w14:textId="77777777" w:rsidR="0059729C" w:rsidRPr="00C95104" w:rsidRDefault="0059729C" w:rsidP="00953ED3">
            <w:r w:rsidRPr="00C95104">
              <w:rPr>
                <w:b/>
                <w:bCs/>
              </w:rPr>
              <w:t>User-Defined Facilities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1797A18D"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F1D69D4"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1671A80F"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21490A36" w14:textId="77777777" w:rsidR="0059729C" w:rsidRPr="00C95104" w:rsidRDefault="0059729C" w:rsidP="00953ED3">
            <w:r w:rsidRPr="00C95104">
              <w:rPr>
                <w:b/>
                <w:bCs/>
              </w:rPr>
              <w:sym w:font="Wingdings" w:char="00FC"/>
            </w:r>
            <w:r w:rsidRPr="00C95104">
              <w:t xml:space="preserve"> </w:t>
            </w:r>
          </w:p>
        </w:tc>
      </w:tr>
      <w:tr w:rsidR="0059729C" w:rsidRPr="00C95104" w14:paraId="0ECA3399" w14:textId="77777777" w:rsidTr="00953ED3">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1151EBA8" w14:textId="77777777" w:rsidR="0059729C" w:rsidRPr="00C95104" w:rsidRDefault="0059729C" w:rsidP="00953ED3">
            <w:r w:rsidRPr="00C95104">
              <w:rPr>
                <w:b/>
                <w:bCs/>
              </w:rPr>
              <w:t>Induced Damage</w:t>
            </w:r>
          </w:p>
        </w:tc>
      </w:tr>
      <w:tr w:rsidR="0059729C" w:rsidRPr="00C95104" w14:paraId="1C6C23CA"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7E2A2475" w14:textId="77777777" w:rsidR="0059729C" w:rsidRPr="00C95104" w:rsidRDefault="0059729C" w:rsidP="00953ED3">
            <w:r w:rsidRPr="00C95104">
              <w:rPr>
                <w:b/>
                <w:bCs/>
              </w:rPr>
              <w:t>Fire Following</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31C59F54"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57E390E"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565F71E7"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26A17E04" w14:textId="77777777" w:rsidR="0059729C" w:rsidRPr="00C95104" w:rsidRDefault="0059729C" w:rsidP="00953ED3"/>
        </w:tc>
      </w:tr>
      <w:tr w:rsidR="0059729C" w:rsidRPr="00C95104" w14:paraId="73438462"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7BA5C908" w14:textId="77777777" w:rsidR="0059729C" w:rsidRPr="00C95104" w:rsidRDefault="0059729C" w:rsidP="00953ED3">
            <w:r w:rsidRPr="00C95104">
              <w:rPr>
                <w:b/>
                <w:bCs/>
              </w:rPr>
              <w:t>Debris Generation</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221E3124"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7B500805"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8508EC5"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581E538" w14:textId="77777777" w:rsidR="0059729C" w:rsidRPr="00C95104" w:rsidRDefault="0059729C" w:rsidP="00953ED3"/>
        </w:tc>
      </w:tr>
      <w:tr w:rsidR="0059729C" w:rsidRPr="00C95104" w14:paraId="65C49AE8" w14:textId="77777777" w:rsidTr="00953ED3">
        <w:trPr>
          <w:trHeight w:val="275"/>
        </w:trPr>
        <w:tc>
          <w:tcPr>
            <w:tcW w:w="9240" w:type="dxa"/>
            <w:gridSpan w:val="5"/>
            <w:tcBorders>
              <w:top w:val="single" w:sz="8" w:space="0" w:color="B4C7E7"/>
              <w:left w:val="single" w:sz="8" w:space="0" w:color="B4C7E7"/>
              <w:bottom w:val="single" w:sz="8" w:space="0" w:color="B4C7E7"/>
              <w:right w:val="single" w:sz="8" w:space="0" w:color="B4C7E7"/>
            </w:tcBorders>
            <w:shd w:val="clear" w:color="auto" w:fill="2F5597"/>
            <w:tcMar>
              <w:top w:w="46" w:type="dxa"/>
              <w:left w:w="131" w:type="dxa"/>
              <w:bottom w:w="46" w:type="dxa"/>
              <w:right w:w="131" w:type="dxa"/>
            </w:tcMar>
            <w:hideMark/>
          </w:tcPr>
          <w:p w14:paraId="003AAB27" w14:textId="77777777" w:rsidR="0059729C" w:rsidRPr="00C95104" w:rsidRDefault="0059729C" w:rsidP="00953ED3">
            <w:r w:rsidRPr="00C95104">
              <w:rPr>
                <w:b/>
                <w:bCs/>
              </w:rPr>
              <w:t>Direct Losses</w:t>
            </w:r>
          </w:p>
        </w:tc>
      </w:tr>
      <w:tr w:rsidR="0059729C" w:rsidRPr="00C95104" w14:paraId="0C02A8C6"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4277A8C6" w14:textId="77777777" w:rsidR="0059729C" w:rsidRPr="00C95104" w:rsidRDefault="0059729C" w:rsidP="00953ED3">
            <w:r w:rsidRPr="00C95104">
              <w:rPr>
                <w:b/>
                <w:bCs/>
              </w:rPr>
              <w:t>Cost of Repair</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3928AC7"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27E2956A"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3A8AC1EC"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783E6056" w14:textId="77777777" w:rsidR="0059729C" w:rsidRPr="00C95104" w:rsidRDefault="0059729C" w:rsidP="00953ED3">
            <w:r w:rsidRPr="00C95104">
              <w:rPr>
                <w:b/>
                <w:bCs/>
              </w:rPr>
              <w:sym w:font="Wingdings" w:char="00FC"/>
            </w:r>
            <w:r w:rsidRPr="00C95104">
              <w:t xml:space="preserve"> </w:t>
            </w:r>
          </w:p>
        </w:tc>
      </w:tr>
      <w:tr w:rsidR="0059729C" w:rsidRPr="00C95104" w14:paraId="1A62EF72"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5D116C33" w14:textId="77777777" w:rsidR="0059729C" w:rsidRPr="00C95104" w:rsidRDefault="0059729C" w:rsidP="00953ED3">
            <w:r w:rsidRPr="00C95104">
              <w:rPr>
                <w:b/>
                <w:bCs/>
              </w:rPr>
              <w:t>Income Loss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070CA2E"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0208FE89"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2E198D9C"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255A75B9" w14:textId="77777777" w:rsidR="0059729C" w:rsidRPr="00C95104" w:rsidRDefault="0059729C" w:rsidP="00953ED3">
            <w:r w:rsidRPr="00C95104">
              <w:rPr>
                <w:b/>
                <w:bCs/>
              </w:rPr>
              <w:sym w:font="Wingdings" w:char="00FC"/>
            </w:r>
            <w:r w:rsidRPr="00C95104">
              <w:t xml:space="preserve"> </w:t>
            </w:r>
          </w:p>
        </w:tc>
      </w:tr>
      <w:tr w:rsidR="0059729C" w:rsidRPr="00C95104" w14:paraId="7B200DD8"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6088B135" w14:textId="77777777" w:rsidR="0059729C" w:rsidRPr="00C95104" w:rsidRDefault="0059729C" w:rsidP="00953ED3">
            <w:r w:rsidRPr="00C95104">
              <w:rPr>
                <w:b/>
                <w:bCs/>
              </w:rPr>
              <w:t>Agricultural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770316B4" w14:textId="77777777" w:rsidR="0059729C" w:rsidRPr="00C95104" w:rsidRDefault="0059729C" w:rsidP="00953ED3"/>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4C8AF4D2"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9DEF8D4"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49FC9D01" w14:textId="77777777" w:rsidR="0059729C" w:rsidRPr="00C95104" w:rsidRDefault="0059729C" w:rsidP="00953ED3"/>
        </w:tc>
      </w:tr>
      <w:tr w:rsidR="0059729C" w:rsidRPr="00C95104" w14:paraId="4078B7E6"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17C0198C" w14:textId="77777777" w:rsidR="0059729C" w:rsidRPr="00C95104" w:rsidRDefault="0059729C" w:rsidP="00953ED3">
            <w:r w:rsidRPr="00C95104">
              <w:rPr>
                <w:b/>
                <w:bCs/>
              </w:rPr>
              <w:t>Casualties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3FA0CFEC"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17557631"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44A3E707" w14:textId="77777777" w:rsidR="0059729C" w:rsidRPr="00C95104" w:rsidRDefault="0059729C" w:rsidP="00953ED3"/>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5EE2DE58" w14:textId="77777777" w:rsidR="0059729C" w:rsidRPr="00C95104" w:rsidRDefault="0059729C" w:rsidP="00953ED3">
            <w:r w:rsidRPr="00C95104">
              <w:rPr>
                <w:b/>
                <w:bCs/>
              </w:rPr>
              <w:sym w:font="Wingdings" w:char="00FC"/>
            </w:r>
            <w:r w:rsidRPr="00C95104">
              <w:t xml:space="preserve"> </w:t>
            </w:r>
          </w:p>
        </w:tc>
      </w:tr>
      <w:tr w:rsidR="0059729C" w:rsidRPr="00C95104" w14:paraId="410CC458"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7233DBE7" w14:textId="77777777" w:rsidR="0059729C" w:rsidRPr="00C95104" w:rsidRDefault="0059729C" w:rsidP="00953ED3">
            <w:r w:rsidRPr="00C95104">
              <w:rPr>
                <w:b/>
                <w:bCs/>
              </w:rPr>
              <w:t>Shelter and/or Evacuation Needs</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4A881598"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1B1389D"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66D5DB6A"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54F5F6E" w14:textId="77777777" w:rsidR="0059729C" w:rsidRPr="00C95104" w:rsidRDefault="0059729C" w:rsidP="00953ED3">
            <w:r w:rsidRPr="00C95104">
              <w:rPr>
                <w:b/>
                <w:bCs/>
              </w:rPr>
              <w:sym w:font="Wingdings" w:char="00FC"/>
            </w:r>
            <w:r w:rsidRPr="00C95104">
              <w:t xml:space="preserve"> </w:t>
            </w:r>
          </w:p>
        </w:tc>
      </w:tr>
      <w:tr w:rsidR="0059729C" w:rsidRPr="00C95104" w14:paraId="33A099D7" w14:textId="77777777" w:rsidTr="00953ED3">
        <w:trPr>
          <w:trHeight w:val="298"/>
        </w:trPr>
        <w:tc>
          <w:tcPr>
            <w:tcW w:w="2680" w:type="dxa"/>
            <w:tcBorders>
              <w:top w:val="single" w:sz="8" w:space="0" w:color="B4C7E7"/>
              <w:left w:val="single" w:sz="8" w:space="0" w:color="B4C7E7"/>
              <w:bottom w:val="single" w:sz="8" w:space="0" w:color="B4C7E7"/>
              <w:right w:val="single" w:sz="8" w:space="0" w:color="B4C7E7"/>
            </w:tcBorders>
            <w:shd w:val="clear" w:color="auto" w:fill="E9EBF5"/>
            <w:tcMar>
              <w:top w:w="46" w:type="dxa"/>
              <w:left w:w="92" w:type="dxa"/>
              <w:bottom w:w="46" w:type="dxa"/>
              <w:right w:w="92" w:type="dxa"/>
            </w:tcMar>
            <w:hideMark/>
          </w:tcPr>
          <w:p w14:paraId="21D54574" w14:textId="77777777" w:rsidR="0059729C" w:rsidRPr="00C95104" w:rsidRDefault="0059729C" w:rsidP="00953ED3">
            <w:r w:rsidRPr="00C95104">
              <w:rPr>
                <w:b/>
                <w:bCs/>
              </w:rPr>
              <w:t>Average Annualized Loss (AAL)</w:t>
            </w:r>
          </w:p>
        </w:tc>
        <w:tc>
          <w:tcPr>
            <w:tcW w:w="1480" w:type="dxa"/>
            <w:tcBorders>
              <w:top w:val="single" w:sz="8" w:space="0" w:color="B4C7E7"/>
              <w:left w:val="single" w:sz="8" w:space="0" w:color="B4C7E7"/>
              <w:bottom w:val="single" w:sz="8" w:space="0" w:color="B4C7E7"/>
              <w:right w:val="single" w:sz="8" w:space="0" w:color="B4C7E7"/>
            </w:tcBorders>
            <w:shd w:val="clear" w:color="auto" w:fill="FBE5D6"/>
            <w:tcMar>
              <w:top w:w="46" w:type="dxa"/>
              <w:left w:w="92" w:type="dxa"/>
              <w:bottom w:w="46" w:type="dxa"/>
              <w:right w:w="92" w:type="dxa"/>
            </w:tcMar>
            <w:hideMark/>
          </w:tcPr>
          <w:p w14:paraId="0DD632AF" w14:textId="77777777" w:rsidR="0059729C" w:rsidRPr="00C95104" w:rsidRDefault="0059729C" w:rsidP="00953ED3">
            <w:r w:rsidRPr="00C95104">
              <w:rPr>
                <w:b/>
                <w:bCs/>
              </w:rPr>
              <w:sym w:font="Wingdings" w:char="00FC"/>
            </w:r>
            <w:r w:rsidRPr="00C95104">
              <w:t xml:space="preserve"> </w:t>
            </w:r>
          </w:p>
        </w:tc>
        <w:tc>
          <w:tcPr>
            <w:tcW w:w="1680" w:type="dxa"/>
            <w:tcBorders>
              <w:top w:val="single" w:sz="8" w:space="0" w:color="B4C7E7"/>
              <w:left w:val="single" w:sz="8" w:space="0" w:color="B4C7E7"/>
              <w:bottom w:val="single" w:sz="8" w:space="0" w:color="B4C7E7"/>
              <w:right w:val="single" w:sz="8" w:space="0" w:color="B4C7E7"/>
            </w:tcBorders>
            <w:shd w:val="clear" w:color="auto" w:fill="DAE3F3"/>
            <w:tcMar>
              <w:top w:w="46" w:type="dxa"/>
              <w:left w:w="92" w:type="dxa"/>
              <w:bottom w:w="46" w:type="dxa"/>
              <w:right w:w="92" w:type="dxa"/>
            </w:tcMar>
            <w:hideMark/>
          </w:tcPr>
          <w:p w14:paraId="6D63183F"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E2F0D9"/>
            <w:tcMar>
              <w:top w:w="46" w:type="dxa"/>
              <w:left w:w="92" w:type="dxa"/>
              <w:bottom w:w="46" w:type="dxa"/>
              <w:right w:w="92" w:type="dxa"/>
            </w:tcMar>
            <w:hideMark/>
          </w:tcPr>
          <w:p w14:paraId="0DA61D54" w14:textId="77777777" w:rsidR="0059729C" w:rsidRPr="00C95104" w:rsidRDefault="0059729C" w:rsidP="00953ED3">
            <w:r w:rsidRPr="00C95104">
              <w:rPr>
                <w:b/>
                <w:bCs/>
              </w:rPr>
              <w:sym w:font="Wingdings" w:char="00FC"/>
            </w:r>
            <w:r w:rsidRPr="00C95104">
              <w:t xml:space="preserve"> </w:t>
            </w:r>
          </w:p>
        </w:tc>
        <w:tc>
          <w:tcPr>
            <w:tcW w:w="1700" w:type="dxa"/>
            <w:tcBorders>
              <w:top w:val="single" w:sz="8" w:space="0" w:color="B4C7E7"/>
              <w:left w:val="single" w:sz="8" w:space="0" w:color="B4C7E7"/>
              <w:bottom w:val="single" w:sz="8" w:space="0" w:color="B4C7E7"/>
              <w:right w:val="single" w:sz="8" w:space="0" w:color="B4C7E7"/>
            </w:tcBorders>
            <w:shd w:val="clear" w:color="auto" w:fill="FFF2CC"/>
            <w:tcMar>
              <w:top w:w="46" w:type="dxa"/>
              <w:left w:w="92" w:type="dxa"/>
              <w:bottom w:w="46" w:type="dxa"/>
              <w:right w:w="92" w:type="dxa"/>
            </w:tcMar>
            <w:hideMark/>
          </w:tcPr>
          <w:p w14:paraId="38BFDD7B" w14:textId="77777777" w:rsidR="0059729C" w:rsidRPr="00C95104" w:rsidRDefault="0059729C" w:rsidP="00953ED3"/>
        </w:tc>
      </w:tr>
    </w:tbl>
    <w:p w14:paraId="333AA4FF" w14:textId="77777777" w:rsidR="0059729C" w:rsidRDefault="0059729C" w:rsidP="0059729C">
      <w:pPr>
        <w:tabs>
          <w:tab w:val="left" w:pos="2006"/>
        </w:tabs>
      </w:pPr>
    </w:p>
    <w:p w14:paraId="6BD8A6F2" w14:textId="77777777" w:rsidR="0059729C" w:rsidRDefault="0059729C">
      <w:pPr>
        <w:pStyle w:val="template"/>
      </w:pPr>
    </w:p>
    <w:p w14:paraId="718989B9" w14:textId="77777777" w:rsidR="00EC1069" w:rsidRDefault="009264C5">
      <w:pPr>
        <w:pStyle w:val="Heading2"/>
      </w:pPr>
      <w:bookmarkStart w:id="73" w:name="_Toc439994675"/>
      <w:bookmarkStart w:id="74" w:name="_Toc2091074"/>
      <w:r>
        <w:lastRenderedPageBreak/>
        <w:t xml:space="preserve">Product </w:t>
      </w:r>
      <w:bookmarkEnd w:id="73"/>
      <w:r>
        <w:t>Features</w:t>
      </w:r>
      <w:bookmarkEnd w:id="74"/>
    </w:p>
    <w:p w14:paraId="44756921" w14:textId="77777777" w:rsidR="00797E90" w:rsidRDefault="00797E90">
      <w:pPr>
        <w:pStyle w:val="template"/>
      </w:pPr>
      <w:r w:rsidRPr="00797E90">
        <w:rPr>
          <w:highlight w:val="cyan"/>
        </w:rPr>
        <w:t>No action needed for v0.9- this is a summary section and better to do after FEMA has given feedback on Section 3.</w:t>
      </w:r>
    </w:p>
    <w:p w14:paraId="674EF89E" w14:textId="77777777" w:rsidR="00EC1069" w:rsidRDefault="009264C5">
      <w:pPr>
        <w:pStyle w:val="template"/>
      </w:pPr>
      <w:r>
        <w:t xml:space="preserve">&lt;Summarize the major features the product contains or the significant functions that it performs or lets the user perform. Details will be provided in Section 3, so only a </w:t>
      </w:r>
      <w:r w:rsidR="004E447C">
        <w:t xml:space="preserve">brief </w:t>
      </w:r>
      <w:proofErr w:type="gramStart"/>
      <w:r>
        <w:t>high level</w:t>
      </w:r>
      <w:proofErr w:type="gramEnd"/>
      <w:r>
        <w:t xml:space="preserve"> </w:t>
      </w:r>
      <w:r w:rsidR="00872D7C">
        <w:t>summary is</w:t>
      </w:r>
      <w:r>
        <w:t xml:space="preserve"> needed here. Organize the functions to make them unde</w:t>
      </w:r>
      <w:r w:rsidR="004E447C">
        <w:t>rstandable to any reader</w:t>
      </w:r>
      <w:r>
        <w:t xml:space="preserve">. A picture of the major groups of related requirements and how they relate, such as a </w:t>
      </w:r>
      <w:proofErr w:type="gramStart"/>
      <w:r>
        <w:t>top level</w:t>
      </w:r>
      <w:proofErr w:type="gramEnd"/>
      <w:r>
        <w:t xml:space="preserve"> data flow diagram or a class diagram, </w:t>
      </w:r>
      <w:r w:rsidR="004E447C">
        <w:t>might be included</w:t>
      </w:r>
      <w:r>
        <w:t>.&gt;</w:t>
      </w:r>
    </w:p>
    <w:p w14:paraId="5BA4B93C" w14:textId="77777777" w:rsidR="00EC1069" w:rsidRDefault="009264C5">
      <w:pPr>
        <w:pStyle w:val="Heading2"/>
      </w:pPr>
      <w:bookmarkStart w:id="75" w:name="_Toc439994676"/>
      <w:bookmarkStart w:id="76" w:name="_Toc2091075"/>
      <w:r>
        <w:t>User Classes and Characteristics</w:t>
      </w:r>
      <w:bookmarkEnd w:id="75"/>
      <w:bookmarkEnd w:id="76"/>
    </w:p>
    <w:p w14:paraId="59632BF4" w14:textId="77777777" w:rsidR="008352B6" w:rsidRDefault="008352B6" w:rsidP="008352B6">
      <w:pPr>
        <w:pStyle w:val="template"/>
      </w:pPr>
      <w:r w:rsidRPr="008352B6">
        <w:rPr>
          <w:highlight w:val="cyan"/>
        </w:rPr>
        <w:t>Andrea wi</w:t>
      </w:r>
      <w:r>
        <w:rPr>
          <w:highlight w:val="cyan"/>
        </w:rPr>
        <w:t>ll update for v0.9</w:t>
      </w:r>
    </w:p>
    <w:p w14:paraId="4C9A24D4" w14:textId="77777777" w:rsidR="008352B6" w:rsidRDefault="008352B6">
      <w:pPr>
        <w:pStyle w:val="template"/>
      </w:pPr>
    </w:p>
    <w:p w14:paraId="5083B627" w14:textId="77777777" w:rsidR="00EC1069" w:rsidRDefault="009264C5">
      <w:pPr>
        <w:pStyle w:val="template"/>
      </w:pPr>
      <w:r>
        <w:t>&lt;Identify the various user classes that you anticipate will use this product. User classes may be differentiated based on frequency of use, subset of product functions used, technical expertise, security or privilege levels, educational level, or ex</w:t>
      </w:r>
      <w:r w:rsidR="00872D7C">
        <w:t>perience. Describe the important</w:t>
      </w:r>
      <w:r>
        <w:t xml:space="preserve"> characteristics of each user class. Certain requirements may pertain only to certain user classes. Distinguish the favored user classes from those who are less important to satisfy.&gt;</w:t>
      </w:r>
    </w:p>
    <w:p w14:paraId="67EFC78A" w14:textId="77777777" w:rsidR="008352B6" w:rsidRDefault="008352B6">
      <w:pPr>
        <w:pStyle w:val="template"/>
      </w:pPr>
    </w:p>
    <w:p w14:paraId="74C6DD02" w14:textId="77777777" w:rsidR="00797E90" w:rsidRPr="00D3200F" w:rsidRDefault="00797E90" w:rsidP="00797E90">
      <w:pPr>
        <w:spacing w:line="360" w:lineRule="auto"/>
      </w:pPr>
      <w:r w:rsidRPr="00D3200F">
        <w:t xml:space="preserve">The Hazus user community is large and diverse, with an estimated 10,000 users globally according to a survey completed in 2013. </w:t>
      </w:r>
      <w:commentRangeStart w:id="77"/>
      <w:r w:rsidRPr="00D3200F">
        <w:t xml:space="preserve">As FEMA’s standardized method for estimating damage and loss due to natural disasters, the intended audience for Hazus is with emergency managers who work in mitigation planning. </w:t>
      </w:r>
      <w:commentRangeEnd w:id="77"/>
      <w:r>
        <w:rPr>
          <w:rStyle w:val="CommentReference"/>
        </w:rPr>
        <w:commentReference w:id="77"/>
      </w:r>
      <w:r w:rsidRPr="00D3200F">
        <w:t>However, as indicated in Table 1 (Section I.4), the wide range of functionality available within Hazus makes it a useful tool for many other sectors and industries both within and outside of emergency management. More recent surveys of the user community have found that nearly all attendees at FEMA-certified training events come from an emergency management job role, whereas a separate survey of Help Desk tickets found that Hazus users seeking assistance through the Help Desk are almost evenly distributed across job categories, sectors of emergency management, and even usage level within the software functionality. See Appendix 3 for demographic survey results from Hazus user training courses.</w:t>
      </w:r>
    </w:p>
    <w:p w14:paraId="0C199ACD" w14:textId="77777777" w:rsidR="00797E90" w:rsidRPr="00D3200F" w:rsidRDefault="00797E90" w:rsidP="00797E90">
      <w:pPr>
        <w:spacing w:line="360" w:lineRule="auto"/>
      </w:pPr>
      <w:r>
        <w:t>The size and diversity of the Hazus</w:t>
      </w:r>
      <w:r w:rsidRPr="00D3200F">
        <w:t xml:space="preserve"> user community makes it difficult to </w:t>
      </w:r>
      <w:r>
        <w:t>effectively summarize or categorize</w:t>
      </w:r>
      <w:r w:rsidRPr="00D3200F">
        <w:t xml:space="preserve">. Table 2 shows possible user categorizations and sub-categories, which may be overlapping and cyclical according to where the user works, their specific job roles as related to Hazus, and training received in GIS or SQL platforms. See Appendix </w:t>
      </w:r>
      <w:r>
        <w:t>4</w:t>
      </w:r>
      <w:r w:rsidRPr="00D3200F">
        <w:t xml:space="preserve"> for user profiles which demonstrate how single users can map to multiple categories simultaneously.</w:t>
      </w:r>
    </w:p>
    <w:p w14:paraId="4D5474BA" w14:textId="77777777" w:rsidR="00797E90" w:rsidRDefault="00797E90" w:rsidP="00797E90">
      <w:pPr>
        <w:spacing w:line="360" w:lineRule="auto"/>
        <w:rPr>
          <w:rFonts w:cstheme="minorHAnsi"/>
        </w:rPr>
      </w:pPr>
      <w:proofErr w:type="spellStart"/>
      <w:r>
        <w:rPr>
          <w:rFonts w:cstheme="minorHAnsi"/>
        </w:rPr>
        <w:t>OpenHazus</w:t>
      </w:r>
      <w:proofErr w:type="spellEnd"/>
      <w:r>
        <w:rPr>
          <w:rFonts w:cstheme="minorHAnsi"/>
        </w:rPr>
        <w:t xml:space="preserve"> provides an opportunity to rethink the classification of Hazus users </w:t>
      </w:r>
      <w:proofErr w:type="gramStart"/>
      <w:r>
        <w:rPr>
          <w:rFonts w:cstheme="minorHAnsi"/>
        </w:rPr>
        <w:t>in light of</w:t>
      </w:r>
      <w:proofErr w:type="gramEnd"/>
      <w:r>
        <w:rPr>
          <w:rFonts w:cstheme="minorHAnsi"/>
        </w:rPr>
        <w:t xml:space="preserve"> their overlapping and shifting roles. The more fundamental classification framework in Figure 2 would simplify and improve the efficacy of Hazus development and outreach. </w:t>
      </w:r>
      <w:commentRangeStart w:id="78"/>
      <w:r>
        <w:rPr>
          <w:rFonts w:cstheme="minorHAnsi"/>
        </w:rPr>
        <w:t xml:space="preserve">Designing </w:t>
      </w:r>
      <w:proofErr w:type="spellStart"/>
      <w:r>
        <w:rPr>
          <w:rFonts w:cstheme="minorHAnsi"/>
        </w:rPr>
        <w:t>OpenHazus</w:t>
      </w:r>
      <w:proofErr w:type="spellEnd"/>
      <w:r>
        <w:rPr>
          <w:rFonts w:cstheme="minorHAnsi"/>
        </w:rPr>
        <w:t xml:space="preserve"> to </w:t>
      </w:r>
      <w:r>
        <w:rPr>
          <w:rFonts w:cstheme="minorHAnsi"/>
        </w:rPr>
        <w:lastRenderedPageBreak/>
        <w:t>target users needing only authoritative results rather than analytical capabilities as a significant user category will eliminate the “Levels of Analysis” originally prescribed for Hazus users</w:t>
      </w:r>
      <w:commentRangeEnd w:id="78"/>
      <w:r>
        <w:rPr>
          <w:rStyle w:val="CommentReference"/>
        </w:rPr>
        <w:commentReference w:id="78"/>
      </w:r>
      <w:r>
        <w:rPr>
          <w:rFonts w:cstheme="minorHAnsi"/>
        </w:rPr>
        <w:t xml:space="preserve">. If baseline Hazus model results are provided in a user-friendly online platform, </w:t>
      </w:r>
      <w:proofErr w:type="spellStart"/>
      <w:r>
        <w:rPr>
          <w:rFonts w:cstheme="minorHAnsi"/>
        </w:rPr>
        <w:t>OpenHazus</w:t>
      </w:r>
      <w:proofErr w:type="spellEnd"/>
      <w:r>
        <w:rPr>
          <w:rFonts w:cstheme="minorHAnsi"/>
        </w:rPr>
        <w:t xml:space="preserve"> analytical modules will only be run by users seeking to leverage some combination of customized damage functions, inventory data, or hazard data specific to a scenario or community. An actuary may use default inventory and nationwide probabilistic hazard </w:t>
      </w:r>
      <w:proofErr w:type="gramStart"/>
      <w:r>
        <w:rPr>
          <w:rFonts w:cstheme="minorHAnsi"/>
        </w:rPr>
        <w:t>data, but</w:t>
      </w:r>
      <w:proofErr w:type="gramEnd"/>
      <w:r>
        <w:rPr>
          <w:rFonts w:cstheme="minorHAnsi"/>
        </w:rPr>
        <w:t xml:space="preserve"> customize the damage functions available in </w:t>
      </w:r>
      <w:proofErr w:type="spellStart"/>
      <w:r>
        <w:rPr>
          <w:rFonts w:cstheme="minorHAnsi"/>
        </w:rPr>
        <w:t>OpenHazus</w:t>
      </w:r>
      <w:proofErr w:type="spellEnd"/>
      <w:r>
        <w:rPr>
          <w:rFonts w:cstheme="minorHAnsi"/>
        </w:rPr>
        <w:t xml:space="preserve">. A local planner might use default </w:t>
      </w:r>
      <w:proofErr w:type="spellStart"/>
      <w:r>
        <w:rPr>
          <w:rFonts w:cstheme="minorHAnsi"/>
        </w:rPr>
        <w:t>OpenHazus</w:t>
      </w:r>
      <w:proofErr w:type="spellEnd"/>
      <w:r>
        <w:rPr>
          <w:rFonts w:cstheme="minorHAnsi"/>
        </w:rPr>
        <w:t xml:space="preserve"> damage </w:t>
      </w:r>
      <w:proofErr w:type="gramStart"/>
      <w:r>
        <w:rPr>
          <w:rFonts w:cstheme="minorHAnsi"/>
        </w:rPr>
        <w:t>functions, but</w:t>
      </w:r>
      <w:proofErr w:type="gramEnd"/>
      <w:r>
        <w:rPr>
          <w:rFonts w:cstheme="minorHAnsi"/>
        </w:rPr>
        <w:t xml:space="preserve"> upload custom scenario-based hazard data and updated site-specific inventory information to use as model inputs. </w:t>
      </w:r>
      <w:commentRangeStart w:id="79"/>
      <w:r>
        <w:rPr>
          <w:rFonts w:cstheme="minorHAnsi"/>
        </w:rPr>
        <w:t xml:space="preserve">Since any user running </w:t>
      </w:r>
      <w:proofErr w:type="spellStart"/>
      <w:r>
        <w:rPr>
          <w:rFonts w:cstheme="minorHAnsi"/>
        </w:rPr>
        <w:t>OpenHazus</w:t>
      </w:r>
      <w:proofErr w:type="spellEnd"/>
      <w:r>
        <w:rPr>
          <w:rFonts w:cstheme="minorHAnsi"/>
        </w:rPr>
        <w:t xml:space="preserve"> will be using </w:t>
      </w:r>
      <w:proofErr w:type="gramStart"/>
      <w:r>
        <w:rPr>
          <w:rFonts w:cstheme="minorHAnsi"/>
        </w:rPr>
        <w:t>some kind of customized</w:t>
      </w:r>
      <w:proofErr w:type="gramEnd"/>
      <w:r>
        <w:rPr>
          <w:rFonts w:cstheme="minorHAnsi"/>
        </w:rPr>
        <w:t xml:space="preserve"> model input, distinguishing between “levels” of customization would overcomplicate </w:t>
      </w:r>
      <w:proofErr w:type="spellStart"/>
      <w:r>
        <w:rPr>
          <w:rFonts w:cstheme="minorHAnsi"/>
        </w:rPr>
        <w:t>OpenHazus</w:t>
      </w:r>
      <w:proofErr w:type="spellEnd"/>
      <w:r>
        <w:rPr>
          <w:rFonts w:cstheme="minorHAnsi"/>
        </w:rPr>
        <w:t xml:space="preserve"> implementation. </w:t>
      </w:r>
      <w:commentRangeEnd w:id="79"/>
      <w:r>
        <w:rPr>
          <w:rStyle w:val="CommentReference"/>
        </w:rPr>
        <w:commentReference w:id="79"/>
      </w:r>
    </w:p>
    <w:tbl>
      <w:tblPr>
        <w:tblW w:w="11640" w:type="dxa"/>
        <w:tblInd w:w="-786" w:type="dxa"/>
        <w:tblLook w:val="04A0" w:firstRow="1" w:lastRow="0" w:firstColumn="1" w:lastColumn="0" w:noHBand="0" w:noVBand="1"/>
      </w:tblPr>
      <w:tblGrid>
        <w:gridCol w:w="2140"/>
        <w:gridCol w:w="2354"/>
        <w:gridCol w:w="2446"/>
        <w:gridCol w:w="4700"/>
      </w:tblGrid>
      <w:tr w:rsidR="00797E90" w:rsidRPr="006C336D" w14:paraId="710ED687" w14:textId="77777777" w:rsidTr="00953ED3">
        <w:trPr>
          <w:trHeight w:val="330"/>
        </w:trPr>
        <w:tc>
          <w:tcPr>
            <w:tcW w:w="2140" w:type="dxa"/>
            <w:tcBorders>
              <w:top w:val="double" w:sz="6" w:space="0" w:color="3F3F3F"/>
              <w:left w:val="double" w:sz="6" w:space="0" w:color="3F3F3F"/>
              <w:bottom w:val="double" w:sz="6" w:space="0" w:color="3F3F3F"/>
              <w:right w:val="double" w:sz="6" w:space="0" w:color="3F3F3F"/>
            </w:tcBorders>
            <w:shd w:val="clear" w:color="000000" w:fill="A5A5A5"/>
            <w:noWrap/>
            <w:vAlign w:val="bottom"/>
            <w:hideMark/>
          </w:tcPr>
          <w:p w14:paraId="3C0EDDA2" w14:textId="77777777" w:rsidR="00797E90" w:rsidRPr="006C336D" w:rsidRDefault="00797E90" w:rsidP="00953ED3">
            <w:pPr>
              <w:spacing w:line="240" w:lineRule="auto"/>
              <w:rPr>
                <w:rFonts w:ascii="Calibri" w:hAnsi="Calibri"/>
                <w:b/>
                <w:bCs/>
                <w:color w:val="FFFFFF"/>
              </w:rPr>
            </w:pPr>
            <w:r w:rsidRPr="006C336D">
              <w:rPr>
                <w:rFonts w:ascii="Calibri" w:hAnsi="Calibri"/>
                <w:b/>
                <w:bCs/>
                <w:color w:val="FFFFFF"/>
              </w:rPr>
              <w:t>Hazard/Geography</w:t>
            </w:r>
          </w:p>
        </w:tc>
        <w:tc>
          <w:tcPr>
            <w:tcW w:w="2354" w:type="dxa"/>
            <w:tcBorders>
              <w:top w:val="double" w:sz="6" w:space="0" w:color="3F3F3F"/>
              <w:left w:val="nil"/>
              <w:bottom w:val="double" w:sz="6" w:space="0" w:color="3F3F3F"/>
              <w:right w:val="double" w:sz="6" w:space="0" w:color="3F3F3F"/>
            </w:tcBorders>
            <w:shd w:val="clear" w:color="000000" w:fill="A5A5A5"/>
            <w:noWrap/>
            <w:vAlign w:val="bottom"/>
            <w:hideMark/>
          </w:tcPr>
          <w:p w14:paraId="2159766E" w14:textId="77777777" w:rsidR="00797E90" w:rsidRPr="006C336D" w:rsidRDefault="00797E90" w:rsidP="00953ED3">
            <w:pPr>
              <w:spacing w:line="240" w:lineRule="auto"/>
              <w:rPr>
                <w:rFonts w:ascii="Calibri" w:hAnsi="Calibri"/>
                <w:b/>
                <w:bCs/>
                <w:color w:val="FFFFFF"/>
              </w:rPr>
            </w:pPr>
            <w:r w:rsidRPr="006C336D">
              <w:rPr>
                <w:rFonts w:ascii="Calibri" w:hAnsi="Calibri"/>
                <w:b/>
                <w:bCs/>
                <w:color w:val="FFFFFF"/>
              </w:rPr>
              <w:t>Job Category</w:t>
            </w:r>
          </w:p>
        </w:tc>
        <w:tc>
          <w:tcPr>
            <w:tcW w:w="2446" w:type="dxa"/>
            <w:tcBorders>
              <w:top w:val="double" w:sz="6" w:space="0" w:color="3F3F3F"/>
              <w:left w:val="nil"/>
              <w:bottom w:val="double" w:sz="6" w:space="0" w:color="3F3F3F"/>
              <w:right w:val="double" w:sz="6" w:space="0" w:color="3F3F3F"/>
            </w:tcBorders>
            <w:shd w:val="clear" w:color="000000" w:fill="A5A5A5"/>
            <w:noWrap/>
            <w:vAlign w:val="bottom"/>
            <w:hideMark/>
          </w:tcPr>
          <w:p w14:paraId="002126FE" w14:textId="77777777" w:rsidR="00797E90" w:rsidRPr="006C336D" w:rsidRDefault="00797E90" w:rsidP="00953ED3">
            <w:pPr>
              <w:spacing w:line="240" w:lineRule="auto"/>
              <w:rPr>
                <w:rFonts w:ascii="Calibri" w:hAnsi="Calibri"/>
                <w:b/>
                <w:bCs/>
                <w:color w:val="FFFFFF"/>
              </w:rPr>
            </w:pPr>
            <w:r w:rsidRPr="006C336D">
              <w:rPr>
                <w:rFonts w:ascii="Calibri" w:hAnsi="Calibri"/>
                <w:b/>
                <w:bCs/>
                <w:color w:val="FFFFFF"/>
              </w:rPr>
              <w:t xml:space="preserve">Emergency </w:t>
            </w:r>
            <w:proofErr w:type="spellStart"/>
            <w:r w:rsidRPr="006C336D">
              <w:rPr>
                <w:rFonts w:ascii="Calibri" w:hAnsi="Calibri"/>
                <w:b/>
                <w:bCs/>
                <w:color w:val="FFFFFF"/>
              </w:rPr>
              <w:t>Mgmt</w:t>
            </w:r>
            <w:proofErr w:type="spellEnd"/>
            <w:r w:rsidRPr="006C336D">
              <w:rPr>
                <w:rFonts w:ascii="Calibri" w:hAnsi="Calibri"/>
                <w:b/>
                <w:bCs/>
                <w:color w:val="FFFFFF"/>
              </w:rPr>
              <w:t xml:space="preserve"> Phase</w:t>
            </w:r>
          </w:p>
        </w:tc>
        <w:tc>
          <w:tcPr>
            <w:tcW w:w="4700" w:type="dxa"/>
            <w:tcBorders>
              <w:top w:val="double" w:sz="6" w:space="0" w:color="3F3F3F"/>
              <w:left w:val="nil"/>
              <w:bottom w:val="double" w:sz="6" w:space="0" w:color="3F3F3F"/>
              <w:right w:val="double" w:sz="6" w:space="0" w:color="3F3F3F"/>
            </w:tcBorders>
            <w:shd w:val="clear" w:color="000000" w:fill="A5A5A5"/>
            <w:vAlign w:val="bottom"/>
            <w:hideMark/>
          </w:tcPr>
          <w:p w14:paraId="12E18743" w14:textId="77777777" w:rsidR="00797E90" w:rsidRPr="006C336D" w:rsidRDefault="00797E90" w:rsidP="00953ED3">
            <w:pPr>
              <w:spacing w:line="240" w:lineRule="auto"/>
              <w:rPr>
                <w:rFonts w:ascii="Calibri" w:hAnsi="Calibri"/>
                <w:b/>
                <w:bCs/>
                <w:color w:val="FFFFFF"/>
              </w:rPr>
            </w:pPr>
            <w:r w:rsidRPr="006C336D">
              <w:rPr>
                <w:rFonts w:ascii="Calibri" w:hAnsi="Calibri"/>
                <w:b/>
                <w:bCs/>
                <w:color w:val="FFFFFF"/>
              </w:rPr>
              <w:t>Hazus User Level</w:t>
            </w:r>
          </w:p>
        </w:tc>
      </w:tr>
      <w:tr w:rsidR="00797E90" w:rsidRPr="006C336D" w14:paraId="0B79936E" w14:textId="77777777" w:rsidTr="00953ED3">
        <w:trPr>
          <w:trHeight w:val="315"/>
        </w:trPr>
        <w:tc>
          <w:tcPr>
            <w:tcW w:w="2140" w:type="dxa"/>
            <w:tcBorders>
              <w:top w:val="nil"/>
              <w:left w:val="nil"/>
              <w:bottom w:val="nil"/>
              <w:right w:val="nil"/>
            </w:tcBorders>
            <w:shd w:val="clear" w:color="auto" w:fill="auto"/>
            <w:noWrap/>
            <w:vAlign w:val="bottom"/>
            <w:hideMark/>
          </w:tcPr>
          <w:p w14:paraId="6148E24C"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Flood</w:t>
            </w:r>
          </w:p>
        </w:tc>
        <w:tc>
          <w:tcPr>
            <w:tcW w:w="2354" w:type="dxa"/>
            <w:tcBorders>
              <w:top w:val="nil"/>
              <w:left w:val="nil"/>
              <w:bottom w:val="nil"/>
              <w:right w:val="nil"/>
            </w:tcBorders>
            <w:shd w:val="clear" w:color="auto" w:fill="auto"/>
            <w:noWrap/>
            <w:vAlign w:val="bottom"/>
            <w:hideMark/>
          </w:tcPr>
          <w:p w14:paraId="441E672F"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Local Government</w:t>
            </w:r>
          </w:p>
        </w:tc>
        <w:tc>
          <w:tcPr>
            <w:tcW w:w="2446" w:type="dxa"/>
            <w:tcBorders>
              <w:top w:val="nil"/>
              <w:left w:val="nil"/>
              <w:bottom w:val="nil"/>
              <w:right w:val="nil"/>
            </w:tcBorders>
            <w:shd w:val="clear" w:color="auto" w:fill="auto"/>
            <w:noWrap/>
            <w:vAlign w:val="bottom"/>
            <w:hideMark/>
          </w:tcPr>
          <w:p w14:paraId="5D694D4A"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Mitigation</w:t>
            </w:r>
          </w:p>
        </w:tc>
        <w:tc>
          <w:tcPr>
            <w:tcW w:w="4700" w:type="dxa"/>
            <w:tcBorders>
              <w:top w:val="nil"/>
              <w:left w:val="nil"/>
              <w:bottom w:val="nil"/>
              <w:right w:val="nil"/>
            </w:tcBorders>
            <w:shd w:val="clear" w:color="auto" w:fill="auto"/>
            <w:vAlign w:val="bottom"/>
            <w:hideMark/>
          </w:tcPr>
          <w:p w14:paraId="2BC6FA35"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1: No user-defined data</w:t>
            </w:r>
          </w:p>
        </w:tc>
      </w:tr>
      <w:tr w:rsidR="00797E90" w:rsidRPr="006C336D" w14:paraId="2F184D4B" w14:textId="77777777" w:rsidTr="00953ED3">
        <w:trPr>
          <w:trHeight w:val="300"/>
        </w:trPr>
        <w:tc>
          <w:tcPr>
            <w:tcW w:w="2140" w:type="dxa"/>
            <w:tcBorders>
              <w:top w:val="nil"/>
              <w:left w:val="nil"/>
              <w:bottom w:val="nil"/>
              <w:right w:val="nil"/>
            </w:tcBorders>
            <w:shd w:val="clear" w:color="auto" w:fill="auto"/>
            <w:noWrap/>
            <w:vAlign w:val="bottom"/>
            <w:hideMark/>
          </w:tcPr>
          <w:p w14:paraId="5219A413"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Hurricane</w:t>
            </w:r>
          </w:p>
        </w:tc>
        <w:tc>
          <w:tcPr>
            <w:tcW w:w="2354" w:type="dxa"/>
            <w:tcBorders>
              <w:top w:val="nil"/>
              <w:left w:val="nil"/>
              <w:bottom w:val="nil"/>
              <w:right w:val="nil"/>
            </w:tcBorders>
            <w:shd w:val="clear" w:color="auto" w:fill="auto"/>
            <w:noWrap/>
            <w:vAlign w:val="bottom"/>
            <w:hideMark/>
          </w:tcPr>
          <w:p w14:paraId="3CB840D3"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State Government</w:t>
            </w:r>
          </w:p>
        </w:tc>
        <w:tc>
          <w:tcPr>
            <w:tcW w:w="2446" w:type="dxa"/>
            <w:tcBorders>
              <w:top w:val="nil"/>
              <w:left w:val="nil"/>
              <w:bottom w:val="nil"/>
              <w:right w:val="nil"/>
            </w:tcBorders>
            <w:shd w:val="clear" w:color="auto" w:fill="auto"/>
            <w:noWrap/>
            <w:vAlign w:val="bottom"/>
            <w:hideMark/>
          </w:tcPr>
          <w:p w14:paraId="039BA2EB"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Preparedness</w:t>
            </w:r>
          </w:p>
        </w:tc>
        <w:tc>
          <w:tcPr>
            <w:tcW w:w="4700" w:type="dxa"/>
            <w:tcBorders>
              <w:top w:val="nil"/>
              <w:left w:val="nil"/>
              <w:bottom w:val="nil"/>
              <w:right w:val="nil"/>
            </w:tcBorders>
            <w:shd w:val="clear" w:color="auto" w:fill="auto"/>
            <w:vAlign w:val="bottom"/>
            <w:hideMark/>
          </w:tcPr>
          <w:p w14:paraId="04C5B0B2"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2: Imports user-defined inventory or hazard data</w:t>
            </w:r>
          </w:p>
        </w:tc>
      </w:tr>
      <w:tr w:rsidR="00797E90" w:rsidRPr="006C336D" w14:paraId="2F02A7E4" w14:textId="77777777" w:rsidTr="00953ED3">
        <w:trPr>
          <w:trHeight w:val="600"/>
        </w:trPr>
        <w:tc>
          <w:tcPr>
            <w:tcW w:w="2140" w:type="dxa"/>
            <w:tcBorders>
              <w:top w:val="nil"/>
              <w:left w:val="nil"/>
              <w:bottom w:val="nil"/>
              <w:right w:val="nil"/>
            </w:tcBorders>
            <w:shd w:val="clear" w:color="auto" w:fill="auto"/>
            <w:noWrap/>
            <w:vAlign w:val="center"/>
            <w:hideMark/>
          </w:tcPr>
          <w:p w14:paraId="525A0BAA"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Earthquake</w:t>
            </w:r>
          </w:p>
        </w:tc>
        <w:tc>
          <w:tcPr>
            <w:tcW w:w="2354" w:type="dxa"/>
            <w:tcBorders>
              <w:top w:val="nil"/>
              <w:left w:val="nil"/>
              <w:bottom w:val="nil"/>
              <w:right w:val="nil"/>
            </w:tcBorders>
            <w:shd w:val="clear" w:color="auto" w:fill="auto"/>
            <w:noWrap/>
            <w:vAlign w:val="center"/>
            <w:hideMark/>
          </w:tcPr>
          <w:p w14:paraId="637E554B"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Federal Government</w:t>
            </w:r>
          </w:p>
        </w:tc>
        <w:tc>
          <w:tcPr>
            <w:tcW w:w="2446" w:type="dxa"/>
            <w:tcBorders>
              <w:top w:val="nil"/>
              <w:left w:val="nil"/>
              <w:bottom w:val="nil"/>
              <w:right w:val="nil"/>
            </w:tcBorders>
            <w:shd w:val="clear" w:color="auto" w:fill="auto"/>
            <w:noWrap/>
            <w:vAlign w:val="center"/>
            <w:hideMark/>
          </w:tcPr>
          <w:p w14:paraId="009B049A"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Response</w:t>
            </w:r>
          </w:p>
        </w:tc>
        <w:tc>
          <w:tcPr>
            <w:tcW w:w="4700" w:type="dxa"/>
            <w:tcBorders>
              <w:top w:val="nil"/>
              <w:left w:val="nil"/>
              <w:bottom w:val="nil"/>
              <w:right w:val="nil"/>
            </w:tcBorders>
            <w:shd w:val="clear" w:color="auto" w:fill="auto"/>
            <w:vAlign w:val="center"/>
            <w:hideMark/>
          </w:tcPr>
          <w:p w14:paraId="560C4011"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3: Imports Level 2 data, plus advanced engineering/damage data</w:t>
            </w:r>
          </w:p>
        </w:tc>
      </w:tr>
      <w:tr w:rsidR="00797E90" w:rsidRPr="006C336D" w14:paraId="37959691" w14:textId="77777777" w:rsidTr="00953ED3">
        <w:trPr>
          <w:trHeight w:val="300"/>
        </w:trPr>
        <w:tc>
          <w:tcPr>
            <w:tcW w:w="2140" w:type="dxa"/>
            <w:tcBorders>
              <w:top w:val="nil"/>
              <w:left w:val="nil"/>
              <w:bottom w:val="nil"/>
              <w:right w:val="nil"/>
            </w:tcBorders>
            <w:shd w:val="clear" w:color="auto" w:fill="auto"/>
            <w:noWrap/>
            <w:vAlign w:val="bottom"/>
            <w:hideMark/>
          </w:tcPr>
          <w:p w14:paraId="13EFA15C"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Tsunami</w:t>
            </w:r>
          </w:p>
        </w:tc>
        <w:tc>
          <w:tcPr>
            <w:tcW w:w="2354" w:type="dxa"/>
            <w:tcBorders>
              <w:top w:val="nil"/>
              <w:left w:val="nil"/>
              <w:bottom w:val="nil"/>
              <w:right w:val="nil"/>
            </w:tcBorders>
            <w:shd w:val="clear" w:color="auto" w:fill="auto"/>
            <w:noWrap/>
            <w:vAlign w:val="bottom"/>
            <w:hideMark/>
          </w:tcPr>
          <w:p w14:paraId="6B0DFD7E"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NGO/Research</w:t>
            </w:r>
          </w:p>
        </w:tc>
        <w:tc>
          <w:tcPr>
            <w:tcW w:w="2446" w:type="dxa"/>
            <w:tcBorders>
              <w:top w:val="nil"/>
              <w:left w:val="nil"/>
              <w:bottom w:val="nil"/>
              <w:right w:val="nil"/>
            </w:tcBorders>
            <w:shd w:val="clear" w:color="auto" w:fill="auto"/>
            <w:noWrap/>
            <w:vAlign w:val="bottom"/>
            <w:hideMark/>
          </w:tcPr>
          <w:p w14:paraId="12C2B806"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Recovery</w:t>
            </w:r>
          </w:p>
        </w:tc>
        <w:tc>
          <w:tcPr>
            <w:tcW w:w="4700" w:type="dxa"/>
            <w:tcBorders>
              <w:top w:val="nil"/>
              <w:left w:val="nil"/>
              <w:bottom w:val="nil"/>
              <w:right w:val="nil"/>
            </w:tcBorders>
            <w:shd w:val="clear" w:color="auto" w:fill="auto"/>
            <w:vAlign w:val="bottom"/>
            <w:hideMark/>
          </w:tcPr>
          <w:p w14:paraId="531A6B5C" w14:textId="77777777" w:rsidR="00797E90" w:rsidRPr="006C336D" w:rsidRDefault="00797E90" w:rsidP="00953ED3">
            <w:pPr>
              <w:spacing w:line="240" w:lineRule="auto"/>
              <w:rPr>
                <w:rFonts w:ascii="Calibri" w:hAnsi="Calibri"/>
                <w:color w:val="000000"/>
              </w:rPr>
            </w:pPr>
          </w:p>
        </w:tc>
      </w:tr>
      <w:tr w:rsidR="00797E90" w:rsidRPr="006C336D" w14:paraId="50F2D0CA" w14:textId="77777777" w:rsidTr="00953ED3">
        <w:trPr>
          <w:trHeight w:val="300"/>
        </w:trPr>
        <w:tc>
          <w:tcPr>
            <w:tcW w:w="2140" w:type="dxa"/>
            <w:tcBorders>
              <w:top w:val="nil"/>
              <w:left w:val="nil"/>
              <w:bottom w:val="nil"/>
              <w:right w:val="nil"/>
            </w:tcBorders>
            <w:shd w:val="clear" w:color="auto" w:fill="auto"/>
            <w:noWrap/>
            <w:vAlign w:val="bottom"/>
            <w:hideMark/>
          </w:tcPr>
          <w:p w14:paraId="00BE12F8" w14:textId="77777777" w:rsidR="00797E90" w:rsidRPr="006C336D" w:rsidRDefault="00797E90" w:rsidP="00953ED3">
            <w:pPr>
              <w:spacing w:line="240" w:lineRule="auto"/>
              <w:rPr>
                <w:rFonts w:ascii="Calibri" w:hAnsi="Calibri"/>
                <w:color w:val="000000"/>
              </w:rPr>
            </w:pPr>
          </w:p>
        </w:tc>
        <w:tc>
          <w:tcPr>
            <w:tcW w:w="2354" w:type="dxa"/>
            <w:tcBorders>
              <w:top w:val="nil"/>
              <w:left w:val="nil"/>
              <w:bottom w:val="nil"/>
              <w:right w:val="nil"/>
            </w:tcBorders>
            <w:shd w:val="clear" w:color="auto" w:fill="auto"/>
            <w:noWrap/>
            <w:vAlign w:val="bottom"/>
            <w:hideMark/>
          </w:tcPr>
          <w:p w14:paraId="16EA62DA"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Government Contractor</w:t>
            </w:r>
          </w:p>
        </w:tc>
        <w:tc>
          <w:tcPr>
            <w:tcW w:w="2446" w:type="dxa"/>
            <w:tcBorders>
              <w:top w:val="nil"/>
              <w:left w:val="nil"/>
              <w:bottom w:val="nil"/>
              <w:right w:val="nil"/>
            </w:tcBorders>
            <w:shd w:val="clear" w:color="auto" w:fill="auto"/>
            <w:noWrap/>
            <w:vAlign w:val="bottom"/>
            <w:hideMark/>
          </w:tcPr>
          <w:p w14:paraId="38DF05DC" w14:textId="77777777" w:rsidR="00797E90" w:rsidRPr="006C336D" w:rsidRDefault="00797E90" w:rsidP="00953ED3">
            <w:pPr>
              <w:spacing w:line="240" w:lineRule="auto"/>
              <w:rPr>
                <w:rFonts w:ascii="Calibri" w:hAnsi="Calibri"/>
                <w:color w:val="000000"/>
              </w:rPr>
            </w:pPr>
          </w:p>
        </w:tc>
        <w:tc>
          <w:tcPr>
            <w:tcW w:w="4700" w:type="dxa"/>
            <w:tcBorders>
              <w:top w:val="nil"/>
              <w:left w:val="nil"/>
              <w:bottom w:val="nil"/>
              <w:right w:val="nil"/>
            </w:tcBorders>
            <w:shd w:val="clear" w:color="auto" w:fill="auto"/>
            <w:vAlign w:val="bottom"/>
            <w:hideMark/>
          </w:tcPr>
          <w:p w14:paraId="5EF0A4E5" w14:textId="77777777" w:rsidR="00797E90" w:rsidRPr="006C336D" w:rsidRDefault="00797E90" w:rsidP="00953ED3">
            <w:pPr>
              <w:spacing w:line="240" w:lineRule="auto"/>
              <w:rPr>
                <w:rFonts w:ascii="Calibri" w:hAnsi="Calibri"/>
                <w:color w:val="000000"/>
              </w:rPr>
            </w:pPr>
          </w:p>
        </w:tc>
      </w:tr>
      <w:tr w:rsidR="00797E90" w:rsidRPr="006C336D" w14:paraId="787CA03C" w14:textId="77777777" w:rsidTr="00953ED3">
        <w:trPr>
          <w:trHeight w:val="300"/>
        </w:trPr>
        <w:tc>
          <w:tcPr>
            <w:tcW w:w="2140" w:type="dxa"/>
            <w:tcBorders>
              <w:top w:val="nil"/>
              <w:left w:val="nil"/>
              <w:bottom w:val="nil"/>
              <w:right w:val="nil"/>
            </w:tcBorders>
            <w:shd w:val="clear" w:color="auto" w:fill="auto"/>
            <w:noWrap/>
            <w:vAlign w:val="bottom"/>
            <w:hideMark/>
          </w:tcPr>
          <w:p w14:paraId="0E40A8EE" w14:textId="77777777" w:rsidR="00797E90" w:rsidRPr="006C336D" w:rsidRDefault="00797E90" w:rsidP="00953ED3">
            <w:pPr>
              <w:spacing w:line="240" w:lineRule="auto"/>
              <w:rPr>
                <w:rFonts w:ascii="Calibri" w:hAnsi="Calibri"/>
                <w:color w:val="000000"/>
              </w:rPr>
            </w:pPr>
          </w:p>
        </w:tc>
        <w:tc>
          <w:tcPr>
            <w:tcW w:w="2354" w:type="dxa"/>
            <w:tcBorders>
              <w:top w:val="nil"/>
              <w:left w:val="nil"/>
              <w:bottom w:val="nil"/>
              <w:right w:val="nil"/>
            </w:tcBorders>
            <w:shd w:val="clear" w:color="auto" w:fill="auto"/>
            <w:noWrap/>
            <w:vAlign w:val="bottom"/>
            <w:hideMark/>
          </w:tcPr>
          <w:p w14:paraId="619D7A3E"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Private Sector</w:t>
            </w:r>
          </w:p>
        </w:tc>
        <w:tc>
          <w:tcPr>
            <w:tcW w:w="2446" w:type="dxa"/>
            <w:tcBorders>
              <w:top w:val="nil"/>
              <w:left w:val="nil"/>
              <w:bottom w:val="nil"/>
              <w:right w:val="nil"/>
            </w:tcBorders>
            <w:shd w:val="clear" w:color="auto" w:fill="auto"/>
            <w:noWrap/>
            <w:vAlign w:val="bottom"/>
            <w:hideMark/>
          </w:tcPr>
          <w:p w14:paraId="716776CF" w14:textId="77777777" w:rsidR="00797E90" w:rsidRPr="006C336D" w:rsidRDefault="00797E90" w:rsidP="00953ED3">
            <w:pPr>
              <w:spacing w:line="240" w:lineRule="auto"/>
              <w:rPr>
                <w:rFonts w:ascii="Calibri" w:hAnsi="Calibri"/>
                <w:color w:val="000000"/>
              </w:rPr>
            </w:pPr>
          </w:p>
        </w:tc>
        <w:tc>
          <w:tcPr>
            <w:tcW w:w="4700" w:type="dxa"/>
            <w:tcBorders>
              <w:top w:val="nil"/>
              <w:left w:val="nil"/>
              <w:bottom w:val="nil"/>
              <w:right w:val="nil"/>
            </w:tcBorders>
            <w:shd w:val="clear" w:color="auto" w:fill="auto"/>
            <w:vAlign w:val="bottom"/>
            <w:hideMark/>
          </w:tcPr>
          <w:p w14:paraId="2945DEAF" w14:textId="77777777" w:rsidR="00797E90" w:rsidRPr="006C336D" w:rsidRDefault="00797E90" w:rsidP="00953ED3">
            <w:pPr>
              <w:spacing w:line="240" w:lineRule="auto"/>
              <w:rPr>
                <w:rFonts w:ascii="Calibri" w:hAnsi="Calibri"/>
                <w:color w:val="000000"/>
              </w:rPr>
            </w:pPr>
          </w:p>
        </w:tc>
      </w:tr>
      <w:tr w:rsidR="00797E90" w:rsidRPr="006C336D" w14:paraId="716A43FA" w14:textId="77777777" w:rsidTr="00953ED3">
        <w:trPr>
          <w:trHeight w:val="300"/>
        </w:trPr>
        <w:tc>
          <w:tcPr>
            <w:tcW w:w="2140" w:type="dxa"/>
            <w:tcBorders>
              <w:top w:val="nil"/>
              <w:left w:val="nil"/>
              <w:bottom w:val="nil"/>
              <w:right w:val="nil"/>
            </w:tcBorders>
            <w:shd w:val="clear" w:color="auto" w:fill="auto"/>
            <w:noWrap/>
            <w:vAlign w:val="bottom"/>
            <w:hideMark/>
          </w:tcPr>
          <w:p w14:paraId="601C14A2" w14:textId="77777777" w:rsidR="00797E90" w:rsidRPr="006C336D" w:rsidRDefault="00797E90" w:rsidP="00953ED3">
            <w:pPr>
              <w:spacing w:line="240" w:lineRule="auto"/>
              <w:rPr>
                <w:rFonts w:ascii="Calibri" w:hAnsi="Calibri"/>
                <w:color w:val="000000"/>
              </w:rPr>
            </w:pPr>
          </w:p>
        </w:tc>
        <w:tc>
          <w:tcPr>
            <w:tcW w:w="2354" w:type="dxa"/>
            <w:tcBorders>
              <w:top w:val="nil"/>
              <w:left w:val="nil"/>
              <w:bottom w:val="nil"/>
              <w:right w:val="nil"/>
            </w:tcBorders>
            <w:shd w:val="clear" w:color="auto" w:fill="auto"/>
            <w:noWrap/>
            <w:vAlign w:val="bottom"/>
            <w:hideMark/>
          </w:tcPr>
          <w:p w14:paraId="305067FD"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Academic</w:t>
            </w:r>
          </w:p>
        </w:tc>
        <w:tc>
          <w:tcPr>
            <w:tcW w:w="2446" w:type="dxa"/>
            <w:tcBorders>
              <w:top w:val="nil"/>
              <w:left w:val="nil"/>
              <w:bottom w:val="nil"/>
              <w:right w:val="nil"/>
            </w:tcBorders>
            <w:shd w:val="clear" w:color="auto" w:fill="auto"/>
            <w:noWrap/>
            <w:vAlign w:val="bottom"/>
            <w:hideMark/>
          </w:tcPr>
          <w:p w14:paraId="17B22649" w14:textId="77777777" w:rsidR="00797E90" w:rsidRPr="006C336D" w:rsidRDefault="00797E90" w:rsidP="00953ED3">
            <w:pPr>
              <w:spacing w:line="240" w:lineRule="auto"/>
              <w:rPr>
                <w:rFonts w:ascii="Calibri" w:hAnsi="Calibri"/>
                <w:color w:val="000000"/>
              </w:rPr>
            </w:pPr>
          </w:p>
        </w:tc>
        <w:tc>
          <w:tcPr>
            <w:tcW w:w="4700" w:type="dxa"/>
            <w:tcBorders>
              <w:top w:val="nil"/>
              <w:left w:val="nil"/>
              <w:bottom w:val="nil"/>
              <w:right w:val="nil"/>
            </w:tcBorders>
            <w:shd w:val="clear" w:color="auto" w:fill="auto"/>
            <w:vAlign w:val="bottom"/>
            <w:hideMark/>
          </w:tcPr>
          <w:p w14:paraId="28737C0A" w14:textId="77777777" w:rsidR="00797E90" w:rsidRPr="006C336D" w:rsidRDefault="00797E90" w:rsidP="00953ED3">
            <w:pPr>
              <w:spacing w:line="240" w:lineRule="auto"/>
              <w:rPr>
                <w:rFonts w:ascii="Calibri" w:hAnsi="Calibri"/>
                <w:color w:val="000000"/>
              </w:rPr>
            </w:pPr>
          </w:p>
        </w:tc>
      </w:tr>
      <w:tr w:rsidR="00797E90" w:rsidRPr="006C336D" w14:paraId="4961FECA" w14:textId="77777777" w:rsidTr="00953ED3">
        <w:trPr>
          <w:trHeight w:val="300"/>
        </w:trPr>
        <w:tc>
          <w:tcPr>
            <w:tcW w:w="2140" w:type="dxa"/>
            <w:tcBorders>
              <w:top w:val="nil"/>
              <w:left w:val="nil"/>
              <w:bottom w:val="nil"/>
              <w:right w:val="nil"/>
            </w:tcBorders>
            <w:shd w:val="clear" w:color="auto" w:fill="auto"/>
            <w:noWrap/>
            <w:vAlign w:val="bottom"/>
            <w:hideMark/>
          </w:tcPr>
          <w:p w14:paraId="14BEBE71" w14:textId="77777777" w:rsidR="00797E90" w:rsidRPr="006C336D" w:rsidRDefault="00797E90" w:rsidP="00953ED3">
            <w:pPr>
              <w:spacing w:line="240" w:lineRule="auto"/>
              <w:rPr>
                <w:rFonts w:ascii="Calibri" w:hAnsi="Calibri"/>
                <w:color w:val="000000"/>
              </w:rPr>
            </w:pPr>
          </w:p>
        </w:tc>
        <w:tc>
          <w:tcPr>
            <w:tcW w:w="2354" w:type="dxa"/>
            <w:tcBorders>
              <w:top w:val="nil"/>
              <w:left w:val="nil"/>
              <w:bottom w:val="nil"/>
              <w:right w:val="nil"/>
            </w:tcBorders>
            <w:shd w:val="clear" w:color="auto" w:fill="auto"/>
            <w:noWrap/>
            <w:vAlign w:val="bottom"/>
            <w:hideMark/>
          </w:tcPr>
          <w:p w14:paraId="749CA8D3" w14:textId="77777777" w:rsidR="00797E90" w:rsidRPr="006C336D" w:rsidRDefault="00797E90" w:rsidP="00953ED3">
            <w:pPr>
              <w:spacing w:line="240" w:lineRule="auto"/>
              <w:rPr>
                <w:rFonts w:ascii="Calibri" w:hAnsi="Calibri"/>
                <w:color w:val="000000"/>
              </w:rPr>
            </w:pPr>
            <w:r w:rsidRPr="006C336D">
              <w:rPr>
                <w:rFonts w:ascii="Calibri" w:hAnsi="Calibri"/>
                <w:color w:val="000000"/>
              </w:rPr>
              <w:t>International</w:t>
            </w:r>
          </w:p>
        </w:tc>
        <w:tc>
          <w:tcPr>
            <w:tcW w:w="2446" w:type="dxa"/>
            <w:tcBorders>
              <w:top w:val="nil"/>
              <w:left w:val="nil"/>
              <w:bottom w:val="nil"/>
              <w:right w:val="nil"/>
            </w:tcBorders>
            <w:shd w:val="clear" w:color="auto" w:fill="auto"/>
            <w:noWrap/>
            <w:vAlign w:val="bottom"/>
            <w:hideMark/>
          </w:tcPr>
          <w:p w14:paraId="39059433" w14:textId="77777777" w:rsidR="00797E90" w:rsidRPr="006C336D" w:rsidRDefault="00797E90" w:rsidP="00953ED3">
            <w:pPr>
              <w:spacing w:line="240" w:lineRule="auto"/>
              <w:rPr>
                <w:rFonts w:ascii="Calibri" w:hAnsi="Calibri"/>
                <w:color w:val="000000"/>
              </w:rPr>
            </w:pPr>
          </w:p>
        </w:tc>
        <w:tc>
          <w:tcPr>
            <w:tcW w:w="4700" w:type="dxa"/>
            <w:tcBorders>
              <w:top w:val="nil"/>
              <w:left w:val="nil"/>
              <w:bottom w:val="nil"/>
              <w:right w:val="nil"/>
            </w:tcBorders>
            <w:shd w:val="clear" w:color="auto" w:fill="auto"/>
            <w:vAlign w:val="bottom"/>
            <w:hideMark/>
          </w:tcPr>
          <w:p w14:paraId="26133196" w14:textId="77777777" w:rsidR="00797E90" w:rsidRPr="006C336D" w:rsidRDefault="00797E90" w:rsidP="00953ED3">
            <w:pPr>
              <w:spacing w:line="240" w:lineRule="auto"/>
              <w:rPr>
                <w:rFonts w:ascii="Calibri" w:hAnsi="Calibri"/>
                <w:color w:val="000000"/>
              </w:rPr>
            </w:pPr>
          </w:p>
        </w:tc>
      </w:tr>
    </w:tbl>
    <w:p w14:paraId="4F78672B" w14:textId="77777777" w:rsidR="00797E90" w:rsidRDefault="00797E90" w:rsidP="00797E90">
      <w:pPr>
        <w:spacing w:line="360" w:lineRule="auto"/>
        <w:rPr>
          <w:rFonts w:cstheme="minorHAnsi"/>
        </w:rPr>
      </w:pPr>
    </w:p>
    <w:p w14:paraId="591ACA04" w14:textId="77777777" w:rsidR="00797E90" w:rsidRDefault="00797E90" w:rsidP="00797E90">
      <w:pPr>
        <w:spacing w:line="360" w:lineRule="auto"/>
        <w:jc w:val="center"/>
        <w:rPr>
          <w:rFonts w:cstheme="minorHAnsi"/>
        </w:rPr>
      </w:pPr>
      <w:r>
        <w:rPr>
          <w:rFonts w:cstheme="minorHAnsi"/>
          <w:noProof/>
        </w:rPr>
        <w:lastRenderedPageBreak/>
        <w:drawing>
          <wp:inline distT="0" distB="0" distL="0" distR="0" wp14:anchorId="12266149" wp14:editId="656ED9E0">
            <wp:extent cx="5029202"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Categori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50303" cy="2840794"/>
                    </a:xfrm>
                    <a:prstGeom prst="rect">
                      <a:avLst/>
                    </a:prstGeom>
                  </pic:spPr>
                </pic:pic>
              </a:graphicData>
            </a:graphic>
          </wp:inline>
        </w:drawing>
      </w:r>
    </w:p>
    <w:p w14:paraId="73C4DCC8" w14:textId="77777777" w:rsidR="008352B6" w:rsidRDefault="00797E90" w:rsidP="00797E90">
      <w:pPr>
        <w:pStyle w:val="template"/>
      </w:pPr>
      <w:r w:rsidRPr="00DF75C8">
        <w:t>User analysis has indicated that users face similar challenges when engaging with the Hazus Program regardless of their user categorization. Requirements (Section III) were developed with the goal of alleviating these challenges.</w:t>
      </w:r>
      <w:r>
        <w:t xml:space="preserve"> </w:t>
      </w:r>
      <w:r w:rsidRPr="00DF75C8">
        <w:t>These common challenges are summarized below</w:t>
      </w:r>
    </w:p>
    <w:p w14:paraId="6256E2FC" w14:textId="77777777" w:rsidR="00E032AC" w:rsidRDefault="009264C5" w:rsidP="00E032AC">
      <w:pPr>
        <w:pStyle w:val="Heading2"/>
      </w:pPr>
      <w:bookmarkStart w:id="80" w:name="_Toc439994677"/>
      <w:bookmarkStart w:id="81" w:name="_Toc2091076"/>
      <w:r>
        <w:t>Operating Environment</w:t>
      </w:r>
      <w:bookmarkEnd w:id="80"/>
      <w:bookmarkEnd w:id="81"/>
    </w:p>
    <w:p w14:paraId="3A4EC0FA" w14:textId="77777777" w:rsidR="00E032AC" w:rsidRPr="00E032AC" w:rsidRDefault="00E032AC" w:rsidP="00E032AC">
      <w:pPr>
        <w:pStyle w:val="template"/>
      </w:pPr>
      <w:r w:rsidRPr="00797E90">
        <w:rPr>
          <w:highlight w:val="cyan"/>
        </w:rPr>
        <w:t>No action needed for v0.9- this is a summary section and better to do after FEMA has given feedback on Sectio</w:t>
      </w:r>
      <w:r>
        <w:rPr>
          <w:highlight w:val="cyan"/>
        </w:rPr>
        <w:t>n 4.</w:t>
      </w:r>
    </w:p>
    <w:p w14:paraId="7A4E1214" w14:textId="77777777" w:rsidR="00EC1069" w:rsidRDefault="009264C5">
      <w:pPr>
        <w:pStyle w:val="template"/>
      </w:pPr>
      <w:r>
        <w:t xml:space="preserve">&lt;Describe the environment </w:t>
      </w:r>
      <w:r w:rsidR="00872D7C">
        <w:t>(architecture) in which the system</w:t>
      </w:r>
      <w:r>
        <w:t xml:space="preserve"> will operate, including the hardware platform, operating system and versions, and any other software components or applications with which it must </w:t>
      </w:r>
      <w:r w:rsidR="00872D7C">
        <w:t xml:space="preserve">interface and </w:t>
      </w:r>
      <w:r>
        <w:t>coexist.&gt;</w:t>
      </w:r>
    </w:p>
    <w:p w14:paraId="2018929D" w14:textId="77777777" w:rsidR="00EC1069" w:rsidRDefault="009264C5">
      <w:pPr>
        <w:pStyle w:val="Heading2"/>
      </w:pPr>
      <w:bookmarkStart w:id="82" w:name="_Toc439994678"/>
      <w:bookmarkStart w:id="83" w:name="_Toc2091077"/>
      <w:r>
        <w:t>Design and Implementation Constraints</w:t>
      </w:r>
      <w:bookmarkEnd w:id="82"/>
      <w:bookmarkEnd w:id="83"/>
    </w:p>
    <w:p w14:paraId="69BD428F" w14:textId="77777777" w:rsidR="00E032AC" w:rsidRDefault="00E032AC">
      <w:pPr>
        <w:pStyle w:val="template"/>
      </w:pPr>
      <w:r w:rsidRPr="00797E90">
        <w:rPr>
          <w:highlight w:val="cyan"/>
        </w:rPr>
        <w:t>No action needed for v0.9- this is a summary section and better to do after F</w:t>
      </w:r>
      <w:r>
        <w:rPr>
          <w:highlight w:val="cyan"/>
        </w:rPr>
        <w:t xml:space="preserve">EMA has given feedback </w:t>
      </w:r>
      <w:r w:rsidR="00C06093">
        <w:rPr>
          <w:highlight w:val="cyan"/>
        </w:rPr>
        <w:t>on Section 4 and Assumptions. Some Assumptions might need to move to this section (</w:t>
      </w:r>
      <w:proofErr w:type="spellStart"/>
      <w:r w:rsidR="00C06093">
        <w:rPr>
          <w:highlight w:val="cyan"/>
        </w:rPr>
        <w:t>eg.</w:t>
      </w:r>
      <w:proofErr w:type="spellEnd"/>
      <w:r w:rsidR="00C06093">
        <w:rPr>
          <w:highlight w:val="cyan"/>
        </w:rPr>
        <w:t xml:space="preserve"> Hazus must be free to use)</w:t>
      </w:r>
    </w:p>
    <w:p w14:paraId="1CAF6AA0" w14:textId="77777777" w:rsidR="00EC1069" w:rsidRDefault="009264C5">
      <w:pPr>
        <w:pStyle w:val="template"/>
      </w:pPr>
      <w:r>
        <w:t>&lt;Describe any items or issues that will limit the options available to the developers</w:t>
      </w:r>
      <w:r w:rsidR="00872D7C">
        <w:t xml:space="preserve">. These might </w:t>
      </w:r>
      <w:proofErr w:type="gramStart"/>
      <w:r w:rsidR="00872D7C">
        <w:t>include:</w:t>
      </w:r>
      <w:proofErr w:type="gramEnd"/>
      <w:r w:rsidR="00872D7C">
        <w:t xml:space="preserve"> business</w:t>
      </w:r>
      <w:r>
        <w:t xml:space="preserve"> or regulatory policies;</w:t>
      </w:r>
      <w:r w:rsidR="00872D7C">
        <w:t xml:space="preserve"> hardware limitations</w:t>
      </w:r>
      <w:r>
        <w:t>; interfaces to other applications; specific technologies, tools, and databases to be used; parallel operations; language requirements</w:t>
      </w:r>
      <w:r w:rsidR="00F72EBB">
        <w:t xml:space="preserve"> (e.g., GML)</w:t>
      </w:r>
      <w:r>
        <w:t xml:space="preserve">; communications protocols; security considerations; </w:t>
      </w:r>
      <w:r w:rsidR="00872D7C">
        <w:t xml:space="preserve">privacy considerations; </w:t>
      </w:r>
      <w:r>
        <w:t>design conventions or programming standards (for example, if the customer’s organization will be responsible for maintaining the delivered software).&gt;</w:t>
      </w:r>
    </w:p>
    <w:p w14:paraId="109A4D93" w14:textId="77777777" w:rsidR="00EC1069" w:rsidRDefault="009264C5">
      <w:pPr>
        <w:pStyle w:val="Heading2"/>
      </w:pPr>
      <w:bookmarkStart w:id="84" w:name="_Toc439994679"/>
      <w:bookmarkStart w:id="85" w:name="_Toc2091078"/>
      <w:r>
        <w:t>User Documentation</w:t>
      </w:r>
      <w:bookmarkEnd w:id="84"/>
      <w:bookmarkEnd w:id="85"/>
    </w:p>
    <w:p w14:paraId="0A9EC4E4" w14:textId="77777777" w:rsidR="008352B6" w:rsidRDefault="008352B6">
      <w:pPr>
        <w:pStyle w:val="template"/>
      </w:pPr>
      <w:r w:rsidRPr="008352B6">
        <w:rPr>
          <w:highlight w:val="cyan"/>
        </w:rPr>
        <w:t>Andrea wi</w:t>
      </w:r>
      <w:r>
        <w:rPr>
          <w:highlight w:val="cyan"/>
        </w:rPr>
        <w:t>ll update for v0.9</w:t>
      </w:r>
    </w:p>
    <w:p w14:paraId="07F4130F" w14:textId="77777777" w:rsidR="00EC1069" w:rsidRDefault="009264C5">
      <w:pPr>
        <w:pStyle w:val="template"/>
      </w:pPr>
      <w:r>
        <w:t>&lt;List the user documentation components (such as user manuals, on-line help, and tutorials) that will be delivered along with the software. Identify any known user documentation delivery formats or standards.&gt;</w:t>
      </w:r>
    </w:p>
    <w:p w14:paraId="398BCAB7" w14:textId="77777777" w:rsidR="00EC1069" w:rsidRDefault="009264C5">
      <w:pPr>
        <w:pStyle w:val="Heading2"/>
      </w:pPr>
      <w:bookmarkStart w:id="86" w:name="_Toc439994680"/>
      <w:bookmarkStart w:id="87" w:name="_Toc2091079"/>
      <w:r>
        <w:lastRenderedPageBreak/>
        <w:t>Assumptions and Dependencies</w:t>
      </w:r>
      <w:bookmarkEnd w:id="86"/>
      <w:bookmarkEnd w:id="87"/>
    </w:p>
    <w:p w14:paraId="42ECA506" w14:textId="77777777" w:rsidR="00655DD3" w:rsidRDefault="00655DD3">
      <w:pPr>
        <w:pStyle w:val="template"/>
      </w:pPr>
      <w:r w:rsidRPr="00655DD3">
        <w:rPr>
          <w:highlight w:val="cyan"/>
        </w:rPr>
        <w:t>No action needed for v0.9 –</w:t>
      </w:r>
      <w:r w:rsidR="005C311F">
        <w:rPr>
          <w:highlight w:val="cyan"/>
        </w:rPr>
        <w:t xml:space="preserve"> but need to think further on this and update</w:t>
      </w:r>
      <w:r w:rsidR="0001620D">
        <w:rPr>
          <w:highlight w:val="cyan"/>
        </w:rPr>
        <w:t>/re-organize with constraints</w:t>
      </w:r>
      <w:r w:rsidR="005C311F">
        <w:rPr>
          <w:highlight w:val="cyan"/>
        </w:rPr>
        <w:t xml:space="preserve"> before final draft</w:t>
      </w:r>
      <w:r>
        <w:t xml:space="preserve"> </w:t>
      </w:r>
    </w:p>
    <w:p w14:paraId="0B83A928" w14:textId="77777777" w:rsidR="00EC1069" w:rsidRDefault="009264C5">
      <w:pPr>
        <w:pStyle w:val="template"/>
      </w:pPr>
      <w:r>
        <w:t>&lt;List any assumed factors (as opposed to known facts) that could affec</w:t>
      </w:r>
      <w:r w:rsidR="003B5BA7">
        <w:t>t the requirements stated in this</w:t>
      </w:r>
      <w:r>
        <w:t xml:space="preserve"> </w:t>
      </w:r>
      <w:r w:rsidR="003A2318">
        <w:t>Geospatial System Requirement Specification</w:t>
      </w:r>
      <w:r>
        <w:t xml:space="preserve">. These could include third-party or commercial </w:t>
      </w:r>
      <w:r w:rsidR="004E447C">
        <w:t>components and</w:t>
      </w:r>
      <w:r w:rsidR="00F72EBB">
        <w:t xml:space="preserve">/or </w:t>
      </w:r>
      <w:proofErr w:type="gramStart"/>
      <w:r w:rsidR="00F72EBB">
        <w:t xml:space="preserve">capabilities </w:t>
      </w:r>
      <w:r>
        <w:t xml:space="preserve"> that</w:t>
      </w:r>
      <w:proofErr w:type="gramEnd"/>
      <w:r>
        <w:t xml:space="preserve"> you plan to use</w:t>
      </w:r>
      <w:r w:rsidR="00F72EBB">
        <w:t xml:space="preserve"> (e.g., Google Maps, etc.)</w:t>
      </w:r>
      <w:r>
        <w:t>,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14:paraId="54FD0C11" w14:textId="77777777" w:rsidR="00655DD3" w:rsidRDefault="00655DD3">
      <w:pPr>
        <w:pStyle w:val="template"/>
      </w:pPr>
    </w:p>
    <w:p w14:paraId="0AC4CC49" w14:textId="77777777" w:rsidR="00655DD3" w:rsidRPr="00252EDA" w:rsidRDefault="00655DD3" w:rsidP="00655DD3">
      <w:pPr>
        <w:keepNext/>
        <w:spacing w:after="120"/>
        <w:ind w:right="14"/>
      </w:pPr>
      <w:r w:rsidRPr="00252EDA">
        <w:t xml:space="preserve">Requirements of </w:t>
      </w:r>
      <w:proofErr w:type="spellStart"/>
      <w:r w:rsidRPr="00252EDA">
        <w:t>OpenHazus</w:t>
      </w:r>
      <w:proofErr w:type="spellEnd"/>
      <w:r w:rsidRPr="00252EDA">
        <w:t xml:space="preserve"> development are affected by the following: </w:t>
      </w:r>
    </w:p>
    <w:p w14:paraId="3ADDB368" w14:textId="77777777" w:rsidR="00655DD3" w:rsidRPr="00252EDA" w:rsidRDefault="00655DD3" w:rsidP="00655DD3">
      <w:pPr>
        <w:pStyle w:val="ListParagraph"/>
        <w:numPr>
          <w:ilvl w:val="0"/>
          <w:numId w:val="4"/>
        </w:numPr>
        <w:spacing w:after="348"/>
        <w:ind w:right="14"/>
        <w:rPr>
          <w:lang w:val="en-US"/>
        </w:rPr>
      </w:pPr>
      <w:r w:rsidRPr="00252EDA">
        <w:rPr>
          <w:lang w:val="en-US"/>
        </w:rPr>
        <w:t xml:space="preserve">Project funding and schedule </w:t>
      </w:r>
    </w:p>
    <w:p w14:paraId="66388109" w14:textId="77777777" w:rsidR="00655DD3" w:rsidRPr="00252EDA" w:rsidRDefault="00655DD3" w:rsidP="00655DD3">
      <w:pPr>
        <w:pStyle w:val="ListParagraph"/>
        <w:numPr>
          <w:ilvl w:val="0"/>
          <w:numId w:val="4"/>
        </w:numPr>
        <w:spacing w:after="348"/>
        <w:ind w:right="14"/>
        <w:rPr>
          <w:lang w:val="en-US"/>
        </w:rPr>
      </w:pPr>
      <w:r w:rsidRPr="00252EDA">
        <w:rPr>
          <w:lang w:val="en-US"/>
        </w:rPr>
        <w:t xml:space="preserve">Changes in project requirements </w:t>
      </w:r>
    </w:p>
    <w:p w14:paraId="20BB1176" w14:textId="77777777" w:rsidR="00655DD3" w:rsidRPr="00252EDA" w:rsidRDefault="00655DD3" w:rsidP="00655DD3">
      <w:pPr>
        <w:pStyle w:val="ListParagraph"/>
        <w:numPr>
          <w:ilvl w:val="0"/>
          <w:numId w:val="4"/>
        </w:numPr>
        <w:spacing w:after="348"/>
        <w:ind w:right="14"/>
        <w:rPr>
          <w:lang w:val="en-US"/>
        </w:rPr>
      </w:pPr>
      <w:r w:rsidRPr="00252EDA">
        <w:rPr>
          <w:lang w:val="en-US"/>
        </w:rPr>
        <w:t>Availability of recent, high-resolution demographic and inventory data (e.g. U.S. Census)</w:t>
      </w:r>
    </w:p>
    <w:p w14:paraId="43999184" w14:textId="77777777" w:rsidR="00655DD3" w:rsidRPr="00252EDA" w:rsidRDefault="00655DD3" w:rsidP="00655DD3">
      <w:pPr>
        <w:pStyle w:val="ListParagraph"/>
        <w:numPr>
          <w:ilvl w:val="0"/>
          <w:numId w:val="4"/>
        </w:numPr>
        <w:spacing w:after="348"/>
        <w:ind w:right="14"/>
        <w:rPr>
          <w:lang w:val="en-US"/>
        </w:rPr>
      </w:pPr>
      <w:r w:rsidRPr="00252EDA">
        <w:rPr>
          <w:lang w:val="en-US"/>
        </w:rPr>
        <w:t xml:space="preserve">Availability of required features in the Hazus application shell </w:t>
      </w:r>
    </w:p>
    <w:p w14:paraId="757050E3" w14:textId="77777777" w:rsidR="00655DD3" w:rsidRPr="00252EDA" w:rsidRDefault="00655DD3" w:rsidP="00655DD3">
      <w:pPr>
        <w:pStyle w:val="ListParagraph"/>
        <w:numPr>
          <w:ilvl w:val="0"/>
          <w:numId w:val="4"/>
        </w:numPr>
        <w:spacing w:after="238"/>
        <w:ind w:right="14"/>
        <w:rPr>
          <w:lang w:val="en-US"/>
        </w:rPr>
      </w:pPr>
      <w:r w:rsidRPr="00252EDA">
        <w:rPr>
          <w:lang w:val="en-US"/>
        </w:rPr>
        <w:t xml:space="preserve">Availability of building stock data, damage functions, and loss modelling functions required to perform the loss estimations </w:t>
      </w:r>
    </w:p>
    <w:p w14:paraId="70DC0FCB" w14:textId="77777777" w:rsidR="00655DD3" w:rsidRPr="00252EDA" w:rsidRDefault="00655DD3" w:rsidP="00655DD3">
      <w:pPr>
        <w:pStyle w:val="ListParagraph"/>
        <w:numPr>
          <w:ilvl w:val="0"/>
          <w:numId w:val="4"/>
        </w:numPr>
        <w:spacing w:after="238"/>
        <w:ind w:right="14"/>
        <w:rPr>
          <w:lang w:val="en-US"/>
        </w:rPr>
      </w:pPr>
      <w:r w:rsidRPr="00252EDA">
        <w:rPr>
          <w:lang w:val="en-US"/>
        </w:rPr>
        <w:t>Availability of external sources of high-quality authoritative hazard data</w:t>
      </w:r>
    </w:p>
    <w:p w14:paraId="4556DE59" w14:textId="77777777" w:rsidR="00655DD3" w:rsidRPr="00252EDA" w:rsidRDefault="00655DD3" w:rsidP="00655DD3">
      <w:pPr>
        <w:pStyle w:val="ListParagraph"/>
        <w:numPr>
          <w:ilvl w:val="0"/>
          <w:numId w:val="4"/>
        </w:numPr>
        <w:spacing w:after="238"/>
        <w:ind w:right="14"/>
        <w:rPr>
          <w:lang w:val="en-US"/>
        </w:rPr>
      </w:pPr>
      <w:r w:rsidRPr="00252EDA">
        <w:rPr>
          <w:lang w:val="en-US"/>
        </w:rPr>
        <w:t>Operation within a common RDBMS</w:t>
      </w:r>
    </w:p>
    <w:p w14:paraId="309CE30F" w14:textId="77777777" w:rsidR="00655DD3" w:rsidRPr="00252EDA" w:rsidRDefault="00655DD3" w:rsidP="00655DD3">
      <w:pPr>
        <w:spacing w:after="120"/>
        <w:ind w:right="14"/>
      </w:pPr>
      <w:r w:rsidRPr="00252EDA">
        <w:t xml:space="preserve">Key assumptions behind </w:t>
      </w:r>
      <w:proofErr w:type="spellStart"/>
      <w:r w:rsidRPr="00252EDA">
        <w:t>OpenHazus</w:t>
      </w:r>
      <w:proofErr w:type="spellEnd"/>
      <w:r w:rsidRPr="00252EDA">
        <w:t xml:space="preserve"> are described below. </w:t>
      </w:r>
    </w:p>
    <w:p w14:paraId="0DBF916A" w14:textId="77777777" w:rsidR="00655DD3" w:rsidRPr="0049731E" w:rsidRDefault="00655DD3" w:rsidP="00655DD3">
      <w:pPr>
        <w:pStyle w:val="ListParagraph"/>
        <w:numPr>
          <w:ilvl w:val="0"/>
          <w:numId w:val="5"/>
        </w:numPr>
        <w:spacing w:after="264"/>
        <w:ind w:right="14"/>
        <w:rPr>
          <w:lang w:val="en-US"/>
        </w:rPr>
      </w:pPr>
      <w:r w:rsidRPr="0049731E">
        <w:rPr>
          <w:lang w:val="en-US"/>
        </w:rPr>
        <w:t>Proposed Hazus software architecture supports the requirements outlined above.</w:t>
      </w:r>
    </w:p>
    <w:p w14:paraId="093A569E" w14:textId="77777777" w:rsidR="00655DD3" w:rsidRPr="00252EDA" w:rsidRDefault="00655DD3" w:rsidP="00655DD3">
      <w:pPr>
        <w:pStyle w:val="ListParagraph"/>
        <w:numPr>
          <w:ilvl w:val="0"/>
          <w:numId w:val="5"/>
        </w:numPr>
        <w:spacing w:after="264"/>
        <w:ind w:right="14"/>
        <w:rPr>
          <w:lang w:val="en-US"/>
        </w:rPr>
      </w:pPr>
      <w:r w:rsidRPr="00252EDA">
        <w:rPr>
          <w:lang w:val="en-US"/>
        </w:rPr>
        <w:t>There is a common interface to items such as the inventory, hazard, analysis and results menus, study region builder, as well as inventory preparation tools and results exporting.</w:t>
      </w:r>
    </w:p>
    <w:p w14:paraId="1E19AD56" w14:textId="77777777" w:rsidR="00655DD3" w:rsidRPr="00252EDA" w:rsidRDefault="00655DD3" w:rsidP="00655DD3">
      <w:pPr>
        <w:pStyle w:val="ListParagraph"/>
        <w:numPr>
          <w:ilvl w:val="0"/>
          <w:numId w:val="5"/>
        </w:numPr>
        <w:spacing w:after="238"/>
        <w:ind w:right="14"/>
        <w:rPr>
          <w:lang w:val="en-US"/>
        </w:rPr>
      </w:pPr>
      <w:r w:rsidRPr="00252EDA">
        <w:rPr>
          <w:lang w:val="en-US"/>
        </w:rPr>
        <w:t xml:space="preserve">The Risk MAP CDS Team is responsible for system integration and shall coordinate and support all tasks associated with integrating the hazard models with the overall </w:t>
      </w:r>
      <w:proofErr w:type="spellStart"/>
      <w:r w:rsidRPr="00252EDA">
        <w:rPr>
          <w:lang w:val="en-US"/>
        </w:rPr>
        <w:t>OpenHazus</w:t>
      </w:r>
      <w:proofErr w:type="spellEnd"/>
      <w:r w:rsidRPr="00252EDA">
        <w:rPr>
          <w:lang w:val="en-US"/>
        </w:rPr>
        <w:t xml:space="preserve"> software.</w:t>
      </w:r>
    </w:p>
    <w:p w14:paraId="5A1B9016" w14:textId="77777777" w:rsidR="00655DD3" w:rsidRPr="00252EDA" w:rsidRDefault="00655DD3" w:rsidP="00655DD3">
      <w:pPr>
        <w:spacing w:after="120"/>
        <w:ind w:right="14"/>
      </w:pPr>
      <w:r w:rsidRPr="00252EDA">
        <w:t xml:space="preserve">The following requirements </w:t>
      </w:r>
      <w:proofErr w:type="gramStart"/>
      <w:r w:rsidRPr="00252EDA">
        <w:t>are considered to be</w:t>
      </w:r>
      <w:proofErr w:type="gramEnd"/>
      <w:r w:rsidRPr="00252EDA">
        <w:t xml:space="preserve"> desirable but will be pursued after development of the initial versions of </w:t>
      </w:r>
      <w:proofErr w:type="spellStart"/>
      <w:r w:rsidRPr="00252EDA">
        <w:t>OpenHazus</w:t>
      </w:r>
      <w:proofErr w:type="spellEnd"/>
      <w:r w:rsidRPr="00252EDA">
        <w:t xml:space="preserve">: </w:t>
      </w:r>
    </w:p>
    <w:p w14:paraId="6E737FA5" w14:textId="77777777" w:rsidR="00655DD3" w:rsidRPr="00252EDA" w:rsidRDefault="00655DD3" w:rsidP="00655DD3">
      <w:pPr>
        <w:pStyle w:val="ListParagraph"/>
        <w:numPr>
          <w:ilvl w:val="0"/>
          <w:numId w:val="6"/>
        </w:numPr>
        <w:spacing w:after="168"/>
        <w:ind w:right="15"/>
        <w:rPr>
          <w:lang w:val="en-US"/>
        </w:rPr>
      </w:pPr>
      <w:r w:rsidRPr="00252EDA">
        <w:rPr>
          <w:lang w:val="en-US"/>
        </w:rPr>
        <w:t xml:space="preserve">Allowing users to define their own </w:t>
      </w:r>
      <w:proofErr w:type="gramStart"/>
      <w:r w:rsidRPr="00252EDA">
        <w:rPr>
          <w:lang w:val="en-US"/>
        </w:rPr>
        <w:t>custom building</w:t>
      </w:r>
      <w:proofErr w:type="gramEnd"/>
      <w:r w:rsidRPr="00252EDA">
        <w:rPr>
          <w:lang w:val="en-US"/>
        </w:rPr>
        <w:t xml:space="preserve"> types. </w:t>
      </w:r>
    </w:p>
    <w:p w14:paraId="5FF4CD1C" w14:textId="77777777" w:rsidR="00655DD3" w:rsidRPr="00252EDA" w:rsidRDefault="00655DD3" w:rsidP="00655DD3">
      <w:pPr>
        <w:pStyle w:val="ListParagraph"/>
        <w:numPr>
          <w:ilvl w:val="0"/>
          <w:numId w:val="6"/>
        </w:numPr>
        <w:spacing w:after="168"/>
        <w:ind w:right="15"/>
        <w:rPr>
          <w:lang w:val="en-US"/>
        </w:rPr>
      </w:pPr>
      <w:r w:rsidRPr="00252EDA">
        <w:rPr>
          <w:lang w:val="en-US"/>
        </w:rPr>
        <w:t xml:space="preserve">Revising damage functions. </w:t>
      </w:r>
    </w:p>
    <w:p w14:paraId="4D6D81DD" w14:textId="77777777" w:rsidR="00655DD3" w:rsidRPr="00252EDA" w:rsidRDefault="00655DD3" w:rsidP="00655DD3">
      <w:pPr>
        <w:pStyle w:val="ListParagraph"/>
        <w:numPr>
          <w:ilvl w:val="0"/>
          <w:numId w:val="6"/>
        </w:numPr>
        <w:spacing w:after="168"/>
        <w:ind w:right="15"/>
        <w:rPr>
          <w:lang w:val="en-US"/>
        </w:rPr>
      </w:pPr>
      <w:r w:rsidRPr="00252EDA">
        <w:rPr>
          <w:lang w:val="en-US"/>
        </w:rPr>
        <w:t xml:space="preserve">Optimizing average annualized loss. </w:t>
      </w:r>
    </w:p>
    <w:p w14:paraId="7D1BDB31" w14:textId="77777777" w:rsidR="00655DD3" w:rsidRPr="00252EDA" w:rsidRDefault="00655DD3" w:rsidP="00655DD3">
      <w:pPr>
        <w:pStyle w:val="ListParagraph"/>
        <w:numPr>
          <w:ilvl w:val="0"/>
          <w:numId w:val="6"/>
        </w:numPr>
        <w:spacing w:after="168"/>
        <w:ind w:right="15"/>
        <w:rPr>
          <w:lang w:val="en-US"/>
        </w:rPr>
      </w:pPr>
      <w:r>
        <w:rPr>
          <w:lang w:val="en-US"/>
        </w:rPr>
        <w:t>Facilitating ESRI development of</w:t>
      </w:r>
      <w:r w:rsidRPr="00252EDA">
        <w:rPr>
          <w:lang w:val="en-US"/>
        </w:rPr>
        <w:t xml:space="preserve"> Hazus </w:t>
      </w:r>
      <w:r>
        <w:rPr>
          <w:lang w:val="en-US"/>
        </w:rPr>
        <w:t xml:space="preserve">plug-in </w:t>
      </w:r>
      <w:r w:rsidRPr="00252EDA">
        <w:rPr>
          <w:lang w:val="en-US"/>
        </w:rPr>
        <w:t xml:space="preserve">on newer versions of ArcGIS as well as Windows Operating Systems. </w:t>
      </w:r>
    </w:p>
    <w:p w14:paraId="30B4D3D3" w14:textId="77777777" w:rsidR="00655DD3" w:rsidRPr="00252EDA" w:rsidRDefault="00655DD3" w:rsidP="00655DD3">
      <w:pPr>
        <w:pStyle w:val="ListParagraph"/>
        <w:numPr>
          <w:ilvl w:val="0"/>
          <w:numId w:val="6"/>
        </w:numPr>
        <w:spacing w:after="168"/>
        <w:ind w:right="15"/>
        <w:rPr>
          <w:lang w:val="en-US"/>
        </w:rPr>
      </w:pPr>
      <w:r w:rsidRPr="00252EDA">
        <w:rPr>
          <w:lang w:val="en-US"/>
        </w:rPr>
        <w:t xml:space="preserve">Optimizing Fire Following Earthquake. </w:t>
      </w:r>
    </w:p>
    <w:p w14:paraId="242F0438" w14:textId="77777777" w:rsidR="00655DD3" w:rsidRDefault="00655DD3" w:rsidP="00655DD3">
      <w:pPr>
        <w:pStyle w:val="ListParagraph"/>
        <w:numPr>
          <w:ilvl w:val="0"/>
          <w:numId w:val="6"/>
        </w:numPr>
        <w:spacing w:after="120"/>
        <w:ind w:right="14"/>
        <w:rPr>
          <w:lang w:val="en-US"/>
        </w:rPr>
      </w:pPr>
      <w:r w:rsidRPr="00252EDA">
        <w:rPr>
          <w:lang w:val="en-US"/>
        </w:rPr>
        <w:t>Data updates when available.</w:t>
      </w:r>
    </w:p>
    <w:p w14:paraId="3AC1A585" w14:textId="77777777" w:rsidR="00C93642" w:rsidRPr="00C93642" w:rsidRDefault="00C93642" w:rsidP="00C93642">
      <w:pPr>
        <w:spacing w:after="120"/>
        <w:ind w:left="360" w:right="14"/>
      </w:pPr>
    </w:p>
    <w:p w14:paraId="31F7BC9A" w14:textId="77777777" w:rsidR="00C93642" w:rsidRDefault="00C93642" w:rsidP="00C93642">
      <w:pPr>
        <w:pStyle w:val="ListParagraph"/>
        <w:numPr>
          <w:ilvl w:val="0"/>
          <w:numId w:val="6"/>
        </w:numPr>
        <w:spacing w:line="360" w:lineRule="auto"/>
      </w:pPr>
      <w:r w:rsidRPr="00C93642">
        <w:rPr>
          <w:b/>
        </w:rPr>
        <w:t xml:space="preserve">1. Loss estimation tool: </w:t>
      </w:r>
      <w:r w:rsidRPr="00454545">
        <w:t xml:space="preserve">This is the core application of </w:t>
      </w:r>
      <w:proofErr w:type="spellStart"/>
      <w:r w:rsidRPr="00454545">
        <w:t>OpenHazus</w:t>
      </w:r>
      <w:proofErr w:type="spellEnd"/>
      <w:r w:rsidRPr="00454545">
        <w:t xml:space="preserve"> that takes precedence over other potential demands in supporting the mission of FEMA </w:t>
      </w:r>
      <w:r>
        <w:t xml:space="preserve">in general </w:t>
      </w:r>
      <w:r w:rsidRPr="00454545">
        <w:t xml:space="preserve">and of the Risk MAP </w:t>
      </w:r>
      <w:proofErr w:type="gramStart"/>
      <w:r w:rsidRPr="00454545">
        <w:t>program in particular</w:t>
      </w:r>
      <w:proofErr w:type="gramEnd"/>
      <w:r w:rsidRPr="00454545">
        <w:t xml:space="preserve">. Any rewrite of Hazus will have to </w:t>
      </w:r>
      <w:proofErr w:type="spellStart"/>
      <w:r w:rsidRPr="00454545">
        <w:t>fulfill</w:t>
      </w:r>
      <w:proofErr w:type="spellEnd"/>
      <w:r w:rsidRPr="00454545">
        <w:t xml:space="preserve"> its current set of capabilities related to the </w:t>
      </w:r>
      <w:r w:rsidRPr="00454545">
        <w:lastRenderedPageBreak/>
        <w:t>estimation of social (fatalities, displacement and injuries)</w:t>
      </w:r>
      <w:r>
        <w:t xml:space="preserve">, infrastructure, </w:t>
      </w:r>
      <w:r w:rsidRPr="00454545">
        <w:t xml:space="preserve">and building (damages and economic loss) impacts due to natural hazards. This requirement does not include estimating the extent and magnitude of potential hazards.  </w:t>
      </w:r>
      <w:proofErr w:type="spellStart"/>
      <w:r w:rsidRPr="00454545">
        <w:t>OpenHazus</w:t>
      </w:r>
      <w:proofErr w:type="spellEnd"/>
      <w:r w:rsidRPr="00454545">
        <w:t xml:space="preserve"> implementation will emphasize the use of external, authoritative hazard datasets.</w:t>
      </w:r>
    </w:p>
    <w:p w14:paraId="080B3F42" w14:textId="77777777" w:rsidR="00C93642" w:rsidRDefault="00C93642" w:rsidP="00C93642">
      <w:pPr>
        <w:pStyle w:val="ListParagraph"/>
        <w:numPr>
          <w:ilvl w:val="0"/>
          <w:numId w:val="6"/>
        </w:numPr>
        <w:spacing w:after="120" w:line="360" w:lineRule="auto"/>
        <w:ind w:right="173"/>
      </w:pPr>
      <w:r w:rsidRPr="00C93642">
        <w:rPr>
          <w:b/>
        </w:rPr>
        <w:t xml:space="preserve">2. Free for Users: </w:t>
      </w:r>
      <w:proofErr w:type="spellStart"/>
      <w:r w:rsidRPr="004F2C0A">
        <w:t>OpenHazus</w:t>
      </w:r>
      <w:proofErr w:type="spellEnd"/>
      <w:r w:rsidRPr="004F2C0A">
        <w:t xml:space="preserve"> as a methodology toolset should remain free, as should access to core national datasets. </w:t>
      </w:r>
      <w:commentRangeStart w:id="88"/>
      <w:commentRangeStart w:id="89"/>
      <w:r w:rsidRPr="004F2C0A">
        <w:t xml:space="preserve">Private for-profit entities may be charged a fee for usage that </w:t>
      </w:r>
      <w:commentRangeStart w:id="90"/>
      <w:commentRangeStart w:id="91"/>
      <w:r w:rsidRPr="004F2C0A">
        <w:t xml:space="preserve">exceeds five percent of the </w:t>
      </w:r>
      <w:proofErr w:type="spellStart"/>
      <w:r w:rsidRPr="004F2C0A">
        <w:t>OpenHazus</w:t>
      </w:r>
      <w:proofErr w:type="spellEnd"/>
      <w:r w:rsidRPr="004F2C0A">
        <w:t xml:space="preserve"> server load</w:t>
      </w:r>
      <w:commentRangeEnd w:id="90"/>
      <w:commentRangeEnd w:id="91"/>
      <w:r w:rsidRPr="004F2C0A">
        <w:t>.</w:t>
      </w:r>
      <w:commentRangeEnd w:id="88"/>
      <w:r>
        <w:rPr>
          <w:rStyle w:val="CommentReference"/>
        </w:rPr>
        <w:commentReference w:id="90"/>
      </w:r>
      <w:r>
        <w:rPr>
          <w:rStyle w:val="CommentReference"/>
        </w:rPr>
        <w:commentReference w:id="91"/>
      </w:r>
      <w:r>
        <w:rPr>
          <w:rStyle w:val="CommentReference"/>
        </w:rPr>
        <w:commentReference w:id="88"/>
      </w:r>
      <w:commentRangeEnd w:id="89"/>
      <w:r>
        <w:rPr>
          <w:rStyle w:val="CommentReference"/>
        </w:rPr>
        <w:commentReference w:id="89"/>
      </w:r>
      <w:r w:rsidRPr="004F2C0A">
        <w:t>.</w:t>
      </w:r>
    </w:p>
    <w:p w14:paraId="32867C40" w14:textId="77777777" w:rsidR="00C93642" w:rsidRPr="00927BCA" w:rsidRDefault="00C93642" w:rsidP="00C93642">
      <w:pPr>
        <w:pStyle w:val="ListParagraph"/>
        <w:numPr>
          <w:ilvl w:val="0"/>
          <w:numId w:val="6"/>
        </w:numPr>
        <w:spacing w:after="120" w:line="360" w:lineRule="auto"/>
        <w:ind w:right="173"/>
      </w:pPr>
      <w:r w:rsidRPr="00C93642">
        <w:rPr>
          <w:b/>
        </w:rPr>
        <w:t>3. Publicly available:</w:t>
      </w:r>
      <w:r>
        <w:t xml:space="preserve"> </w:t>
      </w:r>
      <w:r w:rsidRPr="00DB0AB7">
        <w:t>Hazus methodology shall continue to be publicly available in the format of user manuals, technical manuals, and other supporting documentation</w:t>
      </w:r>
      <w:commentRangeStart w:id="92"/>
      <w:commentRangeStart w:id="93"/>
      <w:r>
        <w:t>.</w:t>
      </w:r>
      <w:commentRangeEnd w:id="92"/>
      <w:r>
        <w:rPr>
          <w:rStyle w:val="CommentReference"/>
        </w:rPr>
        <w:commentReference w:id="92"/>
      </w:r>
      <w:commentRangeEnd w:id="93"/>
      <w:r>
        <w:rPr>
          <w:rStyle w:val="CommentReference"/>
        </w:rPr>
        <w:commentReference w:id="93"/>
      </w:r>
    </w:p>
    <w:p w14:paraId="6C5982B5" w14:textId="77777777" w:rsidR="00655DD3" w:rsidRDefault="00655DD3">
      <w:pPr>
        <w:pStyle w:val="template"/>
      </w:pPr>
    </w:p>
    <w:p w14:paraId="40F84354" w14:textId="77777777" w:rsidR="004C03EB" w:rsidRDefault="004C03EB">
      <w:pPr>
        <w:spacing w:line="240" w:lineRule="auto"/>
        <w:rPr>
          <w:b/>
          <w:kern w:val="28"/>
          <w:sz w:val="36"/>
        </w:rPr>
      </w:pPr>
      <w:bookmarkStart w:id="94" w:name="_Toc439994687"/>
      <w:bookmarkStart w:id="95" w:name="_Toc439994682"/>
      <w:r>
        <w:br w:type="page"/>
      </w:r>
    </w:p>
    <w:p w14:paraId="0F3BC4CF" w14:textId="77777777" w:rsidR="00EC1069" w:rsidRDefault="009264C5">
      <w:pPr>
        <w:pStyle w:val="Heading1"/>
      </w:pPr>
      <w:bookmarkStart w:id="96" w:name="_Toc2091080"/>
      <w:commentRangeStart w:id="97"/>
      <w:r>
        <w:lastRenderedPageBreak/>
        <w:t>System Features</w:t>
      </w:r>
      <w:bookmarkEnd w:id="94"/>
      <w:bookmarkEnd w:id="96"/>
      <w:commentRangeEnd w:id="97"/>
      <w:r w:rsidR="00FC0244">
        <w:rPr>
          <w:rStyle w:val="CommentReference"/>
          <w:rFonts w:asciiTheme="minorHAnsi" w:eastAsiaTheme="minorHAnsi" w:hAnsiTheme="minorHAnsi" w:cstheme="minorBidi"/>
          <w:b w:val="0"/>
          <w:kern w:val="0"/>
          <w:lang w:val="en-GB"/>
        </w:rPr>
        <w:commentReference w:id="97"/>
      </w:r>
    </w:p>
    <w:p w14:paraId="02FA0422" w14:textId="77777777" w:rsidR="003E148E" w:rsidRDefault="003E148E">
      <w:pPr>
        <w:pStyle w:val="template"/>
      </w:pPr>
      <w:r w:rsidRPr="003E148E">
        <w:rPr>
          <w:highlight w:val="cyan"/>
        </w:rPr>
        <w:t>Andrea will edit each requirement for consistency in language and level of detail</w:t>
      </w:r>
    </w:p>
    <w:p w14:paraId="0C009C00" w14:textId="77777777" w:rsidR="00A148B0" w:rsidRDefault="009264C5">
      <w:pPr>
        <w:pStyle w:val="template"/>
        <w:rPr>
          <w:ins w:id="98" w:author="Doug Bausch" w:date="2019-03-04T07:49:00Z"/>
          <w:rFonts w:asciiTheme="minorHAnsi" w:hAnsiTheme="minorHAnsi" w:cstheme="minorHAnsi"/>
          <w:highlight w:val="lightGray"/>
        </w:rPr>
      </w:pPr>
      <w:r>
        <w:t>&lt;This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ins w:id="99" w:author="Doug Bausch" w:date="2019-03-04T07:49:00Z">
        <w:r w:rsidR="00A148B0" w:rsidRPr="00A148B0">
          <w:rPr>
            <w:rFonts w:asciiTheme="minorHAnsi" w:hAnsiTheme="minorHAnsi" w:cstheme="minorHAnsi"/>
            <w:highlight w:val="lightGray"/>
          </w:rPr>
          <w:t xml:space="preserve"> </w:t>
        </w:r>
      </w:ins>
    </w:p>
    <w:p w14:paraId="1519FB50" w14:textId="77777777" w:rsidR="00A148B0" w:rsidRDefault="00A148B0">
      <w:pPr>
        <w:pStyle w:val="template"/>
        <w:rPr>
          <w:ins w:id="100" w:author="Doug Bausch" w:date="2019-03-04T07:49:00Z"/>
          <w:rFonts w:asciiTheme="minorHAnsi" w:hAnsiTheme="minorHAnsi" w:cstheme="minorHAnsi"/>
          <w:highlight w:val="lightGray"/>
        </w:rPr>
      </w:pPr>
    </w:p>
    <w:p w14:paraId="1974ECE2" w14:textId="77777777" w:rsidR="00A148B0" w:rsidRDefault="00A148B0" w:rsidP="00A148B0">
      <w:pPr>
        <w:pStyle w:val="template"/>
        <w:spacing w:line="360" w:lineRule="auto"/>
        <w:rPr>
          <w:ins w:id="101" w:author="Doug Bausch" w:date="2019-03-04T07:56:00Z"/>
          <w:rFonts w:ascii="Times" w:hAnsi="Times" w:cs="Times"/>
          <w:i w:val="0"/>
          <w:sz w:val="24"/>
          <w:szCs w:val="24"/>
          <w:highlight w:val="lightGray"/>
        </w:rPr>
      </w:pPr>
      <w:ins w:id="102" w:author="Doug Bausch" w:date="2019-03-04T07:51:00Z">
        <w:r>
          <w:rPr>
            <w:rFonts w:ascii="Times" w:hAnsi="Times" w:cs="Times"/>
            <w:i w:val="0"/>
            <w:sz w:val="24"/>
            <w:szCs w:val="24"/>
            <w:highlight w:val="lightGray"/>
          </w:rPr>
          <w:t>In November 2018, the Hazus Team met in</w:t>
        </w:r>
      </w:ins>
      <w:ins w:id="103" w:author="Doug Bausch" w:date="2019-03-04T07:52:00Z">
        <w:r>
          <w:rPr>
            <w:rFonts w:ascii="Times" w:hAnsi="Times" w:cs="Times"/>
            <w:i w:val="0"/>
            <w:sz w:val="24"/>
            <w:szCs w:val="24"/>
            <w:highlight w:val="lightGray"/>
          </w:rPr>
          <w:t xml:space="preserve"> Boulder, Colorado to outline the System Features envisioned for </w:t>
        </w:r>
        <w:proofErr w:type="spellStart"/>
        <w:r>
          <w:rPr>
            <w:rFonts w:ascii="Times" w:hAnsi="Times" w:cs="Times"/>
            <w:i w:val="0"/>
            <w:sz w:val="24"/>
            <w:szCs w:val="24"/>
            <w:highlight w:val="lightGray"/>
          </w:rPr>
          <w:t>OpenHazus</w:t>
        </w:r>
      </w:ins>
      <w:proofErr w:type="spellEnd"/>
      <w:ins w:id="104" w:author="Doug Bausch" w:date="2019-03-04T07:54:00Z">
        <w:r>
          <w:rPr>
            <w:rFonts w:ascii="Times" w:hAnsi="Times" w:cs="Times"/>
            <w:i w:val="0"/>
            <w:sz w:val="24"/>
            <w:szCs w:val="24"/>
            <w:highlight w:val="lightGray"/>
          </w:rPr>
          <w:t xml:space="preserve">.  </w:t>
        </w:r>
      </w:ins>
      <w:ins w:id="105" w:author="Doug Bausch" w:date="2019-03-04T07:55:00Z">
        <w:r>
          <w:rPr>
            <w:rFonts w:ascii="Times" w:hAnsi="Times" w:cs="Times"/>
            <w:i w:val="0"/>
            <w:sz w:val="24"/>
            <w:szCs w:val="24"/>
            <w:highlight w:val="lightGray"/>
          </w:rPr>
          <w:t xml:space="preserve">As a result, the team developed a set of 10 factors </w:t>
        </w:r>
      </w:ins>
      <w:ins w:id="106" w:author="Doug Bausch" w:date="2019-03-04T07:56:00Z">
        <w:r>
          <w:rPr>
            <w:rFonts w:ascii="Times" w:hAnsi="Times" w:cs="Times"/>
            <w:i w:val="0"/>
            <w:sz w:val="24"/>
            <w:szCs w:val="24"/>
            <w:highlight w:val="lightGray"/>
          </w:rPr>
          <w:t>from the Boulder meeting:</w:t>
        </w:r>
      </w:ins>
    </w:p>
    <w:p w14:paraId="63B211F0" w14:textId="77777777" w:rsidR="00A148B0" w:rsidRPr="00252EDA" w:rsidRDefault="00A148B0" w:rsidP="00A148B0">
      <w:pPr>
        <w:spacing w:line="360" w:lineRule="auto"/>
        <w:rPr>
          <w:ins w:id="107" w:author="Doug Bausch" w:date="2019-03-04T07:56:00Z"/>
        </w:rPr>
      </w:pPr>
    </w:p>
    <w:p w14:paraId="41670D16" w14:textId="531BAF06" w:rsidR="00A148B0" w:rsidRPr="00252EDA" w:rsidRDefault="00A148B0" w:rsidP="00A148B0">
      <w:pPr>
        <w:spacing w:line="360" w:lineRule="auto"/>
        <w:ind w:left="432" w:hanging="432"/>
        <w:rPr>
          <w:ins w:id="108" w:author="Doug Bausch" w:date="2019-03-04T07:56:00Z"/>
        </w:rPr>
      </w:pPr>
      <w:ins w:id="109" w:author="Doug Bausch" w:date="2019-03-04T07:56:00Z">
        <w:r w:rsidRPr="00252EDA">
          <w:rPr>
            <w:rFonts w:cstheme="minorHAnsi"/>
          </w:rPr>
          <w:t>①</w:t>
        </w:r>
        <w:r w:rsidRPr="00252EDA">
          <w:rPr>
            <w:rFonts w:cstheme="minorHAnsi"/>
          </w:rPr>
          <w:tab/>
        </w:r>
        <w:r w:rsidRPr="00252EDA">
          <w:rPr>
            <w:u w:val="single"/>
          </w:rPr>
          <w:t>Loss estimation tool</w:t>
        </w:r>
        <w:r w:rsidRPr="00252EDA">
          <w:t xml:space="preserve">. </w:t>
        </w:r>
        <w:r>
          <w:t xml:space="preserve">This is the </w:t>
        </w:r>
        <w:r w:rsidRPr="00252EDA">
          <w:t xml:space="preserve">core application of </w:t>
        </w:r>
        <w:proofErr w:type="spellStart"/>
        <w:r w:rsidRPr="00252EDA">
          <w:t>OpenHazus</w:t>
        </w:r>
        <w:proofErr w:type="spellEnd"/>
        <w:r w:rsidRPr="00252EDA">
          <w:t xml:space="preserve"> that takes precedence over other potential demands in supporting the mission of FEMA</w:t>
        </w:r>
        <w:r>
          <w:t xml:space="preserve"> and of </w:t>
        </w:r>
        <w:r w:rsidRPr="00252EDA">
          <w:t xml:space="preserve">the Risk MAP </w:t>
        </w:r>
        <w:proofErr w:type="gramStart"/>
        <w:r w:rsidRPr="00252EDA">
          <w:t>program</w:t>
        </w:r>
        <w:r>
          <w:t xml:space="preserve"> in particular</w:t>
        </w:r>
        <w:proofErr w:type="gramEnd"/>
        <w:r>
          <w:t xml:space="preserve">. </w:t>
        </w:r>
        <w:r w:rsidRPr="00252EDA">
          <w:t>Any rewrite of Hazus will have to fulfil</w:t>
        </w:r>
        <w:r>
          <w:t>l</w:t>
        </w:r>
        <w:r w:rsidRPr="00252EDA">
          <w:t xml:space="preserve"> its current set of capabilities related to the estimation of social (fatalities, displacement and injuries) and building (damages and economic loss) impacts due to natural hazards. This requirement does not include estimating the extent and magnitude of potential hazards.  </w:t>
        </w:r>
        <w:proofErr w:type="spellStart"/>
        <w:r>
          <w:t>OpenHazus</w:t>
        </w:r>
        <w:proofErr w:type="spellEnd"/>
        <w:r>
          <w:t xml:space="preserve"> implementation will emphasize the use of</w:t>
        </w:r>
        <w:r w:rsidRPr="00252EDA">
          <w:t xml:space="preserve"> external, authoritative hazard datasets</w:t>
        </w:r>
        <w:r>
          <w:t>.</w:t>
        </w:r>
        <w:r w:rsidRPr="00252EDA">
          <w:t xml:space="preserve">  </w:t>
        </w:r>
      </w:ins>
    </w:p>
    <w:p w14:paraId="296DEA39" w14:textId="77777777" w:rsidR="00A148B0" w:rsidRPr="00252EDA" w:rsidRDefault="00A148B0" w:rsidP="00A148B0">
      <w:pPr>
        <w:spacing w:line="360" w:lineRule="auto"/>
        <w:ind w:left="432" w:hanging="432"/>
        <w:rPr>
          <w:ins w:id="110" w:author="Doug Bausch" w:date="2019-03-04T07:56:00Z"/>
        </w:rPr>
      </w:pPr>
      <w:ins w:id="111" w:author="Doug Bausch" w:date="2019-03-04T07:56:00Z">
        <w:r w:rsidRPr="00252EDA">
          <w:rPr>
            <w:rFonts w:cstheme="minorHAnsi"/>
          </w:rPr>
          <w:t>②</w:t>
        </w:r>
        <w:r w:rsidRPr="00252EDA">
          <w:rPr>
            <w:rFonts w:cstheme="minorHAnsi"/>
          </w:rPr>
          <w:tab/>
        </w:r>
        <w:r w:rsidRPr="00252EDA">
          <w:rPr>
            <w:u w:val="single"/>
          </w:rPr>
          <w:t>Data/results-sharing platform</w:t>
        </w:r>
        <w:r w:rsidRPr="00252EDA">
          <w:t xml:space="preserve">. </w:t>
        </w:r>
        <w:r>
          <w:t xml:space="preserve">In order to better meet the needs of non-technical users interested in risk model results, </w:t>
        </w:r>
        <w:proofErr w:type="spellStart"/>
        <w:r>
          <w:t>OpenHazus</w:t>
        </w:r>
        <w:proofErr w:type="spellEnd"/>
        <w:r>
          <w:t xml:space="preserve"> will include an online platform for viewing, sharing and downloading generalized but authoritative risk assessment results from across the U.S. </w:t>
        </w:r>
        <w:r w:rsidRPr="00252EDA">
          <w:t>This includes a standardized way of storing and accessing metadata</w:t>
        </w:r>
        <w:r>
          <w:t xml:space="preserve"> associated with available risk assessment results</w:t>
        </w:r>
        <w:r w:rsidRPr="00252EDA">
          <w:t xml:space="preserve">, including the lineage of how the data were created – even if this happened outside of </w:t>
        </w:r>
        <w:proofErr w:type="spellStart"/>
        <w:r w:rsidRPr="00252EDA">
          <w:t>OpenHazus</w:t>
        </w:r>
        <w:proofErr w:type="spellEnd"/>
        <w:r w:rsidRPr="00252EDA">
          <w:t xml:space="preserve">. The standards requirements for metadata, as defined by FGDC and OGC, </w:t>
        </w:r>
        <w:r>
          <w:t xml:space="preserve">must </w:t>
        </w:r>
        <w:r w:rsidRPr="00252EDA">
          <w:t>be adhered to.</w:t>
        </w:r>
        <w:r>
          <w:t xml:space="preserve"> A first expansion of these capabilities includes a seamless link between </w:t>
        </w:r>
        <w:proofErr w:type="spellStart"/>
        <w:r>
          <w:t>OpenHazus</w:t>
        </w:r>
        <w:proofErr w:type="spellEnd"/>
        <w:r>
          <w:t xml:space="preserve"> and FEMA’s MIP and MSC to further integrate FEMA’s risk assessment and mitigation programs.</w:t>
        </w:r>
      </w:ins>
    </w:p>
    <w:p w14:paraId="78BF4F64" w14:textId="77777777" w:rsidR="00A148B0" w:rsidRPr="00252EDA" w:rsidRDefault="00A148B0" w:rsidP="00A148B0">
      <w:pPr>
        <w:spacing w:line="360" w:lineRule="auto"/>
        <w:ind w:left="432" w:hanging="432"/>
        <w:rPr>
          <w:ins w:id="112" w:author="Doug Bausch" w:date="2019-03-04T07:56:00Z"/>
        </w:rPr>
      </w:pPr>
      <w:ins w:id="113" w:author="Doug Bausch" w:date="2019-03-04T07:56:00Z">
        <w:r w:rsidRPr="00252EDA">
          <w:rPr>
            <w:rFonts w:cstheme="minorHAnsi"/>
          </w:rPr>
          <w:t>③</w:t>
        </w:r>
        <w:r w:rsidRPr="00252EDA">
          <w:rPr>
            <w:rFonts w:cstheme="minorHAnsi"/>
          </w:rPr>
          <w:tab/>
        </w:r>
        <w:r w:rsidRPr="00252EDA">
          <w:rPr>
            <w:u w:val="single"/>
          </w:rPr>
          <w:t>Support import</w:t>
        </w:r>
        <w:r>
          <w:rPr>
            <w:u w:val="single"/>
          </w:rPr>
          <w:t xml:space="preserve">, dynamic </w:t>
        </w:r>
        <w:r w:rsidRPr="00252EDA">
          <w:rPr>
            <w:u w:val="single"/>
          </w:rPr>
          <w:t>integration</w:t>
        </w:r>
        <w:r>
          <w:rPr>
            <w:u w:val="single"/>
          </w:rPr>
          <w:t>, and discovery</w:t>
        </w:r>
        <w:r w:rsidRPr="00252EDA">
          <w:rPr>
            <w:u w:val="single"/>
          </w:rPr>
          <w:t xml:space="preserve"> of authoritative hazard data</w:t>
        </w:r>
        <w:r w:rsidRPr="00252EDA">
          <w:t xml:space="preserve">. In the spirit of openness, as outlined in section I.2, </w:t>
        </w:r>
        <w:proofErr w:type="spellStart"/>
        <w:r w:rsidRPr="00252EDA">
          <w:t>OpenHazus</w:t>
        </w:r>
        <w:proofErr w:type="spellEnd"/>
        <w:r w:rsidRPr="00252EDA">
          <w:t xml:space="preserve"> must be able to integrate authoritative data from </w:t>
        </w:r>
        <w:r>
          <w:t xml:space="preserve">external </w:t>
        </w:r>
        <w:r w:rsidRPr="00252EDA">
          <w:t>providers, including the USGS, NOAA, as well as FEMA’s own flood hazard engineering data.</w:t>
        </w:r>
        <w:r>
          <w:t xml:space="preserve"> Users must be able to explore existing hazard datasets from authoritative agencies in their study area and select their desired hazard source for direct integration in their analysis, without downloading or cleaning the data.</w:t>
        </w:r>
        <w:r w:rsidRPr="00252EDA">
          <w:t xml:space="preserve"> Parallel to that, stakeholders should be able </w:t>
        </w:r>
        <w:r w:rsidRPr="00252EDA">
          <w:lastRenderedPageBreak/>
          <w:t>to upload user-defined hazard data with standardized QA/QC measures to a sandbox, where it can be shared more broadly through a public domain repository with FEMA’s stamp of approval after it has passed internal quality control.</w:t>
        </w:r>
      </w:ins>
    </w:p>
    <w:p w14:paraId="5E55A27E" w14:textId="77777777" w:rsidR="00A148B0" w:rsidRPr="00252EDA" w:rsidRDefault="00A148B0" w:rsidP="00A148B0">
      <w:pPr>
        <w:spacing w:line="360" w:lineRule="auto"/>
        <w:ind w:left="432" w:hanging="432"/>
        <w:rPr>
          <w:ins w:id="114" w:author="Doug Bausch" w:date="2019-03-04T07:56:00Z"/>
        </w:rPr>
      </w:pPr>
      <w:ins w:id="115" w:author="Doug Bausch" w:date="2019-03-04T07:56:00Z">
        <w:r w:rsidRPr="00252EDA">
          <w:rPr>
            <w:rFonts w:cstheme="minorHAnsi"/>
          </w:rPr>
          <w:t>④</w:t>
        </w:r>
        <w:r w:rsidRPr="00252EDA">
          <w:rPr>
            <w:rFonts w:cstheme="minorHAnsi"/>
          </w:rPr>
          <w:tab/>
        </w:r>
        <w:r w:rsidRPr="00252EDA">
          <w:rPr>
            <w:u w:val="single"/>
          </w:rPr>
          <w:t>Modularization</w:t>
        </w:r>
        <w:r w:rsidRPr="00252EDA">
          <w:t xml:space="preserve">. One of the advantages of a thorough overhaul of the Hazus software architecture is the possibility to create a library of modules that encapsulate individual processing steps. </w:t>
        </w:r>
        <w:r>
          <w:t xml:space="preserve">Basic users can choose to interact with only those analytical steps that apply to their project goals, rather than adhering to a fixed workflow (though user-friendly workflow suggestions will be provided.) </w:t>
        </w:r>
        <w:r w:rsidRPr="00252EDA">
          <w:t>Experienced users and developers should then be able to create their own workflows, adapting them to agency and application needs.</w:t>
        </w:r>
      </w:ins>
    </w:p>
    <w:p w14:paraId="16479CA9" w14:textId="77777777" w:rsidR="00A148B0" w:rsidRPr="00252EDA" w:rsidRDefault="00A148B0" w:rsidP="00A148B0">
      <w:pPr>
        <w:spacing w:line="360" w:lineRule="auto"/>
        <w:ind w:left="432" w:hanging="432"/>
        <w:rPr>
          <w:ins w:id="116" w:author="Doug Bausch" w:date="2019-03-04T07:56:00Z"/>
        </w:rPr>
      </w:pPr>
      <w:ins w:id="117" w:author="Doug Bausch" w:date="2019-03-04T07:56:00Z">
        <w:r w:rsidRPr="00252EDA">
          <w:rPr>
            <w:rFonts w:cstheme="minorHAnsi"/>
          </w:rPr>
          <w:t>⑤</w:t>
        </w:r>
        <w:r w:rsidRPr="00252EDA">
          <w:rPr>
            <w:rFonts w:cstheme="minorHAnsi"/>
          </w:rPr>
          <w:tab/>
        </w:r>
        <w:r w:rsidRPr="00252EDA">
          <w:rPr>
            <w:u w:val="single"/>
          </w:rPr>
          <w:t>User-friendly GUI</w:t>
        </w:r>
        <w:r w:rsidRPr="00252EDA">
          <w:t xml:space="preserve">. The current user interface is an extension of GIS desktop software. With its separation from GIS, the </w:t>
        </w:r>
        <w:proofErr w:type="spellStart"/>
        <w:r w:rsidRPr="00252EDA">
          <w:t>OpenHazus</w:t>
        </w:r>
        <w:proofErr w:type="spellEnd"/>
        <w:r w:rsidRPr="00252EDA">
          <w:t xml:space="preserve"> user experience can be improved significantly. Whereas Hazus was always conceived as a desktop (workstation)software, </w:t>
        </w:r>
        <w:proofErr w:type="spellStart"/>
        <w:r w:rsidRPr="00252EDA">
          <w:t>OpenHazus</w:t>
        </w:r>
        <w:proofErr w:type="spellEnd"/>
        <w:r w:rsidRPr="00252EDA">
          <w:t xml:space="preserve"> should be flexible enough to serve stakeholders in a web-based, desktop-based, and even mobile environment. Not all functions will be available in all environments, but the transition should be seamless from a UI/UX perspective.</w:t>
        </w:r>
      </w:ins>
    </w:p>
    <w:p w14:paraId="5451AD8D" w14:textId="77777777" w:rsidR="00A148B0" w:rsidRPr="00252EDA" w:rsidRDefault="00A148B0" w:rsidP="00A148B0">
      <w:pPr>
        <w:spacing w:line="360" w:lineRule="auto"/>
        <w:ind w:left="432" w:hanging="432"/>
        <w:rPr>
          <w:ins w:id="118" w:author="Doug Bausch" w:date="2019-03-04T07:56:00Z"/>
        </w:rPr>
      </w:pPr>
      <w:ins w:id="119" w:author="Doug Bausch" w:date="2019-03-04T07:56:00Z">
        <w:r w:rsidRPr="00252EDA">
          <w:rPr>
            <w:rFonts w:cstheme="minorHAnsi"/>
          </w:rPr>
          <w:t>⑥</w:t>
        </w:r>
        <w:r w:rsidRPr="00252EDA">
          <w:rPr>
            <w:rFonts w:cstheme="minorHAnsi"/>
          </w:rPr>
          <w:tab/>
        </w:r>
        <w:r w:rsidRPr="00252EDA">
          <w:rPr>
            <w:u w:val="single"/>
          </w:rPr>
          <w:t>Secure/private data integration</w:t>
        </w:r>
        <w:r w:rsidRPr="00252EDA">
          <w:t xml:space="preserve">. An estimated ten percent of Hazus stakeholders are working with PCII and PII data that require secure storage, access and communication mechanisms. Conversely, the vast majority of </w:t>
        </w:r>
        <w:proofErr w:type="spellStart"/>
        <w:r w:rsidRPr="00252EDA">
          <w:t>OpenHazus</w:t>
        </w:r>
        <w:proofErr w:type="spellEnd"/>
        <w:r w:rsidRPr="00252EDA">
          <w:t xml:space="preserve"> stakeholders will be better served by web services. As </w:t>
        </w:r>
        <w:proofErr w:type="spellStart"/>
        <w:r w:rsidRPr="00252EDA">
          <w:t>OpenHazus</w:t>
        </w:r>
        <w:proofErr w:type="spellEnd"/>
        <w:r w:rsidRPr="00252EDA">
          <w:t xml:space="preserve"> is built around the latter, the needs for secure or private data integration on desktop and mobile computers must be addressed without impacting the UI/UX design of the majority.</w:t>
        </w:r>
      </w:ins>
    </w:p>
    <w:p w14:paraId="5C7BCFDD" w14:textId="77777777" w:rsidR="00A148B0" w:rsidRPr="00252EDA" w:rsidRDefault="00A148B0" w:rsidP="00A148B0">
      <w:pPr>
        <w:spacing w:line="360" w:lineRule="auto"/>
        <w:ind w:left="432" w:hanging="432"/>
        <w:rPr>
          <w:ins w:id="120" w:author="Doug Bausch" w:date="2019-03-04T07:56:00Z"/>
        </w:rPr>
      </w:pPr>
      <w:ins w:id="121" w:author="Doug Bausch" w:date="2019-03-04T07:56:00Z">
        <w:r w:rsidRPr="00252EDA">
          <w:rPr>
            <w:rFonts w:cstheme="minorHAnsi"/>
          </w:rPr>
          <w:t>⑦</w:t>
        </w:r>
        <w:r w:rsidRPr="00252EDA">
          <w:rPr>
            <w:rFonts w:cstheme="minorHAnsi"/>
          </w:rPr>
          <w:tab/>
        </w:r>
        <w:r w:rsidRPr="00252EDA">
          <w:rPr>
            <w:u w:val="single"/>
          </w:rPr>
          <w:t>Improve Hazus-provided inventory data</w:t>
        </w:r>
        <w:r w:rsidRPr="00252EDA">
          <w:t>. A significant obstacle to a more widespread use of Hazus is the amount of effort it takes to create inventory data. In recognition of this impediment, FEMA has, in cooperation with DHS’s HIFLD support team</w:t>
        </w:r>
        <w:r>
          <w:t>,</w:t>
        </w:r>
        <w:r w:rsidRPr="00252EDA">
          <w:t xml:space="preserve"> developed an incomparable resource of some 16 GB of generalized inventory data that are editable through the custom-designed Comprehensive Data Management System (CDMS). While these data </w:t>
        </w:r>
        <w:r>
          <w:t>could be</w:t>
        </w:r>
        <w:r w:rsidRPr="00252EDA">
          <w:t xml:space="preserve"> a good starting point for authorities who do not have the personnel resources to develop their own inventories, </w:t>
        </w:r>
        <w:r>
          <w:t xml:space="preserve">they are provided only as backend SQL tables during routine Hazus installation and are not accessible to average users for custom analysis or visualization. Furthermore, </w:t>
        </w:r>
        <w:r w:rsidRPr="00252EDA">
          <w:t xml:space="preserve">demands for accurate risk information and targeted risk reduction have outgrown census tract-level analyses and with the availability of building-level data, expectations have </w:t>
        </w:r>
        <w:r w:rsidRPr="00252EDA">
          <w:lastRenderedPageBreak/>
          <w:t>grown for CDS to provide a centralized national building data set. A</w:t>
        </w:r>
        <w:r>
          <w:t>s specified in requirements</w:t>
        </w:r>
        <w:r w:rsidRPr="00252EDA">
          <w:t xml:space="preserve"> </w:t>
        </w:r>
        <w:r w:rsidRPr="00252EDA">
          <w:rPr>
            <w:rFonts w:cstheme="minorHAnsi"/>
          </w:rPr>
          <w:t xml:space="preserve">② and ③, </w:t>
        </w:r>
        <w:r>
          <w:rPr>
            <w:rFonts w:cstheme="minorHAnsi"/>
          </w:rPr>
          <w:t xml:space="preserve">in which users must have access to risk model results and authoritative hazard data inputs, establishing </w:t>
        </w:r>
        <w:proofErr w:type="spellStart"/>
        <w:r>
          <w:rPr>
            <w:rFonts w:cstheme="minorHAnsi"/>
          </w:rPr>
          <w:t>OpenHazus</w:t>
        </w:r>
        <w:proofErr w:type="spellEnd"/>
        <w:r>
          <w:rPr>
            <w:rFonts w:cstheme="minorHAnsi"/>
          </w:rPr>
          <w:t xml:space="preserve"> in a</w:t>
        </w:r>
        <w:r w:rsidRPr="00252EDA">
          <w:rPr>
            <w:rFonts w:cstheme="minorHAnsi"/>
          </w:rPr>
          <w:t xml:space="preserve"> web service environment</w:t>
        </w:r>
        <w:r>
          <w:rPr>
            <w:rFonts w:cstheme="minorHAnsi"/>
          </w:rPr>
          <w:t xml:space="preserve"> should facilitate users </w:t>
        </w:r>
        <w:commentRangeStart w:id="122"/>
        <w:r w:rsidRPr="00252EDA">
          <w:rPr>
            <w:rFonts w:cstheme="minorHAnsi"/>
          </w:rPr>
          <w:t>upload</w:t>
        </w:r>
        <w:r>
          <w:rPr>
            <w:rFonts w:cstheme="minorHAnsi"/>
          </w:rPr>
          <w:t>ing</w:t>
        </w:r>
        <w:r w:rsidRPr="00252EDA">
          <w:rPr>
            <w:rFonts w:cstheme="minorHAnsi"/>
          </w:rPr>
          <w:t xml:space="preserve"> their own improved inventory data into access-limited sub-clouds. </w:t>
        </w:r>
        <w:commentRangeEnd w:id="122"/>
        <w:r>
          <w:rPr>
            <w:rStyle w:val="CommentReference"/>
          </w:rPr>
          <w:commentReference w:id="122"/>
        </w:r>
        <w:r w:rsidRPr="00252EDA">
          <w:rPr>
            <w:rFonts w:cstheme="minorHAnsi"/>
          </w:rPr>
          <w:t xml:space="preserve">As with the flood data in ③, a process should be established that allows to merge higher quality inventories with the main repository. </w:t>
        </w:r>
      </w:ins>
    </w:p>
    <w:p w14:paraId="14E242BB" w14:textId="77777777" w:rsidR="00A148B0" w:rsidRPr="00252EDA" w:rsidRDefault="00A148B0" w:rsidP="00A148B0">
      <w:pPr>
        <w:spacing w:line="360" w:lineRule="auto"/>
        <w:ind w:left="432" w:hanging="432"/>
        <w:rPr>
          <w:ins w:id="123" w:author="Doug Bausch" w:date="2019-03-04T07:56:00Z"/>
        </w:rPr>
      </w:pPr>
      <w:ins w:id="124" w:author="Doug Bausch" w:date="2019-03-04T07:56:00Z">
        <w:r w:rsidRPr="00252EDA">
          <w:rPr>
            <w:rFonts w:cstheme="minorHAnsi"/>
          </w:rPr>
          <w:t>⑧</w:t>
        </w:r>
        <w:r w:rsidRPr="00252EDA">
          <w:rPr>
            <w:rFonts w:cstheme="minorHAnsi"/>
          </w:rPr>
          <w:tab/>
        </w:r>
        <w:r w:rsidRPr="00252EDA">
          <w:rPr>
            <w:u w:val="single"/>
          </w:rPr>
          <w:t>User must not pay to use Hazus</w:t>
        </w:r>
        <w:r w:rsidRPr="00252EDA">
          <w:t xml:space="preserve">. </w:t>
        </w:r>
        <w:proofErr w:type="spellStart"/>
        <w:r w:rsidRPr="00252EDA">
          <w:t>OpenHazus</w:t>
        </w:r>
        <w:proofErr w:type="spellEnd"/>
        <w:r w:rsidRPr="00252EDA">
          <w:t xml:space="preserve"> as a methodology toolset should remain free, as </w:t>
        </w:r>
        <w:r>
          <w:t>should</w:t>
        </w:r>
        <w:r w:rsidRPr="00252EDA">
          <w:t xml:space="preserve"> access to core national datasets. Private for-profit entities may be charged a fee for usage that exceeds five percent of the </w:t>
        </w:r>
        <w:proofErr w:type="spellStart"/>
        <w:r w:rsidRPr="00252EDA">
          <w:t>OpenHazus</w:t>
        </w:r>
        <w:proofErr w:type="spellEnd"/>
        <w:r w:rsidRPr="00252EDA">
          <w:t xml:space="preserve"> server load.</w:t>
        </w:r>
      </w:ins>
    </w:p>
    <w:p w14:paraId="4726B38F" w14:textId="77777777" w:rsidR="00A148B0" w:rsidRPr="00252EDA" w:rsidRDefault="00A148B0" w:rsidP="00A148B0">
      <w:pPr>
        <w:spacing w:line="360" w:lineRule="auto"/>
        <w:ind w:left="432" w:hanging="432"/>
        <w:rPr>
          <w:ins w:id="125" w:author="Doug Bausch" w:date="2019-03-04T07:56:00Z"/>
        </w:rPr>
      </w:pPr>
      <w:ins w:id="126" w:author="Doug Bausch" w:date="2019-03-04T07:56:00Z">
        <w:r w:rsidRPr="00252EDA">
          <w:rPr>
            <w:rFonts w:cstheme="minorHAnsi"/>
          </w:rPr>
          <w:t>⑨</w:t>
        </w:r>
        <w:r w:rsidRPr="00252EDA">
          <w:rPr>
            <w:rFonts w:cstheme="minorHAnsi"/>
          </w:rPr>
          <w:tab/>
        </w:r>
        <w:r w:rsidRPr="00252EDA">
          <w:rPr>
            <w:u w:val="single"/>
          </w:rPr>
          <w:t>Must be thin client</w:t>
        </w:r>
        <w:r w:rsidRPr="00252EDA">
          <w:t xml:space="preserve">. For most stakeholders, i.e., those </w:t>
        </w:r>
        <w:r>
          <w:t>who</w:t>
        </w:r>
        <w:r w:rsidRPr="00252EDA">
          <w:t xml:space="preserve"> are not working with private or secure data, most of the data and </w:t>
        </w:r>
        <w:proofErr w:type="gramStart"/>
        <w:r w:rsidRPr="00252EDA">
          <w:t xml:space="preserve">all </w:t>
        </w:r>
        <w:r>
          <w:t>of</w:t>
        </w:r>
        <w:proofErr w:type="gramEnd"/>
        <w:r>
          <w:t xml:space="preserve"> </w:t>
        </w:r>
        <w:r w:rsidRPr="00252EDA">
          <w:t xml:space="preserve">the processing should occur on a (web) server. One of the main issues with Hazus is that software updates must be synchronized with updates for the operating system and dependent GIS software, and often </w:t>
        </w:r>
        <w:r>
          <w:t xml:space="preserve">these updates </w:t>
        </w:r>
        <w:r w:rsidRPr="00252EDA">
          <w:t>conflict with other locally installed software. Many Hazus installations are therefore isolated from the rest of the enterprise workflow, requiring significant hardware and software resources and maintenance and impacting the overall security of installation. A thin client consists of a relatively small application that can be installed on a variety of platforms such as MS Windows, Mac OS, Linux, Chrome, iOS, Android, etc.</w:t>
        </w:r>
      </w:ins>
    </w:p>
    <w:p w14:paraId="32C3548F" w14:textId="77777777" w:rsidR="00A148B0" w:rsidRPr="00252EDA" w:rsidRDefault="00A148B0" w:rsidP="00A148B0">
      <w:pPr>
        <w:spacing w:line="360" w:lineRule="auto"/>
        <w:ind w:left="432" w:hanging="432"/>
        <w:rPr>
          <w:ins w:id="127" w:author="Doug Bausch" w:date="2019-03-04T07:56:00Z"/>
        </w:rPr>
      </w:pPr>
      <w:ins w:id="128" w:author="Doug Bausch" w:date="2019-03-04T07:56:00Z">
        <w:r w:rsidRPr="00252EDA">
          <w:rPr>
            <w:rFonts w:cstheme="minorHAnsi"/>
          </w:rPr>
          <w:t>⑩</w:t>
        </w:r>
        <w:r w:rsidRPr="00252EDA">
          <w:rPr>
            <w:rFonts w:cstheme="minorHAnsi"/>
          </w:rPr>
          <w:tab/>
        </w:r>
        <w:r w:rsidRPr="00252EDA">
          <w:rPr>
            <w:u w:val="single"/>
          </w:rPr>
          <w:t>Ability to automate workflows</w:t>
        </w:r>
        <w:r w:rsidRPr="00252EDA">
          <w:t xml:space="preserve">. </w:t>
        </w:r>
        <w:proofErr w:type="gramStart"/>
        <w:r w:rsidRPr="00252EDA">
          <w:t>A number of</w:t>
        </w:r>
        <w:proofErr w:type="gramEnd"/>
        <w:r w:rsidRPr="00252EDA">
          <w:t xml:space="preserve"> model runs can take quite a while to execute, especially if users want to run an ensemble of scenarios. It is therefore desirable to have the ability to run complete workflows in batch mode without any user interaction.</w:t>
        </w:r>
      </w:ins>
    </w:p>
    <w:p w14:paraId="4B65ACDB" w14:textId="77777777" w:rsidR="00A148B0" w:rsidRDefault="00A148B0" w:rsidP="00A148B0">
      <w:pPr>
        <w:pStyle w:val="template"/>
        <w:spacing w:line="360" w:lineRule="auto"/>
        <w:rPr>
          <w:ins w:id="129" w:author="Doug Bausch" w:date="2019-03-04T07:56:00Z"/>
          <w:rFonts w:ascii="Times" w:hAnsi="Times" w:cs="Times"/>
          <w:i w:val="0"/>
          <w:sz w:val="24"/>
          <w:szCs w:val="24"/>
          <w:highlight w:val="lightGray"/>
        </w:rPr>
      </w:pPr>
    </w:p>
    <w:p w14:paraId="4C7D320A" w14:textId="6874BE69" w:rsidR="00EC1069" w:rsidRPr="00A148B0" w:rsidDel="00A148B0" w:rsidRDefault="00EC1069" w:rsidP="00A148B0">
      <w:pPr>
        <w:pStyle w:val="template"/>
        <w:spacing w:line="360" w:lineRule="auto"/>
        <w:rPr>
          <w:del w:id="130" w:author="Doug Bausch" w:date="2019-03-04T07:56:00Z"/>
          <w:rFonts w:ascii="Times" w:hAnsi="Times" w:cs="Times"/>
          <w:i w:val="0"/>
          <w:sz w:val="24"/>
          <w:szCs w:val="24"/>
          <w:rPrChange w:id="131" w:author="Doug Bausch" w:date="2019-03-04T07:50:00Z">
            <w:rPr>
              <w:del w:id="132" w:author="Doug Bausch" w:date="2019-03-04T07:56:00Z"/>
            </w:rPr>
          </w:rPrChange>
        </w:rPr>
        <w:pPrChange w:id="133" w:author="Doug Bausch" w:date="2019-03-04T07:50:00Z">
          <w:pPr>
            <w:pStyle w:val="template"/>
          </w:pPr>
        </w:pPrChange>
      </w:pPr>
    </w:p>
    <w:p w14:paraId="79F5917C" w14:textId="77777777" w:rsidR="00EC1069" w:rsidRDefault="009264C5">
      <w:pPr>
        <w:pStyle w:val="Heading2"/>
      </w:pPr>
      <w:bookmarkStart w:id="134" w:name="_Toc439994688"/>
      <w:bookmarkStart w:id="135" w:name="_Toc2091081"/>
      <w:r>
        <w:t>System Feature 1</w:t>
      </w:r>
      <w:bookmarkEnd w:id="134"/>
      <w:r w:rsidR="00144FCD">
        <w:t xml:space="preserve"> – Desktop Independence</w:t>
      </w:r>
      <w:bookmarkEnd w:id="135"/>
    </w:p>
    <w:p w14:paraId="5CDB2972" w14:textId="77777777" w:rsidR="00EC1069" w:rsidRDefault="009264C5">
      <w:pPr>
        <w:pStyle w:val="template"/>
      </w:pPr>
      <w:r>
        <w:t>&lt;</w:t>
      </w:r>
      <w:r w:rsidRPr="003B5BA7">
        <w:t xml:space="preserve">Don’t </w:t>
      </w:r>
      <w:proofErr w:type="gramStart"/>
      <w:r w:rsidR="003B5BA7" w:rsidRPr="003B5BA7">
        <w:t>actually</w:t>
      </w:r>
      <w:r w:rsidRPr="003B5BA7">
        <w:t xml:space="preserve"> say</w:t>
      </w:r>
      <w:proofErr w:type="gramEnd"/>
      <w:r w:rsidRPr="003B5BA7">
        <w:t xml:space="preserve"> “System Feature 1.” State the feature name in just a few words</w:t>
      </w:r>
      <w:r>
        <w:t>.&gt;</w:t>
      </w:r>
    </w:p>
    <w:p w14:paraId="5ED1EDBA" w14:textId="77777777" w:rsidR="00EC1069" w:rsidRDefault="009264C5" w:rsidP="00144FCD">
      <w:pPr>
        <w:pStyle w:val="Heading3"/>
      </w:pPr>
      <w:bookmarkStart w:id="136" w:name="_Toc2091082"/>
      <w:commentRangeStart w:id="137"/>
      <w:r>
        <w:t>Description and Priority</w:t>
      </w:r>
      <w:bookmarkEnd w:id="136"/>
      <w:commentRangeEnd w:id="137"/>
      <w:r w:rsidR="004B3154">
        <w:rPr>
          <w:rStyle w:val="CommentReference"/>
          <w:rFonts w:asciiTheme="minorHAnsi" w:eastAsiaTheme="minorHAnsi" w:hAnsiTheme="minorHAnsi" w:cstheme="minorBidi"/>
          <w:b w:val="0"/>
          <w:lang w:val="en-GB"/>
        </w:rPr>
        <w:commentReference w:id="137"/>
      </w:r>
    </w:p>
    <w:p w14:paraId="46E762FE" w14:textId="398880B8" w:rsidR="004339BF" w:rsidRPr="00F9659A" w:rsidRDefault="004339BF" w:rsidP="00506E36">
      <w:pPr>
        <w:spacing w:after="120" w:line="360" w:lineRule="auto"/>
        <w:rPr>
          <w:rFonts w:asciiTheme="minorHAnsi" w:hAnsiTheme="minorHAnsi" w:cstheme="minorHAnsi"/>
          <w:sz w:val="22"/>
          <w:highlight w:val="lightGray"/>
        </w:rPr>
      </w:pPr>
      <w:r w:rsidRPr="00F9659A">
        <w:rPr>
          <w:rFonts w:asciiTheme="minorHAnsi" w:hAnsiTheme="minorHAnsi" w:cstheme="minorHAnsi"/>
          <w:sz w:val="22"/>
          <w:highlight w:val="lightGray"/>
        </w:rPr>
        <w:t xml:space="preserve">Critical to </w:t>
      </w:r>
      <w:proofErr w:type="spellStart"/>
      <w:r w:rsidRPr="00F9659A">
        <w:rPr>
          <w:rFonts w:asciiTheme="minorHAnsi" w:hAnsiTheme="minorHAnsi" w:cstheme="minorHAnsi"/>
          <w:sz w:val="22"/>
          <w:highlight w:val="lightGray"/>
        </w:rPr>
        <w:t>Open</w:t>
      </w:r>
      <w:del w:id="138" w:author="Doug Bausch" w:date="2019-03-01T13:14:00Z">
        <w:r w:rsidRPr="00F9659A" w:rsidDel="00B40A28">
          <w:rPr>
            <w:rFonts w:asciiTheme="minorHAnsi" w:hAnsiTheme="minorHAnsi" w:cstheme="minorHAnsi"/>
            <w:sz w:val="22"/>
            <w:highlight w:val="lightGray"/>
          </w:rPr>
          <w:delText xml:space="preserve"> </w:delText>
        </w:r>
      </w:del>
      <w:r w:rsidRPr="00F9659A">
        <w:rPr>
          <w:rFonts w:asciiTheme="minorHAnsi" w:hAnsiTheme="minorHAnsi" w:cstheme="minorHAnsi"/>
          <w:sz w:val="22"/>
          <w:highlight w:val="lightGray"/>
        </w:rPr>
        <w:t>Hazus</w:t>
      </w:r>
      <w:proofErr w:type="spellEnd"/>
      <w:r w:rsidRPr="00F9659A">
        <w:rPr>
          <w:rFonts w:asciiTheme="minorHAnsi" w:hAnsiTheme="minorHAnsi" w:cstheme="minorHAnsi"/>
          <w:sz w:val="22"/>
          <w:highlight w:val="lightGray"/>
        </w:rPr>
        <w:t xml:space="preserve"> is maintaining the existing functionality while expanding into a 21</w:t>
      </w:r>
      <w:r w:rsidRPr="00F9659A">
        <w:rPr>
          <w:rFonts w:asciiTheme="minorHAnsi" w:hAnsiTheme="minorHAnsi" w:cstheme="minorHAnsi"/>
          <w:sz w:val="22"/>
          <w:highlight w:val="lightGray"/>
          <w:vertAlign w:val="superscript"/>
        </w:rPr>
        <w:t>st</w:t>
      </w:r>
      <w:r w:rsidRPr="00F9659A">
        <w:rPr>
          <w:rFonts w:asciiTheme="minorHAnsi" w:hAnsiTheme="minorHAnsi" w:cstheme="minorHAnsi"/>
          <w:sz w:val="22"/>
          <w:highlight w:val="lightGray"/>
        </w:rPr>
        <w:t xml:space="preserve"> century computing environment, which includes seamlessly moving between desktop, mobile, and web-based environments. The inventory data, as well as the current CDS data holdings on flood-related analyses, should now be directly accessible for any visualization, analysis and reporting function of Open Hazus, and </w:t>
      </w:r>
      <w:r w:rsidRPr="00F9659A">
        <w:rPr>
          <w:rFonts w:asciiTheme="minorHAnsi" w:hAnsiTheme="minorHAnsi" w:cstheme="minorHAnsi"/>
          <w:sz w:val="22"/>
          <w:highlight w:val="lightGray"/>
        </w:rPr>
        <w:lastRenderedPageBreak/>
        <w:t>have therefore been given the level of a necessity (weight = 100). Not an absolute necessity but highly desirable are non-</w:t>
      </w:r>
      <w:del w:id="139" w:author="Doug Bausch" w:date="2019-03-01T13:14:00Z">
        <w:r w:rsidRPr="00F9659A" w:rsidDel="00B40A28">
          <w:rPr>
            <w:rFonts w:asciiTheme="minorHAnsi" w:hAnsiTheme="minorHAnsi" w:cstheme="minorHAnsi"/>
            <w:sz w:val="22"/>
            <w:highlight w:val="lightGray"/>
          </w:rPr>
          <w:delText>publically</w:delText>
        </w:r>
      </w:del>
      <w:ins w:id="140" w:author="Doug Bausch" w:date="2019-03-01T13:14:00Z">
        <w:r w:rsidR="00B40A28" w:rsidRPr="00F9659A">
          <w:rPr>
            <w:rFonts w:asciiTheme="minorHAnsi" w:hAnsiTheme="minorHAnsi" w:cstheme="minorHAnsi"/>
            <w:sz w:val="22"/>
            <w:highlight w:val="lightGray"/>
          </w:rPr>
          <w:t>publicly</w:t>
        </w:r>
      </w:ins>
      <w:r w:rsidRPr="00F9659A">
        <w:rPr>
          <w:rFonts w:asciiTheme="minorHAnsi" w:hAnsiTheme="minorHAnsi" w:cstheme="minorHAnsi"/>
          <w:sz w:val="22"/>
          <w:highlight w:val="lightGray"/>
        </w:rPr>
        <w:t>, password-protected repositories of user-defined inventory data and access to authoritative input data for hurricanes, earthquakes, and tsunamis (weights of 80-90, see appendix B). Of similar importance is the ability to integrate user-defined input data.</w:t>
      </w:r>
    </w:p>
    <w:p w14:paraId="3AD51504" w14:textId="6CAD1A2F" w:rsidR="004339BF" w:rsidRPr="00F9659A" w:rsidRDefault="004339BF" w:rsidP="00506E36">
      <w:pPr>
        <w:spacing w:after="120" w:line="360" w:lineRule="auto"/>
        <w:rPr>
          <w:rFonts w:asciiTheme="minorHAnsi" w:hAnsiTheme="minorHAnsi" w:cstheme="minorHAnsi"/>
          <w:sz w:val="22"/>
          <w:highlight w:val="lightGray"/>
        </w:rPr>
      </w:pPr>
      <w:r w:rsidRPr="00F9659A">
        <w:rPr>
          <w:rFonts w:asciiTheme="minorHAnsi" w:hAnsiTheme="minorHAnsi" w:cstheme="minorHAnsi"/>
          <w:sz w:val="22"/>
          <w:highlight w:val="lightGray"/>
        </w:rPr>
        <w:t>The current version of Hazus contains hazard generation modules</w:t>
      </w:r>
      <w:r w:rsidR="001D1043" w:rsidRPr="00F9659A">
        <w:rPr>
          <w:rFonts w:asciiTheme="minorHAnsi" w:hAnsiTheme="minorHAnsi" w:cstheme="minorHAnsi"/>
          <w:sz w:val="22"/>
          <w:highlight w:val="lightGray"/>
        </w:rPr>
        <w:t xml:space="preserve"> and allows for import from third party hazard generation modules for probabilistic hurricane hazards as well as user-defined earthquake and tsunami events. These may not be part of the first generation of </w:t>
      </w:r>
      <w:proofErr w:type="spellStart"/>
      <w:r w:rsidR="001D1043" w:rsidRPr="00F9659A">
        <w:rPr>
          <w:rFonts w:asciiTheme="minorHAnsi" w:hAnsiTheme="minorHAnsi" w:cstheme="minorHAnsi"/>
          <w:sz w:val="22"/>
          <w:highlight w:val="lightGray"/>
        </w:rPr>
        <w:t>Open</w:t>
      </w:r>
      <w:del w:id="141" w:author="Doug Bausch" w:date="2019-03-01T13:15:00Z">
        <w:r w:rsidR="001D1043" w:rsidRPr="00F9659A" w:rsidDel="00B40A28">
          <w:rPr>
            <w:rFonts w:asciiTheme="minorHAnsi" w:hAnsiTheme="minorHAnsi" w:cstheme="minorHAnsi"/>
            <w:sz w:val="22"/>
            <w:highlight w:val="lightGray"/>
          </w:rPr>
          <w:delText xml:space="preserve"> </w:delText>
        </w:r>
      </w:del>
      <w:r w:rsidR="001D1043" w:rsidRPr="00F9659A">
        <w:rPr>
          <w:rFonts w:asciiTheme="minorHAnsi" w:hAnsiTheme="minorHAnsi" w:cstheme="minorHAnsi"/>
          <w:sz w:val="22"/>
          <w:highlight w:val="lightGray"/>
        </w:rPr>
        <w:t>Hazus</w:t>
      </w:r>
      <w:proofErr w:type="spellEnd"/>
      <w:r w:rsidR="001D1043" w:rsidRPr="00F9659A">
        <w:rPr>
          <w:rFonts w:asciiTheme="minorHAnsi" w:hAnsiTheme="minorHAnsi" w:cstheme="minorHAnsi"/>
          <w:sz w:val="22"/>
          <w:highlight w:val="lightGray"/>
        </w:rPr>
        <w:t xml:space="preserve"> but are </w:t>
      </w:r>
      <w:del w:id="142" w:author="Doug Bausch" w:date="2019-03-01T13:14:00Z">
        <w:r w:rsidR="001D1043" w:rsidRPr="00F9659A" w:rsidDel="00B40A28">
          <w:rPr>
            <w:rFonts w:asciiTheme="minorHAnsi" w:hAnsiTheme="minorHAnsi" w:cstheme="minorHAnsi"/>
            <w:sz w:val="22"/>
            <w:highlight w:val="lightGray"/>
          </w:rPr>
          <w:delText>definitely on</w:delText>
        </w:r>
      </w:del>
      <w:ins w:id="143" w:author="Doug Bausch" w:date="2019-03-01T13:14:00Z">
        <w:r w:rsidR="00B40A28" w:rsidRPr="00F9659A">
          <w:rPr>
            <w:rFonts w:asciiTheme="minorHAnsi" w:hAnsiTheme="minorHAnsi" w:cstheme="minorHAnsi"/>
            <w:sz w:val="22"/>
            <w:highlight w:val="lightGray"/>
          </w:rPr>
          <w:t>on</w:t>
        </w:r>
      </w:ins>
      <w:r w:rsidR="001D1043" w:rsidRPr="00F9659A">
        <w:rPr>
          <w:rFonts w:asciiTheme="minorHAnsi" w:hAnsiTheme="minorHAnsi" w:cstheme="minorHAnsi"/>
          <w:sz w:val="22"/>
          <w:highlight w:val="lightGray"/>
        </w:rPr>
        <w:t xml:space="preserve"> the to-do list for later versions </w:t>
      </w:r>
      <w:proofErr w:type="gramStart"/>
      <w:r w:rsidR="001D1043" w:rsidRPr="00F9659A">
        <w:rPr>
          <w:rFonts w:asciiTheme="minorHAnsi" w:hAnsiTheme="minorHAnsi" w:cstheme="minorHAnsi"/>
          <w:sz w:val="22"/>
          <w:highlight w:val="lightGray"/>
        </w:rPr>
        <w:t>in the near future</w:t>
      </w:r>
      <w:proofErr w:type="gramEnd"/>
      <w:r w:rsidR="001D1043" w:rsidRPr="00F9659A">
        <w:rPr>
          <w:rFonts w:asciiTheme="minorHAnsi" w:hAnsiTheme="minorHAnsi" w:cstheme="minorHAnsi"/>
          <w:sz w:val="22"/>
          <w:highlight w:val="lightGray"/>
        </w:rPr>
        <w:t>, which is why these priorities were assigned a middling weight of 50-60.</w:t>
      </w:r>
    </w:p>
    <w:p w14:paraId="53CAF1EC" w14:textId="13ED5E01" w:rsidR="001D1043" w:rsidRPr="00F9659A" w:rsidRDefault="001D1043" w:rsidP="00506E36">
      <w:pPr>
        <w:spacing w:after="120" w:line="360" w:lineRule="auto"/>
        <w:rPr>
          <w:rFonts w:asciiTheme="minorHAnsi" w:hAnsiTheme="minorHAnsi" w:cstheme="minorHAnsi"/>
          <w:sz w:val="22"/>
          <w:highlight w:val="lightGray"/>
        </w:rPr>
      </w:pPr>
      <w:r w:rsidRPr="00F9659A">
        <w:rPr>
          <w:rFonts w:asciiTheme="minorHAnsi" w:hAnsiTheme="minorHAnsi" w:cstheme="minorHAnsi"/>
          <w:sz w:val="22"/>
          <w:highlight w:val="lightGray"/>
        </w:rPr>
        <w:t xml:space="preserve">Finally, there is demand for </w:t>
      </w:r>
      <w:proofErr w:type="spellStart"/>
      <w:r w:rsidRPr="00F9659A">
        <w:rPr>
          <w:rFonts w:asciiTheme="minorHAnsi" w:hAnsiTheme="minorHAnsi" w:cstheme="minorHAnsi"/>
          <w:sz w:val="22"/>
          <w:highlight w:val="lightGray"/>
        </w:rPr>
        <w:t>Open</w:t>
      </w:r>
      <w:del w:id="144" w:author="Doug Bausch" w:date="2019-03-01T13:14:00Z">
        <w:r w:rsidRPr="00F9659A" w:rsidDel="00B40A28">
          <w:rPr>
            <w:rFonts w:asciiTheme="minorHAnsi" w:hAnsiTheme="minorHAnsi" w:cstheme="minorHAnsi"/>
            <w:sz w:val="22"/>
            <w:highlight w:val="lightGray"/>
          </w:rPr>
          <w:delText xml:space="preserve"> </w:delText>
        </w:r>
      </w:del>
      <w:r w:rsidRPr="00F9659A">
        <w:rPr>
          <w:rFonts w:asciiTheme="minorHAnsi" w:hAnsiTheme="minorHAnsi" w:cstheme="minorHAnsi"/>
          <w:sz w:val="22"/>
          <w:highlight w:val="lightGray"/>
        </w:rPr>
        <w:t>Hazus</w:t>
      </w:r>
      <w:proofErr w:type="spellEnd"/>
      <w:r w:rsidRPr="00F9659A">
        <w:rPr>
          <w:rFonts w:asciiTheme="minorHAnsi" w:hAnsiTheme="minorHAnsi" w:cstheme="minorHAnsi"/>
          <w:sz w:val="22"/>
          <w:highlight w:val="lightGray"/>
        </w:rPr>
        <w:t xml:space="preserve"> also serving as a repository for source code modules, the results of scenario </w:t>
      </w:r>
      <w:proofErr w:type="gramStart"/>
      <w:r w:rsidRPr="00F9659A">
        <w:rPr>
          <w:rFonts w:asciiTheme="minorHAnsi" w:hAnsiTheme="minorHAnsi" w:cstheme="minorHAnsi"/>
          <w:sz w:val="22"/>
          <w:highlight w:val="lightGray"/>
        </w:rPr>
        <w:t>runs</w:t>
      </w:r>
      <w:proofErr w:type="gramEnd"/>
      <w:r w:rsidRPr="00F9659A">
        <w:rPr>
          <w:rFonts w:asciiTheme="minorHAnsi" w:hAnsiTheme="minorHAnsi" w:cstheme="minorHAnsi"/>
          <w:sz w:val="22"/>
          <w:highlight w:val="lightGray"/>
        </w:rPr>
        <w:t>, the distribution of user-run results, and possibly even for continued storage of analysis results that are meant to be kept from public consumption but are accessible in user-specific parts of an Open Hazus cloud repository. These desirables were given a relatively low weight of 15-30.</w:t>
      </w:r>
    </w:p>
    <w:p w14:paraId="143C0BC1" w14:textId="465341F6" w:rsidR="001D1043" w:rsidRPr="00F9659A" w:rsidRDefault="001D1043" w:rsidP="00506E36">
      <w:pPr>
        <w:spacing w:after="120" w:line="360" w:lineRule="auto"/>
        <w:rPr>
          <w:rFonts w:asciiTheme="minorHAnsi" w:hAnsiTheme="minorHAnsi" w:cstheme="minorHAnsi"/>
          <w:sz w:val="22"/>
          <w:highlight w:val="lightGray"/>
        </w:rPr>
      </w:pPr>
      <w:r w:rsidRPr="00F9659A">
        <w:rPr>
          <w:rFonts w:asciiTheme="minorHAnsi" w:hAnsiTheme="minorHAnsi" w:cstheme="minorHAnsi"/>
          <w:sz w:val="22"/>
          <w:highlight w:val="lightGray"/>
        </w:rPr>
        <w:t xml:space="preserve">For the relatively small audience of some ten percent of Hazus users who need an offline solution, the agility of the client desktop application is essential. Having a relatively thin client for this limited audience </w:t>
      </w:r>
      <w:r w:rsidR="00506E36" w:rsidRPr="00F9659A">
        <w:rPr>
          <w:rFonts w:asciiTheme="minorHAnsi" w:hAnsiTheme="minorHAnsi" w:cstheme="minorHAnsi"/>
          <w:sz w:val="22"/>
          <w:highlight w:val="lightGray"/>
        </w:rPr>
        <w:t>is important enough to warrant a weight of 100.</w:t>
      </w:r>
    </w:p>
    <w:p w14:paraId="3B765979" w14:textId="0448AA95" w:rsidR="00506E36" w:rsidRPr="00506E36" w:rsidRDefault="00506E36" w:rsidP="00506E36">
      <w:pPr>
        <w:spacing w:after="120" w:line="360" w:lineRule="auto"/>
        <w:rPr>
          <w:rFonts w:asciiTheme="minorHAnsi" w:hAnsiTheme="minorHAnsi" w:cstheme="minorHAnsi"/>
          <w:sz w:val="22"/>
        </w:rPr>
      </w:pPr>
      <w:r w:rsidRPr="00F9659A">
        <w:rPr>
          <w:rFonts w:asciiTheme="minorHAnsi" w:hAnsiTheme="minorHAnsi" w:cstheme="minorHAnsi"/>
          <w:sz w:val="22"/>
          <w:highlight w:val="lightGray"/>
        </w:rPr>
        <w:t xml:space="preserve">One of the </w:t>
      </w:r>
      <w:del w:id="145" w:author="Doug Bausch" w:date="2019-03-01T13:14:00Z">
        <w:r w:rsidRPr="00F9659A" w:rsidDel="00B40A28">
          <w:rPr>
            <w:rFonts w:asciiTheme="minorHAnsi" w:hAnsiTheme="minorHAnsi" w:cstheme="minorHAnsi"/>
            <w:sz w:val="22"/>
            <w:highlight w:val="lightGray"/>
          </w:rPr>
          <w:delText>advantage</w:delText>
        </w:r>
      </w:del>
      <w:ins w:id="146" w:author="Doug Bausch" w:date="2019-03-01T13:14:00Z">
        <w:r w:rsidR="00B40A28" w:rsidRPr="00F9659A">
          <w:rPr>
            <w:rFonts w:asciiTheme="minorHAnsi" w:hAnsiTheme="minorHAnsi" w:cstheme="minorHAnsi"/>
            <w:sz w:val="22"/>
            <w:highlight w:val="lightGray"/>
          </w:rPr>
          <w:t>advantages</w:t>
        </w:r>
      </w:ins>
      <w:r w:rsidRPr="00F9659A">
        <w:rPr>
          <w:rFonts w:asciiTheme="minorHAnsi" w:hAnsiTheme="minorHAnsi" w:cstheme="minorHAnsi"/>
          <w:sz w:val="22"/>
          <w:highlight w:val="lightGray"/>
        </w:rPr>
        <w:t xml:space="preserve"> of moving away from the ESRI platform is that it opens the realm of other operating systems. MS Windows support remains essential (weight = 100) but </w:t>
      </w:r>
      <w:proofErr w:type="gramStart"/>
      <w:r w:rsidRPr="00F9659A">
        <w:rPr>
          <w:rFonts w:asciiTheme="minorHAnsi" w:hAnsiTheme="minorHAnsi" w:cstheme="minorHAnsi"/>
          <w:sz w:val="22"/>
          <w:highlight w:val="lightGray"/>
        </w:rPr>
        <w:t>in light of</w:t>
      </w:r>
      <w:proofErr w:type="gramEnd"/>
      <w:r w:rsidRPr="00F9659A">
        <w:rPr>
          <w:rFonts w:asciiTheme="minorHAnsi" w:hAnsiTheme="minorHAnsi" w:cstheme="minorHAnsi"/>
          <w:sz w:val="22"/>
          <w:highlight w:val="lightGray"/>
        </w:rPr>
        <w:t xml:space="preserve"> supporting as wide a range of open source solution, Linux assumes the same level of necessity. Mac OS and the Chrome operating system have been assigned lesser but still significant weights of 80 and 70 respectively. iOS and Android support, on the other hand is deemed to be for specialty applications only, which is why the need of support for these has been assigned relatively low weights of 20 and 30 only.</w:t>
      </w:r>
    </w:p>
    <w:p w14:paraId="0446C83A" w14:textId="77777777" w:rsidR="00144FCD" w:rsidRPr="00915A89" w:rsidRDefault="00144FCD" w:rsidP="00144FCD">
      <w:pPr>
        <w:spacing w:after="120" w:line="360" w:lineRule="auto"/>
        <w:ind w:right="173"/>
        <w:rPr>
          <w:b/>
        </w:rPr>
      </w:pPr>
      <w:commentRangeStart w:id="147"/>
      <w:r w:rsidRPr="00CA539D">
        <w:rPr>
          <w:b/>
        </w:rPr>
        <w:t xml:space="preserve">Boulder factor addressed: </w:t>
      </w:r>
      <w:r>
        <w:rPr>
          <w:rFonts w:cstheme="minorHAnsi" w:hint="eastAsia"/>
          <w:b/>
        </w:rPr>
        <w:t>#</w:t>
      </w:r>
      <w:r>
        <w:rPr>
          <w:rFonts w:cstheme="minorHAnsi"/>
          <w:b/>
        </w:rPr>
        <w:t xml:space="preserve">9 - </w:t>
      </w:r>
      <w:r w:rsidRPr="00CA539D">
        <w:rPr>
          <w:b/>
          <w:u w:val="single"/>
        </w:rPr>
        <w:t>Must be thin client</w:t>
      </w:r>
      <w:r w:rsidRPr="00CA539D">
        <w:rPr>
          <w:b/>
        </w:rPr>
        <w:t xml:space="preserve">.; </w:t>
      </w:r>
      <w:r>
        <w:rPr>
          <w:b/>
        </w:rPr>
        <w:t xml:space="preserve">#6 - </w:t>
      </w:r>
      <w:r w:rsidRPr="00CA539D">
        <w:rPr>
          <w:b/>
          <w:u w:val="single"/>
        </w:rPr>
        <w:t>Secure/private data integration</w:t>
      </w:r>
      <w:commentRangeEnd w:id="147"/>
      <w:r w:rsidR="00B40865">
        <w:rPr>
          <w:rStyle w:val="CommentReference"/>
          <w:rFonts w:asciiTheme="minorHAnsi" w:eastAsiaTheme="minorHAnsi" w:hAnsiTheme="minorHAnsi" w:cstheme="minorBidi"/>
          <w:lang w:val="en-GB"/>
        </w:rPr>
        <w:commentReference w:id="147"/>
      </w:r>
    </w:p>
    <w:p w14:paraId="2A7C0D72" w14:textId="77777777" w:rsidR="00144FCD" w:rsidRPr="00594323" w:rsidRDefault="00144FCD" w:rsidP="00144FCD">
      <w:pPr>
        <w:spacing w:after="120" w:line="360" w:lineRule="auto"/>
        <w:ind w:right="173"/>
      </w:pPr>
      <w:commentRangeStart w:id="148"/>
      <w:r>
        <w:rPr>
          <w:b/>
          <w:sz w:val="28"/>
          <w:szCs w:val="28"/>
        </w:rPr>
        <w:t xml:space="preserve">Challenge addressed: Desktop Architecture </w:t>
      </w:r>
      <w:r w:rsidRPr="00DF75C8">
        <w:t>Users must download and install Hazus in a desktop environment.</w:t>
      </w:r>
      <w:r>
        <w:t xml:space="preserve"> </w:t>
      </w:r>
      <w:r w:rsidRPr="00DF75C8">
        <w:t xml:space="preserve">Hazus software development and release cycles take place every 4-6 months and accomplish a pre-established set of tasks </w:t>
      </w:r>
      <w:r>
        <w:t>required to maintain and enhance a large software package.</w:t>
      </w:r>
      <w:r w:rsidRPr="00DF75C8">
        <w:t xml:space="preserve"> </w:t>
      </w:r>
      <w:commentRangeEnd w:id="148"/>
      <w:r w:rsidR="00B40865">
        <w:rPr>
          <w:rStyle w:val="CommentReference"/>
          <w:rFonts w:asciiTheme="minorHAnsi" w:eastAsiaTheme="minorHAnsi" w:hAnsiTheme="minorHAnsi" w:cstheme="minorBidi"/>
          <w:lang w:val="en-GB"/>
        </w:rPr>
        <w:commentReference w:id="148"/>
      </w:r>
    </w:p>
    <w:p w14:paraId="741CA6FA" w14:textId="77777777" w:rsidR="00144FCD" w:rsidRDefault="00144FCD" w:rsidP="00144FCD">
      <w:pPr>
        <w:pStyle w:val="ListParagraph"/>
        <w:numPr>
          <w:ilvl w:val="0"/>
          <w:numId w:val="7"/>
        </w:numPr>
        <w:spacing w:line="360" w:lineRule="auto"/>
        <w:rPr>
          <w:lang w:val="en-US"/>
        </w:rPr>
      </w:pPr>
      <w:r>
        <w:rPr>
          <w:lang w:val="en-US"/>
        </w:rPr>
        <w:t>R</w:t>
      </w:r>
      <w:r w:rsidRPr="00DF75C8">
        <w:rPr>
          <w:lang w:val="en-US"/>
        </w:rPr>
        <w:t>elease cycles cannot accommodate ad-hoc methodology improvements discovered year-round through engagement with researchers and risk management professionals</w:t>
      </w:r>
      <w:r>
        <w:rPr>
          <w:lang w:val="en-US"/>
        </w:rPr>
        <w:t xml:space="preserve">. Risk assessment </w:t>
      </w:r>
      <w:r>
        <w:rPr>
          <w:lang w:val="en-US"/>
        </w:rPr>
        <w:lastRenderedPageBreak/>
        <w:t>technology and methods evolve at a much faster rate than Hazus software, leaving Hazus continually behind what is considered state-of-the-art in risk analysis.</w:t>
      </w:r>
    </w:p>
    <w:p w14:paraId="0A3EB97D" w14:textId="77777777" w:rsidR="00144FCD" w:rsidRDefault="00144FCD" w:rsidP="00144FCD">
      <w:pPr>
        <w:pStyle w:val="ListParagraph"/>
        <w:numPr>
          <w:ilvl w:val="0"/>
          <w:numId w:val="7"/>
        </w:numPr>
        <w:spacing w:line="360" w:lineRule="auto"/>
        <w:rPr>
          <w:lang w:val="en-US"/>
        </w:rPr>
      </w:pPr>
      <w:r>
        <w:rPr>
          <w:lang w:val="en-US"/>
        </w:rPr>
        <w:t xml:space="preserve">Release cycles cannot accommodate real-time bug fixes. </w:t>
      </w:r>
    </w:p>
    <w:p w14:paraId="235E9CD8" w14:textId="77777777" w:rsidR="00144FCD" w:rsidRDefault="00144FCD" w:rsidP="00144FCD">
      <w:pPr>
        <w:pStyle w:val="ListParagraph"/>
        <w:numPr>
          <w:ilvl w:val="0"/>
          <w:numId w:val="7"/>
        </w:numPr>
        <w:spacing w:line="360" w:lineRule="auto"/>
        <w:rPr>
          <w:lang w:val="en-US"/>
        </w:rPr>
      </w:pPr>
      <w:r>
        <w:rPr>
          <w:lang w:val="en-US"/>
        </w:rPr>
        <w:t>Installation of Hazus releases is a cumbersome process for users that can take days depending on security permissions.</w:t>
      </w:r>
    </w:p>
    <w:p w14:paraId="7FB3D94A" w14:textId="77777777" w:rsidR="00144FCD" w:rsidRDefault="00144FCD" w:rsidP="00144FCD">
      <w:pPr>
        <w:pStyle w:val="ListParagraph"/>
        <w:numPr>
          <w:ilvl w:val="0"/>
          <w:numId w:val="7"/>
        </w:numPr>
        <w:spacing w:line="360" w:lineRule="auto"/>
        <w:rPr>
          <w:lang w:val="en-US"/>
        </w:rPr>
      </w:pPr>
      <w:r>
        <w:rPr>
          <w:lang w:val="en-US"/>
        </w:rPr>
        <w:t>High version dependency between Hazus and other desktop products (ESRI ArcGIS, SQL Server, and Windows OS) makes installation difficult for users and development costly for the Hazus Program.</w:t>
      </w:r>
    </w:p>
    <w:p w14:paraId="31A3EF62" w14:textId="77777777" w:rsidR="00144FCD" w:rsidRDefault="00144FCD" w:rsidP="00144FCD">
      <w:pPr>
        <w:pStyle w:val="ListParagraph"/>
        <w:numPr>
          <w:ilvl w:val="0"/>
          <w:numId w:val="7"/>
        </w:numPr>
        <w:spacing w:line="360" w:lineRule="auto"/>
        <w:rPr>
          <w:lang w:val="en-US"/>
        </w:rPr>
      </w:pPr>
      <w:r>
        <w:rPr>
          <w:lang w:val="en-US"/>
        </w:rPr>
        <w:t>Hazus model processing speeds are dictated by user desktop hardware capabilities.</w:t>
      </w:r>
    </w:p>
    <w:p w14:paraId="7923540C" w14:textId="77777777" w:rsidR="00144FCD" w:rsidRDefault="00144FCD" w:rsidP="00144FCD">
      <w:pPr>
        <w:pStyle w:val="ListParagraph"/>
        <w:numPr>
          <w:ilvl w:val="0"/>
          <w:numId w:val="7"/>
        </w:numPr>
        <w:spacing w:line="360" w:lineRule="auto"/>
        <w:rPr>
          <w:lang w:val="en-US"/>
        </w:rPr>
      </w:pPr>
      <w:r>
        <w:rPr>
          <w:lang w:val="en-US"/>
        </w:rPr>
        <w:t>The storage of large input datasets and Hazus results on local machines discourages efficient sharing among users and between users and the Hazus Program, contributing to a lack of transparency and accessibility in the Hazus community.</w:t>
      </w:r>
    </w:p>
    <w:p w14:paraId="5B5C3B35" w14:textId="77777777" w:rsidR="00144FCD" w:rsidRDefault="00144FCD" w:rsidP="00144FCD">
      <w:pPr>
        <w:pStyle w:val="ListParagraph"/>
        <w:numPr>
          <w:ilvl w:val="0"/>
          <w:numId w:val="7"/>
        </w:numPr>
        <w:spacing w:line="360" w:lineRule="auto"/>
        <w:rPr>
          <w:lang w:val="en-US"/>
        </w:rPr>
      </w:pPr>
      <w:r>
        <w:rPr>
          <w:lang w:val="en-US"/>
        </w:rPr>
        <w:t>Preservation of user’s loss estimation results and advanced applications of the model is difficult in the desktop environment.</w:t>
      </w:r>
    </w:p>
    <w:p w14:paraId="7C583AFD" w14:textId="77777777" w:rsidR="00144FCD" w:rsidRDefault="00144FCD" w:rsidP="00144FCD">
      <w:pPr>
        <w:spacing w:line="360" w:lineRule="auto"/>
      </w:pPr>
      <w:r>
        <w:t xml:space="preserve">Designing </w:t>
      </w:r>
      <w:proofErr w:type="spellStart"/>
      <w:r>
        <w:t>OpenHazus</w:t>
      </w:r>
      <w:proofErr w:type="spellEnd"/>
      <w:r>
        <w:t xml:space="preserve"> to be independent of desktop software would</w:t>
      </w:r>
      <w:r w:rsidRPr="00594323">
        <w:t xml:space="preserve"> drastically reduce development costs, eliminate complications with user desktop installs, increase processing power and associated analytical capabilities, and increase transparency and accessibility of model data, methods, and results.</w:t>
      </w:r>
    </w:p>
    <w:p w14:paraId="5FDBFAD6" w14:textId="77777777" w:rsidR="00EC1069" w:rsidRDefault="009264C5" w:rsidP="00144FCD">
      <w:pPr>
        <w:pStyle w:val="Heading3"/>
      </w:pPr>
      <w:bookmarkStart w:id="149" w:name="_Toc2091083"/>
      <w:r>
        <w:t>Stimulus/Response Sequences</w:t>
      </w:r>
      <w:bookmarkEnd w:id="149"/>
    </w:p>
    <w:p w14:paraId="1532D88F" w14:textId="77777777" w:rsidR="00144FCD" w:rsidRDefault="00144FCD" w:rsidP="00144FCD">
      <w:pPr>
        <w:pStyle w:val="level3text"/>
        <w:numPr>
          <w:ilvl w:val="12"/>
          <w:numId w:val="0"/>
        </w:numPr>
        <w:ind w:left="634"/>
      </w:pPr>
      <w:r w:rsidRPr="00144FCD">
        <w:rPr>
          <w:highlight w:val="cyan"/>
        </w:rPr>
        <w:t>Fred, can you recommend if we should drop this section? I’m not sure what to put here.</w:t>
      </w:r>
    </w:p>
    <w:p w14:paraId="5AAAA03E" w14:textId="77777777" w:rsidR="00EC1069" w:rsidRDefault="009264C5" w:rsidP="00144FCD">
      <w:pPr>
        <w:pStyle w:val="level3text"/>
        <w:numPr>
          <w:ilvl w:val="12"/>
          <w:numId w:val="0"/>
        </w:numPr>
        <w:ind w:left="634"/>
      </w:pPr>
      <w:r>
        <w:t>&lt;</w:t>
      </w:r>
      <w:r w:rsidR="003B5BA7">
        <w:t>Briefly l</w:t>
      </w:r>
      <w:r>
        <w:t xml:space="preserve">ist the </w:t>
      </w:r>
      <w:commentRangeStart w:id="150"/>
      <w:r>
        <w:t>sequences of user actions and system responses that stimulate the behavior defined for this feature</w:t>
      </w:r>
      <w:commentRangeEnd w:id="150"/>
      <w:r w:rsidR="004B3154">
        <w:rPr>
          <w:rStyle w:val="CommentReference"/>
          <w:rFonts w:asciiTheme="minorHAnsi" w:eastAsiaTheme="minorHAnsi" w:hAnsiTheme="minorHAnsi" w:cstheme="minorBidi"/>
          <w:i w:val="0"/>
          <w:lang w:val="en-GB"/>
        </w:rPr>
        <w:commentReference w:id="150"/>
      </w:r>
      <w:r>
        <w:t>. These will correspond to the dialog elements associated with use cases.&gt;</w:t>
      </w:r>
    </w:p>
    <w:p w14:paraId="5ED25080" w14:textId="77777777" w:rsidR="00EC1069" w:rsidRDefault="009264C5" w:rsidP="00144FCD">
      <w:pPr>
        <w:pStyle w:val="Heading3"/>
      </w:pPr>
      <w:bookmarkStart w:id="151" w:name="_Toc2091084"/>
      <w:r>
        <w:t>Functional Requirements</w:t>
      </w:r>
      <w:bookmarkEnd w:id="151"/>
    </w:p>
    <w:p w14:paraId="45672082" w14:textId="77777777" w:rsidR="00144FCD" w:rsidRDefault="00144FCD" w:rsidP="00144FCD">
      <w:pPr>
        <w:pStyle w:val="level3text"/>
        <w:numPr>
          <w:ilvl w:val="12"/>
          <w:numId w:val="0"/>
        </w:numPr>
        <w:ind w:left="1350" w:hanging="716"/>
      </w:pPr>
      <w:commentRangeStart w:id="152"/>
      <w:r w:rsidRPr="00144FCD">
        <w:rPr>
          <w:highlight w:val="cyan"/>
        </w:rPr>
        <w:t>All – please review each section of requirements and offer feedback on whether these should be placed in an appendix, numbered differently, organized in a different sequence, etc.</w:t>
      </w:r>
      <w:commentRangeEnd w:id="152"/>
      <w:r w:rsidR="00953ED3">
        <w:rPr>
          <w:rStyle w:val="CommentReference"/>
          <w:rFonts w:asciiTheme="minorHAnsi" w:eastAsiaTheme="minorHAnsi" w:hAnsiTheme="minorHAnsi" w:cstheme="minorBidi"/>
          <w:i w:val="0"/>
          <w:lang w:val="en-GB"/>
        </w:rPr>
        <w:commentReference w:id="152"/>
      </w:r>
    </w:p>
    <w:p w14:paraId="2056E52F" w14:textId="77777777" w:rsidR="00EC1069" w:rsidRDefault="003B5BA7" w:rsidP="00144FCD">
      <w:pPr>
        <w:pStyle w:val="level3text"/>
        <w:numPr>
          <w:ilvl w:val="12"/>
          <w:numId w:val="0"/>
        </w:numPr>
        <w:ind w:left="1350" w:hanging="716"/>
        <w:rPr>
          <w:rFonts w:ascii="Times New Roman" w:hAnsi="Times New Roman"/>
        </w:rPr>
      </w:pPr>
      <w:r>
        <w:t>&lt;List and briefly discuss the</w:t>
      </w:r>
      <w:r w:rsidR="009264C5">
        <w:t xml:space="preserve"> functional requirements associated with this </w:t>
      </w:r>
      <w:r w:rsidR="00144FCD">
        <w:t xml:space="preserve">feature. These are </w:t>
      </w:r>
      <w:r>
        <w:t xml:space="preserve">the </w:t>
      </w:r>
      <w:r w:rsidR="009264C5">
        <w:t xml:space="preserve">capabilities that must be present </w:t>
      </w:r>
      <w:proofErr w:type="gramStart"/>
      <w:r w:rsidR="009264C5">
        <w:t>i</w:t>
      </w:r>
      <w:r>
        <w:t>n order for</w:t>
      </w:r>
      <w:proofErr w:type="gramEnd"/>
      <w:r>
        <w:t xml:space="preserve"> the user </w:t>
      </w:r>
      <w:r w:rsidR="009264C5">
        <w:t xml:space="preserve">to execute the use case. </w:t>
      </w:r>
      <w:r>
        <w:t>Briefly i</w:t>
      </w:r>
      <w:r w:rsidR="009264C5">
        <w:t>nclude how the product should respond to anticipated error conditions or invalid inputs. Requirements should be concise, complete, unambiguous, verifiable, and necessary. Use “TBD” as a placeholder to indicate when necessary information is not yet available.&gt;</w:t>
      </w:r>
    </w:p>
    <w:p w14:paraId="40A2FA44" w14:textId="77777777" w:rsidR="00EC1069" w:rsidRDefault="00EC1069">
      <w:pPr>
        <w:pStyle w:val="level3text"/>
        <w:numPr>
          <w:ilvl w:val="12"/>
          <w:numId w:val="0"/>
        </w:numPr>
        <w:ind w:left="1350" w:hanging="716"/>
      </w:pPr>
    </w:p>
    <w:p w14:paraId="4767D367" w14:textId="77777777" w:rsidR="00EC1069" w:rsidRDefault="009264C5" w:rsidP="00144FCD">
      <w:pPr>
        <w:pStyle w:val="level3text"/>
        <w:numPr>
          <w:ilvl w:val="12"/>
          <w:numId w:val="0"/>
        </w:numPr>
        <w:ind w:left="1350" w:hanging="716"/>
      </w:pPr>
      <w:r>
        <w:t>&lt;Each requirement should be uniquely identified with a sequence number or a meaningful tag of some kind.&gt;</w:t>
      </w:r>
    </w:p>
    <w:p w14:paraId="7525E1F1" w14:textId="77777777" w:rsidR="00EC1069" w:rsidRDefault="00EC1069">
      <w:pPr>
        <w:pStyle w:val="level3text"/>
        <w:numPr>
          <w:ilvl w:val="12"/>
          <w:numId w:val="0"/>
        </w:numPr>
        <w:ind w:left="1350" w:hanging="716"/>
        <w:rPr>
          <w:rFonts w:ascii="Times New Roman" w:hAnsi="Times New Roman"/>
        </w:rPr>
      </w:pPr>
    </w:p>
    <w:p w14:paraId="4959DE59" w14:textId="77777777" w:rsidR="00EC1069" w:rsidRDefault="009264C5">
      <w:pPr>
        <w:pStyle w:val="requirement"/>
      </w:pPr>
      <w:r>
        <w:t>REQ-1:</w:t>
      </w:r>
      <w:r>
        <w:tab/>
      </w:r>
    </w:p>
    <w:p w14:paraId="17B3E9A8" w14:textId="77777777" w:rsidR="00EC1069" w:rsidRDefault="009264C5">
      <w:pPr>
        <w:pStyle w:val="requirement"/>
      </w:pPr>
      <w:r>
        <w:t>REQ-2:</w:t>
      </w:r>
      <w:r>
        <w:tab/>
      </w:r>
    </w:p>
    <w:p w14:paraId="6C178607" w14:textId="77777777" w:rsidR="00144FCD" w:rsidRDefault="00144FCD">
      <w:pPr>
        <w:pStyle w:val="requirement"/>
      </w:pPr>
    </w:p>
    <w:p w14:paraId="5D7DBCFE" w14:textId="77777777" w:rsidR="004C03EB" w:rsidRPr="004C03EB" w:rsidRDefault="004C03EB" w:rsidP="004C03EB">
      <w:pPr>
        <w:pStyle w:val="ListParagraph"/>
        <w:numPr>
          <w:ilvl w:val="0"/>
          <w:numId w:val="8"/>
        </w:numPr>
        <w:spacing w:after="120" w:line="360" w:lineRule="auto"/>
        <w:ind w:right="173"/>
        <w:rPr>
          <w:b/>
          <w:sz w:val="28"/>
          <w:szCs w:val="28"/>
          <w:lang w:val="en-US"/>
        </w:rPr>
      </w:pPr>
      <w:r w:rsidRPr="004C03EB">
        <w:rPr>
          <w:lang w:val="en-US"/>
        </w:rPr>
        <w:t>Requirements for Desktop Independence</w:t>
      </w:r>
    </w:p>
    <w:p w14:paraId="3BC83F41" w14:textId="77777777" w:rsidR="00144FCD" w:rsidRPr="00EF3E9A" w:rsidRDefault="00144FCD" w:rsidP="00144FCD">
      <w:pPr>
        <w:pStyle w:val="ListParagraph"/>
        <w:numPr>
          <w:ilvl w:val="1"/>
          <w:numId w:val="8"/>
        </w:numPr>
        <w:spacing w:after="120" w:line="360" w:lineRule="auto"/>
        <w:ind w:right="173"/>
        <w:rPr>
          <w:b/>
          <w:sz w:val="28"/>
          <w:szCs w:val="28"/>
          <w:lang w:val="en-US"/>
        </w:rPr>
      </w:pPr>
      <w:proofErr w:type="spellStart"/>
      <w:r w:rsidRPr="00EF3E9A">
        <w:rPr>
          <w:lang w:val="en-US"/>
        </w:rPr>
        <w:t>OpenHazus</w:t>
      </w:r>
      <w:proofErr w:type="spellEnd"/>
      <w:r w:rsidRPr="00EF3E9A">
        <w:rPr>
          <w:lang w:val="en-US"/>
        </w:rPr>
        <w:t xml:space="preserve"> shall operate</w:t>
      </w:r>
      <w:r>
        <w:rPr>
          <w:lang w:val="en-US"/>
        </w:rPr>
        <w:t xml:space="preserve"> primarily in a web environment to include the following:</w:t>
      </w:r>
    </w:p>
    <w:p w14:paraId="0C2F786F" w14:textId="77777777" w:rsidR="00144FCD" w:rsidRPr="00EF3E9A" w:rsidRDefault="00144FCD" w:rsidP="00144FCD">
      <w:pPr>
        <w:pStyle w:val="ListParagraph"/>
        <w:numPr>
          <w:ilvl w:val="2"/>
          <w:numId w:val="8"/>
        </w:numPr>
        <w:spacing w:after="120" w:line="360" w:lineRule="auto"/>
        <w:ind w:right="173"/>
        <w:rPr>
          <w:b/>
          <w:sz w:val="28"/>
          <w:szCs w:val="28"/>
          <w:lang w:val="en-US"/>
        </w:rPr>
      </w:pPr>
      <w:r>
        <w:rPr>
          <w:lang w:val="en-US"/>
        </w:rPr>
        <w:t>Default inventory data (file format, file size range)</w:t>
      </w:r>
    </w:p>
    <w:p w14:paraId="142BE94F" w14:textId="77777777" w:rsidR="00144FCD" w:rsidRPr="00EF3E9A" w:rsidRDefault="00144FCD" w:rsidP="00144FCD">
      <w:pPr>
        <w:pStyle w:val="ListParagraph"/>
        <w:numPr>
          <w:ilvl w:val="2"/>
          <w:numId w:val="8"/>
        </w:numPr>
        <w:spacing w:after="120" w:line="360" w:lineRule="auto"/>
        <w:ind w:right="173"/>
        <w:rPr>
          <w:b/>
          <w:sz w:val="28"/>
          <w:szCs w:val="28"/>
          <w:lang w:val="en-US"/>
        </w:rPr>
      </w:pPr>
      <w:r>
        <w:rPr>
          <w:lang w:val="en-US"/>
        </w:rPr>
        <w:t>Repository for public, user-defined inventory data (file format, file size range)</w:t>
      </w:r>
    </w:p>
    <w:p w14:paraId="73A22AE7" w14:textId="77777777" w:rsidR="00144FCD" w:rsidRPr="00EF3E9A" w:rsidRDefault="00144FCD" w:rsidP="00144FCD">
      <w:pPr>
        <w:pStyle w:val="ListParagraph"/>
        <w:numPr>
          <w:ilvl w:val="2"/>
          <w:numId w:val="8"/>
        </w:numPr>
        <w:spacing w:after="120" w:line="360" w:lineRule="auto"/>
        <w:ind w:right="173"/>
        <w:rPr>
          <w:b/>
          <w:sz w:val="28"/>
          <w:szCs w:val="28"/>
          <w:lang w:val="en-US"/>
        </w:rPr>
      </w:pPr>
      <w:r>
        <w:rPr>
          <w:lang w:val="en-US"/>
        </w:rPr>
        <w:t>Permission-protected storage for private user-defined inventory data (file format, file size range, permission structure)</w:t>
      </w:r>
    </w:p>
    <w:p w14:paraId="2F54CA64" w14:textId="77777777" w:rsidR="00144FCD" w:rsidRPr="005D69E4" w:rsidRDefault="00144FCD" w:rsidP="00144FCD">
      <w:pPr>
        <w:pStyle w:val="ListParagraph"/>
        <w:numPr>
          <w:ilvl w:val="2"/>
          <w:numId w:val="8"/>
        </w:numPr>
        <w:spacing w:after="120" w:line="360" w:lineRule="auto"/>
        <w:ind w:right="173"/>
        <w:rPr>
          <w:b/>
          <w:sz w:val="28"/>
          <w:szCs w:val="28"/>
          <w:lang w:val="en-US"/>
        </w:rPr>
      </w:pPr>
      <w:r>
        <w:rPr>
          <w:szCs w:val="28"/>
          <w:lang w:val="en-US"/>
        </w:rPr>
        <w:t>Access to authoritative hazard input data sources libraries, to include the following:</w:t>
      </w:r>
    </w:p>
    <w:p w14:paraId="62E53C83" w14:textId="77777777" w:rsidR="00144FCD" w:rsidRPr="005D69E4"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Flood </w:t>
      </w:r>
      <w:r w:rsidRPr="005D69E4">
        <w:rPr>
          <w:szCs w:val="28"/>
          <w:lang w:val="en-US"/>
        </w:rPr>
        <w:sym w:font="Wingdings" w:char="F0E0"/>
      </w:r>
      <w:r>
        <w:rPr>
          <w:szCs w:val="28"/>
          <w:lang w:val="en-US"/>
        </w:rPr>
        <w:t xml:space="preserve"> Our own (MIP, MSC) repository (see Req X), OFA’s</w:t>
      </w:r>
    </w:p>
    <w:p w14:paraId="0F4F53CC" w14:textId="77777777" w:rsidR="00144FCD" w:rsidRPr="005D69E4"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Hurricane </w:t>
      </w:r>
      <w:r w:rsidRPr="005D69E4">
        <w:rPr>
          <w:szCs w:val="28"/>
          <w:lang w:val="en-US"/>
        </w:rPr>
        <w:sym w:font="Wingdings" w:char="F0E0"/>
      </w:r>
      <w:r>
        <w:rPr>
          <w:szCs w:val="28"/>
          <w:lang w:val="en-US"/>
        </w:rPr>
        <w:t xml:space="preserve"> NOAA, </w:t>
      </w:r>
      <w:proofErr w:type="spellStart"/>
      <w:r>
        <w:rPr>
          <w:szCs w:val="28"/>
          <w:lang w:val="en-US"/>
        </w:rPr>
        <w:t>Hurrevac</w:t>
      </w:r>
      <w:proofErr w:type="spellEnd"/>
      <w:r>
        <w:rPr>
          <w:szCs w:val="28"/>
          <w:lang w:val="en-US"/>
        </w:rPr>
        <w:t xml:space="preserve">, </w:t>
      </w:r>
      <w:proofErr w:type="gramStart"/>
      <w:r>
        <w:rPr>
          <w:szCs w:val="28"/>
          <w:lang w:val="en-US"/>
        </w:rPr>
        <w:t xml:space="preserve">ASCE  </w:t>
      </w:r>
      <w:proofErr w:type="spellStart"/>
      <w:r>
        <w:rPr>
          <w:szCs w:val="28"/>
          <w:lang w:val="en-US"/>
        </w:rPr>
        <w:t>Windfields</w:t>
      </w:r>
      <w:proofErr w:type="spellEnd"/>
      <w:proofErr w:type="gramEnd"/>
      <w:r>
        <w:rPr>
          <w:szCs w:val="28"/>
          <w:lang w:val="en-US"/>
        </w:rPr>
        <w:t xml:space="preserve"> (probabilistic only)</w:t>
      </w:r>
    </w:p>
    <w:p w14:paraId="714E634B" w14:textId="77777777" w:rsidR="00144FCD" w:rsidRPr="005D69E4"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Earthquake </w:t>
      </w:r>
      <w:bookmarkStart w:id="153" w:name="_Hlk953042"/>
      <w:r w:rsidRPr="005D69E4">
        <w:rPr>
          <w:szCs w:val="28"/>
          <w:lang w:val="en-US"/>
        </w:rPr>
        <w:sym w:font="Wingdings" w:char="F0E0"/>
      </w:r>
      <w:bookmarkEnd w:id="153"/>
      <w:r>
        <w:rPr>
          <w:szCs w:val="28"/>
          <w:lang w:val="en-US"/>
        </w:rPr>
        <w:t xml:space="preserve"> USGS </w:t>
      </w:r>
      <w:proofErr w:type="spellStart"/>
      <w:r>
        <w:rPr>
          <w:szCs w:val="28"/>
          <w:lang w:val="en-US"/>
        </w:rPr>
        <w:t>ShakeMap</w:t>
      </w:r>
      <w:proofErr w:type="spellEnd"/>
      <w:r>
        <w:rPr>
          <w:szCs w:val="28"/>
          <w:lang w:val="en-US"/>
        </w:rPr>
        <w:t>, National Hazard Maps (historic, probabilistic)</w:t>
      </w:r>
    </w:p>
    <w:p w14:paraId="67441833" w14:textId="77777777" w:rsidR="00144FCD" w:rsidRPr="005D69E4"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Tsunami </w:t>
      </w:r>
      <w:r w:rsidRPr="005D69E4">
        <w:rPr>
          <w:szCs w:val="28"/>
          <w:lang w:val="en-US"/>
        </w:rPr>
        <w:sym w:font="Wingdings" w:char="F0E0"/>
      </w:r>
      <w:r>
        <w:rPr>
          <w:szCs w:val="28"/>
          <w:lang w:val="en-US"/>
        </w:rPr>
        <w:t xml:space="preserve"> NOAA PMEL, State product libraries</w:t>
      </w:r>
    </w:p>
    <w:p w14:paraId="3A61425B" w14:textId="77777777" w:rsidR="00144FCD" w:rsidRPr="003A69E5" w:rsidRDefault="00144FCD" w:rsidP="00144FCD">
      <w:pPr>
        <w:pStyle w:val="ListParagraph"/>
        <w:numPr>
          <w:ilvl w:val="2"/>
          <w:numId w:val="8"/>
        </w:numPr>
        <w:spacing w:after="120" w:line="360" w:lineRule="auto"/>
        <w:ind w:right="173"/>
        <w:rPr>
          <w:b/>
          <w:sz w:val="28"/>
          <w:szCs w:val="28"/>
          <w:lang w:val="en-US"/>
        </w:rPr>
      </w:pPr>
      <w:r>
        <w:rPr>
          <w:szCs w:val="28"/>
          <w:lang w:val="en-US"/>
        </w:rPr>
        <w:t>Access to user-defined/generated hazard data where products are not available from authoritative libraries, such as:</w:t>
      </w:r>
    </w:p>
    <w:p w14:paraId="403B7121" w14:textId="77777777" w:rsidR="00144FCD" w:rsidRPr="003A69E5"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Flood </w:t>
      </w:r>
      <w:r w:rsidRPr="003A69E5">
        <w:rPr>
          <w:szCs w:val="28"/>
          <w:lang w:val="en-US"/>
        </w:rPr>
        <w:sym w:font="Wingdings" w:char="F0E0"/>
      </w:r>
      <w:r>
        <w:rPr>
          <w:szCs w:val="28"/>
          <w:lang w:val="en-US"/>
        </w:rPr>
        <w:t xml:space="preserve"> User-defined</w:t>
      </w:r>
    </w:p>
    <w:p w14:paraId="436FD12F" w14:textId="77777777" w:rsidR="00144FCD" w:rsidRPr="003A69E5"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Hurricane </w:t>
      </w:r>
      <w:r w:rsidRPr="003A69E5">
        <w:rPr>
          <w:szCs w:val="28"/>
          <w:lang w:val="en-US"/>
        </w:rPr>
        <w:sym w:font="Wingdings" w:char="F0E0"/>
      </w:r>
      <w:r>
        <w:rPr>
          <w:szCs w:val="28"/>
          <w:lang w:val="en-US"/>
        </w:rPr>
        <w:t xml:space="preserve"> User-defined</w:t>
      </w:r>
    </w:p>
    <w:p w14:paraId="33B8DBE1" w14:textId="77777777" w:rsidR="00144FCD" w:rsidRPr="003A69E5"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Earthquake </w:t>
      </w:r>
      <w:r w:rsidRPr="003A69E5">
        <w:rPr>
          <w:szCs w:val="28"/>
          <w:lang w:val="en-US"/>
        </w:rPr>
        <w:sym w:font="Wingdings" w:char="F0E0"/>
      </w:r>
      <w:r>
        <w:rPr>
          <w:szCs w:val="28"/>
          <w:lang w:val="en-US"/>
        </w:rPr>
        <w:t xml:space="preserve"> User-defined (arbitrary will be handled by either deferral to USGS probabilistic or we will explore options for migrating the existing code to open source)</w:t>
      </w:r>
    </w:p>
    <w:p w14:paraId="55D81E7A" w14:textId="77777777" w:rsidR="00144FCD" w:rsidRPr="003A69E5" w:rsidRDefault="00144FCD" w:rsidP="00144FCD">
      <w:pPr>
        <w:pStyle w:val="ListParagraph"/>
        <w:numPr>
          <w:ilvl w:val="3"/>
          <w:numId w:val="8"/>
        </w:numPr>
        <w:spacing w:after="120" w:line="360" w:lineRule="auto"/>
        <w:ind w:right="173"/>
        <w:rPr>
          <w:b/>
          <w:sz w:val="28"/>
          <w:szCs w:val="28"/>
          <w:lang w:val="en-US"/>
        </w:rPr>
      </w:pPr>
      <w:r>
        <w:rPr>
          <w:szCs w:val="28"/>
          <w:lang w:val="en-US"/>
        </w:rPr>
        <w:t xml:space="preserve">Tsunami </w:t>
      </w:r>
      <w:r w:rsidRPr="003A69E5">
        <w:rPr>
          <w:szCs w:val="28"/>
          <w:lang w:val="en-US"/>
        </w:rPr>
        <w:sym w:font="Wingdings" w:char="F0E0"/>
      </w:r>
      <w:r>
        <w:rPr>
          <w:szCs w:val="28"/>
          <w:lang w:val="en-US"/>
        </w:rPr>
        <w:t xml:space="preserve"> User-defined</w:t>
      </w:r>
    </w:p>
    <w:p w14:paraId="5F16230F" w14:textId="77777777" w:rsidR="00144FCD" w:rsidRPr="003A69E5" w:rsidRDefault="00144FCD" w:rsidP="00144FCD">
      <w:pPr>
        <w:pStyle w:val="ListParagraph"/>
        <w:numPr>
          <w:ilvl w:val="2"/>
          <w:numId w:val="8"/>
        </w:numPr>
        <w:spacing w:after="120" w:line="360" w:lineRule="auto"/>
        <w:ind w:right="173"/>
        <w:rPr>
          <w:b/>
          <w:sz w:val="28"/>
          <w:szCs w:val="28"/>
          <w:lang w:val="en-US"/>
        </w:rPr>
      </w:pPr>
      <w:r>
        <w:rPr>
          <w:szCs w:val="28"/>
          <w:lang w:val="en-US"/>
        </w:rPr>
        <w:t>Access to damage and loss analysis modules, according to hazard type</w:t>
      </w:r>
    </w:p>
    <w:p w14:paraId="6F4BD023" w14:textId="77777777" w:rsidR="00144FCD" w:rsidRPr="003A69E5" w:rsidRDefault="00144FCD" w:rsidP="00144FCD">
      <w:pPr>
        <w:pStyle w:val="ListParagraph"/>
        <w:numPr>
          <w:ilvl w:val="2"/>
          <w:numId w:val="8"/>
        </w:numPr>
        <w:spacing w:after="120" w:line="360" w:lineRule="auto"/>
        <w:ind w:right="173"/>
        <w:rPr>
          <w:b/>
          <w:sz w:val="28"/>
          <w:szCs w:val="28"/>
          <w:lang w:val="en-US"/>
        </w:rPr>
      </w:pPr>
      <w:r>
        <w:rPr>
          <w:szCs w:val="28"/>
          <w:lang w:val="en-US"/>
        </w:rPr>
        <w:t>Ability to integrate input data (default inventory, user-defined inventory, hazard input, or any combination of these) to damage and loss analysis modules</w:t>
      </w:r>
    </w:p>
    <w:p w14:paraId="4A7CB8D0" w14:textId="77777777" w:rsidR="00144FCD" w:rsidRPr="00CA4396" w:rsidRDefault="00144FCD" w:rsidP="00144FCD">
      <w:pPr>
        <w:pStyle w:val="ListParagraph"/>
        <w:numPr>
          <w:ilvl w:val="2"/>
          <w:numId w:val="8"/>
        </w:numPr>
        <w:spacing w:after="120" w:line="360" w:lineRule="auto"/>
        <w:ind w:right="173"/>
        <w:rPr>
          <w:b/>
          <w:sz w:val="28"/>
          <w:szCs w:val="28"/>
          <w:lang w:val="en-US"/>
        </w:rPr>
      </w:pPr>
      <w:r>
        <w:rPr>
          <w:szCs w:val="28"/>
          <w:lang w:val="en-US"/>
        </w:rPr>
        <w:t>Documentation, for each analysis module, of the required input data type(s)</w:t>
      </w:r>
    </w:p>
    <w:p w14:paraId="2DCAE532" w14:textId="77777777" w:rsidR="00144FCD" w:rsidRPr="00CA4396" w:rsidRDefault="00144FCD" w:rsidP="00144FCD">
      <w:pPr>
        <w:pStyle w:val="ListParagraph"/>
        <w:numPr>
          <w:ilvl w:val="2"/>
          <w:numId w:val="8"/>
        </w:numPr>
        <w:spacing w:after="120" w:line="360" w:lineRule="auto"/>
        <w:ind w:right="173"/>
        <w:rPr>
          <w:b/>
          <w:sz w:val="28"/>
          <w:szCs w:val="28"/>
          <w:lang w:val="en-US"/>
        </w:rPr>
      </w:pPr>
      <w:r>
        <w:rPr>
          <w:szCs w:val="28"/>
          <w:lang w:val="en-US"/>
        </w:rPr>
        <w:t>Repository of vetted source code modules</w:t>
      </w:r>
    </w:p>
    <w:p w14:paraId="5BC77CA3" w14:textId="77777777" w:rsidR="00144FCD" w:rsidRPr="00CA4396" w:rsidRDefault="00144FCD" w:rsidP="00144FCD">
      <w:pPr>
        <w:pStyle w:val="ListParagraph"/>
        <w:numPr>
          <w:ilvl w:val="2"/>
          <w:numId w:val="8"/>
        </w:numPr>
        <w:spacing w:after="120" w:line="360" w:lineRule="auto"/>
        <w:ind w:right="173"/>
        <w:rPr>
          <w:b/>
          <w:sz w:val="28"/>
          <w:szCs w:val="28"/>
          <w:lang w:val="en-US"/>
        </w:rPr>
      </w:pPr>
      <w:r>
        <w:rPr>
          <w:szCs w:val="28"/>
          <w:lang w:val="en-US"/>
        </w:rPr>
        <w:t>Repository of results for pre-run, deterministic scenarios</w:t>
      </w:r>
    </w:p>
    <w:p w14:paraId="0F057261" w14:textId="77777777" w:rsidR="00144FCD" w:rsidRPr="00CA4396" w:rsidRDefault="00144FCD" w:rsidP="00144FCD">
      <w:pPr>
        <w:pStyle w:val="ListParagraph"/>
        <w:numPr>
          <w:ilvl w:val="2"/>
          <w:numId w:val="8"/>
        </w:numPr>
        <w:spacing w:after="120" w:line="360" w:lineRule="auto"/>
        <w:ind w:right="173"/>
        <w:rPr>
          <w:b/>
          <w:sz w:val="28"/>
          <w:szCs w:val="28"/>
          <w:lang w:val="en-US"/>
        </w:rPr>
      </w:pPr>
      <w:r>
        <w:rPr>
          <w:szCs w:val="28"/>
          <w:lang w:val="en-US"/>
        </w:rPr>
        <w:t xml:space="preserve">Repository for public, user-defined results </w:t>
      </w:r>
    </w:p>
    <w:p w14:paraId="5F019BB3" w14:textId="77777777" w:rsidR="00144FCD" w:rsidRPr="00CA4396" w:rsidRDefault="00144FCD" w:rsidP="00144FCD">
      <w:pPr>
        <w:pStyle w:val="ListParagraph"/>
        <w:numPr>
          <w:ilvl w:val="2"/>
          <w:numId w:val="8"/>
        </w:numPr>
        <w:spacing w:after="120" w:line="360" w:lineRule="auto"/>
        <w:ind w:right="173"/>
        <w:rPr>
          <w:b/>
          <w:sz w:val="28"/>
          <w:szCs w:val="28"/>
          <w:lang w:val="en-US"/>
        </w:rPr>
      </w:pPr>
      <w:r>
        <w:rPr>
          <w:szCs w:val="28"/>
          <w:lang w:val="en-US"/>
        </w:rPr>
        <w:t>Repository for permission-protected, private, user-defined results</w:t>
      </w:r>
    </w:p>
    <w:p w14:paraId="5BBEFF29" w14:textId="77777777" w:rsidR="00144FCD" w:rsidRPr="00CA4396" w:rsidRDefault="00144FCD" w:rsidP="00144FCD">
      <w:pPr>
        <w:pStyle w:val="ListParagraph"/>
        <w:numPr>
          <w:ilvl w:val="1"/>
          <w:numId w:val="8"/>
        </w:numPr>
        <w:spacing w:after="120" w:line="360" w:lineRule="auto"/>
        <w:ind w:right="173"/>
        <w:rPr>
          <w:b/>
          <w:sz w:val="28"/>
          <w:szCs w:val="28"/>
          <w:lang w:val="en-US"/>
        </w:rPr>
      </w:pPr>
      <w:r w:rsidRPr="00CA4396">
        <w:rPr>
          <w:lang w:val="en-US"/>
        </w:rPr>
        <w:t xml:space="preserve">A separate </w:t>
      </w:r>
      <w:proofErr w:type="spellStart"/>
      <w:r w:rsidRPr="00CA4396">
        <w:rPr>
          <w:lang w:val="en-US"/>
        </w:rPr>
        <w:t>Open</w:t>
      </w:r>
      <w:r>
        <w:rPr>
          <w:lang w:val="en-US"/>
        </w:rPr>
        <w:t>Hazus</w:t>
      </w:r>
      <w:proofErr w:type="spellEnd"/>
      <w:r>
        <w:rPr>
          <w:lang w:val="en-US"/>
        </w:rPr>
        <w:t xml:space="preserve"> will be designed offline on desktop environments for use with secure data such as the Privacy Act protected NFIP policy data or similar applications </w:t>
      </w:r>
    </w:p>
    <w:p w14:paraId="494FBFA1" w14:textId="77777777" w:rsidR="00144FCD" w:rsidRPr="00CA4396" w:rsidRDefault="00144FCD" w:rsidP="00144FCD">
      <w:pPr>
        <w:pStyle w:val="ListParagraph"/>
        <w:numPr>
          <w:ilvl w:val="2"/>
          <w:numId w:val="8"/>
        </w:numPr>
        <w:spacing w:after="120" w:line="360" w:lineRule="auto"/>
        <w:ind w:right="173"/>
        <w:rPr>
          <w:b/>
          <w:sz w:val="28"/>
          <w:szCs w:val="28"/>
          <w:lang w:val="en-US"/>
        </w:rPr>
      </w:pPr>
      <w:proofErr w:type="spellStart"/>
      <w:r>
        <w:rPr>
          <w:lang w:val="en-US"/>
        </w:rPr>
        <w:t>OpenHazus</w:t>
      </w:r>
      <w:proofErr w:type="spellEnd"/>
      <w:r>
        <w:rPr>
          <w:lang w:val="en-US"/>
        </w:rPr>
        <w:t xml:space="preserve"> desktop utility shall be a fast running (</w:t>
      </w:r>
      <w:proofErr w:type="spellStart"/>
      <w:r>
        <w:rPr>
          <w:lang w:val="en-US"/>
        </w:rPr>
        <w:t>eg.</w:t>
      </w:r>
      <w:proofErr w:type="spellEnd"/>
      <w:r>
        <w:rPr>
          <w:lang w:val="en-US"/>
        </w:rPr>
        <w:t xml:space="preserve"> greater than 10,000 records per second) thin client application based on the </w:t>
      </w:r>
      <w:proofErr w:type="spellStart"/>
      <w:r>
        <w:rPr>
          <w:lang w:val="en-US"/>
        </w:rPr>
        <w:t>OpenHazus</w:t>
      </w:r>
      <w:proofErr w:type="spellEnd"/>
      <w:r>
        <w:rPr>
          <w:lang w:val="en-US"/>
        </w:rPr>
        <w:t xml:space="preserve"> site-specific flood POC</w:t>
      </w:r>
    </w:p>
    <w:p w14:paraId="1377675F" w14:textId="77777777" w:rsidR="00144FCD" w:rsidRPr="00144FCD" w:rsidRDefault="00144FCD" w:rsidP="00144FCD">
      <w:pPr>
        <w:pStyle w:val="ListParagraph"/>
        <w:numPr>
          <w:ilvl w:val="2"/>
          <w:numId w:val="8"/>
        </w:numPr>
        <w:spacing w:after="120" w:line="360" w:lineRule="auto"/>
        <w:ind w:right="173"/>
        <w:rPr>
          <w:b/>
          <w:sz w:val="28"/>
          <w:szCs w:val="28"/>
          <w:lang w:val="en-US"/>
        </w:rPr>
      </w:pPr>
      <w:proofErr w:type="spellStart"/>
      <w:r>
        <w:rPr>
          <w:lang w:val="en-US"/>
        </w:rPr>
        <w:lastRenderedPageBreak/>
        <w:t>OpenHazus</w:t>
      </w:r>
      <w:proofErr w:type="spellEnd"/>
      <w:r>
        <w:rPr>
          <w:lang w:val="en-US"/>
        </w:rPr>
        <w:t xml:space="preserve"> desktop utility shall be compatible with the common Windows operating system</w:t>
      </w:r>
    </w:p>
    <w:p w14:paraId="66C55FDB" w14:textId="77777777" w:rsidR="00144FCD" w:rsidRPr="00144FCD" w:rsidRDefault="00144FCD" w:rsidP="00144FCD">
      <w:pPr>
        <w:pStyle w:val="ListParagraph"/>
        <w:numPr>
          <w:ilvl w:val="2"/>
          <w:numId w:val="8"/>
        </w:numPr>
        <w:spacing w:after="120" w:line="360" w:lineRule="auto"/>
        <w:ind w:right="173"/>
        <w:rPr>
          <w:b/>
          <w:sz w:val="28"/>
          <w:szCs w:val="28"/>
          <w:lang w:val="en-US"/>
        </w:rPr>
      </w:pPr>
      <w:proofErr w:type="spellStart"/>
      <w:r>
        <w:rPr>
          <w:lang w:val="en-US"/>
        </w:rPr>
        <w:t>OpenHazus</w:t>
      </w:r>
      <w:proofErr w:type="spellEnd"/>
      <w:r>
        <w:rPr>
          <w:lang w:val="en-US"/>
        </w:rPr>
        <w:t xml:space="preserve"> desktop utility customizable software script will be available on </w:t>
      </w:r>
      <w:proofErr w:type="spellStart"/>
      <w:r>
        <w:rPr>
          <w:lang w:val="en-US"/>
        </w:rPr>
        <w:t>Github</w:t>
      </w:r>
      <w:proofErr w:type="spellEnd"/>
      <w:r>
        <w:rPr>
          <w:lang w:val="en-US"/>
        </w:rPr>
        <w:t xml:space="preserve"> for advanced users to customize, enhance, or update</w:t>
      </w:r>
    </w:p>
    <w:p w14:paraId="3CFB452D" w14:textId="77777777" w:rsidR="00144FCD" w:rsidRDefault="00144FCD" w:rsidP="00144FCD">
      <w:pPr>
        <w:pStyle w:val="ListParagraph"/>
        <w:spacing w:after="120" w:line="360" w:lineRule="auto"/>
        <w:ind w:left="1224" w:right="173"/>
        <w:rPr>
          <w:lang w:val="en-US"/>
        </w:rPr>
      </w:pPr>
    </w:p>
    <w:p w14:paraId="0E99A96A" w14:textId="77777777" w:rsidR="00144FCD" w:rsidRPr="00144FCD" w:rsidRDefault="00144FCD" w:rsidP="00144FCD">
      <w:pPr>
        <w:pStyle w:val="ListParagraph"/>
        <w:spacing w:after="120" w:line="360" w:lineRule="auto"/>
        <w:ind w:left="1224" w:right="173"/>
        <w:rPr>
          <w:b/>
          <w:sz w:val="28"/>
          <w:szCs w:val="28"/>
          <w:lang w:val="en-US"/>
        </w:rPr>
      </w:pPr>
    </w:p>
    <w:p w14:paraId="380507B9" w14:textId="77777777" w:rsidR="00EC1069" w:rsidRDefault="009264C5">
      <w:pPr>
        <w:pStyle w:val="Heading2"/>
      </w:pPr>
      <w:bookmarkStart w:id="154" w:name="_Toc439994689"/>
      <w:bookmarkStart w:id="155" w:name="_Toc2091085"/>
      <w:r>
        <w:t xml:space="preserve">System Feature 2 </w:t>
      </w:r>
      <w:bookmarkEnd w:id="154"/>
      <w:r w:rsidR="00144FCD">
        <w:t xml:space="preserve">– </w:t>
      </w:r>
      <w:proofErr w:type="spellStart"/>
      <w:r w:rsidR="00144FCD">
        <w:t>Esri</w:t>
      </w:r>
      <w:proofErr w:type="spellEnd"/>
      <w:r w:rsidR="00144FCD">
        <w:t xml:space="preserve"> ArcGIS Independence</w:t>
      </w:r>
      <w:bookmarkEnd w:id="155"/>
    </w:p>
    <w:p w14:paraId="3406113C" w14:textId="77777777" w:rsidR="00144FCD" w:rsidRDefault="00144FCD" w:rsidP="00144FCD">
      <w:pPr>
        <w:pStyle w:val="Heading3"/>
      </w:pPr>
      <w:bookmarkStart w:id="156" w:name="_Toc2091086"/>
      <w:r>
        <w:t>Description and Priority</w:t>
      </w:r>
      <w:bookmarkEnd w:id="156"/>
    </w:p>
    <w:p w14:paraId="5DAD4332" w14:textId="3E80F201" w:rsidR="00D223B8" w:rsidRDefault="00D223B8" w:rsidP="00D223B8">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One of the driving factors for the development of </w:t>
      </w:r>
      <w:r w:rsidRPr="00F9659A">
        <w:rPr>
          <w:rFonts w:asciiTheme="minorHAnsi" w:hAnsiTheme="minorHAnsi" w:cstheme="minorHAnsi"/>
          <w:sz w:val="22"/>
          <w:highlight w:val="lightGray"/>
        </w:rPr>
        <w:t xml:space="preserve">Open Hazus </w:t>
      </w:r>
      <w:r>
        <w:rPr>
          <w:rFonts w:asciiTheme="minorHAnsi" w:hAnsiTheme="minorHAnsi" w:cstheme="minorHAnsi"/>
          <w:sz w:val="22"/>
          <w:highlight w:val="lightGray"/>
        </w:rPr>
        <w:t xml:space="preserve">is to gain independence from </w:t>
      </w:r>
      <w:proofErr w:type="spellStart"/>
      <w:r>
        <w:rPr>
          <w:rFonts w:asciiTheme="minorHAnsi" w:hAnsiTheme="minorHAnsi" w:cstheme="minorHAnsi"/>
          <w:sz w:val="22"/>
          <w:highlight w:val="lightGray"/>
        </w:rPr>
        <w:t>E</w:t>
      </w:r>
      <w:ins w:id="157" w:author="Doug Bausch" w:date="2019-03-01T13:32:00Z">
        <w:r w:rsidR="004B3154">
          <w:rPr>
            <w:rFonts w:asciiTheme="minorHAnsi" w:hAnsiTheme="minorHAnsi" w:cstheme="minorHAnsi"/>
            <w:sz w:val="22"/>
            <w:highlight w:val="lightGray"/>
          </w:rPr>
          <w:t>sri</w:t>
        </w:r>
      </w:ins>
      <w:proofErr w:type="spellEnd"/>
      <w:del w:id="158" w:author="Doug Bausch" w:date="2019-03-01T13:32:00Z">
        <w:r w:rsidDel="004B3154">
          <w:rPr>
            <w:rFonts w:asciiTheme="minorHAnsi" w:hAnsiTheme="minorHAnsi" w:cstheme="minorHAnsi"/>
            <w:sz w:val="22"/>
            <w:highlight w:val="lightGray"/>
          </w:rPr>
          <w:delText>SRI</w:delText>
        </w:r>
      </w:del>
      <w:r w:rsidRPr="00F9659A">
        <w:rPr>
          <w:rFonts w:asciiTheme="minorHAnsi" w:hAnsiTheme="minorHAnsi" w:cstheme="minorHAnsi"/>
          <w:sz w:val="22"/>
          <w:highlight w:val="lightGray"/>
        </w:rPr>
        <w:t>.</w:t>
      </w:r>
      <w:r>
        <w:rPr>
          <w:rFonts w:asciiTheme="minorHAnsi" w:hAnsiTheme="minorHAnsi" w:cstheme="minorHAnsi"/>
          <w:sz w:val="22"/>
          <w:highlight w:val="lightGray"/>
        </w:rPr>
        <w:t xml:space="preserve"> It is important, however, to ascertain that this does not come at the price of diminished functionality. Maintaining existing generic GIS functionality and continued support for legacy data formats are a must</w:t>
      </w:r>
      <w:r w:rsidR="00CD19F1">
        <w:rPr>
          <w:rFonts w:asciiTheme="minorHAnsi" w:hAnsiTheme="minorHAnsi" w:cstheme="minorHAnsi"/>
          <w:sz w:val="22"/>
          <w:highlight w:val="lightGray"/>
        </w:rPr>
        <w:t xml:space="preserve"> – both in the realm of raster and vector analysis. While not all future users may choose to employ a map interface (regardless of scale/granularity), having the continued opportunity to so is essential to the success of </w:t>
      </w:r>
      <w:proofErr w:type="spellStart"/>
      <w:r w:rsidR="00CD19F1">
        <w:rPr>
          <w:rFonts w:asciiTheme="minorHAnsi" w:hAnsiTheme="minorHAnsi" w:cstheme="minorHAnsi"/>
          <w:sz w:val="22"/>
          <w:highlight w:val="lightGray"/>
        </w:rPr>
        <w:t>Open</w:t>
      </w:r>
      <w:del w:id="159" w:author="Doug Bausch" w:date="2019-03-01T13:32:00Z">
        <w:r w:rsidR="00CD19F1" w:rsidDel="004B3154">
          <w:rPr>
            <w:rFonts w:asciiTheme="minorHAnsi" w:hAnsiTheme="minorHAnsi" w:cstheme="minorHAnsi"/>
            <w:sz w:val="22"/>
            <w:highlight w:val="lightGray"/>
          </w:rPr>
          <w:delText xml:space="preserve"> </w:delText>
        </w:r>
      </w:del>
      <w:r w:rsidR="00CD19F1">
        <w:rPr>
          <w:rFonts w:asciiTheme="minorHAnsi" w:hAnsiTheme="minorHAnsi" w:cstheme="minorHAnsi"/>
          <w:sz w:val="22"/>
          <w:highlight w:val="lightGray"/>
        </w:rPr>
        <w:t>Hazus</w:t>
      </w:r>
      <w:proofErr w:type="spellEnd"/>
      <w:r w:rsidR="00CD19F1">
        <w:rPr>
          <w:rFonts w:asciiTheme="minorHAnsi" w:hAnsiTheme="minorHAnsi" w:cstheme="minorHAnsi"/>
          <w:sz w:val="22"/>
          <w:highlight w:val="lightGray"/>
        </w:rPr>
        <w:t xml:space="preserve">. </w:t>
      </w:r>
      <w:proofErr w:type="gramStart"/>
      <w:r w:rsidR="00CD19F1">
        <w:rPr>
          <w:rFonts w:asciiTheme="minorHAnsi" w:hAnsiTheme="minorHAnsi" w:cstheme="minorHAnsi"/>
          <w:sz w:val="22"/>
          <w:highlight w:val="lightGray"/>
        </w:rPr>
        <w:t>All of</w:t>
      </w:r>
      <w:proofErr w:type="gramEnd"/>
      <w:r w:rsidR="00CD19F1">
        <w:rPr>
          <w:rFonts w:asciiTheme="minorHAnsi" w:hAnsiTheme="minorHAnsi" w:cstheme="minorHAnsi"/>
          <w:sz w:val="22"/>
          <w:highlight w:val="lightGray"/>
        </w:rPr>
        <w:t xml:space="preserve"> these criteria have therefore been given a weight of 100.</w:t>
      </w:r>
    </w:p>
    <w:p w14:paraId="44211F5E" w14:textId="0B8F352A" w:rsidR="00CD19F1" w:rsidRPr="00F9659A" w:rsidRDefault="00CD19F1" w:rsidP="00D223B8">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The only aspects deemed slightly less important are that study regions can be created anywhere in the world (it turns out that this is not a limitation for any of the software packages investigated), and that the user interface is adaptable for possible future mobile applications. Most of the software package studied, are not constrained here either; the lesser weight of 70 for these two criteria turned out not to be a serious restriction.</w:t>
      </w:r>
    </w:p>
    <w:p w14:paraId="41AF9F29" w14:textId="77777777" w:rsidR="00144FCD" w:rsidRDefault="00144FCD" w:rsidP="00144FCD">
      <w:pPr>
        <w:pStyle w:val="level3text"/>
        <w:numPr>
          <w:ilvl w:val="12"/>
          <w:numId w:val="0"/>
        </w:numPr>
        <w:ind w:left="1350"/>
      </w:pPr>
    </w:p>
    <w:p w14:paraId="0979CE66" w14:textId="77777777" w:rsidR="00144FCD" w:rsidRPr="00144FCD" w:rsidRDefault="00144FCD" w:rsidP="00144FCD"/>
    <w:p w14:paraId="20EFE51D" w14:textId="77777777" w:rsidR="00144FCD" w:rsidRPr="00175704" w:rsidRDefault="00144FCD" w:rsidP="00144FCD">
      <w:pPr>
        <w:spacing w:after="120" w:line="360" w:lineRule="auto"/>
        <w:ind w:right="173"/>
        <w:rPr>
          <w:sz w:val="28"/>
          <w:szCs w:val="28"/>
        </w:rPr>
      </w:pPr>
      <w:r w:rsidRPr="00175704">
        <w:rPr>
          <w:b/>
          <w:sz w:val="28"/>
          <w:szCs w:val="28"/>
        </w:rPr>
        <w:t xml:space="preserve">Boulder </w:t>
      </w:r>
      <w:r>
        <w:rPr>
          <w:b/>
          <w:sz w:val="28"/>
          <w:szCs w:val="28"/>
        </w:rPr>
        <w:t>factor</w:t>
      </w:r>
      <w:r w:rsidRPr="00175704">
        <w:rPr>
          <w:b/>
          <w:sz w:val="28"/>
          <w:szCs w:val="28"/>
        </w:rPr>
        <w:t xml:space="preserve"> addressed: </w:t>
      </w:r>
      <w:r>
        <w:rPr>
          <w:rFonts w:hint="eastAsia"/>
          <w:b/>
          <w:sz w:val="28"/>
          <w:szCs w:val="28"/>
        </w:rPr>
        <w:t>#</w:t>
      </w:r>
      <w:r>
        <w:rPr>
          <w:b/>
          <w:sz w:val="28"/>
          <w:szCs w:val="28"/>
        </w:rPr>
        <w:t xml:space="preserve"> 8 - </w:t>
      </w:r>
      <w:r w:rsidRPr="008E700D">
        <w:rPr>
          <w:b/>
          <w:sz w:val="28"/>
          <w:szCs w:val="28"/>
        </w:rPr>
        <w:t>User must not pay to use Hazus.</w:t>
      </w:r>
    </w:p>
    <w:p w14:paraId="2E355D02" w14:textId="77777777" w:rsidR="00144FCD" w:rsidRPr="000479E2" w:rsidRDefault="00144FCD" w:rsidP="00144FCD">
      <w:pPr>
        <w:spacing w:line="360" w:lineRule="auto"/>
      </w:pPr>
      <w:r>
        <w:rPr>
          <w:b/>
          <w:sz w:val="28"/>
          <w:szCs w:val="28"/>
        </w:rPr>
        <w:t>Challenge addressed: GIS Dependence</w:t>
      </w:r>
      <w:r w:rsidRPr="000479E2">
        <w:rPr>
          <w:b/>
          <w:sz w:val="28"/>
          <w:szCs w:val="28"/>
        </w:rPr>
        <w:t xml:space="preserve"> </w:t>
      </w:r>
      <w:commentRangeStart w:id="160"/>
      <w:commentRangeStart w:id="161"/>
      <w:proofErr w:type="gramStart"/>
      <w:r w:rsidRPr="000479E2">
        <w:t>The</w:t>
      </w:r>
      <w:proofErr w:type="gramEnd"/>
      <w:r w:rsidRPr="000479E2">
        <w:t xml:space="preserve"> </w:t>
      </w:r>
      <w:proofErr w:type="spellStart"/>
      <w:r w:rsidRPr="000479E2">
        <w:t>Esri</w:t>
      </w:r>
      <w:proofErr w:type="spellEnd"/>
      <w:r w:rsidRPr="000479E2">
        <w:t xml:space="preserve"> ArcMap interface of Hazus </w:t>
      </w:r>
      <w:commentRangeEnd w:id="160"/>
      <w:r w:rsidR="00B40865">
        <w:rPr>
          <w:rStyle w:val="CommentReference"/>
          <w:rFonts w:asciiTheme="minorHAnsi" w:eastAsiaTheme="minorHAnsi" w:hAnsiTheme="minorHAnsi" w:cstheme="minorBidi"/>
          <w:lang w:val="en-GB"/>
        </w:rPr>
        <w:commentReference w:id="160"/>
      </w:r>
      <w:commentRangeEnd w:id="161"/>
      <w:r w:rsidR="00206FB8">
        <w:rPr>
          <w:rStyle w:val="CommentReference"/>
          <w:rFonts w:asciiTheme="minorHAnsi" w:eastAsiaTheme="minorHAnsi" w:hAnsiTheme="minorHAnsi" w:cstheme="minorBidi"/>
          <w:lang w:val="en-GB"/>
        </w:rPr>
        <w:commentReference w:id="161"/>
      </w:r>
      <w:r w:rsidRPr="000479E2">
        <w:t xml:space="preserve">obscures the technically complex processes of hazard risk modeling behind a map display. Users with GIS specializations are expected to undertake risk assessment projects that </w:t>
      </w:r>
      <w:r>
        <w:t xml:space="preserve">benefit greatly from </w:t>
      </w:r>
      <w:r w:rsidRPr="000479E2">
        <w:t xml:space="preserve">professional or academic expertise in engineering, earthquake physics, structural dynamics, and advanced statistics, while experts in these areas without GIS skills are prohibited from leveraging Hazus for their risk modeling projects.  As data analysis skillsets become more common throughout disaster-related disciplines, the risk modeling community has grown to include those who are interested in estimating hazard impacts but are unfamiliar with traditional GIS technology. The </w:t>
      </w:r>
      <w:r w:rsidRPr="000479E2">
        <w:lastRenderedPageBreak/>
        <w:t xml:space="preserve">reliance of Hazus on desktop GIS software alienates these potential users. A more agnostic risk modeling platform – one that seamlessly incorporates both spatial and non-spatial components – would address the needs of a much broader user base. </w:t>
      </w:r>
    </w:p>
    <w:p w14:paraId="503DD68A" w14:textId="77777777" w:rsidR="00144FCD" w:rsidRDefault="00144FCD" w:rsidP="00144FCD">
      <w:pPr>
        <w:spacing w:line="360" w:lineRule="auto"/>
        <w:ind w:firstLine="720"/>
      </w:pPr>
      <w:r w:rsidRPr="000479E2">
        <w:t xml:space="preserve">A tiny fraction of current Hazus analytical processes are uniquely geospatial. This small fraction includes traditional desktop GIS functions for clipping, mapping, projecting, and developing flood-related </w:t>
      </w:r>
      <w:proofErr w:type="spellStart"/>
      <w:r w:rsidRPr="000479E2">
        <w:t>rasters</w:t>
      </w:r>
      <w:proofErr w:type="spellEnd"/>
      <w:r w:rsidRPr="000479E2">
        <w:t xml:space="preserve">. </w:t>
      </w:r>
      <w:r>
        <w:t>The more extensive g</w:t>
      </w:r>
      <w:r w:rsidRPr="000479E2">
        <w:t xml:space="preserve">eoprocessing steps dedicated to developing flood hazard data will be eliminated by the </w:t>
      </w:r>
      <w:proofErr w:type="spellStart"/>
      <w:r w:rsidRPr="000479E2">
        <w:t>OpenHazus</w:t>
      </w:r>
      <w:proofErr w:type="spellEnd"/>
      <w:r w:rsidRPr="000479E2">
        <w:t xml:space="preserve"> emphasis on external authoritative hazard datasets as model inputs. Aside from these geospatial analysis functions, the primary role of desktop GIS software in Hazus is the spatial visualization of data inputs (inventory, hazard) and model results (losses). As spatial and non-spatial data analytics become increasingly integrated, mapping functionality is more logically provided to users under a larger umbrella of data reporting tools. The relatively simple geospatial analysis and map functions required by </w:t>
      </w:r>
      <w:proofErr w:type="spellStart"/>
      <w:r>
        <w:t>Open</w:t>
      </w:r>
      <w:r w:rsidRPr="000479E2">
        <w:t>Hazus</w:t>
      </w:r>
      <w:proofErr w:type="spellEnd"/>
      <w:r w:rsidRPr="000479E2">
        <w:t xml:space="preserve"> can be easily replaced by Open Source geospatial libraries that meet these needs independent from a traditional desktop GIS architecture.</w:t>
      </w:r>
    </w:p>
    <w:p w14:paraId="6F5C4A8A" w14:textId="77777777" w:rsidR="00144FCD" w:rsidRDefault="00144FCD" w:rsidP="00144FCD">
      <w:pPr>
        <w:pStyle w:val="Heading3"/>
      </w:pPr>
      <w:bookmarkStart w:id="162" w:name="_Toc2091087"/>
      <w:r>
        <w:t>Stimulus/Response Sequences</w:t>
      </w:r>
      <w:bookmarkEnd w:id="162"/>
    </w:p>
    <w:p w14:paraId="42A48B3D" w14:textId="77777777" w:rsidR="00144FCD" w:rsidRDefault="00144FCD" w:rsidP="00144FCD">
      <w:pPr>
        <w:pStyle w:val="level3text"/>
        <w:numPr>
          <w:ilvl w:val="12"/>
          <w:numId w:val="0"/>
        </w:numPr>
        <w:ind w:left="634"/>
      </w:pPr>
      <w:r w:rsidRPr="00144FCD">
        <w:rPr>
          <w:highlight w:val="cyan"/>
        </w:rPr>
        <w:t>Fred, can you recommend if we should drop this section? I’m not sure what to put here.</w:t>
      </w:r>
    </w:p>
    <w:p w14:paraId="3D7E8DC9" w14:textId="77777777" w:rsidR="00144FCD" w:rsidRDefault="00144FCD" w:rsidP="00144FCD">
      <w:pPr>
        <w:pStyle w:val="level3text"/>
        <w:numPr>
          <w:ilvl w:val="12"/>
          <w:numId w:val="0"/>
        </w:numPr>
        <w:ind w:left="634"/>
      </w:pPr>
      <w:r>
        <w:t>&lt;Briefly list the sequences of user actions and system responses that stimulate the behavior defined for this feature. These will correspond to the dialog elements associated with use cases.&gt;</w:t>
      </w:r>
    </w:p>
    <w:p w14:paraId="3B121DB4" w14:textId="77777777" w:rsidR="004C03EB" w:rsidRDefault="004C03EB" w:rsidP="004C03EB">
      <w:pPr>
        <w:pStyle w:val="Heading3"/>
      </w:pPr>
      <w:bookmarkStart w:id="163" w:name="_Toc2091088"/>
      <w:r>
        <w:t>Functional Requirements</w:t>
      </w:r>
      <w:bookmarkEnd w:id="163"/>
    </w:p>
    <w:p w14:paraId="410A5962" w14:textId="77777777" w:rsidR="004C03EB" w:rsidRDefault="004C03EB" w:rsidP="004C03EB">
      <w:pPr>
        <w:pStyle w:val="level3text"/>
        <w:numPr>
          <w:ilvl w:val="12"/>
          <w:numId w:val="0"/>
        </w:numPr>
        <w:ind w:left="1350" w:hanging="716"/>
      </w:pPr>
      <w:r w:rsidRPr="00144FCD">
        <w:rPr>
          <w:highlight w:val="cyan"/>
        </w:rPr>
        <w:t>All – please review each section of requirements and offer feedback on whether these should be placed in an appendix, numbered differently, organized in a different sequence, etc.</w:t>
      </w:r>
    </w:p>
    <w:p w14:paraId="4513DA05" w14:textId="77777777" w:rsidR="004C03EB" w:rsidRDefault="004C03EB" w:rsidP="004C03EB">
      <w:pPr>
        <w:pStyle w:val="level3text"/>
        <w:numPr>
          <w:ilvl w:val="12"/>
          <w:numId w:val="0"/>
        </w:numPr>
        <w:ind w:left="1350" w:hanging="716"/>
        <w:rPr>
          <w:rFonts w:ascii="Times New Roman" w:hAnsi="Times New Roman"/>
        </w:rPr>
      </w:pPr>
      <w:r>
        <w:t xml:space="preserve">&lt;List and briefly discuss the functional requirements associated with this feature. These are the capabilities that must be present </w:t>
      </w:r>
      <w:proofErr w:type="gramStart"/>
      <w:r>
        <w:t>in order for</w:t>
      </w:r>
      <w:proofErr w:type="gramEnd"/>
      <w:r>
        <w:t xml:space="preserve"> the user to execute the use case. Briefly include how the product should respond to anticipated error conditions or invalid inputs. Requirements should be concise, complete, unambiguous, verifiable, and necessary. Use “TBD” as a placeholder to indicate when necessary information is not yet available.&gt;</w:t>
      </w:r>
    </w:p>
    <w:p w14:paraId="259FCE5B" w14:textId="77777777" w:rsidR="004C03EB" w:rsidRDefault="004C03EB" w:rsidP="004C03EB">
      <w:pPr>
        <w:pStyle w:val="level3text"/>
        <w:numPr>
          <w:ilvl w:val="12"/>
          <w:numId w:val="0"/>
        </w:numPr>
        <w:ind w:left="1350" w:hanging="716"/>
      </w:pPr>
    </w:p>
    <w:p w14:paraId="7EBC390B" w14:textId="77777777" w:rsidR="004C03EB" w:rsidRDefault="004C03EB" w:rsidP="004C03EB">
      <w:pPr>
        <w:pStyle w:val="level3text"/>
        <w:numPr>
          <w:ilvl w:val="12"/>
          <w:numId w:val="0"/>
        </w:numPr>
        <w:ind w:left="1350" w:hanging="716"/>
      </w:pPr>
      <w:r>
        <w:t>&lt;Each requirement should be uniquely identified with a sequence number or a meaningful tag of some kind.&gt;</w:t>
      </w:r>
    </w:p>
    <w:p w14:paraId="15E55FD9" w14:textId="77777777" w:rsidR="004C03EB" w:rsidRDefault="004C03EB" w:rsidP="004C03EB">
      <w:pPr>
        <w:pStyle w:val="level3text"/>
        <w:numPr>
          <w:ilvl w:val="12"/>
          <w:numId w:val="0"/>
        </w:numPr>
        <w:ind w:left="1350" w:hanging="716"/>
        <w:rPr>
          <w:rFonts w:ascii="Times New Roman" w:hAnsi="Times New Roman"/>
        </w:rPr>
      </w:pPr>
    </w:p>
    <w:p w14:paraId="1B9ABD42" w14:textId="77777777" w:rsidR="004C03EB" w:rsidRDefault="004C03EB" w:rsidP="004C03EB">
      <w:pPr>
        <w:pStyle w:val="requirement"/>
      </w:pPr>
      <w:r>
        <w:t>REQ-1:</w:t>
      </w:r>
      <w:r>
        <w:tab/>
      </w:r>
    </w:p>
    <w:p w14:paraId="1A5B5403" w14:textId="77777777" w:rsidR="004C03EB" w:rsidRDefault="004C03EB" w:rsidP="004C03EB">
      <w:pPr>
        <w:spacing w:line="360" w:lineRule="auto"/>
        <w:ind w:left="634" w:firstLine="720"/>
      </w:pPr>
      <w:r>
        <w:t>REQ-2:</w:t>
      </w:r>
    </w:p>
    <w:p w14:paraId="3CB2B20F" w14:textId="77777777" w:rsidR="004C03EB" w:rsidRDefault="004C03EB" w:rsidP="004C03EB">
      <w:pPr>
        <w:spacing w:line="360" w:lineRule="auto"/>
        <w:ind w:left="634" w:firstLine="720"/>
      </w:pPr>
    </w:p>
    <w:p w14:paraId="2E65C16B" w14:textId="77777777" w:rsidR="008B49A3" w:rsidRDefault="008B49A3" w:rsidP="008B49A3">
      <w:pPr>
        <w:pStyle w:val="ListParagraph"/>
        <w:numPr>
          <w:ilvl w:val="0"/>
          <w:numId w:val="9"/>
        </w:numPr>
        <w:spacing w:line="360" w:lineRule="auto"/>
        <w:rPr>
          <w:lang w:val="en-US"/>
        </w:rPr>
      </w:pPr>
      <w:commentRangeStart w:id="164"/>
      <w:r>
        <w:rPr>
          <w:lang w:val="en-US"/>
        </w:rPr>
        <w:t xml:space="preserve">Requirements for </w:t>
      </w:r>
      <w:proofErr w:type="spellStart"/>
      <w:r>
        <w:rPr>
          <w:lang w:val="en-US"/>
        </w:rPr>
        <w:t>Esri</w:t>
      </w:r>
      <w:proofErr w:type="spellEnd"/>
      <w:r>
        <w:rPr>
          <w:lang w:val="en-US"/>
        </w:rPr>
        <w:t xml:space="preserve"> ArcGIS independence</w:t>
      </w:r>
    </w:p>
    <w:p w14:paraId="10B9E2CA" w14:textId="77777777" w:rsidR="004C03EB" w:rsidRDefault="004C03EB" w:rsidP="004C03EB">
      <w:pPr>
        <w:pStyle w:val="ListParagraph"/>
        <w:numPr>
          <w:ilvl w:val="1"/>
          <w:numId w:val="9"/>
        </w:numPr>
        <w:spacing w:line="360" w:lineRule="auto"/>
        <w:rPr>
          <w:lang w:val="en-US"/>
        </w:rPr>
      </w:pPr>
      <w:r>
        <w:rPr>
          <w:lang w:val="en-US"/>
        </w:rPr>
        <w:lastRenderedPageBreak/>
        <w:t xml:space="preserve">Where GIS or spatial components are required to maintain existing functionality, no </w:t>
      </w:r>
      <w:proofErr w:type="spellStart"/>
      <w:r>
        <w:rPr>
          <w:lang w:val="en-US"/>
        </w:rPr>
        <w:t>Esri</w:t>
      </w:r>
      <w:proofErr w:type="spellEnd"/>
      <w:r>
        <w:rPr>
          <w:lang w:val="en-US"/>
        </w:rPr>
        <w:t xml:space="preserve"> ArcGIS products will be used</w:t>
      </w:r>
    </w:p>
    <w:p w14:paraId="463E2CB5" w14:textId="77777777" w:rsidR="004C03EB" w:rsidRDefault="004C03EB" w:rsidP="004C03EB">
      <w:pPr>
        <w:pStyle w:val="ListParagraph"/>
        <w:numPr>
          <w:ilvl w:val="1"/>
          <w:numId w:val="9"/>
        </w:numPr>
        <w:spacing w:line="360" w:lineRule="auto"/>
        <w:rPr>
          <w:lang w:val="en-US"/>
        </w:rPr>
      </w:pPr>
      <w:proofErr w:type="spellStart"/>
      <w:r>
        <w:rPr>
          <w:lang w:val="en-US"/>
        </w:rPr>
        <w:t>OpenHazus</w:t>
      </w:r>
      <w:proofErr w:type="spellEnd"/>
      <w:r>
        <w:rPr>
          <w:lang w:val="en-US"/>
        </w:rPr>
        <w:t xml:space="preserve"> will not have any dependency on </w:t>
      </w:r>
      <w:proofErr w:type="spellStart"/>
      <w:r>
        <w:rPr>
          <w:lang w:val="en-US"/>
        </w:rPr>
        <w:t>Esri</w:t>
      </w:r>
      <w:proofErr w:type="spellEnd"/>
      <w:r>
        <w:rPr>
          <w:lang w:val="en-US"/>
        </w:rPr>
        <w:t xml:space="preserve"> ArcGIS products </w:t>
      </w:r>
    </w:p>
    <w:p w14:paraId="5A4606FA" w14:textId="7BEB6281" w:rsidR="004C03EB" w:rsidRDefault="004C03EB" w:rsidP="004C03EB">
      <w:pPr>
        <w:pStyle w:val="ListParagraph"/>
        <w:numPr>
          <w:ilvl w:val="1"/>
          <w:numId w:val="9"/>
        </w:numPr>
        <w:spacing w:line="360" w:lineRule="auto"/>
        <w:rPr>
          <w:lang w:val="en-US"/>
        </w:rPr>
      </w:pPr>
      <w:proofErr w:type="spellStart"/>
      <w:r>
        <w:rPr>
          <w:lang w:val="en-US"/>
        </w:rPr>
        <w:t>OpenHazus</w:t>
      </w:r>
      <w:proofErr w:type="spellEnd"/>
      <w:r>
        <w:rPr>
          <w:lang w:val="en-US"/>
        </w:rPr>
        <w:t xml:space="preserve"> datasets and results will be made available by </w:t>
      </w:r>
      <w:proofErr w:type="spellStart"/>
      <w:r>
        <w:rPr>
          <w:lang w:val="en-US"/>
        </w:rPr>
        <w:t>OpenHazus</w:t>
      </w:r>
      <w:proofErr w:type="spellEnd"/>
      <w:r>
        <w:rPr>
          <w:lang w:val="en-US"/>
        </w:rPr>
        <w:t xml:space="preserve"> in a format that is compatible with</w:t>
      </w:r>
      <w:ins w:id="165" w:author="Doug Bausch" w:date="2019-03-04T07:47:00Z">
        <w:r w:rsidR="00A148B0">
          <w:rPr>
            <w:lang w:val="en-US"/>
          </w:rPr>
          <w:t xml:space="preserve"> Open Source GIS </w:t>
        </w:r>
      </w:ins>
      <w:del w:id="166" w:author="Doug Bausch" w:date="2019-03-04T07:48:00Z">
        <w:r w:rsidDel="00A148B0">
          <w:rPr>
            <w:lang w:val="en-US"/>
          </w:rPr>
          <w:delText xml:space="preserve"> Esri ArcGIS </w:delText>
        </w:r>
      </w:del>
      <w:r>
        <w:rPr>
          <w:lang w:val="en-US"/>
        </w:rPr>
        <w:t>for continued analysis outside of Hazus at the user’s discretion</w:t>
      </w:r>
      <w:commentRangeEnd w:id="164"/>
      <w:r w:rsidR="00B40865">
        <w:rPr>
          <w:rStyle w:val="CommentReference"/>
        </w:rPr>
        <w:commentReference w:id="164"/>
      </w:r>
    </w:p>
    <w:p w14:paraId="4B867BE3" w14:textId="77777777" w:rsidR="004C03EB" w:rsidRPr="00A86E80" w:rsidRDefault="004C03EB" w:rsidP="004C03EB">
      <w:pPr>
        <w:pStyle w:val="ListParagraph"/>
        <w:numPr>
          <w:ilvl w:val="1"/>
          <w:numId w:val="9"/>
        </w:numPr>
        <w:spacing w:after="120" w:line="360" w:lineRule="auto"/>
        <w:ind w:right="173"/>
        <w:rPr>
          <w:b/>
          <w:sz w:val="28"/>
          <w:szCs w:val="28"/>
          <w:lang w:val="en-US"/>
        </w:rPr>
      </w:pPr>
      <w:r w:rsidRPr="00B33D84">
        <w:rPr>
          <w:lang w:val="en-US"/>
        </w:rPr>
        <w:t xml:space="preserve">Analysis components requiring spatial operations will be rebuilt using </w:t>
      </w:r>
      <w:r>
        <w:rPr>
          <w:lang w:val="en-US"/>
        </w:rPr>
        <w:t>Open Source geospatial technologies</w:t>
      </w:r>
      <w:r w:rsidRPr="00B33D84">
        <w:rPr>
          <w:lang w:val="en-US"/>
        </w:rPr>
        <w:t xml:space="preserve"> </w:t>
      </w:r>
      <w:r>
        <w:rPr>
          <w:lang w:val="en-US"/>
        </w:rPr>
        <w:t>with flexibility to be executed in either a web/cloud or desktop environment</w:t>
      </w:r>
    </w:p>
    <w:p w14:paraId="014B8FDB" w14:textId="77777777" w:rsidR="004C03EB" w:rsidRPr="007623A2" w:rsidRDefault="004C03EB" w:rsidP="004C03EB">
      <w:pPr>
        <w:pStyle w:val="ListParagraph"/>
        <w:numPr>
          <w:ilvl w:val="1"/>
          <w:numId w:val="9"/>
        </w:numPr>
        <w:spacing w:after="120" w:line="360" w:lineRule="auto"/>
        <w:ind w:right="173"/>
        <w:rPr>
          <w:b/>
          <w:sz w:val="28"/>
          <w:szCs w:val="28"/>
          <w:lang w:val="en-US"/>
        </w:rPr>
      </w:pPr>
      <w:r>
        <w:rPr>
          <w:lang w:val="en-US"/>
        </w:rPr>
        <w:t>Analysis components that are re-written to meet 2.4 will include site-specific analysis only as a site-specific utility</w:t>
      </w:r>
    </w:p>
    <w:p w14:paraId="4ADA769C" w14:textId="77777777" w:rsidR="004C03EB" w:rsidRPr="007623A2" w:rsidRDefault="004C03EB" w:rsidP="004C03EB">
      <w:pPr>
        <w:pStyle w:val="ListParagraph"/>
        <w:numPr>
          <w:ilvl w:val="1"/>
          <w:numId w:val="9"/>
        </w:numPr>
        <w:spacing w:after="120" w:line="360" w:lineRule="auto"/>
        <w:ind w:right="173"/>
        <w:rPr>
          <w:lang w:val="en-US"/>
        </w:rPr>
      </w:pPr>
      <w:r>
        <w:rPr>
          <w:lang w:val="en-US"/>
        </w:rPr>
        <w:t>Analysis components requiring spatial analysis (</w:t>
      </w:r>
      <w:proofErr w:type="spellStart"/>
      <w:r>
        <w:rPr>
          <w:lang w:val="en-US"/>
        </w:rPr>
        <w:t>eg.</w:t>
      </w:r>
      <w:proofErr w:type="spellEnd"/>
      <w:r>
        <w:rPr>
          <w:lang w:val="en-US"/>
        </w:rPr>
        <w:t xml:space="preserve"> interpolation of a surface during raster generation) shall be migrated and re-architected to a spatial platform separate from </w:t>
      </w:r>
      <w:proofErr w:type="spellStart"/>
      <w:r>
        <w:rPr>
          <w:lang w:val="en-US"/>
        </w:rPr>
        <w:t>Esri</w:t>
      </w:r>
      <w:proofErr w:type="spellEnd"/>
      <w:r>
        <w:rPr>
          <w:lang w:val="en-US"/>
        </w:rPr>
        <w:t xml:space="preserve"> products</w:t>
      </w:r>
    </w:p>
    <w:p w14:paraId="3A052567" w14:textId="77777777" w:rsidR="004C03EB" w:rsidRPr="00B33D84" w:rsidRDefault="004C03EB" w:rsidP="004C03EB">
      <w:pPr>
        <w:pStyle w:val="ListParagraph"/>
        <w:numPr>
          <w:ilvl w:val="1"/>
          <w:numId w:val="9"/>
        </w:numPr>
        <w:spacing w:after="120" w:line="360" w:lineRule="auto"/>
        <w:ind w:right="173"/>
        <w:rPr>
          <w:b/>
          <w:sz w:val="28"/>
          <w:szCs w:val="28"/>
          <w:lang w:val="en-US"/>
        </w:rPr>
      </w:pPr>
      <w:r w:rsidRPr="00B33D84">
        <w:rPr>
          <w:lang w:val="en-US"/>
        </w:rPr>
        <w:t>Study regions for all hazards shall be cre</w:t>
      </w:r>
      <w:r>
        <w:rPr>
          <w:lang w:val="en-US"/>
        </w:rPr>
        <w:t>ated using a spatial or tabular interface</w:t>
      </w:r>
    </w:p>
    <w:p w14:paraId="7278A07B" w14:textId="77777777" w:rsidR="004C03EB" w:rsidRPr="00B33D84" w:rsidRDefault="004C03EB" w:rsidP="004C03EB">
      <w:pPr>
        <w:pStyle w:val="ListParagraph"/>
        <w:numPr>
          <w:ilvl w:val="2"/>
          <w:numId w:val="9"/>
        </w:numPr>
        <w:spacing w:after="120" w:line="360" w:lineRule="auto"/>
        <w:ind w:right="173"/>
        <w:rPr>
          <w:b/>
          <w:sz w:val="28"/>
          <w:szCs w:val="28"/>
          <w:lang w:val="en-US"/>
        </w:rPr>
      </w:pPr>
      <w:r>
        <w:rPr>
          <w:lang w:val="en-US"/>
        </w:rPr>
        <w:t>Users shall</w:t>
      </w:r>
      <w:r w:rsidRPr="00B33D84">
        <w:rPr>
          <w:lang w:val="en-US"/>
        </w:rPr>
        <w:t xml:space="preserve"> select the aggregation level and geographic location from a selectable map, or through a tabular menu selecti</w:t>
      </w:r>
      <w:r>
        <w:rPr>
          <w:lang w:val="en-US"/>
        </w:rPr>
        <w:t>on based on jurisdiction names</w:t>
      </w:r>
    </w:p>
    <w:p w14:paraId="18B17424" w14:textId="77777777" w:rsidR="004C03EB" w:rsidRPr="00B33D84" w:rsidRDefault="004C03EB" w:rsidP="004C03EB">
      <w:pPr>
        <w:pStyle w:val="ListParagraph"/>
        <w:numPr>
          <w:ilvl w:val="2"/>
          <w:numId w:val="9"/>
        </w:numPr>
        <w:spacing w:after="120" w:line="360" w:lineRule="auto"/>
        <w:ind w:right="173"/>
        <w:rPr>
          <w:b/>
          <w:sz w:val="28"/>
          <w:szCs w:val="28"/>
          <w:lang w:val="en-US"/>
        </w:rPr>
      </w:pPr>
      <w:r w:rsidRPr="00B33D84">
        <w:rPr>
          <w:lang w:val="en-US"/>
        </w:rPr>
        <w:t>Study region creation shall be global, and only limited by geo</w:t>
      </w:r>
      <w:r>
        <w:rPr>
          <w:lang w:val="en-US"/>
        </w:rPr>
        <w:t>graphy where hazard dictates</w:t>
      </w:r>
    </w:p>
    <w:p w14:paraId="6AC13A74" w14:textId="77777777" w:rsidR="004C03EB" w:rsidRPr="003D7B79" w:rsidRDefault="004C03EB" w:rsidP="004C03EB">
      <w:pPr>
        <w:pStyle w:val="ListParagraph"/>
        <w:numPr>
          <w:ilvl w:val="1"/>
          <w:numId w:val="9"/>
        </w:numPr>
        <w:spacing w:after="120" w:line="360" w:lineRule="auto"/>
        <w:ind w:right="173"/>
        <w:rPr>
          <w:b/>
          <w:sz w:val="28"/>
          <w:szCs w:val="28"/>
          <w:lang w:val="en-US"/>
        </w:rPr>
      </w:pPr>
      <w:r w:rsidRPr="00B33D84">
        <w:rPr>
          <w:lang w:val="en-US"/>
        </w:rPr>
        <w:t>Study regions and model results for all hazards shall be viewable on an intera</w:t>
      </w:r>
      <w:r>
        <w:rPr>
          <w:lang w:val="en-US"/>
        </w:rPr>
        <w:t xml:space="preserve">ctive, selectable map interface </w:t>
      </w:r>
    </w:p>
    <w:p w14:paraId="11EC68E2" w14:textId="77777777" w:rsidR="004C03EB" w:rsidRDefault="004C03EB" w:rsidP="004C03EB">
      <w:pPr>
        <w:pStyle w:val="ListParagraph"/>
        <w:numPr>
          <w:ilvl w:val="1"/>
          <w:numId w:val="9"/>
        </w:numPr>
        <w:spacing w:after="120" w:line="360" w:lineRule="auto"/>
        <w:ind w:right="173"/>
        <w:rPr>
          <w:lang w:val="en-US"/>
        </w:rPr>
      </w:pPr>
      <w:r>
        <w:rPr>
          <w:lang w:val="en-US"/>
        </w:rPr>
        <w:t>Results shall be viewable in an interactive, spatial interface similar or concurrent to the study region interface</w:t>
      </w:r>
    </w:p>
    <w:p w14:paraId="3580596E" w14:textId="77777777" w:rsidR="004C03EB" w:rsidRDefault="004C03EB" w:rsidP="004C03EB">
      <w:pPr>
        <w:pStyle w:val="ListParagraph"/>
        <w:numPr>
          <w:ilvl w:val="1"/>
          <w:numId w:val="9"/>
        </w:numPr>
        <w:spacing w:after="120" w:line="360" w:lineRule="auto"/>
        <w:ind w:right="173"/>
        <w:rPr>
          <w:lang w:val="en-US"/>
        </w:rPr>
      </w:pPr>
      <w:r>
        <w:rPr>
          <w:lang w:val="en-US"/>
        </w:rPr>
        <w:t>Results shall be viewable in tabular format in addition to interactive map format, with options to export both</w:t>
      </w:r>
    </w:p>
    <w:p w14:paraId="17F394B3" w14:textId="77777777" w:rsidR="00FE1AA4" w:rsidRDefault="004C03EB" w:rsidP="004C03EB">
      <w:pPr>
        <w:pStyle w:val="ListParagraph"/>
        <w:numPr>
          <w:ilvl w:val="1"/>
          <w:numId w:val="9"/>
        </w:numPr>
        <w:spacing w:after="120" w:line="360" w:lineRule="auto"/>
        <w:ind w:right="173"/>
        <w:rPr>
          <w:lang w:val="en-US"/>
        </w:rPr>
      </w:pPr>
      <w:r>
        <w:rPr>
          <w:lang w:val="en-US"/>
        </w:rPr>
        <w:t>Results shall be viewable in interactive charts and graphics where users can select results by jurisdictions and input data types</w:t>
      </w:r>
    </w:p>
    <w:p w14:paraId="769C524B" w14:textId="77777777" w:rsidR="004C03EB" w:rsidRDefault="004C03EB" w:rsidP="004C03EB">
      <w:pPr>
        <w:pStyle w:val="ListParagraph"/>
        <w:numPr>
          <w:ilvl w:val="1"/>
          <w:numId w:val="9"/>
        </w:numPr>
        <w:spacing w:after="120" w:line="360" w:lineRule="auto"/>
        <w:ind w:right="173"/>
        <w:rPr>
          <w:lang w:val="en-US"/>
        </w:rPr>
      </w:pPr>
      <w:r>
        <w:rPr>
          <w:lang w:val="en-US"/>
        </w:rPr>
        <w:t>The spatial interface shall be flexible enough in architecture, platform design, and appearance to adapt to future migration to mobile environments, as deemed appropriate by FEMA</w:t>
      </w:r>
    </w:p>
    <w:p w14:paraId="660DFB15" w14:textId="77777777" w:rsidR="002C483F" w:rsidRDefault="002C483F" w:rsidP="002C483F">
      <w:pPr>
        <w:pStyle w:val="ListParagraph"/>
        <w:spacing w:after="120" w:line="360" w:lineRule="auto"/>
        <w:ind w:left="792" w:right="173"/>
        <w:rPr>
          <w:lang w:val="en-US"/>
        </w:rPr>
      </w:pPr>
    </w:p>
    <w:p w14:paraId="41664DF0" w14:textId="77777777" w:rsidR="002C483F" w:rsidRDefault="002C483F" w:rsidP="002C483F">
      <w:pPr>
        <w:pStyle w:val="ListParagraph"/>
        <w:spacing w:after="120" w:line="360" w:lineRule="auto"/>
        <w:ind w:left="792" w:right="173"/>
        <w:rPr>
          <w:lang w:val="en-US"/>
        </w:rPr>
      </w:pPr>
    </w:p>
    <w:p w14:paraId="0CC8CCF4" w14:textId="77777777" w:rsidR="002C483F" w:rsidRPr="00FE1AA4" w:rsidRDefault="002C483F" w:rsidP="002C483F">
      <w:pPr>
        <w:pStyle w:val="ListParagraph"/>
        <w:spacing w:after="120" w:line="360" w:lineRule="auto"/>
        <w:ind w:left="792" w:right="173"/>
        <w:rPr>
          <w:lang w:val="en-US"/>
        </w:rPr>
      </w:pPr>
    </w:p>
    <w:p w14:paraId="0E6B5B2D" w14:textId="77777777" w:rsidR="00144FCD" w:rsidRDefault="00144FCD" w:rsidP="00144FCD">
      <w:pPr>
        <w:pStyle w:val="Heading2"/>
      </w:pPr>
      <w:bookmarkStart w:id="167" w:name="_Toc2091089"/>
      <w:r>
        <w:lastRenderedPageBreak/>
        <w:t>System Feature</w:t>
      </w:r>
      <w:r w:rsidR="00934AC8">
        <w:t xml:space="preserve"> 3</w:t>
      </w:r>
      <w:r>
        <w:t xml:space="preserve"> –</w:t>
      </w:r>
      <w:r w:rsidR="00934AC8">
        <w:t xml:space="preserve"> Modularization</w:t>
      </w:r>
      <w:bookmarkEnd w:id="167"/>
    </w:p>
    <w:p w14:paraId="4795791B" w14:textId="77777777" w:rsidR="00144FCD" w:rsidRDefault="00144FCD" w:rsidP="00144FCD">
      <w:pPr>
        <w:pStyle w:val="template"/>
      </w:pPr>
      <w:r>
        <w:t>&lt;</w:t>
      </w:r>
      <w:r w:rsidRPr="003B5BA7">
        <w:t xml:space="preserve">Don’t </w:t>
      </w:r>
      <w:proofErr w:type="gramStart"/>
      <w:r w:rsidRPr="003B5BA7">
        <w:t>actually say</w:t>
      </w:r>
      <w:proofErr w:type="gramEnd"/>
      <w:r w:rsidRPr="003B5BA7">
        <w:t xml:space="preserve"> “System Feature 1.” State the feature name in just a few words</w:t>
      </w:r>
      <w:r>
        <w:t>.&gt;</w:t>
      </w:r>
    </w:p>
    <w:p w14:paraId="4C53DDA5" w14:textId="77777777" w:rsidR="00144FCD" w:rsidRDefault="00144FCD" w:rsidP="00144FCD">
      <w:pPr>
        <w:spacing w:line="360" w:lineRule="auto"/>
      </w:pPr>
    </w:p>
    <w:p w14:paraId="486ADECE" w14:textId="77777777" w:rsidR="00144FCD" w:rsidRDefault="00144FCD" w:rsidP="00144FCD">
      <w:pPr>
        <w:pStyle w:val="Heading3"/>
      </w:pPr>
      <w:bookmarkStart w:id="168" w:name="_Toc2091090"/>
      <w:r>
        <w:t>Description and Priority</w:t>
      </w:r>
      <w:bookmarkEnd w:id="168"/>
    </w:p>
    <w:p w14:paraId="198EB568" w14:textId="2129E609" w:rsidR="00CD19F1" w:rsidRDefault="007015F7" w:rsidP="00CD19F1">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Hazus has been growing as a family of code developments and has, in the course, become somewhat unwieldy</w:t>
      </w:r>
      <w:r w:rsidR="00CD19F1">
        <w:rPr>
          <w:rFonts w:asciiTheme="minorHAnsi" w:hAnsiTheme="minorHAnsi" w:cstheme="minorHAnsi"/>
          <w:sz w:val="22"/>
          <w:highlight w:val="lightGray"/>
        </w:rPr>
        <w:t>.</w:t>
      </w:r>
      <w:r>
        <w:rPr>
          <w:rFonts w:asciiTheme="minorHAnsi" w:hAnsiTheme="minorHAnsi" w:cstheme="minorHAnsi"/>
          <w:sz w:val="22"/>
          <w:highlight w:val="lightGray"/>
        </w:rPr>
        <w:t xml:space="preserve"> Any major revision of the software, even without the emphasis on “open” would be well-served by a redesign of the code base that emphasizes modularization. This becomes an absolutely necessity, once Hazus is </w:t>
      </w:r>
      <w:proofErr w:type="gramStart"/>
      <w:r>
        <w:rPr>
          <w:rFonts w:asciiTheme="minorHAnsi" w:hAnsiTheme="minorHAnsi" w:cstheme="minorHAnsi"/>
          <w:sz w:val="22"/>
          <w:highlight w:val="lightGray"/>
        </w:rPr>
        <w:t>opened up</w:t>
      </w:r>
      <w:proofErr w:type="gramEnd"/>
      <w:r>
        <w:rPr>
          <w:rFonts w:asciiTheme="minorHAnsi" w:hAnsiTheme="minorHAnsi" w:cstheme="minorHAnsi"/>
          <w:sz w:val="22"/>
          <w:highlight w:val="lightGray"/>
        </w:rPr>
        <w:t xml:space="preserve"> to non-FEMA developers. We envision this code rewrite to occur in phases, i.e., version 1 of Open Hazus will deal with core functionalities and continuation of business, while later versions accommodate interaction with third party software and developers.</w:t>
      </w:r>
    </w:p>
    <w:p w14:paraId="0A0197CA" w14:textId="663B84A6" w:rsidR="00125E86" w:rsidRDefault="00125E86" w:rsidP="00CD19F1">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Based on these perambulatory notes, all code bases that deal with default inventories, spatial calculations, and the map-based user interface were assigned top weights. The same holds for the need to follow standard procedures for documentation and code maintenance as this </w:t>
      </w:r>
      <w:proofErr w:type="gramStart"/>
      <w:r>
        <w:rPr>
          <w:rFonts w:asciiTheme="minorHAnsi" w:hAnsiTheme="minorHAnsi" w:cstheme="minorHAnsi"/>
          <w:sz w:val="22"/>
          <w:highlight w:val="lightGray"/>
        </w:rPr>
        <w:t>has to</w:t>
      </w:r>
      <w:proofErr w:type="gramEnd"/>
      <w:r>
        <w:rPr>
          <w:rFonts w:asciiTheme="minorHAnsi" w:hAnsiTheme="minorHAnsi" w:cstheme="minorHAnsi"/>
          <w:sz w:val="22"/>
          <w:highlight w:val="lightGray"/>
        </w:rPr>
        <w:t xml:space="preserve"> be enforced now even if the benefits will be reaped by the Open Hazus developer community only in years to come. </w:t>
      </w:r>
    </w:p>
    <w:p w14:paraId="7F61CE7D" w14:textId="14D5CF18" w:rsidR="00125E86" w:rsidRDefault="00125E86" w:rsidP="00CD19F1">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Weighting procedures often suffer from the view that “everything is important” and hence everything should </w:t>
      </w:r>
      <w:r w:rsidR="008B1970">
        <w:rPr>
          <w:rFonts w:asciiTheme="minorHAnsi" w:hAnsiTheme="minorHAnsi" w:cstheme="minorHAnsi"/>
          <w:sz w:val="22"/>
          <w:highlight w:val="lightGray"/>
        </w:rPr>
        <w:t xml:space="preserve">receive top scores. In light of a phased approach to developing </w:t>
      </w:r>
      <w:proofErr w:type="spellStart"/>
      <w:r w:rsidR="008B1970">
        <w:rPr>
          <w:rFonts w:asciiTheme="minorHAnsi" w:hAnsiTheme="minorHAnsi" w:cstheme="minorHAnsi"/>
          <w:sz w:val="22"/>
          <w:highlight w:val="lightGray"/>
        </w:rPr>
        <w:t>Open</w:t>
      </w:r>
      <w:del w:id="169" w:author="Doug Bausch" w:date="2019-03-01T13:47:00Z">
        <w:r w:rsidR="008B1970" w:rsidDel="002951DB">
          <w:rPr>
            <w:rFonts w:asciiTheme="minorHAnsi" w:hAnsiTheme="minorHAnsi" w:cstheme="minorHAnsi"/>
            <w:sz w:val="22"/>
            <w:highlight w:val="lightGray"/>
          </w:rPr>
          <w:delText xml:space="preserve"> </w:delText>
        </w:r>
      </w:del>
      <w:r w:rsidR="008B1970">
        <w:rPr>
          <w:rFonts w:asciiTheme="minorHAnsi" w:hAnsiTheme="minorHAnsi" w:cstheme="minorHAnsi"/>
          <w:sz w:val="22"/>
          <w:highlight w:val="lightGray"/>
        </w:rPr>
        <w:t>Hazus</w:t>
      </w:r>
      <w:proofErr w:type="spellEnd"/>
      <w:r w:rsidR="008B1970">
        <w:rPr>
          <w:rFonts w:asciiTheme="minorHAnsi" w:hAnsiTheme="minorHAnsi" w:cstheme="minorHAnsi"/>
          <w:sz w:val="22"/>
          <w:highlight w:val="lightGray"/>
        </w:rPr>
        <w:t xml:space="preserve">, we recommend that calculations of social and economic impacts, as well as the requirement to address defects and enhancements on a rolling basis across individual modules are given a weight of 80 and all other aspects of modularization, including the support of </w:t>
      </w:r>
      <w:proofErr w:type="gramStart"/>
      <w:r w:rsidR="008B1970">
        <w:rPr>
          <w:rFonts w:asciiTheme="minorHAnsi" w:hAnsiTheme="minorHAnsi" w:cstheme="minorHAnsi"/>
          <w:sz w:val="22"/>
          <w:highlight w:val="lightGray"/>
        </w:rPr>
        <w:t>third party</w:t>
      </w:r>
      <w:proofErr w:type="gramEnd"/>
      <w:r w:rsidR="008B1970">
        <w:rPr>
          <w:rFonts w:asciiTheme="minorHAnsi" w:hAnsiTheme="minorHAnsi" w:cstheme="minorHAnsi"/>
          <w:sz w:val="22"/>
          <w:highlight w:val="lightGray"/>
        </w:rPr>
        <w:t xml:space="preserve"> functionality receive a weight of 60.</w:t>
      </w:r>
    </w:p>
    <w:p w14:paraId="6EA440FB" w14:textId="77777777" w:rsidR="00E10E74" w:rsidRDefault="00E10E74" w:rsidP="00E10E74">
      <w:pPr>
        <w:pStyle w:val="level3text"/>
        <w:numPr>
          <w:ilvl w:val="12"/>
          <w:numId w:val="0"/>
        </w:numPr>
      </w:pPr>
    </w:p>
    <w:p w14:paraId="2E5DBCF2" w14:textId="77777777" w:rsidR="00E10E74" w:rsidRDefault="00E10E74" w:rsidP="00E10E74">
      <w:pPr>
        <w:spacing w:after="120" w:line="360" w:lineRule="auto"/>
        <w:ind w:right="173"/>
        <w:rPr>
          <w:sz w:val="28"/>
          <w:szCs w:val="28"/>
        </w:rPr>
      </w:pPr>
      <w:r w:rsidRPr="00175704">
        <w:rPr>
          <w:b/>
          <w:sz w:val="28"/>
          <w:szCs w:val="28"/>
        </w:rPr>
        <w:t xml:space="preserve">Boulder </w:t>
      </w:r>
      <w:r>
        <w:rPr>
          <w:b/>
          <w:sz w:val="28"/>
          <w:szCs w:val="28"/>
        </w:rPr>
        <w:t>factor</w:t>
      </w:r>
      <w:r w:rsidRPr="00175704">
        <w:rPr>
          <w:b/>
          <w:sz w:val="28"/>
          <w:szCs w:val="28"/>
        </w:rPr>
        <w:t xml:space="preserve"> addressed: </w:t>
      </w:r>
      <w:r>
        <w:rPr>
          <w:sz w:val="28"/>
          <w:szCs w:val="28"/>
        </w:rPr>
        <w:t>#4 – Modularization</w:t>
      </w:r>
    </w:p>
    <w:p w14:paraId="5D2648C8" w14:textId="77777777" w:rsidR="00E10E74" w:rsidRDefault="00E10E74" w:rsidP="00E10E74">
      <w:pPr>
        <w:spacing w:after="120" w:line="360" w:lineRule="auto"/>
        <w:ind w:right="173"/>
        <w:rPr>
          <w:b/>
          <w:sz w:val="28"/>
          <w:szCs w:val="28"/>
        </w:rPr>
      </w:pPr>
      <w:r>
        <w:rPr>
          <w:b/>
          <w:sz w:val="28"/>
          <w:szCs w:val="28"/>
        </w:rPr>
        <w:t>Challenge addressed: Credibility management.  Streamlining development, updates and enhancements.</w:t>
      </w:r>
    </w:p>
    <w:p w14:paraId="20C31BB1" w14:textId="77777777" w:rsidR="00E10E74" w:rsidRDefault="00E10E74" w:rsidP="00E10E74">
      <w:pPr>
        <w:spacing w:line="360" w:lineRule="auto"/>
      </w:pPr>
      <w:r>
        <w:t xml:space="preserve">Hazus methodologies are developed based on transparent engagement with the academic community in order to ensure state-of-the-art capabilities. However, implementing these methodologies in the Hazus source code software is not transparent or accessible for users and the provenance of Hazus model results generated by the user community is not centrally tracked. </w:t>
      </w:r>
    </w:p>
    <w:p w14:paraId="780A1284" w14:textId="77777777" w:rsidR="00E10E74" w:rsidRDefault="00E10E74" w:rsidP="00E10E74">
      <w:pPr>
        <w:pStyle w:val="ListParagraph"/>
        <w:numPr>
          <w:ilvl w:val="0"/>
          <w:numId w:val="11"/>
        </w:numPr>
        <w:spacing w:line="360" w:lineRule="auto"/>
        <w:rPr>
          <w:lang w:val="en-US"/>
        </w:rPr>
      </w:pPr>
      <w:r>
        <w:rPr>
          <w:lang w:val="en-US"/>
        </w:rPr>
        <w:t xml:space="preserve">Users cannot verify for themselves the accuracy of Hazus model results. </w:t>
      </w:r>
    </w:p>
    <w:p w14:paraId="35753B27" w14:textId="77777777" w:rsidR="00E10E74" w:rsidRDefault="00E10E74" w:rsidP="00E10E74">
      <w:pPr>
        <w:pStyle w:val="ListParagraph"/>
        <w:numPr>
          <w:ilvl w:val="0"/>
          <w:numId w:val="11"/>
        </w:numPr>
        <w:spacing w:line="360" w:lineRule="auto"/>
        <w:rPr>
          <w:lang w:val="en-US"/>
        </w:rPr>
      </w:pPr>
      <w:r>
        <w:rPr>
          <w:lang w:val="en-US"/>
        </w:rPr>
        <w:lastRenderedPageBreak/>
        <w:t>Users cannot easily distinguish between authoritative high quality and lower quality default Hazus results.</w:t>
      </w:r>
    </w:p>
    <w:p w14:paraId="6D6B21E7" w14:textId="77777777" w:rsidR="00E10E74" w:rsidRDefault="00E10E74" w:rsidP="00E10E74">
      <w:pPr>
        <w:pStyle w:val="ListParagraph"/>
        <w:numPr>
          <w:ilvl w:val="0"/>
          <w:numId w:val="11"/>
        </w:numPr>
        <w:spacing w:line="360" w:lineRule="auto"/>
        <w:rPr>
          <w:lang w:val="en-US"/>
        </w:rPr>
      </w:pPr>
      <w:r>
        <w:rPr>
          <w:lang w:val="en-US"/>
        </w:rPr>
        <w:t xml:space="preserve">Incorrect, misinterpreted or out-of-context Hazus results can be circulated among the risk management community, which erodes Hazus Program credibility. </w:t>
      </w:r>
    </w:p>
    <w:p w14:paraId="420099D9" w14:textId="77777777" w:rsidR="00E10E74" w:rsidRDefault="00E10E74" w:rsidP="00E10E74">
      <w:pPr>
        <w:spacing w:after="120" w:line="360" w:lineRule="auto"/>
        <w:ind w:right="173"/>
        <w:rPr>
          <w:szCs w:val="28"/>
        </w:rPr>
      </w:pPr>
      <w:r>
        <w:rPr>
          <w:szCs w:val="28"/>
        </w:rPr>
        <w:t>Modularization of the existing Hazus architecture and code is preferred from an overall design standpoint for two main reasons: first, Legacy Hazus contains many modules currently that share functionality and code in stored procedures, meaning small code changes in one area can have an unforeseen impact on other, unrelated areas. These dependencies make bug fixes and changes risky, as well as expensive. Similarly, it is difficult for Legacy Hazus developers to quickly push changes out to the user community; releases have traditionally been either service packs or full version upgrades. Recompiling and packaging thousands of lines of code for a single bug fix is inefficient and adds installation burden to the user. It would be preferable to perform updates on small, specialized modules of code, available for download or use in a web environment, making updates instantly available.</w:t>
      </w:r>
    </w:p>
    <w:p w14:paraId="2C1AE849" w14:textId="77777777" w:rsidR="00E10E74" w:rsidRPr="00E10E74" w:rsidRDefault="00E10E74" w:rsidP="00E10E74">
      <w:pPr>
        <w:pStyle w:val="level3text"/>
        <w:numPr>
          <w:ilvl w:val="12"/>
          <w:numId w:val="0"/>
        </w:numPr>
        <w:spacing w:line="360" w:lineRule="auto"/>
        <w:rPr>
          <w:rFonts w:ascii="Times" w:hAnsi="Times"/>
          <w:i w:val="0"/>
          <w:sz w:val="24"/>
          <w:szCs w:val="28"/>
        </w:rPr>
      </w:pPr>
      <w:r w:rsidRPr="00E10E74">
        <w:rPr>
          <w:rFonts w:ascii="Times" w:hAnsi="Times"/>
          <w:i w:val="0"/>
          <w:sz w:val="24"/>
          <w:szCs w:val="28"/>
        </w:rPr>
        <w:t>Second, the bundled architecture of Legacy Hazus creates functional challenges for users within the software. Being forced to run all or many components of the analysis adds processing time and risk of error or failure in areas where results might not even be needed. Breaking data management and analysis options into smaller modules will allow more options for customization and automation of analyses by the user.</w:t>
      </w:r>
    </w:p>
    <w:p w14:paraId="1F4DF2D1" w14:textId="77777777" w:rsidR="00144FCD" w:rsidRDefault="00144FCD" w:rsidP="00144FCD">
      <w:pPr>
        <w:pStyle w:val="Heading3"/>
      </w:pPr>
      <w:bookmarkStart w:id="170" w:name="_Toc2091091"/>
      <w:r>
        <w:t>Stimulus/Response Sequences</w:t>
      </w:r>
      <w:bookmarkEnd w:id="170"/>
    </w:p>
    <w:p w14:paraId="0C68FB8B" w14:textId="77777777" w:rsidR="00144FCD" w:rsidRDefault="00144FCD" w:rsidP="00144FCD">
      <w:pPr>
        <w:pStyle w:val="level3text"/>
        <w:numPr>
          <w:ilvl w:val="12"/>
          <w:numId w:val="0"/>
        </w:numPr>
        <w:ind w:left="634"/>
      </w:pPr>
      <w:r w:rsidRPr="00144FCD">
        <w:rPr>
          <w:highlight w:val="cyan"/>
        </w:rPr>
        <w:t>Fred, can you recommend if we should drop this section? I’m not sure what to put here.</w:t>
      </w:r>
    </w:p>
    <w:p w14:paraId="3286BF24" w14:textId="77777777" w:rsidR="00144FCD" w:rsidRDefault="00144FCD" w:rsidP="00144FCD">
      <w:pPr>
        <w:pStyle w:val="level3text"/>
        <w:numPr>
          <w:ilvl w:val="12"/>
          <w:numId w:val="0"/>
        </w:numPr>
        <w:ind w:left="634"/>
      </w:pPr>
      <w:r>
        <w:t>&lt;Briefly list the sequences of user actions and system responses that stimulate the behavior defined for this feature. These will correspond to the dialog elements associated with use cases.&gt;</w:t>
      </w:r>
    </w:p>
    <w:p w14:paraId="765F9208" w14:textId="77777777" w:rsidR="00144FCD" w:rsidRDefault="00144FCD" w:rsidP="00144FCD">
      <w:pPr>
        <w:pStyle w:val="Heading3"/>
      </w:pPr>
      <w:bookmarkStart w:id="171" w:name="_Toc2091092"/>
      <w:r>
        <w:t>Functional Requirements</w:t>
      </w:r>
      <w:bookmarkEnd w:id="171"/>
    </w:p>
    <w:p w14:paraId="4B722176" w14:textId="77777777" w:rsidR="00144FCD" w:rsidRDefault="00144FCD" w:rsidP="00144FCD">
      <w:pPr>
        <w:pStyle w:val="level3text"/>
        <w:numPr>
          <w:ilvl w:val="12"/>
          <w:numId w:val="0"/>
        </w:numPr>
        <w:ind w:left="1350" w:hanging="716"/>
      </w:pPr>
      <w:r w:rsidRPr="00144FCD">
        <w:rPr>
          <w:highlight w:val="cyan"/>
        </w:rPr>
        <w:t>All – please review each section of requirements and offer feedback on whether these should be placed in an appendix, numbered differently, organized in a different sequence, etc.</w:t>
      </w:r>
    </w:p>
    <w:p w14:paraId="747A7CB6" w14:textId="77777777" w:rsidR="00144FCD" w:rsidRDefault="00144FCD" w:rsidP="00144FCD">
      <w:pPr>
        <w:pStyle w:val="level3text"/>
        <w:numPr>
          <w:ilvl w:val="12"/>
          <w:numId w:val="0"/>
        </w:numPr>
        <w:ind w:left="1350" w:hanging="716"/>
        <w:rPr>
          <w:rFonts w:ascii="Times New Roman" w:hAnsi="Times New Roman"/>
        </w:rPr>
      </w:pPr>
      <w:r>
        <w:t xml:space="preserve">&lt;List and briefly discuss the functional requirements associated with this feature. These are the capabilities that must be present </w:t>
      </w:r>
      <w:proofErr w:type="gramStart"/>
      <w:r>
        <w:t>in order for</w:t>
      </w:r>
      <w:proofErr w:type="gramEnd"/>
      <w:r>
        <w:t xml:space="preserve"> the user to execute the use case. Briefly include how the product should respond to anticipated error conditions or invalid inputs. Requirements should be concise, complete, unambiguous, verifiable, and necessary. Use “TBD” as a placeholder to indicate when necessary information is not yet available.&gt;</w:t>
      </w:r>
    </w:p>
    <w:p w14:paraId="1A0F51F3" w14:textId="77777777" w:rsidR="00144FCD" w:rsidRDefault="00144FCD" w:rsidP="00144FCD">
      <w:pPr>
        <w:pStyle w:val="level3text"/>
        <w:numPr>
          <w:ilvl w:val="12"/>
          <w:numId w:val="0"/>
        </w:numPr>
        <w:ind w:left="1350" w:hanging="716"/>
      </w:pPr>
    </w:p>
    <w:p w14:paraId="58C78642" w14:textId="77777777" w:rsidR="00144FCD" w:rsidRDefault="00144FCD" w:rsidP="00144FCD">
      <w:pPr>
        <w:pStyle w:val="level3text"/>
        <w:numPr>
          <w:ilvl w:val="12"/>
          <w:numId w:val="0"/>
        </w:numPr>
        <w:ind w:left="1350" w:hanging="716"/>
      </w:pPr>
      <w:r>
        <w:lastRenderedPageBreak/>
        <w:t>&lt;Each requirement should be uniquely identified with a sequence number or a meaningful tag of some kind.&gt;</w:t>
      </w:r>
    </w:p>
    <w:p w14:paraId="7976678B" w14:textId="77777777" w:rsidR="00144FCD" w:rsidRDefault="00144FCD" w:rsidP="00144FCD">
      <w:pPr>
        <w:pStyle w:val="level3text"/>
        <w:numPr>
          <w:ilvl w:val="12"/>
          <w:numId w:val="0"/>
        </w:numPr>
        <w:ind w:left="1350" w:hanging="716"/>
        <w:rPr>
          <w:rFonts w:ascii="Times New Roman" w:hAnsi="Times New Roman"/>
        </w:rPr>
      </w:pPr>
    </w:p>
    <w:p w14:paraId="4E6F29F8" w14:textId="77777777" w:rsidR="00144FCD" w:rsidRDefault="00144FCD" w:rsidP="00144FCD">
      <w:pPr>
        <w:pStyle w:val="requirement"/>
      </w:pPr>
      <w:r>
        <w:t>REQ-1:</w:t>
      </w:r>
      <w:r>
        <w:tab/>
      </w:r>
    </w:p>
    <w:p w14:paraId="19A9ED48" w14:textId="77777777" w:rsidR="00144FCD" w:rsidRDefault="00144FCD" w:rsidP="00144FCD">
      <w:pPr>
        <w:pStyle w:val="requirement"/>
      </w:pPr>
      <w:r>
        <w:t>REQ-2:</w:t>
      </w:r>
      <w:r>
        <w:tab/>
      </w:r>
    </w:p>
    <w:p w14:paraId="2700A2FF" w14:textId="77777777" w:rsidR="004B3F26" w:rsidRDefault="004B3F26" w:rsidP="00144FCD">
      <w:pPr>
        <w:pStyle w:val="requirement"/>
      </w:pPr>
    </w:p>
    <w:p w14:paraId="5E79E12F" w14:textId="77777777" w:rsidR="004B3F26" w:rsidRDefault="004B3F26" w:rsidP="00144FCD">
      <w:pPr>
        <w:pStyle w:val="requirement"/>
      </w:pPr>
    </w:p>
    <w:p w14:paraId="04C0AC08" w14:textId="77777777" w:rsidR="004B3F26" w:rsidRDefault="004B3F26" w:rsidP="004B3F26">
      <w:pPr>
        <w:pStyle w:val="ListParagraph"/>
        <w:numPr>
          <w:ilvl w:val="0"/>
          <w:numId w:val="10"/>
        </w:numPr>
        <w:spacing w:after="120" w:line="360" w:lineRule="auto"/>
        <w:ind w:right="173"/>
        <w:rPr>
          <w:szCs w:val="28"/>
          <w:lang w:val="en-US"/>
        </w:rPr>
      </w:pPr>
      <w:r>
        <w:rPr>
          <w:szCs w:val="28"/>
          <w:lang w:val="en-US"/>
        </w:rPr>
        <w:t>Requirements for Modularization</w:t>
      </w:r>
    </w:p>
    <w:p w14:paraId="6E946E38" w14:textId="77777777" w:rsidR="004B3F26" w:rsidRDefault="004B3F26" w:rsidP="004B3F26">
      <w:pPr>
        <w:pStyle w:val="ListParagraph"/>
        <w:numPr>
          <w:ilvl w:val="1"/>
          <w:numId w:val="10"/>
        </w:numPr>
        <w:spacing w:after="120" w:line="360" w:lineRule="auto"/>
        <w:ind w:right="173"/>
        <w:rPr>
          <w:szCs w:val="28"/>
          <w:lang w:val="en-US"/>
        </w:rPr>
      </w:pPr>
      <w:r>
        <w:rPr>
          <w:szCs w:val="28"/>
          <w:lang w:val="en-US"/>
        </w:rPr>
        <w:t>Existing Hazus architecture and source code shall be divided into subsets or modules of existing code, refactored where necessary</w:t>
      </w:r>
    </w:p>
    <w:p w14:paraId="4F5546D7" w14:textId="77777777" w:rsidR="004B3F26" w:rsidRDefault="004B3F26" w:rsidP="004B3F26">
      <w:pPr>
        <w:pStyle w:val="ListParagraph"/>
        <w:numPr>
          <w:ilvl w:val="1"/>
          <w:numId w:val="10"/>
        </w:numPr>
        <w:spacing w:after="120" w:line="360" w:lineRule="auto"/>
        <w:ind w:right="173"/>
        <w:rPr>
          <w:szCs w:val="28"/>
          <w:lang w:val="en-US"/>
        </w:rPr>
      </w:pPr>
      <w:r>
        <w:rPr>
          <w:szCs w:val="28"/>
          <w:lang w:val="en-US"/>
        </w:rPr>
        <w:t>Recommended modules include but are not limited to:</w:t>
      </w:r>
    </w:p>
    <w:p w14:paraId="158B808C" w14:textId="77777777" w:rsidR="004B3F26" w:rsidRDefault="004B3F26" w:rsidP="004B3F26">
      <w:pPr>
        <w:pStyle w:val="ListParagraph"/>
        <w:numPr>
          <w:ilvl w:val="2"/>
          <w:numId w:val="10"/>
        </w:numPr>
        <w:spacing w:after="120" w:line="360" w:lineRule="auto"/>
        <w:ind w:right="173"/>
        <w:rPr>
          <w:szCs w:val="28"/>
          <w:lang w:val="en-US"/>
        </w:rPr>
      </w:pPr>
      <w:r>
        <w:rPr>
          <w:szCs w:val="28"/>
          <w:lang w:val="en-US"/>
        </w:rPr>
        <w:t xml:space="preserve"> Baseline inventory datasets (maintained and updated by FEMA – add file format and size)</w:t>
      </w:r>
    </w:p>
    <w:p w14:paraId="23CF378E" w14:textId="77777777" w:rsidR="004B3F26" w:rsidRDefault="004B3F26" w:rsidP="004B3F26">
      <w:pPr>
        <w:pStyle w:val="ListParagraph"/>
        <w:numPr>
          <w:ilvl w:val="2"/>
          <w:numId w:val="10"/>
        </w:numPr>
        <w:spacing w:after="120" w:line="360" w:lineRule="auto"/>
        <w:ind w:right="173"/>
        <w:rPr>
          <w:szCs w:val="28"/>
          <w:lang w:val="en-US"/>
        </w:rPr>
      </w:pPr>
      <w:r>
        <w:rPr>
          <w:szCs w:val="28"/>
          <w:lang w:val="en-US"/>
        </w:rPr>
        <w:t xml:space="preserve"> User-defined inventory upload/import, classification, storage, and editing for a variety of common tabular and non-proprietary GIS formats</w:t>
      </w:r>
    </w:p>
    <w:p w14:paraId="5F92FB01" w14:textId="77777777" w:rsidR="004B3F26" w:rsidRDefault="004B3F26" w:rsidP="004B3F26">
      <w:pPr>
        <w:pStyle w:val="ListParagraph"/>
        <w:numPr>
          <w:ilvl w:val="2"/>
          <w:numId w:val="10"/>
        </w:numPr>
        <w:spacing w:after="120" w:line="360" w:lineRule="auto"/>
        <w:ind w:right="173"/>
        <w:rPr>
          <w:szCs w:val="28"/>
          <w:lang w:val="en-US"/>
        </w:rPr>
      </w:pPr>
      <w:r>
        <w:rPr>
          <w:szCs w:val="28"/>
          <w:lang w:val="en-US"/>
        </w:rPr>
        <w:t xml:space="preserve"> Import of authoritative hazard data for all hazard modules</w:t>
      </w:r>
    </w:p>
    <w:p w14:paraId="24B44CF3" w14:textId="77777777" w:rsidR="004B3F26" w:rsidRDefault="004B3F26" w:rsidP="004B3F26">
      <w:pPr>
        <w:pStyle w:val="ListParagraph"/>
        <w:numPr>
          <w:ilvl w:val="2"/>
          <w:numId w:val="10"/>
        </w:numPr>
        <w:spacing w:after="120" w:line="360" w:lineRule="auto"/>
        <w:ind w:right="173"/>
        <w:rPr>
          <w:szCs w:val="28"/>
          <w:lang w:val="en-US"/>
        </w:rPr>
      </w:pPr>
      <w:r w:rsidRPr="00076883">
        <w:rPr>
          <w:szCs w:val="28"/>
          <w:lang w:val="en-US"/>
        </w:rPr>
        <w:t xml:space="preserve"> User-defined hazard upload/import or creation, storage, and editing for a variety of common tabular and GIS formats </w:t>
      </w:r>
    </w:p>
    <w:p w14:paraId="33F8DC39" w14:textId="77777777" w:rsidR="004B3F26" w:rsidRDefault="004B3F26" w:rsidP="004B3F26">
      <w:pPr>
        <w:pStyle w:val="ListParagraph"/>
        <w:numPr>
          <w:ilvl w:val="2"/>
          <w:numId w:val="10"/>
        </w:numPr>
        <w:spacing w:after="120" w:line="360" w:lineRule="auto"/>
        <w:ind w:right="173"/>
        <w:rPr>
          <w:szCs w:val="28"/>
          <w:lang w:val="en-US"/>
        </w:rPr>
      </w:pPr>
      <w:r w:rsidRPr="00773F6A">
        <w:rPr>
          <w:szCs w:val="28"/>
          <w:lang w:val="en-US"/>
        </w:rPr>
        <w:t xml:space="preserve">Viewing, editing, and selecting for analysis from existing </w:t>
      </w:r>
      <w:proofErr w:type="gramStart"/>
      <w:r w:rsidRPr="00773F6A">
        <w:rPr>
          <w:szCs w:val="28"/>
          <w:lang w:val="en-US"/>
        </w:rPr>
        <w:t>Hazus  damage</w:t>
      </w:r>
      <w:proofErr w:type="gramEnd"/>
      <w:r w:rsidRPr="00773F6A">
        <w:rPr>
          <w:szCs w:val="28"/>
          <w:lang w:val="en-US"/>
        </w:rPr>
        <w:t xml:space="preserve"> function libraries for a variety of common tabular formats</w:t>
      </w:r>
      <w:r w:rsidRPr="00076883">
        <w:rPr>
          <w:szCs w:val="28"/>
          <w:lang w:val="en-US"/>
        </w:rPr>
        <w:t xml:space="preserve"> </w:t>
      </w:r>
    </w:p>
    <w:p w14:paraId="6D25374B" w14:textId="77777777" w:rsidR="004B3F26" w:rsidRPr="00076883" w:rsidRDefault="004B3F26" w:rsidP="004B3F26">
      <w:pPr>
        <w:pStyle w:val="ListParagraph"/>
        <w:numPr>
          <w:ilvl w:val="2"/>
          <w:numId w:val="10"/>
        </w:numPr>
        <w:spacing w:after="120" w:line="360" w:lineRule="auto"/>
        <w:ind w:right="173"/>
        <w:rPr>
          <w:szCs w:val="28"/>
          <w:lang w:val="en-US"/>
        </w:rPr>
      </w:pPr>
      <w:r w:rsidRPr="00076883">
        <w:rPr>
          <w:szCs w:val="28"/>
          <w:lang w:val="en-US"/>
        </w:rPr>
        <w:t>Upload/import, storage, editing, and selecting for analysis from user-defined damage functions for a variety of common tabular formats</w:t>
      </w:r>
    </w:p>
    <w:p w14:paraId="47C7281D" w14:textId="77777777" w:rsidR="004B3F26" w:rsidRDefault="004B3F26" w:rsidP="004B3F26">
      <w:pPr>
        <w:pStyle w:val="ListParagraph"/>
        <w:numPr>
          <w:ilvl w:val="2"/>
          <w:numId w:val="10"/>
        </w:numPr>
        <w:spacing w:after="120" w:line="360" w:lineRule="auto"/>
        <w:ind w:right="173"/>
        <w:rPr>
          <w:szCs w:val="28"/>
          <w:lang w:val="en-US"/>
        </w:rPr>
      </w:pPr>
      <w:r>
        <w:rPr>
          <w:szCs w:val="28"/>
          <w:lang w:val="en-US"/>
        </w:rPr>
        <w:t xml:space="preserve"> Rapid (</w:t>
      </w:r>
      <w:proofErr w:type="spellStart"/>
      <w:r>
        <w:rPr>
          <w:szCs w:val="28"/>
          <w:lang w:val="en-US"/>
        </w:rPr>
        <w:t>eg.</w:t>
      </w:r>
      <w:proofErr w:type="spellEnd"/>
      <w:r>
        <w:rPr>
          <w:szCs w:val="28"/>
          <w:lang w:val="en-US"/>
        </w:rPr>
        <w:t xml:space="preserve"> greater than 10,000 records per second) calculation of hazard severity values at inventory locations</w:t>
      </w:r>
    </w:p>
    <w:p w14:paraId="3E5AC1B8" w14:textId="77777777" w:rsidR="004B3F26" w:rsidRDefault="004B3F26" w:rsidP="004B3F26">
      <w:pPr>
        <w:pStyle w:val="ListParagraph"/>
        <w:numPr>
          <w:ilvl w:val="2"/>
          <w:numId w:val="10"/>
        </w:numPr>
        <w:spacing w:after="120" w:line="360" w:lineRule="auto"/>
        <w:ind w:right="173"/>
        <w:rPr>
          <w:szCs w:val="28"/>
          <w:lang w:val="en-US"/>
        </w:rPr>
      </w:pPr>
      <w:r>
        <w:rPr>
          <w:szCs w:val="28"/>
          <w:lang w:val="en-US"/>
        </w:rPr>
        <w:t xml:space="preserve"> Rapid (</w:t>
      </w:r>
      <w:proofErr w:type="spellStart"/>
      <w:r>
        <w:rPr>
          <w:szCs w:val="28"/>
          <w:lang w:val="en-US"/>
        </w:rPr>
        <w:t>eg.</w:t>
      </w:r>
      <w:proofErr w:type="spellEnd"/>
      <w:r>
        <w:rPr>
          <w:szCs w:val="28"/>
          <w:lang w:val="en-US"/>
        </w:rPr>
        <w:t xml:space="preserve"> greater than 1,000 records per second) calculation of damage values at inventory locations based on hazard severities and associated damage functions</w:t>
      </w:r>
    </w:p>
    <w:p w14:paraId="3AC679E0" w14:textId="77777777" w:rsidR="004B3F26" w:rsidRDefault="004B3F26" w:rsidP="004B3F26">
      <w:pPr>
        <w:pStyle w:val="ListParagraph"/>
        <w:numPr>
          <w:ilvl w:val="2"/>
          <w:numId w:val="10"/>
        </w:numPr>
        <w:spacing w:after="120" w:line="360" w:lineRule="auto"/>
        <w:ind w:right="173"/>
        <w:rPr>
          <w:szCs w:val="28"/>
          <w:lang w:val="en-US"/>
        </w:rPr>
      </w:pPr>
      <w:r>
        <w:rPr>
          <w:szCs w:val="28"/>
          <w:lang w:val="en-US"/>
        </w:rPr>
        <w:t xml:space="preserve"> Calculating social and economic impacts based on hazard severity and building-specific damage functions</w:t>
      </w:r>
    </w:p>
    <w:p w14:paraId="6B3E4B88" w14:textId="77777777" w:rsidR="004B3F26" w:rsidRPr="00EC4EB1" w:rsidRDefault="004B3F26" w:rsidP="004B3F26">
      <w:pPr>
        <w:pStyle w:val="ListParagraph"/>
        <w:numPr>
          <w:ilvl w:val="2"/>
          <w:numId w:val="10"/>
        </w:numPr>
        <w:spacing w:after="120" w:line="360" w:lineRule="auto"/>
        <w:ind w:right="173"/>
        <w:rPr>
          <w:szCs w:val="28"/>
          <w:lang w:val="en-US"/>
        </w:rPr>
      </w:pPr>
      <w:r>
        <w:rPr>
          <w:szCs w:val="28"/>
          <w:lang w:val="en-US"/>
        </w:rPr>
        <w:t>Visualizing and interpreting analysis results</w:t>
      </w:r>
    </w:p>
    <w:p w14:paraId="4FE49358" w14:textId="77777777" w:rsidR="004B3F26" w:rsidRDefault="004B3F26" w:rsidP="004B3F26">
      <w:pPr>
        <w:pStyle w:val="ListParagraph"/>
        <w:numPr>
          <w:ilvl w:val="1"/>
          <w:numId w:val="10"/>
        </w:numPr>
        <w:spacing w:after="120" w:line="360" w:lineRule="auto"/>
        <w:ind w:right="173"/>
        <w:rPr>
          <w:szCs w:val="28"/>
          <w:lang w:val="en-US"/>
        </w:rPr>
      </w:pPr>
      <w:r>
        <w:rPr>
          <w:szCs w:val="28"/>
          <w:lang w:val="en-US"/>
        </w:rPr>
        <w:t>Modules shall be catalogued in an online library</w:t>
      </w:r>
    </w:p>
    <w:p w14:paraId="0EF58963" w14:textId="77777777" w:rsidR="004B3F26" w:rsidRDefault="004B3F26" w:rsidP="004B3F26">
      <w:pPr>
        <w:pStyle w:val="ListParagraph"/>
        <w:numPr>
          <w:ilvl w:val="1"/>
          <w:numId w:val="10"/>
        </w:numPr>
        <w:spacing w:after="120" w:line="360" w:lineRule="auto"/>
        <w:ind w:right="173"/>
        <w:rPr>
          <w:szCs w:val="28"/>
          <w:lang w:val="en-US"/>
        </w:rPr>
      </w:pPr>
      <w:r>
        <w:rPr>
          <w:szCs w:val="28"/>
          <w:lang w:val="en-US"/>
        </w:rPr>
        <w:t xml:space="preserve">Modules shall be re-written as needed in open source languages to allow customization and enhancements by users </w:t>
      </w:r>
    </w:p>
    <w:p w14:paraId="7CA45C73" w14:textId="77777777" w:rsidR="004B3F26" w:rsidRPr="0005377D" w:rsidRDefault="004B3F26" w:rsidP="004B3F26">
      <w:pPr>
        <w:pStyle w:val="ListParagraph"/>
        <w:numPr>
          <w:ilvl w:val="1"/>
          <w:numId w:val="10"/>
        </w:numPr>
        <w:spacing w:after="120" w:line="360" w:lineRule="auto"/>
        <w:ind w:right="173"/>
        <w:rPr>
          <w:szCs w:val="28"/>
          <w:lang w:val="en-US"/>
        </w:rPr>
      </w:pPr>
      <w:r w:rsidRPr="00EC4EB1">
        <w:rPr>
          <w:lang w:val="en-US"/>
        </w:rPr>
        <w:t xml:space="preserve">The </w:t>
      </w:r>
      <w:proofErr w:type="spellStart"/>
      <w:r w:rsidRPr="00EC4EB1">
        <w:rPr>
          <w:lang w:val="en-US"/>
        </w:rPr>
        <w:t>OpenHazus</w:t>
      </w:r>
      <w:proofErr w:type="spellEnd"/>
      <w:r w:rsidRPr="00EC4EB1">
        <w:rPr>
          <w:lang w:val="en-US"/>
        </w:rPr>
        <w:t xml:space="preserve"> development team will provide a r</w:t>
      </w:r>
      <w:r>
        <w:rPr>
          <w:lang w:val="en-US"/>
        </w:rPr>
        <w:t>eference implementation for user-defined</w:t>
      </w:r>
      <w:r w:rsidRPr="00EC4EB1">
        <w:rPr>
          <w:lang w:val="en-US"/>
        </w:rPr>
        <w:t xml:space="preserve"> </w:t>
      </w:r>
      <w:r>
        <w:rPr>
          <w:lang w:val="en-US"/>
        </w:rPr>
        <w:t>customization</w:t>
      </w:r>
    </w:p>
    <w:p w14:paraId="487B9E8A" w14:textId="77777777" w:rsidR="004B3F26" w:rsidRPr="0005377D" w:rsidRDefault="004B3F26" w:rsidP="004B3F26">
      <w:pPr>
        <w:pStyle w:val="ListParagraph"/>
        <w:numPr>
          <w:ilvl w:val="1"/>
          <w:numId w:val="10"/>
        </w:numPr>
        <w:spacing w:after="120" w:line="360" w:lineRule="auto"/>
        <w:ind w:right="173"/>
        <w:rPr>
          <w:szCs w:val="28"/>
          <w:lang w:val="en-US"/>
        </w:rPr>
      </w:pPr>
      <w:proofErr w:type="spellStart"/>
      <w:r w:rsidRPr="0005377D">
        <w:rPr>
          <w:lang w:val="en-US"/>
        </w:rPr>
        <w:lastRenderedPageBreak/>
        <w:t>OpenHazus</w:t>
      </w:r>
      <w:proofErr w:type="spellEnd"/>
      <w:r w:rsidRPr="0005377D">
        <w:rPr>
          <w:lang w:val="en-US"/>
        </w:rPr>
        <w:t xml:space="preserve"> development act</w:t>
      </w:r>
      <w:r>
        <w:rPr>
          <w:lang w:val="en-US"/>
        </w:rPr>
        <w:t>ivities should address defects and enhancements</w:t>
      </w:r>
      <w:r w:rsidRPr="0005377D">
        <w:rPr>
          <w:lang w:val="en-US"/>
        </w:rPr>
        <w:t xml:space="preserve"> on a rolli</w:t>
      </w:r>
      <w:r>
        <w:rPr>
          <w:lang w:val="en-US"/>
        </w:rPr>
        <w:t xml:space="preserve">ng basis across individual modules, </w:t>
      </w:r>
      <w:r w:rsidRPr="0005377D">
        <w:rPr>
          <w:lang w:val="en-US"/>
        </w:rPr>
        <w:t xml:space="preserve">without </w:t>
      </w:r>
      <w:r>
        <w:rPr>
          <w:lang w:val="en-US"/>
        </w:rPr>
        <w:t>impact to other modules</w:t>
      </w:r>
    </w:p>
    <w:p w14:paraId="497DEA3A" w14:textId="77777777" w:rsidR="004B3F26" w:rsidRPr="00C16F35" w:rsidRDefault="004B3F26" w:rsidP="004B3F26">
      <w:pPr>
        <w:pStyle w:val="ListParagraph"/>
        <w:numPr>
          <w:ilvl w:val="1"/>
          <w:numId w:val="10"/>
        </w:numPr>
        <w:spacing w:after="120" w:line="360" w:lineRule="auto"/>
        <w:ind w:right="173"/>
        <w:rPr>
          <w:szCs w:val="28"/>
          <w:lang w:val="en-US"/>
        </w:rPr>
      </w:pPr>
      <w:r w:rsidRPr="0005377D">
        <w:rPr>
          <w:lang w:val="en-US"/>
        </w:rPr>
        <w:t xml:space="preserve"> </w:t>
      </w:r>
      <w:r>
        <w:rPr>
          <w:lang w:val="en-US"/>
        </w:rPr>
        <w:t>A uniform process for governance, including vetting and releasing user customizations to modules shall be developed and managed by FEMA</w:t>
      </w:r>
    </w:p>
    <w:p w14:paraId="7E8F8197" w14:textId="77777777" w:rsidR="00022225" w:rsidRDefault="004B3F26" w:rsidP="00022225">
      <w:pPr>
        <w:pStyle w:val="ListParagraph"/>
        <w:numPr>
          <w:ilvl w:val="1"/>
          <w:numId w:val="10"/>
        </w:numPr>
        <w:spacing w:after="120" w:line="360" w:lineRule="auto"/>
        <w:ind w:right="173"/>
        <w:rPr>
          <w:szCs w:val="28"/>
          <w:lang w:val="en-US"/>
        </w:rPr>
      </w:pPr>
      <w:r>
        <w:rPr>
          <w:szCs w:val="28"/>
          <w:lang w:val="en-US"/>
        </w:rPr>
        <w:t>A regular cycle for soliciting module updates from hazard committees and users shall be developed and managed by FEMA</w:t>
      </w:r>
    </w:p>
    <w:p w14:paraId="626B8BD8" w14:textId="77777777" w:rsidR="004B3F26" w:rsidRDefault="004B3F26" w:rsidP="00022225">
      <w:pPr>
        <w:pStyle w:val="ListParagraph"/>
        <w:numPr>
          <w:ilvl w:val="1"/>
          <w:numId w:val="10"/>
        </w:numPr>
        <w:spacing w:after="120" w:line="360" w:lineRule="auto"/>
        <w:ind w:right="173"/>
        <w:rPr>
          <w:szCs w:val="28"/>
          <w:lang w:val="en-US"/>
        </w:rPr>
      </w:pPr>
      <w:r w:rsidRPr="00022225">
        <w:rPr>
          <w:szCs w:val="28"/>
          <w:lang w:val="en-US"/>
        </w:rPr>
        <w:t>Any and all source code that is also open shall be documented according to industry standard</w:t>
      </w:r>
    </w:p>
    <w:p w14:paraId="52E0BF66" w14:textId="77777777" w:rsidR="00022225" w:rsidRDefault="00022225" w:rsidP="00022225">
      <w:pPr>
        <w:spacing w:after="120" w:line="360" w:lineRule="auto"/>
        <w:ind w:left="360" w:right="173"/>
        <w:rPr>
          <w:szCs w:val="28"/>
        </w:rPr>
      </w:pPr>
    </w:p>
    <w:p w14:paraId="131B9568" w14:textId="77777777" w:rsidR="003678F9" w:rsidRDefault="003678F9" w:rsidP="00022225">
      <w:pPr>
        <w:spacing w:after="120" w:line="360" w:lineRule="auto"/>
        <w:ind w:left="360" w:right="173"/>
        <w:rPr>
          <w:szCs w:val="28"/>
        </w:rPr>
      </w:pPr>
    </w:p>
    <w:p w14:paraId="243F7918" w14:textId="77777777" w:rsidR="003678F9" w:rsidRPr="00022225" w:rsidRDefault="003678F9" w:rsidP="00022225">
      <w:pPr>
        <w:spacing w:after="120" w:line="360" w:lineRule="auto"/>
        <w:ind w:left="360" w:right="173"/>
        <w:rPr>
          <w:szCs w:val="28"/>
        </w:rPr>
      </w:pPr>
    </w:p>
    <w:p w14:paraId="32155E0B" w14:textId="77777777" w:rsidR="002C483F" w:rsidRDefault="00E10E74" w:rsidP="002C483F">
      <w:pPr>
        <w:pStyle w:val="Heading2"/>
      </w:pPr>
      <w:bookmarkStart w:id="172" w:name="_Toc2091093"/>
      <w:r>
        <w:t>System Feature 4</w:t>
      </w:r>
      <w:r w:rsidR="002C483F">
        <w:t xml:space="preserve"> – </w:t>
      </w:r>
      <w:r>
        <w:t>Data Sharing</w:t>
      </w:r>
      <w:bookmarkEnd w:id="172"/>
      <w:r>
        <w:t xml:space="preserve"> </w:t>
      </w:r>
    </w:p>
    <w:p w14:paraId="78C59B0B" w14:textId="77777777" w:rsidR="002C483F" w:rsidRDefault="002C483F" w:rsidP="00E10E74">
      <w:pPr>
        <w:pStyle w:val="template"/>
      </w:pPr>
      <w:r>
        <w:t>&lt;</w:t>
      </w:r>
      <w:r w:rsidRPr="003B5BA7">
        <w:t xml:space="preserve">Don’t </w:t>
      </w:r>
      <w:proofErr w:type="gramStart"/>
      <w:r w:rsidRPr="003B5BA7">
        <w:t>actually say</w:t>
      </w:r>
      <w:proofErr w:type="gramEnd"/>
      <w:r w:rsidRPr="003B5BA7">
        <w:t xml:space="preserve"> “System Feature 1.” State the feature name in just a few words</w:t>
      </w:r>
      <w:r>
        <w:t>.&gt;</w:t>
      </w:r>
    </w:p>
    <w:p w14:paraId="4FD9E709" w14:textId="77777777" w:rsidR="002C483F" w:rsidRDefault="002C483F" w:rsidP="002C483F">
      <w:pPr>
        <w:pStyle w:val="Heading3"/>
      </w:pPr>
      <w:bookmarkStart w:id="173" w:name="_Toc2091094"/>
      <w:r>
        <w:t>Description and Priority</w:t>
      </w:r>
      <w:bookmarkEnd w:id="173"/>
    </w:p>
    <w:p w14:paraId="2F38BAB8" w14:textId="14245614" w:rsidR="00AB12D7" w:rsidRDefault="00535A88" w:rsidP="00AB12D7">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Parsing the term ‘open’ in </w:t>
      </w:r>
      <w:proofErr w:type="spellStart"/>
      <w:r>
        <w:rPr>
          <w:rFonts w:asciiTheme="minorHAnsi" w:hAnsiTheme="minorHAnsi" w:cstheme="minorHAnsi"/>
          <w:sz w:val="22"/>
          <w:highlight w:val="lightGray"/>
        </w:rPr>
        <w:t>Open</w:t>
      </w:r>
      <w:del w:id="174" w:author="Doug Bausch" w:date="2019-03-01T13:47:00Z">
        <w:r w:rsidDel="00152DA3">
          <w:rPr>
            <w:rFonts w:asciiTheme="minorHAnsi" w:hAnsiTheme="minorHAnsi" w:cstheme="minorHAnsi"/>
            <w:sz w:val="22"/>
            <w:highlight w:val="lightGray"/>
          </w:rPr>
          <w:delText xml:space="preserve"> </w:delText>
        </w:r>
      </w:del>
      <w:r>
        <w:rPr>
          <w:rFonts w:asciiTheme="minorHAnsi" w:hAnsiTheme="minorHAnsi" w:cstheme="minorHAnsi"/>
          <w:sz w:val="22"/>
          <w:highlight w:val="lightGray"/>
        </w:rPr>
        <w:t>Hazus</w:t>
      </w:r>
      <w:proofErr w:type="spellEnd"/>
      <w:r>
        <w:rPr>
          <w:rFonts w:asciiTheme="minorHAnsi" w:hAnsiTheme="minorHAnsi" w:cstheme="minorHAnsi"/>
          <w:sz w:val="22"/>
          <w:highlight w:val="lightGray"/>
        </w:rPr>
        <w:t>, the emphasis is at least as much on the sharing capabilities as it is on laying open any source code</w:t>
      </w:r>
      <w:r w:rsidR="00AB12D7">
        <w:rPr>
          <w:rFonts w:asciiTheme="minorHAnsi" w:hAnsiTheme="minorHAnsi" w:cstheme="minorHAnsi"/>
          <w:sz w:val="22"/>
          <w:highlight w:val="lightGray"/>
        </w:rPr>
        <w:t>.</w:t>
      </w:r>
      <w:r>
        <w:rPr>
          <w:rFonts w:asciiTheme="minorHAnsi" w:hAnsiTheme="minorHAnsi" w:cstheme="minorHAnsi"/>
          <w:sz w:val="22"/>
          <w:highlight w:val="lightGray"/>
        </w:rPr>
        <w:t xml:space="preserve"> The sharing aspects can be partitioned into four separate requirement groups, default inventories, access to authoritative data, default results inventory and user inventories. The tables in Appendix B list over 40 different requirements. Following the logic of the discussion in previous sections, all requirements that are at the core of existing Hazus functionality are assigned top weights. The higher the dependence on external collaboration, e.g. for </w:t>
      </w:r>
      <w:r w:rsidR="00FA5332">
        <w:rPr>
          <w:rFonts w:asciiTheme="minorHAnsi" w:hAnsiTheme="minorHAnsi" w:cstheme="minorHAnsi"/>
          <w:sz w:val="22"/>
          <w:highlight w:val="lightGray"/>
        </w:rPr>
        <w:t>legacy third party code for earthquake and tsunami scenarios or even the export to non-standard GIS formats have been assigned relatively light weights to reflect their lower rank.</w:t>
      </w:r>
    </w:p>
    <w:p w14:paraId="173D7B35" w14:textId="77777777" w:rsidR="00E10E74" w:rsidRDefault="00E10E74" w:rsidP="002C483F">
      <w:pPr>
        <w:pStyle w:val="level3text"/>
        <w:numPr>
          <w:ilvl w:val="12"/>
          <w:numId w:val="0"/>
        </w:numPr>
        <w:ind w:left="1350" w:hanging="716"/>
      </w:pPr>
    </w:p>
    <w:p w14:paraId="2CAC61D1" w14:textId="77777777" w:rsidR="00E10E74" w:rsidRPr="007070C3" w:rsidRDefault="00E10E74" w:rsidP="00E10E74">
      <w:pPr>
        <w:spacing w:after="120" w:line="360" w:lineRule="auto"/>
        <w:ind w:right="173"/>
        <w:rPr>
          <w:sz w:val="28"/>
          <w:szCs w:val="28"/>
        </w:rPr>
      </w:pPr>
      <w:commentRangeStart w:id="175"/>
      <w:r w:rsidRPr="007070C3">
        <w:rPr>
          <w:b/>
          <w:sz w:val="28"/>
          <w:szCs w:val="28"/>
        </w:rPr>
        <w:t xml:space="preserve">Boulder </w:t>
      </w:r>
      <w:r>
        <w:rPr>
          <w:b/>
          <w:sz w:val="28"/>
          <w:szCs w:val="28"/>
        </w:rPr>
        <w:t>factors</w:t>
      </w:r>
      <w:r w:rsidRPr="007070C3">
        <w:rPr>
          <w:b/>
          <w:sz w:val="28"/>
          <w:szCs w:val="28"/>
        </w:rPr>
        <w:t xml:space="preserve"> addressed: </w:t>
      </w:r>
    </w:p>
    <w:p w14:paraId="6C31664A" w14:textId="77777777" w:rsidR="00E10E74" w:rsidRPr="007070C3" w:rsidRDefault="00E10E74" w:rsidP="00E10E74">
      <w:pPr>
        <w:spacing w:after="120" w:line="240" w:lineRule="auto"/>
        <w:ind w:right="173"/>
        <w:rPr>
          <w:sz w:val="28"/>
          <w:szCs w:val="28"/>
        </w:rPr>
      </w:pPr>
      <w:r w:rsidRPr="007070C3">
        <w:rPr>
          <w:sz w:val="28"/>
          <w:szCs w:val="28"/>
        </w:rPr>
        <w:t>#2 – Data/results-sharing platform</w:t>
      </w:r>
    </w:p>
    <w:p w14:paraId="3E2E1D25" w14:textId="77777777" w:rsidR="00E10E74" w:rsidRPr="007070C3" w:rsidRDefault="00E10E74" w:rsidP="00E10E74">
      <w:pPr>
        <w:spacing w:after="120" w:line="240" w:lineRule="auto"/>
        <w:ind w:right="173"/>
        <w:rPr>
          <w:sz w:val="28"/>
          <w:szCs w:val="28"/>
        </w:rPr>
      </w:pPr>
      <w:r w:rsidRPr="007070C3">
        <w:rPr>
          <w:sz w:val="28"/>
          <w:szCs w:val="28"/>
        </w:rPr>
        <w:t>#3 – Support import, dynamic integration, and discovery of authoritative hazard data</w:t>
      </w:r>
    </w:p>
    <w:p w14:paraId="0A20DC73" w14:textId="77777777" w:rsidR="00E10E74" w:rsidRPr="007070C3" w:rsidRDefault="00E10E74" w:rsidP="00E10E74">
      <w:pPr>
        <w:spacing w:after="120" w:line="240" w:lineRule="auto"/>
        <w:ind w:right="173"/>
        <w:rPr>
          <w:sz w:val="28"/>
          <w:szCs w:val="28"/>
        </w:rPr>
      </w:pPr>
      <w:r w:rsidRPr="007070C3">
        <w:rPr>
          <w:sz w:val="28"/>
          <w:szCs w:val="28"/>
        </w:rPr>
        <w:t>#6 – Secure/private data integration</w:t>
      </w:r>
    </w:p>
    <w:p w14:paraId="29B5F09C" w14:textId="77777777" w:rsidR="00E10E74" w:rsidRDefault="00E10E74" w:rsidP="00E10E74">
      <w:pPr>
        <w:spacing w:after="120" w:line="240" w:lineRule="auto"/>
        <w:ind w:right="173"/>
        <w:rPr>
          <w:sz w:val="28"/>
          <w:szCs w:val="28"/>
        </w:rPr>
      </w:pPr>
      <w:r w:rsidRPr="007070C3">
        <w:rPr>
          <w:sz w:val="28"/>
          <w:szCs w:val="28"/>
        </w:rPr>
        <w:t>#7 – Improve Hazus-provided inventory data</w:t>
      </w:r>
    </w:p>
    <w:p w14:paraId="43DC596D" w14:textId="77777777" w:rsidR="00E10E74" w:rsidRPr="007070C3" w:rsidRDefault="00E10E74" w:rsidP="00E10E74">
      <w:pPr>
        <w:spacing w:after="120" w:line="240" w:lineRule="auto"/>
        <w:ind w:right="173"/>
        <w:rPr>
          <w:sz w:val="28"/>
          <w:szCs w:val="28"/>
        </w:rPr>
      </w:pPr>
    </w:p>
    <w:p w14:paraId="775F92BF" w14:textId="77777777" w:rsidR="00E10E74" w:rsidRDefault="00E10E74" w:rsidP="00E10E74">
      <w:pPr>
        <w:pStyle w:val="ListParagraph"/>
        <w:numPr>
          <w:ilvl w:val="0"/>
          <w:numId w:val="12"/>
        </w:numPr>
        <w:spacing w:line="360" w:lineRule="auto"/>
        <w:rPr>
          <w:lang w:val="en-US"/>
        </w:rPr>
      </w:pPr>
      <w:r>
        <w:rPr>
          <w:b/>
          <w:sz w:val="28"/>
          <w:szCs w:val="28"/>
          <w:lang w:val="en-US"/>
        </w:rPr>
        <w:lastRenderedPageBreak/>
        <w:t xml:space="preserve">Challenge addressed: User input </w:t>
      </w:r>
      <w:r>
        <w:rPr>
          <w:lang w:val="en-US"/>
        </w:rPr>
        <w:t>There is no structured system by which users can recommend model improvements</w:t>
      </w:r>
      <w:commentRangeEnd w:id="175"/>
      <w:r w:rsidR="00152DA3">
        <w:rPr>
          <w:rStyle w:val="CommentReference"/>
        </w:rPr>
        <w:commentReference w:id="175"/>
      </w:r>
      <w:r>
        <w:rPr>
          <w:lang w:val="en-US"/>
        </w:rPr>
        <w:t xml:space="preserve">, submit customizations, or share results from successful Hazus projects. User input is incorporated into Hazus Program activities through ad-hoc connections made between Hazus Program staff and the user community. Hazus result data are produced in formats that are either GIS-specific or stored in databases that are difficult for users without SQL or GIS skills to access.    Customized or improved analytical processes or datasets are not effectively incorporated into Hazus software. </w:t>
      </w:r>
      <w:r w:rsidRPr="00B6051A">
        <w:rPr>
          <w:lang w:val="en-US"/>
        </w:rPr>
        <w:t xml:space="preserve">Hazus project results are not effectively shared among the user community. </w:t>
      </w:r>
    </w:p>
    <w:p w14:paraId="288D95A9" w14:textId="77777777" w:rsidR="00E10E74" w:rsidRDefault="00E10E74" w:rsidP="00E10E74">
      <w:pPr>
        <w:pStyle w:val="ListParagraph"/>
        <w:numPr>
          <w:ilvl w:val="0"/>
          <w:numId w:val="12"/>
        </w:numPr>
        <w:spacing w:line="360" w:lineRule="auto"/>
        <w:rPr>
          <w:lang w:val="en-US"/>
        </w:rPr>
      </w:pPr>
      <w:r>
        <w:rPr>
          <w:lang w:val="en-US"/>
        </w:rPr>
        <w:t>Hazus basic Level 1 analyses using no hazard or inventory enhancements are run repeatedly by users and not preserved.</w:t>
      </w:r>
    </w:p>
    <w:p w14:paraId="5AB33A00" w14:textId="77777777" w:rsidR="00E10E74" w:rsidRPr="00B6051A" w:rsidRDefault="00E10E74" w:rsidP="00E10E74">
      <w:pPr>
        <w:pStyle w:val="ListParagraph"/>
        <w:numPr>
          <w:ilvl w:val="0"/>
          <w:numId w:val="12"/>
        </w:numPr>
        <w:spacing w:line="360" w:lineRule="auto"/>
        <w:rPr>
          <w:lang w:val="en-US"/>
        </w:rPr>
      </w:pPr>
      <w:r>
        <w:rPr>
          <w:lang w:val="en-US"/>
        </w:rPr>
        <w:t xml:space="preserve">Hazus user community efforts would be best focused on improving the quality of risk assessments provided the baseline results were already readily accessible.   </w:t>
      </w:r>
    </w:p>
    <w:p w14:paraId="28C50863" w14:textId="77777777" w:rsidR="00E10E74" w:rsidRPr="007070C3" w:rsidRDefault="00E10E74" w:rsidP="00E10E74">
      <w:pPr>
        <w:pStyle w:val="ListParagraph"/>
        <w:numPr>
          <w:ilvl w:val="0"/>
          <w:numId w:val="12"/>
        </w:numPr>
        <w:spacing w:line="360" w:lineRule="auto"/>
        <w:rPr>
          <w:lang w:val="en-US"/>
        </w:rPr>
      </w:pPr>
      <w:r>
        <w:rPr>
          <w:lang w:val="en-US"/>
        </w:rPr>
        <w:t>Hazus user community efforts remain siloed instead of collective, risk assessment efforts are often duplicated, and decision-makers remain largely unaware of Hazus capabilities.</w:t>
      </w:r>
    </w:p>
    <w:p w14:paraId="29DF9781" w14:textId="77777777" w:rsidR="00E10E74" w:rsidRPr="007070C3" w:rsidRDefault="00E10E74" w:rsidP="00E10E74">
      <w:pPr>
        <w:spacing w:line="360" w:lineRule="auto"/>
        <w:rPr>
          <w:b/>
          <w:sz w:val="28"/>
          <w:szCs w:val="28"/>
        </w:rPr>
      </w:pPr>
      <w:r w:rsidRPr="007070C3">
        <w:rPr>
          <w:b/>
          <w:sz w:val="28"/>
          <w:szCs w:val="28"/>
        </w:rPr>
        <w:t>Challenge addressed: Flood Hazard Generation</w:t>
      </w:r>
      <w:r>
        <w:rPr>
          <w:b/>
          <w:sz w:val="28"/>
          <w:szCs w:val="28"/>
        </w:rPr>
        <w:t xml:space="preserve"> </w:t>
      </w:r>
      <w:r>
        <w:t xml:space="preserve">The lack of sufficiently detailed flood hazard data nationwide has created a significant gap in probabilistic flood risk that no authoritative agency has yet filled. Hazus developed an internal hydrology and hydraulics capability starting in 2003 in order to partially fill this gap. This capability leverages National Elevation Datasets (NED), hydrologic analysis utilizing regional discharge regression equations and a hydraulic model to derive an estimate of flood depths in gridded form for multiple return periods. These methods have become out of date and are in significant need of updating or replacing.  Hazus loss estimation based on these internally generated depth grids have been shown to be inaccurate in many areas, which has eroded trust in Hazus as a credible flood risk analysis tool. Since </w:t>
      </w:r>
      <w:proofErr w:type="gramStart"/>
      <w:r>
        <w:t>the majority of</w:t>
      </w:r>
      <w:proofErr w:type="gramEnd"/>
      <w:r>
        <w:t xml:space="preserve"> FEMA Risk MAP programs are centered on quantitative flood assessment, this lack of trust results in a shrinking user base for Hazus flood models. Hazus internal flood hazard generation processes are also computationally intensive and exceedingly slow to complete, which when combined with their inaccuracy results in significant user dissatisfaction. Computational requirements for flood hazard generation pose a singular restraint on Hazus processing speed, since the </w:t>
      </w:r>
      <w:r w:rsidRPr="00252EDA">
        <w:t>remaining steps</w:t>
      </w:r>
      <w:r>
        <w:t xml:space="preserve"> in a risk analysis</w:t>
      </w:r>
      <w:r w:rsidRPr="00252EDA">
        <w:t xml:space="preserve"> </w:t>
      </w:r>
      <w:r>
        <w:t>– identifying hazard severity at inventory locations</w:t>
      </w:r>
      <w:r w:rsidRPr="00252EDA">
        <w:t xml:space="preserve">, damage, loss, and impact estimation, as well as the generation of report elements are </w:t>
      </w:r>
      <w:r>
        <w:t>simple tabular calculations handled easily by lightweight desktop utilities or web services leveraging database tools.</w:t>
      </w:r>
    </w:p>
    <w:p w14:paraId="01C40C07" w14:textId="77777777" w:rsidR="00E10E74" w:rsidRPr="00E10E74" w:rsidRDefault="00E10E74" w:rsidP="00E10E74">
      <w:pPr>
        <w:spacing w:line="360" w:lineRule="auto"/>
      </w:pPr>
      <w:r>
        <w:rPr>
          <w:b/>
          <w:sz w:val="28"/>
          <w:szCs w:val="28"/>
        </w:rPr>
        <w:lastRenderedPageBreak/>
        <w:t xml:space="preserve">Challenge addressed: </w:t>
      </w:r>
      <w:r w:rsidRPr="007070C3">
        <w:rPr>
          <w:b/>
          <w:sz w:val="28"/>
          <w:szCs w:val="28"/>
        </w:rPr>
        <w:t>Outdated and Generalized Inventory Data</w:t>
      </w:r>
      <w:r>
        <w:rPr>
          <w:b/>
          <w:sz w:val="28"/>
          <w:szCs w:val="28"/>
        </w:rPr>
        <w:t xml:space="preserve"> </w:t>
      </w:r>
      <w:r w:rsidRPr="004F2C0A">
        <w:t xml:space="preserve">A significant obstacle to a more widespread use of Hazus is the amount of effort it takes to create inventory data. </w:t>
      </w:r>
      <w:r w:rsidRPr="00252EDA">
        <w:t xml:space="preserve">Developing the high-quality data required for an accurate and applicable risk assessment </w:t>
      </w:r>
      <w:r>
        <w:t>demands both time and resources and is a costly part of performing a risk study, and the work can become out of date quickly in rapidly growing communities.</w:t>
      </w:r>
      <w:r w:rsidRPr="00252EDA">
        <w:t xml:space="preserve"> </w:t>
      </w:r>
      <w:r w:rsidRPr="004F2C0A">
        <w:t>FEMA has</w:t>
      </w:r>
      <w:r>
        <w:t xml:space="preserve"> </w:t>
      </w:r>
      <w:r w:rsidRPr="004F2C0A">
        <w:t xml:space="preserve">developed an incomparable resource of some 16 GB </w:t>
      </w:r>
      <w:r>
        <w:t xml:space="preserve">(zipped) </w:t>
      </w:r>
      <w:r w:rsidRPr="004F2C0A">
        <w:t xml:space="preserve">of generalized inventory data that are editable through the custom-designed Comprehensive Data Management System (CDMS). While these data could be a good starting point for authorities who do not have the personnel resources to develop their own inventories, they are provided only as backend SQL tables during routine Hazus installation and are not accessible to average users for custom analysis or visualization. Furthermore, demands for accurate risk information and targeted risk reduction have outgrown census tract-level analyses and with the availability of </w:t>
      </w:r>
      <w:r>
        <w:t xml:space="preserve">free </w:t>
      </w:r>
      <w:r w:rsidRPr="004F2C0A">
        <w:t xml:space="preserve">building-level data, expectations have grown for </w:t>
      </w:r>
      <w:r>
        <w:t xml:space="preserve">FEMA </w:t>
      </w:r>
      <w:r w:rsidRPr="004F2C0A">
        <w:t xml:space="preserve">to </w:t>
      </w:r>
      <w:r>
        <w:t>leverage</w:t>
      </w:r>
      <w:r w:rsidRPr="004F2C0A">
        <w:t xml:space="preserve"> a centralized national building data set</w:t>
      </w:r>
      <w:r>
        <w:t xml:space="preserve"> for risk assessment.</w:t>
      </w:r>
      <w:r w:rsidRPr="004F2C0A">
        <w:t xml:space="preserve"> </w:t>
      </w:r>
    </w:p>
    <w:p w14:paraId="590E2C0D" w14:textId="77777777" w:rsidR="00E10E74" w:rsidRDefault="00E10E74" w:rsidP="00E10E74">
      <w:pPr>
        <w:pStyle w:val="level3text"/>
        <w:numPr>
          <w:ilvl w:val="12"/>
          <w:numId w:val="0"/>
        </w:numPr>
        <w:spacing w:line="360" w:lineRule="auto"/>
        <w:ind w:firstLine="720"/>
        <w:rPr>
          <w:rFonts w:ascii="Times" w:hAnsi="Times"/>
          <w:i w:val="0"/>
          <w:sz w:val="24"/>
        </w:rPr>
      </w:pPr>
      <w:r w:rsidRPr="00E10E74">
        <w:rPr>
          <w:rFonts w:ascii="Times" w:hAnsi="Times"/>
          <w:i w:val="0"/>
          <w:sz w:val="24"/>
        </w:rPr>
        <w:t>Hazus contains baseline essential facility inventories for the U.S. provided in downloadable State databases in SQL format and sourced from a variety of freely available national sources.  Hazus has yet to leverage the Homeland Infrastructure Foundation Level Data (HIFLD) Open program data. These baseline inventories provide the user an out of the box capability to run Hazus analyses anywhere in the U.S.  However, updating these static data and disseminating to users is an inefficient and manual process – some of the critical essential facility layers in Hazus were developed in 2001. Hazus specific vulnerability attributes can require special skill sets to develop and are not readily available through data providers.  Legacy Hazus datasets do not leverage newer more comprehensive baseline inventory datasets or improved methods of assignment of Hazus vulnerability attributes.  Meanwhile, Hazus demographic data updates require waiting several years after the decennial census and implementing a manual update process even though agencies like the Census Bureau provide dynamic data feeds through web APIs, as well as partial annual updates that would ensure constantly up-to-date demographic information.</w:t>
      </w:r>
    </w:p>
    <w:p w14:paraId="0FBCE1D1" w14:textId="77777777" w:rsidR="000924F7" w:rsidRDefault="000924F7" w:rsidP="000924F7">
      <w:pPr>
        <w:spacing w:after="120" w:line="360" w:lineRule="auto"/>
        <w:ind w:right="173" w:firstLine="720"/>
        <w:rPr>
          <w:szCs w:val="28"/>
        </w:rPr>
      </w:pPr>
      <w:r>
        <w:rPr>
          <w:szCs w:val="28"/>
        </w:rPr>
        <w:t xml:space="preserve">The Data Sharing requirements are broken into four categories according to the architectural need within </w:t>
      </w:r>
      <w:proofErr w:type="spellStart"/>
      <w:r>
        <w:rPr>
          <w:szCs w:val="28"/>
        </w:rPr>
        <w:t>OpenHazus</w:t>
      </w:r>
      <w:proofErr w:type="spellEnd"/>
      <w:r>
        <w:rPr>
          <w:szCs w:val="28"/>
        </w:rPr>
        <w:t xml:space="preserve"> for organizing data by type and usage. The first category - Deterministic Results Repository – is separate from the remaining categories in that users will not be able to customize the analysis that produces these results. Any analysis run in Legacy Hazus using baseline inventory and built-in deterministic hazard events or scenarios will be pre-run for </w:t>
      </w:r>
      <w:proofErr w:type="spellStart"/>
      <w:proofErr w:type="gramStart"/>
      <w:r>
        <w:rPr>
          <w:szCs w:val="28"/>
        </w:rPr>
        <w:lastRenderedPageBreak/>
        <w:t>OpenHazus</w:t>
      </w:r>
      <w:proofErr w:type="spellEnd"/>
      <w:proofErr w:type="gramEnd"/>
      <w:r>
        <w:rPr>
          <w:szCs w:val="28"/>
        </w:rPr>
        <w:t xml:space="preserve"> and the results made available for viewing and download through the </w:t>
      </w:r>
      <w:proofErr w:type="spellStart"/>
      <w:r>
        <w:rPr>
          <w:szCs w:val="28"/>
        </w:rPr>
        <w:t>OpenHazus</w:t>
      </w:r>
      <w:proofErr w:type="spellEnd"/>
      <w:r>
        <w:rPr>
          <w:szCs w:val="28"/>
        </w:rPr>
        <w:t xml:space="preserve"> web environment </w:t>
      </w:r>
      <w:commentRangeStart w:id="176"/>
      <w:r>
        <w:rPr>
          <w:szCs w:val="28"/>
        </w:rPr>
        <w:t xml:space="preserve">(Baseline Results Repository).  </w:t>
      </w:r>
      <w:commentRangeEnd w:id="176"/>
      <w:r>
        <w:rPr>
          <w:rStyle w:val="CommentReference"/>
        </w:rPr>
        <w:commentReference w:id="176"/>
      </w:r>
      <w:r>
        <w:rPr>
          <w:szCs w:val="28"/>
        </w:rPr>
        <w:t xml:space="preserve">No customization of the input data, hazard scenarios, or analysis types will be available.  However, the user interface will be interactive, enabling the user to select results by </w:t>
      </w:r>
      <w:proofErr w:type="gramStart"/>
      <w:r>
        <w:rPr>
          <w:szCs w:val="28"/>
        </w:rPr>
        <w:t>scenario,  jurisdictions</w:t>
      </w:r>
      <w:proofErr w:type="gramEnd"/>
      <w:r>
        <w:rPr>
          <w:szCs w:val="28"/>
        </w:rPr>
        <w:t xml:space="preserve"> and types.   </w:t>
      </w:r>
    </w:p>
    <w:p w14:paraId="5C2FD967" w14:textId="77777777" w:rsidR="000924F7" w:rsidRPr="000924F7" w:rsidRDefault="000924F7" w:rsidP="000924F7">
      <w:pPr>
        <w:spacing w:after="120" w:line="360" w:lineRule="auto"/>
        <w:ind w:right="173" w:firstLine="720"/>
        <w:rPr>
          <w:szCs w:val="28"/>
        </w:rPr>
      </w:pPr>
      <w:r>
        <w:rPr>
          <w:szCs w:val="28"/>
        </w:rPr>
        <w:t>The remaining three categories – Baseline Hazus Inventory, Authoritative Hazard Data, and User-Defined Data, will be structured differently to allow user interaction and customization.</w:t>
      </w:r>
    </w:p>
    <w:p w14:paraId="32B43363" w14:textId="77777777" w:rsidR="002C483F" w:rsidRDefault="002C483F" w:rsidP="002C483F">
      <w:pPr>
        <w:pStyle w:val="Heading3"/>
      </w:pPr>
      <w:bookmarkStart w:id="177" w:name="_Toc2091095"/>
      <w:r>
        <w:t>Stimulus/Response Sequences</w:t>
      </w:r>
      <w:bookmarkEnd w:id="177"/>
    </w:p>
    <w:p w14:paraId="4624372E" w14:textId="77777777" w:rsidR="002C483F" w:rsidRDefault="002C483F" w:rsidP="002C483F">
      <w:pPr>
        <w:pStyle w:val="level3text"/>
        <w:numPr>
          <w:ilvl w:val="12"/>
          <w:numId w:val="0"/>
        </w:numPr>
        <w:ind w:left="634"/>
      </w:pPr>
      <w:r w:rsidRPr="00144FCD">
        <w:rPr>
          <w:highlight w:val="cyan"/>
        </w:rPr>
        <w:t>Fred, can you recommend if we should drop this section? I’m not sure what to put here.</w:t>
      </w:r>
    </w:p>
    <w:p w14:paraId="7665ADDC" w14:textId="77777777" w:rsidR="002C483F" w:rsidRDefault="002C483F" w:rsidP="002C483F">
      <w:pPr>
        <w:pStyle w:val="level3text"/>
        <w:numPr>
          <w:ilvl w:val="12"/>
          <w:numId w:val="0"/>
        </w:numPr>
        <w:ind w:left="634"/>
      </w:pPr>
      <w:r>
        <w:t>&lt;Briefly list the sequences of user actions and system responses that stimulate the behavior defined for this feature. These will correspond to the dialog elements associated with use cases.&gt;</w:t>
      </w:r>
    </w:p>
    <w:p w14:paraId="35CBBC12" w14:textId="77777777" w:rsidR="002C483F" w:rsidRDefault="002C483F" w:rsidP="002C483F">
      <w:pPr>
        <w:pStyle w:val="Heading3"/>
      </w:pPr>
      <w:bookmarkStart w:id="178" w:name="_Toc2091096"/>
      <w:r>
        <w:t>Functional Requirements</w:t>
      </w:r>
      <w:bookmarkEnd w:id="178"/>
    </w:p>
    <w:p w14:paraId="63FACEC9" w14:textId="77777777" w:rsidR="002C483F" w:rsidRDefault="002C483F" w:rsidP="002C483F">
      <w:pPr>
        <w:pStyle w:val="level3text"/>
        <w:numPr>
          <w:ilvl w:val="12"/>
          <w:numId w:val="0"/>
        </w:numPr>
        <w:ind w:left="1350" w:hanging="716"/>
      </w:pPr>
      <w:r w:rsidRPr="00144FCD">
        <w:rPr>
          <w:highlight w:val="cyan"/>
        </w:rPr>
        <w:t>All – please review each section of requirements and offer feedback on whether these should be placed in an appendix, numbered differently, organized in a different sequence, etc.</w:t>
      </w:r>
    </w:p>
    <w:p w14:paraId="27DBE377" w14:textId="77777777" w:rsidR="002C483F" w:rsidRDefault="002C483F" w:rsidP="002C483F">
      <w:pPr>
        <w:pStyle w:val="level3text"/>
        <w:numPr>
          <w:ilvl w:val="12"/>
          <w:numId w:val="0"/>
        </w:numPr>
        <w:ind w:left="1350" w:hanging="716"/>
        <w:rPr>
          <w:rFonts w:ascii="Times New Roman" w:hAnsi="Times New Roman"/>
        </w:rPr>
      </w:pPr>
      <w:r>
        <w:t xml:space="preserve">&lt;List and briefly discuss the functional requirements associated with this feature. These are the capabilities that must be present </w:t>
      </w:r>
      <w:proofErr w:type="gramStart"/>
      <w:r>
        <w:t>in order for</w:t>
      </w:r>
      <w:proofErr w:type="gramEnd"/>
      <w:r>
        <w:t xml:space="preserve"> the user to execute the use case. Briefly include how the product should respond to anticipated error conditions or invalid inputs. Requirements should be concise, complete, unambiguous, verifiable, and necessary. Use “TBD” as a placeholder to indicate when necessary information is not yet available.&gt;</w:t>
      </w:r>
    </w:p>
    <w:p w14:paraId="39B21C08" w14:textId="77777777" w:rsidR="002C483F" w:rsidRDefault="002C483F" w:rsidP="002C483F">
      <w:pPr>
        <w:pStyle w:val="level3text"/>
        <w:numPr>
          <w:ilvl w:val="12"/>
          <w:numId w:val="0"/>
        </w:numPr>
        <w:ind w:left="1350" w:hanging="716"/>
      </w:pPr>
    </w:p>
    <w:p w14:paraId="00EA238B" w14:textId="77777777" w:rsidR="002C483F" w:rsidRDefault="002C483F" w:rsidP="002C483F">
      <w:pPr>
        <w:pStyle w:val="level3text"/>
        <w:numPr>
          <w:ilvl w:val="12"/>
          <w:numId w:val="0"/>
        </w:numPr>
        <w:ind w:left="1350" w:hanging="716"/>
      </w:pPr>
      <w:r>
        <w:t>&lt;Each requirement should be uniquely identified with a sequence number or a meaningful tag of some kind.&gt;</w:t>
      </w:r>
    </w:p>
    <w:p w14:paraId="31624DA9" w14:textId="77777777" w:rsidR="002C483F" w:rsidRDefault="002C483F" w:rsidP="002C483F">
      <w:pPr>
        <w:pStyle w:val="level3text"/>
        <w:numPr>
          <w:ilvl w:val="12"/>
          <w:numId w:val="0"/>
        </w:numPr>
        <w:ind w:left="1350" w:hanging="716"/>
        <w:rPr>
          <w:rFonts w:ascii="Times New Roman" w:hAnsi="Times New Roman"/>
        </w:rPr>
      </w:pPr>
    </w:p>
    <w:p w14:paraId="234A0EC9" w14:textId="77777777" w:rsidR="002C483F" w:rsidRDefault="002C483F" w:rsidP="002C483F">
      <w:pPr>
        <w:pStyle w:val="requirement"/>
      </w:pPr>
      <w:r>
        <w:t>REQ-1:</w:t>
      </w:r>
      <w:r>
        <w:tab/>
      </w:r>
    </w:p>
    <w:p w14:paraId="6B25F172" w14:textId="77777777" w:rsidR="002C483F" w:rsidRDefault="002C483F" w:rsidP="00144FCD">
      <w:pPr>
        <w:pStyle w:val="requirement"/>
      </w:pPr>
    </w:p>
    <w:p w14:paraId="29ACA25B" w14:textId="77777777" w:rsidR="00E10E74" w:rsidRDefault="00903878" w:rsidP="00903878">
      <w:pPr>
        <w:pStyle w:val="ListParagraph"/>
        <w:numPr>
          <w:ilvl w:val="0"/>
          <w:numId w:val="13"/>
        </w:numPr>
        <w:spacing w:after="120" w:line="360" w:lineRule="auto"/>
        <w:ind w:right="173"/>
        <w:rPr>
          <w:b/>
          <w:sz w:val="28"/>
          <w:szCs w:val="28"/>
          <w:lang w:val="en-US"/>
        </w:rPr>
      </w:pPr>
      <w:r>
        <w:rPr>
          <w:b/>
          <w:sz w:val="28"/>
          <w:szCs w:val="28"/>
          <w:lang w:val="en-US"/>
        </w:rPr>
        <w:t>Requirements for Data Sharing</w:t>
      </w:r>
    </w:p>
    <w:p w14:paraId="5EDD498F" w14:textId="77777777" w:rsidR="00E10E74" w:rsidRPr="00EF0444" w:rsidRDefault="00E10E74" w:rsidP="00903878">
      <w:pPr>
        <w:pStyle w:val="ListParagraph"/>
        <w:numPr>
          <w:ilvl w:val="1"/>
          <w:numId w:val="13"/>
        </w:numPr>
        <w:spacing w:after="120" w:line="360" w:lineRule="auto"/>
        <w:ind w:right="173"/>
        <w:rPr>
          <w:b/>
          <w:sz w:val="28"/>
          <w:szCs w:val="28"/>
          <w:lang w:val="en-US"/>
        </w:rPr>
      </w:pPr>
      <w:r>
        <w:rPr>
          <w:b/>
          <w:sz w:val="28"/>
          <w:szCs w:val="28"/>
          <w:lang w:val="en-US"/>
        </w:rPr>
        <w:t>Baseline Results Repository</w:t>
      </w:r>
    </w:p>
    <w:p w14:paraId="6A5BDE3F" w14:textId="77777777" w:rsidR="00E10E74" w:rsidRPr="00133599" w:rsidRDefault="00E10E74" w:rsidP="00903878">
      <w:pPr>
        <w:pStyle w:val="ListParagraph"/>
        <w:numPr>
          <w:ilvl w:val="2"/>
          <w:numId w:val="13"/>
        </w:numPr>
        <w:spacing w:after="120" w:line="360" w:lineRule="auto"/>
        <w:ind w:right="173"/>
        <w:rPr>
          <w:b/>
          <w:sz w:val="28"/>
          <w:szCs w:val="28"/>
          <w:lang w:val="en-US"/>
        </w:rPr>
      </w:pPr>
      <w:r>
        <w:rPr>
          <w:lang w:val="en-US"/>
        </w:rPr>
        <w:t>Analysis results generated using the authoritative probabilistic hazard data source AND baseline Hazus inventory data shall be pre-run by FEMA for the entire U.S.</w:t>
      </w:r>
    </w:p>
    <w:p w14:paraId="6169F4EC" w14:textId="77777777" w:rsidR="00E10E74" w:rsidRPr="00133599" w:rsidRDefault="00E10E74" w:rsidP="00903878">
      <w:pPr>
        <w:pStyle w:val="ListParagraph"/>
        <w:numPr>
          <w:ilvl w:val="2"/>
          <w:numId w:val="13"/>
        </w:numPr>
        <w:spacing w:after="120" w:line="360" w:lineRule="auto"/>
        <w:ind w:right="173"/>
        <w:rPr>
          <w:lang w:val="en-US"/>
        </w:rPr>
      </w:pPr>
      <w:r w:rsidRPr="00133599">
        <w:rPr>
          <w:lang w:val="en-US"/>
        </w:rPr>
        <w:t xml:space="preserve">Analysis results generated using </w:t>
      </w:r>
      <w:r>
        <w:rPr>
          <w:lang w:val="en-US"/>
        </w:rPr>
        <w:t>authoritative historic or other deterministic</w:t>
      </w:r>
      <w:r w:rsidRPr="00133599">
        <w:rPr>
          <w:lang w:val="en-US"/>
        </w:rPr>
        <w:t xml:space="preserve"> hazard data AND </w:t>
      </w:r>
      <w:r>
        <w:rPr>
          <w:lang w:val="en-US"/>
        </w:rPr>
        <w:t xml:space="preserve">baseline Hazus </w:t>
      </w:r>
      <w:r w:rsidRPr="00133599">
        <w:rPr>
          <w:lang w:val="en-US"/>
        </w:rPr>
        <w:t xml:space="preserve">inventory data shall be pre-run by FEMA </w:t>
      </w:r>
      <w:r>
        <w:rPr>
          <w:lang w:val="en-US"/>
        </w:rPr>
        <w:t>for the entire U.S.</w:t>
      </w:r>
    </w:p>
    <w:p w14:paraId="38E5DA00" w14:textId="77777777" w:rsidR="00E10E74" w:rsidRPr="004913A0" w:rsidRDefault="00E10E74" w:rsidP="00903878">
      <w:pPr>
        <w:pStyle w:val="ListParagraph"/>
        <w:numPr>
          <w:ilvl w:val="2"/>
          <w:numId w:val="13"/>
        </w:numPr>
        <w:spacing w:after="120" w:line="360" w:lineRule="auto"/>
        <w:ind w:right="173"/>
        <w:rPr>
          <w:b/>
          <w:sz w:val="28"/>
          <w:szCs w:val="28"/>
          <w:lang w:val="en-US"/>
        </w:rPr>
      </w:pPr>
      <w:r>
        <w:rPr>
          <w:lang w:val="en-US"/>
        </w:rPr>
        <w:t xml:space="preserve">Users interested in results described </w:t>
      </w:r>
      <w:proofErr w:type="gramStart"/>
      <w:r>
        <w:rPr>
          <w:lang w:val="en-US"/>
        </w:rPr>
        <w:t>in  4.1.1</w:t>
      </w:r>
      <w:proofErr w:type="gramEnd"/>
      <w:r>
        <w:rPr>
          <w:lang w:val="en-US"/>
        </w:rPr>
        <w:t xml:space="preserve"> and 4.1.2 should be redirected to the results repository</w:t>
      </w:r>
    </w:p>
    <w:p w14:paraId="64E90ACA" w14:textId="77777777" w:rsidR="00E10E74" w:rsidRDefault="00E10E74" w:rsidP="00903878">
      <w:pPr>
        <w:pStyle w:val="ListParagraph"/>
        <w:numPr>
          <w:ilvl w:val="2"/>
          <w:numId w:val="13"/>
        </w:numPr>
        <w:spacing w:after="120" w:line="360" w:lineRule="auto"/>
        <w:ind w:right="173"/>
        <w:rPr>
          <w:lang w:val="en-US"/>
        </w:rPr>
      </w:pPr>
      <w:r>
        <w:rPr>
          <w:lang w:val="en-US"/>
        </w:rPr>
        <w:t xml:space="preserve">Results for all pre-run scenarios shall be viewable in an interactive spatial interface </w:t>
      </w:r>
    </w:p>
    <w:p w14:paraId="5B4FCA96" w14:textId="77777777" w:rsidR="00E10E74" w:rsidRPr="00133599" w:rsidRDefault="00E10E74" w:rsidP="00903878">
      <w:pPr>
        <w:pStyle w:val="ListParagraph"/>
        <w:numPr>
          <w:ilvl w:val="2"/>
          <w:numId w:val="13"/>
        </w:numPr>
        <w:spacing w:after="120" w:line="360" w:lineRule="auto"/>
        <w:ind w:right="173"/>
        <w:rPr>
          <w:lang w:val="en-US"/>
        </w:rPr>
      </w:pPr>
      <w:r>
        <w:rPr>
          <w:lang w:val="en-US"/>
        </w:rPr>
        <w:t xml:space="preserve">Results for all pre-run scenarios shall be </w:t>
      </w:r>
      <w:proofErr w:type="spellStart"/>
      <w:r>
        <w:rPr>
          <w:lang w:val="en-US"/>
        </w:rPr>
        <w:t>queryable</w:t>
      </w:r>
      <w:proofErr w:type="spellEnd"/>
      <w:r>
        <w:rPr>
          <w:lang w:val="en-US"/>
        </w:rPr>
        <w:t xml:space="preserve"> and downloadable from the interactive spatial interface, in either spatial or tabular format</w:t>
      </w:r>
    </w:p>
    <w:p w14:paraId="1F1BC937" w14:textId="77777777" w:rsidR="00E10E74" w:rsidRDefault="00E10E74" w:rsidP="00903878">
      <w:pPr>
        <w:pStyle w:val="ListParagraph"/>
        <w:numPr>
          <w:ilvl w:val="2"/>
          <w:numId w:val="13"/>
        </w:numPr>
        <w:spacing w:after="120" w:line="360" w:lineRule="auto"/>
        <w:ind w:right="173"/>
        <w:rPr>
          <w:lang w:val="en-US"/>
        </w:rPr>
      </w:pPr>
      <w:r>
        <w:rPr>
          <w:lang w:val="en-US"/>
        </w:rPr>
        <w:lastRenderedPageBreak/>
        <w:t xml:space="preserve">Results reporting shall be limited to the formats agreed upon in the interactive spatial interface supporting common user applications including Risk MAP databases, mitigation planning, response and recovery plans, etc.   </w:t>
      </w:r>
    </w:p>
    <w:p w14:paraId="08030BF7" w14:textId="77777777" w:rsidR="00E10E74" w:rsidRDefault="00E10E74" w:rsidP="00903878">
      <w:pPr>
        <w:pStyle w:val="ListParagraph"/>
        <w:numPr>
          <w:ilvl w:val="2"/>
          <w:numId w:val="13"/>
        </w:numPr>
        <w:spacing w:after="120" w:line="360" w:lineRule="auto"/>
        <w:ind w:right="173"/>
        <w:rPr>
          <w:lang w:val="en-US"/>
        </w:rPr>
      </w:pPr>
      <w:r>
        <w:rPr>
          <w:lang w:val="en-US"/>
        </w:rPr>
        <w:t xml:space="preserve">User customized reporting for deterministic results data shall be supported </w:t>
      </w:r>
      <w:proofErr w:type="gramStart"/>
      <w:r>
        <w:rPr>
          <w:lang w:val="en-US"/>
        </w:rPr>
        <w:t>through the use of</w:t>
      </w:r>
      <w:proofErr w:type="gramEnd"/>
      <w:r>
        <w:rPr>
          <w:lang w:val="en-US"/>
        </w:rPr>
        <w:t xml:space="preserve"> downloadable results </w:t>
      </w:r>
    </w:p>
    <w:p w14:paraId="77EEB30E" w14:textId="77777777" w:rsidR="00E10E74" w:rsidRPr="005757D0" w:rsidRDefault="00E10E74" w:rsidP="00E10E74">
      <w:pPr>
        <w:pStyle w:val="ListParagraph"/>
        <w:spacing w:after="120" w:line="360" w:lineRule="auto"/>
        <w:ind w:left="1224" w:right="173"/>
        <w:rPr>
          <w:lang w:val="en-US"/>
        </w:rPr>
      </w:pPr>
    </w:p>
    <w:p w14:paraId="1B58265C" w14:textId="77777777" w:rsidR="00E10E74" w:rsidRDefault="00E10E74" w:rsidP="00903878">
      <w:pPr>
        <w:pStyle w:val="ListParagraph"/>
        <w:numPr>
          <w:ilvl w:val="1"/>
          <w:numId w:val="13"/>
        </w:numPr>
        <w:spacing w:after="120" w:line="360" w:lineRule="auto"/>
        <w:ind w:right="173"/>
        <w:rPr>
          <w:b/>
          <w:sz w:val="28"/>
          <w:szCs w:val="28"/>
          <w:lang w:val="en-US"/>
        </w:rPr>
      </w:pPr>
      <w:r>
        <w:rPr>
          <w:b/>
          <w:sz w:val="28"/>
          <w:szCs w:val="28"/>
          <w:lang w:val="en-US"/>
        </w:rPr>
        <w:t>Baseline Hazus Inventory</w:t>
      </w:r>
    </w:p>
    <w:p w14:paraId="1FC45E15" w14:textId="77777777" w:rsidR="00E10E74" w:rsidRPr="006C3AA2" w:rsidRDefault="00E10E74" w:rsidP="00E10E74">
      <w:pPr>
        <w:spacing w:after="120" w:line="360" w:lineRule="auto"/>
        <w:ind w:left="360" w:right="173"/>
        <w:rPr>
          <w:szCs w:val="28"/>
        </w:rPr>
      </w:pPr>
      <w:r w:rsidRPr="006C3AA2">
        <w:rPr>
          <w:szCs w:val="28"/>
        </w:rPr>
        <w:t>This inventory will include the Legacy Hazus state database inventory – a standardized dataset of buildings, critical infrastructure, facilities, and components (power lines, pipelines, etc.) for use as input to the hazard scenarios for damage and loss.</w:t>
      </w:r>
    </w:p>
    <w:p w14:paraId="4B5A0A1E" w14:textId="77777777" w:rsidR="00E10E74" w:rsidRPr="00963732" w:rsidRDefault="00E10E74" w:rsidP="00903878">
      <w:pPr>
        <w:pStyle w:val="ListParagraph"/>
        <w:numPr>
          <w:ilvl w:val="2"/>
          <w:numId w:val="13"/>
        </w:numPr>
        <w:spacing w:after="120" w:line="360" w:lineRule="auto"/>
        <w:ind w:right="173"/>
        <w:rPr>
          <w:b/>
          <w:sz w:val="28"/>
          <w:szCs w:val="28"/>
          <w:lang w:val="en-US"/>
        </w:rPr>
      </w:pPr>
      <w:r>
        <w:rPr>
          <w:lang w:val="en-US"/>
        </w:rPr>
        <w:t>Baseline</w:t>
      </w:r>
      <w:r w:rsidRPr="00963732">
        <w:rPr>
          <w:lang w:val="en-US"/>
        </w:rPr>
        <w:t xml:space="preserve"> inventory data </w:t>
      </w:r>
      <w:r>
        <w:rPr>
          <w:lang w:val="en-US"/>
        </w:rPr>
        <w:t>shall be provided by FEMA in a</w:t>
      </w:r>
      <w:r w:rsidRPr="00963732">
        <w:rPr>
          <w:lang w:val="en-US"/>
        </w:rPr>
        <w:t xml:space="preserve"> public</w:t>
      </w:r>
      <w:r>
        <w:rPr>
          <w:lang w:val="en-US"/>
        </w:rPr>
        <w:t xml:space="preserve"> web interface for viewing and download</w:t>
      </w:r>
    </w:p>
    <w:p w14:paraId="58430D78" w14:textId="77777777" w:rsidR="00E10E74" w:rsidRPr="00F60DFE" w:rsidRDefault="00E10E74" w:rsidP="00903878">
      <w:pPr>
        <w:pStyle w:val="ListParagraph"/>
        <w:numPr>
          <w:ilvl w:val="2"/>
          <w:numId w:val="13"/>
        </w:numPr>
        <w:spacing w:after="120" w:line="360" w:lineRule="auto"/>
        <w:ind w:right="173"/>
        <w:rPr>
          <w:b/>
          <w:sz w:val="28"/>
          <w:szCs w:val="28"/>
          <w:lang w:val="en-US"/>
        </w:rPr>
      </w:pPr>
      <w:r>
        <w:rPr>
          <w:lang w:val="en-US"/>
        </w:rPr>
        <w:t xml:space="preserve">Baseline inventory data shall not be editable within the web interface – user customizations will be performed via user download, then treated as user-defined when uploaded to </w:t>
      </w:r>
      <w:proofErr w:type="spellStart"/>
      <w:r>
        <w:rPr>
          <w:lang w:val="en-US"/>
        </w:rPr>
        <w:t>OpenHazus</w:t>
      </w:r>
      <w:proofErr w:type="spellEnd"/>
      <w:r>
        <w:rPr>
          <w:lang w:val="en-US"/>
        </w:rPr>
        <w:t xml:space="preserve"> for use</w:t>
      </w:r>
    </w:p>
    <w:p w14:paraId="1F689601" w14:textId="77777777" w:rsidR="00E10E74" w:rsidRPr="00B6051A" w:rsidRDefault="00E10E74" w:rsidP="00903878">
      <w:pPr>
        <w:pStyle w:val="ListParagraph"/>
        <w:numPr>
          <w:ilvl w:val="2"/>
          <w:numId w:val="13"/>
        </w:numPr>
        <w:spacing w:after="120" w:line="360" w:lineRule="auto"/>
        <w:ind w:right="173"/>
        <w:rPr>
          <w:b/>
          <w:sz w:val="28"/>
          <w:szCs w:val="28"/>
          <w:lang w:val="en-US"/>
        </w:rPr>
      </w:pPr>
      <w:r>
        <w:rPr>
          <w:lang w:val="en-US"/>
        </w:rPr>
        <w:t xml:space="preserve">Baseline inventory data for </w:t>
      </w:r>
      <w:proofErr w:type="spellStart"/>
      <w:r>
        <w:rPr>
          <w:lang w:val="en-US"/>
        </w:rPr>
        <w:t>OpenHazus</w:t>
      </w:r>
      <w:proofErr w:type="spellEnd"/>
      <w:r>
        <w:rPr>
          <w:lang w:val="en-US"/>
        </w:rPr>
        <w:t xml:space="preserve"> should discontinue use of the Legacy Hazus aggregated GBS and substitute nationwide site-specific building stock</w:t>
      </w:r>
    </w:p>
    <w:p w14:paraId="0A4F5CF0" w14:textId="77777777" w:rsidR="00E10E74" w:rsidRPr="00B6051A" w:rsidRDefault="00E10E74" w:rsidP="00903878">
      <w:pPr>
        <w:pStyle w:val="ListParagraph"/>
        <w:numPr>
          <w:ilvl w:val="2"/>
          <w:numId w:val="13"/>
        </w:numPr>
        <w:spacing w:after="120" w:line="360" w:lineRule="auto"/>
        <w:ind w:right="173"/>
        <w:rPr>
          <w:lang w:val="en-US"/>
        </w:rPr>
      </w:pPr>
      <w:r w:rsidRPr="00CA539D">
        <w:rPr>
          <w:lang w:val="en-US"/>
        </w:rPr>
        <w:t xml:space="preserve">Baseline Essential Facility inventory for </w:t>
      </w:r>
      <w:proofErr w:type="spellStart"/>
      <w:r w:rsidRPr="00CA539D">
        <w:rPr>
          <w:lang w:val="en-US"/>
        </w:rPr>
        <w:t>OpenHazus</w:t>
      </w:r>
      <w:proofErr w:type="spellEnd"/>
      <w:r w:rsidRPr="00CA539D">
        <w:rPr>
          <w:lang w:val="en-US"/>
        </w:rPr>
        <w:t xml:space="preserve"> shall be updated with data available through HIFLD Open </w:t>
      </w:r>
    </w:p>
    <w:p w14:paraId="21AD1BFC" w14:textId="77777777" w:rsidR="00E10E74" w:rsidRPr="00F60DFE" w:rsidRDefault="00E10E74" w:rsidP="00903878">
      <w:pPr>
        <w:pStyle w:val="ListParagraph"/>
        <w:numPr>
          <w:ilvl w:val="2"/>
          <w:numId w:val="13"/>
        </w:numPr>
        <w:spacing w:after="120" w:line="360" w:lineRule="auto"/>
        <w:ind w:right="173"/>
        <w:rPr>
          <w:b/>
          <w:sz w:val="28"/>
          <w:szCs w:val="28"/>
          <w:lang w:val="en-US"/>
        </w:rPr>
      </w:pPr>
      <w:r>
        <w:rPr>
          <w:lang w:val="en-US"/>
        </w:rPr>
        <w:t>Baseline</w:t>
      </w:r>
      <w:r w:rsidRPr="00F60DFE">
        <w:rPr>
          <w:lang w:val="en-US"/>
        </w:rPr>
        <w:t xml:space="preserve">, site-specific inventory data shall remain categorized according to physical structure type, with categories aligning as </w:t>
      </w:r>
      <w:r>
        <w:rPr>
          <w:lang w:val="en-US"/>
        </w:rPr>
        <w:t xml:space="preserve">closely as possible with Legacy </w:t>
      </w:r>
      <w:r w:rsidRPr="00F60DFE">
        <w:rPr>
          <w:lang w:val="en-US"/>
        </w:rPr>
        <w:t>Hazus (</w:t>
      </w:r>
      <w:proofErr w:type="spellStart"/>
      <w:r w:rsidRPr="00F60DFE">
        <w:rPr>
          <w:lang w:val="en-US"/>
        </w:rPr>
        <w:t>eg.</w:t>
      </w:r>
      <w:proofErr w:type="spellEnd"/>
      <w:r w:rsidRPr="00F60DFE">
        <w:rPr>
          <w:lang w:val="en-US"/>
        </w:rPr>
        <w:t xml:space="preserve"> Essential Facilities, Bridges, Pipelines, etc.). </w:t>
      </w:r>
    </w:p>
    <w:p w14:paraId="09176040" w14:textId="77777777" w:rsidR="00E10E74" w:rsidRPr="00F60DFE" w:rsidRDefault="00E10E74" w:rsidP="00903878">
      <w:pPr>
        <w:pStyle w:val="ListParagraph"/>
        <w:numPr>
          <w:ilvl w:val="2"/>
          <w:numId w:val="13"/>
        </w:numPr>
        <w:spacing w:after="120" w:line="360" w:lineRule="auto"/>
        <w:ind w:right="173"/>
        <w:rPr>
          <w:b/>
          <w:sz w:val="28"/>
          <w:szCs w:val="28"/>
          <w:lang w:val="en-US"/>
        </w:rPr>
      </w:pPr>
      <w:r>
        <w:rPr>
          <w:lang w:val="en-US"/>
        </w:rPr>
        <w:t>Baseline inventory shall be organized by state and inventory type, as in Legacy Hazus, with sub-categories based on available study region types: county, community, census tract, census block, watershed</w:t>
      </w:r>
    </w:p>
    <w:p w14:paraId="60D43896" w14:textId="77777777" w:rsidR="00E10E74" w:rsidRPr="00F60DFE" w:rsidRDefault="00E10E74" w:rsidP="00903878">
      <w:pPr>
        <w:pStyle w:val="ListParagraph"/>
        <w:numPr>
          <w:ilvl w:val="2"/>
          <w:numId w:val="13"/>
        </w:numPr>
        <w:spacing w:after="120" w:line="360" w:lineRule="auto"/>
        <w:ind w:right="173"/>
        <w:rPr>
          <w:b/>
          <w:sz w:val="28"/>
          <w:szCs w:val="28"/>
          <w:lang w:val="en-US"/>
        </w:rPr>
      </w:pPr>
      <w:r>
        <w:rPr>
          <w:lang w:val="en-US"/>
        </w:rPr>
        <w:t>State data will use an open source database file format, and be subdivided for download by jurisdiction and inventory type</w:t>
      </w:r>
    </w:p>
    <w:p w14:paraId="488BBB51" w14:textId="77777777" w:rsidR="00E10E74" w:rsidRPr="00F60DFE" w:rsidRDefault="00E10E74" w:rsidP="00903878">
      <w:pPr>
        <w:pStyle w:val="ListParagraph"/>
        <w:numPr>
          <w:ilvl w:val="2"/>
          <w:numId w:val="13"/>
        </w:numPr>
        <w:spacing w:after="120" w:line="360" w:lineRule="auto"/>
        <w:ind w:right="173"/>
        <w:rPr>
          <w:b/>
          <w:sz w:val="28"/>
          <w:szCs w:val="28"/>
          <w:lang w:val="en-US"/>
        </w:rPr>
      </w:pPr>
      <w:r>
        <w:rPr>
          <w:lang w:val="en-US"/>
        </w:rPr>
        <w:t>State data will not exceed 10 GB in uncompressed and 2 GB in compressed size to continue to support download and transportability</w:t>
      </w:r>
    </w:p>
    <w:p w14:paraId="339DF0B0" w14:textId="77777777" w:rsidR="00E10E74" w:rsidRPr="00500BA3" w:rsidRDefault="00E10E74" w:rsidP="00903878">
      <w:pPr>
        <w:pStyle w:val="ListParagraph"/>
        <w:numPr>
          <w:ilvl w:val="2"/>
          <w:numId w:val="13"/>
        </w:numPr>
        <w:spacing w:after="120" w:line="360" w:lineRule="auto"/>
        <w:ind w:right="173"/>
        <w:rPr>
          <w:b/>
          <w:sz w:val="28"/>
          <w:szCs w:val="28"/>
          <w:lang w:val="en-US"/>
        </w:rPr>
      </w:pPr>
      <w:r>
        <w:rPr>
          <w:lang w:val="en-US"/>
        </w:rPr>
        <w:lastRenderedPageBreak/>
        <w:t xml:space="preserve">To accommodate 4.2.6 and 4.2.7, </w:t>
      </w:r>
      <w:proofErr w:type="spellStart"/>
      <w:r>
        <w:rPr>
          <w:lang w:val="en-US"/>
        </w:rPr>
        <w:t>OpenHazus</w:t>
      </w:r>
      <w:proofErr w:type="spellEnd"/>
      <w:r>
        <w:rPr>
          <w:lang w:val="en-US"/>
        </w:rPr>
        <w:t xml:space="preserve"> upload/download times for a single state database shall not exceed one hour based on an average internet download speeds for typical users </w:t>
      </w:r>
    </w:p>
    <w:p w14:paraId="4D2756BF" w14:textId="77777777" w:rsidR="00E10E74" w:rsidRPr="00F60DFE" w:rsidRDefault="00E10E74" w:rsidP="00903878">
      <w:pPr>
        <w:pStyle w:val="ListParagraph"/>
        <w:numPr>
          <w:ilvl w:val="2"/>
          <w:numId w:val="13"/>
        </w:numPr>
        <w:spacing w:after="120" w:line="360" w:lineRule="auto"/>
        <w:ind w:right="173"/>
        <w:rPr>
          <w:b/>
          <w:sz w:val="28"/>
          <w:szCs w:val="28"/>
          <w:lang w:val="en-US"/>
        </w:rPr>
      </w:pPr>
      <w:r>
        <w:rPr>
          <w:lang w:val="en-US"/>
        </w:rPr>
        <w:t>Modular download of inventory data should be supported where a user selects data by type and jurisdiction for download and update in local environment and reupload for user-defined analysis (see section 4.4).  These tables shall be small and efficient tabular formats (</w:t>
      </w:r>
      <w:proofErr w:type="spellStart"/>
      <w:r>
        <w:rPr>
          <w:lang w:val="en-US"/>
        </w:rPr>
        <w:t>eg.</w:t>
      </w:r>
      <w:proofErr w:type="spellEnd"/>
      <w:r>
        <w:rPr>
          <w:lang w:val="en-US"/>
        </w:rPr>
        <w:t xml:space="preserve"> .csv) easily read by a variety of software.</w:t>
      </w:r>
    </w:p>
    <w:p w14:paraId="7937A9CF" w14:textId="77777777" w:rsidR="00E10E74" w:rsidRPr="00EF0444" w:rsidRDefault="00E10E74" w:rsidP="00903878">
      <w:pPr>
        <w:pStyle w:val="ListParagraph"/>
        <w:numPr>
          <w:ilvl w:val="2"/>
          <w:numId w:val="13"/>
        </w:numPr>
        <w:spacing w:after="120" w:line="360" w:lineRule="auto"/>
        <w:ind w:right="173"/>
        <w:rPr>
          <w:b/>
          <w:sz w:val="28"/>
          <w:szCs w:val="28"/>
          <w:lang w:val="en-US"/>
        </w:rPr>
      </w:pPr>
      <w:r>
        <w:rPr>
          <w:szCs w:val="28"/>
          <w:lang w:val="en-US"/>
        </w:rPr>
        <w:t xml:space="preserve">Dynamic updates via direct FTP or API connection to default inventory sources (American Community Survey, </w:t>
      </w:r>
      <w:r w:rsidRPr="008D3B78">
        <w:rPr>
          <w:lang w:val="en-US"/>
        </w:rPr>
        <w:t>Longitudinal Employer-Household Dynamic datasets</w:t>
      </w:r>
      <w:r>
        <w:rPr>
          <w:lang w:val="en-US"/>
        </w:rPr>
        <w:t>, HSIP, HIFLD, etc.)</w:t>
      </w:r>
      <w:r>
        <w:rPr>
          <w:szCs w:val="28"/>
          <w:lang w:val="en-US"/>
        </w:rPr>
        <w:t xml:space="preserve">  should be evaluated for future </w:t>
      </w:r>
      <w:proofErr w:type="spellStart"/>
      <w:r>
        <w:rPr>
          <w:szCs w:val="28"/>
          <w:lang w:val="en-US"/>
        </w:rPr>
        <w:t>OpenHazus</w:t>
      </w:r>
      <w:proofErr w:type="spellEnd"/>
      <w:r>
        <w:rPr>
          <w:szCs w:val="28"/>
          <w:lang w:val="en-US"/>
        </w:rPr>
        <w:t xml:space="preserve"> development </w:t>
      </w:r>
    </w:p>
    <w:p w14:paraId="677A74E4" w14:textId="77777777" w:rsidR="00E10E74" w:rsidRPr="00EF0444" w:rsidRDefault="00E10E74" w:rsidP="00E10E74">
      <w:pPr>
        <w:spacing w:after="120" w:line="360" w:lineRule="auto"/>
        <w:ind w:right="173"/>
      </w:pPr>
    </w:p>
    <w:p w14:paraId="5FE3310F" w14:textId="77777777" w:rsidR="00E10E74" w:rsidRDefault="00E10E74" w:rsidP="00903878">
      <w:pPr>
        <w:pStyle w:val="ListParagraph"/>
        <w:numPr>
          <w:ilvl w:val="1"/>
          <w:numId w:val="13"/>
        </w:numPr>
        <w:spacing w:after="120" w:line="360" w:lineRule="auto"/>
        <w:ind w:right="173"/>
        <w:rPr>
          <w:b/>
          <w:sz w:val="28"/>
          <w:szCs w:val="28"/>
          <w:lang w:val="en-US"/>
        </w:rPr>
      </w:pPr>
      <w:r>
        <w:rPr>
          <w:b/>
          <w:sz w:val="28"/>
          <w:szCs w:val="28"/>
          <w:lang w:val="en-US"/>
        </w:rPr>
        <w:t xml:space="preserve">Access to Authoritative Hazard Data </w:t>
      </w:r>
    </w:p>
    <w:p w14:paraId="29DDEB4F" w14:textId="77777777" w:rsidR="00E10E74" w:rsidRPr="00456543" w:rsidRDefault="00E10E74" w:rsidP="00903878">
      <w:pPr>
        <w:pStyle w:val="ListParagraph"/>
        <w:numPr>
          <w:ilvl w:val="2"/>
          <w:numId w:val="13"/>
        </w:numPr>
        <w:spacing w:after="120" w:line="360" w:lineRule="auto"/>
        <w:ind w:right="173"/>
        <w:rPr>
          <w:b/>
          <w:sz w:val="28"/>
          <w:szCs w:val="28"/>
          <w:lang w:val="en-US"/>
        </w:rPr>
      </w:pPr>
      <w:r w:rsidRPr="00456543">
        <w:rPr>
          <w:lang w:val="en-US"/>
        </w:rPr>
        <w:t xml:space="preserve">Users must be able to </w:t>
      </w:r>
      <w:r>
        <w:rPr>
          <w:lang w:val="en-US"/>
        </w:rPr>
        <w:t xml:space="preserve">discover and </w:t>
      </w:r>
      <w:r w:rsidRPr="00456543">
        <w:rPr>
          <w:lang w:val="en-US"/>
        </w:rPr>
        <w:t xml:space="preserve">explore existing hazard datasets from authoritative agencies in their study area and select their desired hazard source for direct </w:t>
      </w:r>
      <w:r>
        <w:rPr>
          <w:lang w:val="en-US"/>
        </w:rPr>
        <w:t xml:space="preserve">online </w:t>
      </w:r>
      <w:r w:rsidRPr="00456543">
        <w:rPr>
          <w:lang w:val="en-US"/>
        </w:rPr>
        <w:t>integration in their analysis</w:t>
      </w:r>
      <w:r>
        <w:rPr>
          <w:lang w:val="en-US"/>
        </w:rPr>
        <w:t xml:space="preserve">. </w:t>
      </w:r>
    </w:p>
    <w:p w14:paraId="41990DE4" w14:textId="77777777" w:rsidR="00E10E74" w:rsidRPr="00456543" w:rsidRDefault="00E10E74" w:rsidP="00903878">
      <w:pPr>
        <w:pStyle w:val="ListParagraph"/>
        <w:numPr>
          <w:ilvl w:val="2"/>
          <w:numId w:val="13"/>
        </w:numPr>
        <w:spacing w:after="120" w:line="360" w:lineRule="auto"/>
        <w:ind w:right="173"/>
        <w:rPr>
          <w:b/>
          <w:sz w:val="28"/>
          <w:szCs w:val="28"/>
          <w:lang w:val="en-US"/>
        </w:rPr>
      </w:pPr>
      <w:r w:rsidRPr="00456543">
        <w:rPr>
          <w:lang w:val="en-US"/>
        </w:rPr>
        <w:t>Users should be able to upload their own hazard data fo</w:t>
      </w:r>
      <w:r>
        <w:rPr>
          <w:lang w:val="en-US"/>
        </w:rPr>
        <w:t>r integration in their analyses</w:t>
      </w:r>
    </w:p>
    <w:p w14:paraId="27B6B5A7" w14:textId="77777777" w:rsidR="00E10E74" w:rsidRPr="00B6051A" w:rsidRDefault="00E10E74" w:rsidP="00903878">
      <w:pPr>
        <w:pStyle w:val="ListParagraph"/>
        <w:numPr>
          <w:ilvl w:val="2"/>
          <w:numId w:val="13"/>
        </w:numPr>
        <w:spacing w:after="120" w:line="360" w:lineRule="auto"/>
        <w:ind w:right="173"/>
        <w:rPr>
          <w:b/>
          <w:sz w:val="28"/>
          <w:szCs w:val="28"/>
          <w:lang w:val="en-US"/>
        </w:rPr>
      </w:pPr>
      <w:r w:rsidRPr="00456543">
        <w:rPr>
          <w:lang w:val="en-US"/>
        </w:rPr>
        <w:t>Standardized QA/QC measures should be established allowing users to transfer their hazard data to a sandbox, where it can be shared more broadly through a public domain repository</w:t>
      </w:r>
      <w:r>
        <w:rPr>
          <w:lang w:val="en-US"/>
        </w:rPr>
        <w:t>.</w:t>
      </w:r>
    </w:p>
    <w:p w14:paraId="276388A2" w14:textId="77777777" w:rsidR="00E10E74" w:rsidRPr="00456543" w:rsidRDefault="00E10E74" w:rsidP="00903878">
      <w:pPr>
        <w:pStyle w:val="ListParagraph"/>
        <w:numPr>
          <w:ilvl w:val="2"/>
          <w:numId w:val="13"/>
        </w:numPr>
        <w:spacing w:after="120" w:line="360" w:lineRule="auto"/>
        <w:ind w:right="173"/>
        <w:rPr>
          <w:b/>
          <w:sz w:val="28"/>
          <w:szCs w:val="28"/>
          <w:lang w:val="en-US"/>
        </w:rPr>
      </w:pPr>
      <w:r w:rsidRPr="00456543">
        <w:rPr>
          <w:lang w:val="en-US"/>
        </w:rPr>
        <w:t>FEMA</w:t>
      </w:r>
      <w:r>
        <w:rPr>
          <w:lang w:val="en-US"/>
        </w:rPr>
        <w:t xml:space="preserve"> should develop a governance process that includes </w:t>
      </w:r>
      <w:r w:rsidRPr="00456543">
        <w:rPr>
          <w:lang w:val="en-US"/>
        </w:rPr>
        <w:t>approval</w:t>
      </w:r>
      <w:r>
        <w:rPr>
          <w:lang w:val="en-US"/>
        </w:rPr>
        <w:t xml:space="preserve">s and </w:t>
      </w:r>
      <w:r w:rsidRPr="00456543">
        <w:rPr>
          <w:lang w:val="en-US"/>
        </w:rPr>
        <w:t>internal quality control.</w:t>
      </w:r>
    </w:p>
    <w:p w14:paraId="307D74D6" w14:textId="77777777" w:rsidR="00E10E74" w:rsidRPr="00FC2756" w:rsidRDefault="00E10E74" w:rsidP="00E10E74">
      <w:pPr>
        <w:spacing w:after="120" w:line="360" w:lineRule="auto"/>
        <w:ind w:left="720" w:right="173"/>
        <w:rPr>
          <w:b/>
          <w:sz w:val="28"/>
          <w:szCs w:val="28"/>
        </w:rPr>
      </w:pPr>
    </w:p>
    <w:p w14:paraId="57F8023E" w14:textId="77777777" w:rsidR="00E10E74" w:rsidRDefault="00E10E74" w:rsidP="00903878">
      <w:pPr>
        <w:pStyle w:val="ListParagraph"/>
        <w:numPr>
          <w:ilvl w:val="2"/>
          <w:numId w:val="13"/>
        </w:numPr>
        <w:spacing w:after="120" w:line="360" w:lineRule="auto"/>
        <w:ind w:right="173"/>
        <w:rPr>
          <w:b/>
          <w:sz w:val="28"/>
          <w:szCs w:val="28"/>
          <w:lang w:val="en-US"/>
        </w:rPr>
      </w:pPr>
      <w:r>
        <w:rPr>
          <w:b/>
          <w:sz w:val="28"/>
          <w:szCs w:val="28"/>
          <w:lang w:val="en-US"/>
        </w:rPr>
        <w:t xml:space="preserve">Flood </w:t>
      </w:r>
    </w:p>
    <w:p w14:paraId="607AEFD2" w14:textId="77777777" w:rsidR="00E10E74" w:rsidRPr="00604E10" w:rsidRDefault="00E10E74" w:rsidP="00903878">
      <w:pPr>
        <w:pStyle w:val="ListParagraph"/>
        <w:numPr>
          <w:ilvl w:val="3"/>
          <w:numId w:val="13"/>
        </w:numPr>
        <w:spacing w:after="120" w:line="360" w:lineRule="auto"/>
        <w:ind w:right="173"/>
        <w:rPr>
          <w:b/>
          <w:sz w:val="28"/>
          <w:szCs w:val="28"/>
          <w:lang w:val="en-US"/>
        </w:rPr>
      </w:pPr>
      <w:r>
        <w:rPr>
          <w:szCs w:val="28"/>
          <w:lang w:val="en-US"/>
        </w:rPr>
        <w:t xml:space="preserve">Flood hazard data shall be sourced from users and external data sources (FEMA libraries, NOAA, </w:t>
      </w:r>
      <w:proofErr w:type="spellStart"/>
      <w:r>
        <w:rPr>
          <w:szCs w:val="28"/>
          <w:lang w:val="en-US"/>
        </w:rPr>
        <w:t>etc</w:t>
      </w:r>
      <w:proofErr w:type="spellEnd"/>
      <w:r>
        <w:rPr>
          <w:szCs w:val="28"/>
          <w:lang w:val="en-US"/>
        </w:rPr>
        <w:t>)</w:t>
      </w:r>
    </w:p>
    <w:p w14:paraId="674F2952" w14:textId="77777777" w:rsidR="00E10E74" w:rsidRPr="00EF0444" w:rsidRDefault="00E10E74" w:rsidP="00903878">
      <w:pPr>
        <w:pStyle w:val="ListParagraph"/>
        <w:numPr>
          <w:ilvl w:val="3"/>
          <w:numId w:val="13"/>
        </w:numPr>
        <w:spacing w:after="120" w:line="360" w:lineRule="auto"/>
        <w:ind w:right="173"/>
        <w:rPr>
          <w:b/>
          <w:sz w:val="28"/>
          <w:szCs w:val="28"/>
          <w:lang w:val="en-US"/>
        </w:rPr>
      </w:pPr>
      <w:r>
        <w:rPr>
          <w:szCs w:val="28"/>
          <w:lang w:val="en-US"/>
        </w:rPr>
        <w:t xml:space="preserve">Legacy Hazus automated H&amp;H capabilities for generating depth grids will not be migrated to </w:t>
      </w:r>
      <w:proofErr w:type="spellStart"/>
      <w:r>
        <w:rPr>
          <w:szCs w:val="28"/>
          <w:lang w:val="en-US"/>
        </w:rPr>
        <w:t>OpenHazus</w:t>
      </w:r>
      <w:proofErr w:type="spellEnd"/>
    </w:p>
    <w:p w14:paraId="62F12D6B" w14:textId="77777777" w:rsidR="00E10E74" w:rsidRPr="00604E10" w:rsidRDefault="00E10E74" w:rsidP="00903878">
      <w:pPr>
        <w:pStyle w:val="ListParagraph"/>
        <w:numPr>
          <w:ilvl w:val="3"/>
          <w:numId w:val="13"/>
        </w:numPr>
        <w:spacing w:after="120" w:line="360" w:lineRule="auto"/>
        <w:ind w:right="173"/>
        <w:rPr>
          <w:b/>
          <w:sz w:val="28"/>
          <w:szCs w:val="28"/>
          <w:lang w:val="en-US"/>
        </w:rPr>
      </w:pPr>
      <w:proofErr w:type="spellStart"/>
      <w:r>
        <w:rPr>
          <w:szCs w:val="28"/>
          <w:lang w:val="en-US"/>
        </w:rPr>
        <w:t>OpenHazus</w:t>
      </w:r>
      <w:proofErr w:type="spellEnd"/>
      <w:r>
        <w:rPr>
          <w:szCs w:val="28"/>
          <w:lang w:val="en-US"/>
        </w:rPr>
        <w:t xml:space="preserve"> will provide online flood hazard data discovery and act as a repository for depth grids to include a standard QA/QC process for reviewing and accepting data</w:t>
      </w:r>
    </w:p>
    <w:p w14:paraId="59683AA9" w14:textId="77777777" w:rsidR="00E10E74" w:rsidRPr="008E1CE0" w:rsidRDefault="00E10E74" w:rsidP="00903878">
      <w:pPr>
        <w:pStyle w:val="ListParagraph"/>
        <w:numPr>
          <w:ilvl w:val="3"/>
          <w:numId w:val="13"/>
        </w:numPr>
        <w:spacing w:after="120" w:line="360" w:lineRule="auto"/>
        <w:ind w:right="173"/>
        <w:rPr>
          <w:b/>
          <w:sz w:val="28"/>
          <w:szCs w:val="28"/>
          <w:lang w:val="en-US"/>
        </w:rPr>
      </w:pPr>
      <w:r>
        <w:rPr>
          <w:szCs w:val="28"/>
          <w:lang w:val="en-US"/>
        </w:rPr>
        <w:t>Depth grids in the repository shall be available in open source formats</w:t>
      </w:r>
    </w:p>
    <w:p w14:paraId="0E9F489A" w14:textId="77777777" w:rsidR="00E10E74" w:rsidRPr="00AB7CEA" w:rsidRDefault="00E10E74" w:rsidP="00903878">
      <w:pPr>
        <w:pStyle w:val="ListParagraph"/>
        <w:numPr>
          <w:ilvl w:val="3"/>
          <w:numId w:val="13"/>
        </w:numPr>
        <w:spacing w:after="120" w:line="360" w:lineRule="auto"/>
        <w:ind w:right="173"/>
        <w:rPr>
          <w:b/>
          <w:sz w:val="28"/>
          <w:szCs w:val="28"/>
          <w:lang w:val="en-US"/>
        </w:rPr>
      </w:pPr>
      <w:r w:rsidRPr="00AB7CEA">
        <w:rPr>
          <w:szCs w:val="28"/>
          <w:lang w:val="en-US"/>
        </w:rPr>
        <w:lastRenderedPageBreak/>
        <w:t xml:space="preserve">Users in the desktop environment should be able to extract from the online </w:t>
      </w:r>
      <w:proofErr w:type="spellStart"/>
      <w:r w:rsidRPr="00AB7CEA">
        <w:rPr>
          <w:szCs w:val="28"/>
          <w:lang w:val="en-US"/>
        </w:rPr>
        <w:t>reposistory</w:t>
      </w:r>
      <w:proofErr w:type="spellEnd"/>
      <w:r w:rsidRPr="00AB7CEA">
        <w:rPr>
          <w:szCs w:val="28"/>
          <w:lang w:val="en-US"/>
        </w:rPr>
        <w:t xml:space="preserve"> individual flood depths based on </w:t>
      </w:r>
      <w:proofErr w:type="spellStart"/>
      <w:r w:rsidRPr="00AB7CEA">
        <w:rPr>
          <w:szCs w:val="28"/>
          <w:lang w:val="en-US"/>
        </w:rPr>
        <w:t>lat-lon</w:t>
      </w:r>
      <w:proofErr w:type="spellEnd"/>
      <w:r w:rsidRPr="00AB7CEA">
        <w:rPr>
          <w:szCs w:val="28"/>
          <w:lang w:val="en-US"/>
        </w:rPr>
        <w:t xml:space="preserve"> coordinates or individual structures</w:t>
      </w:r>
      <w:r>
        <w:rPr>
          <w:szCs w:val="28"/>
          <w:lang w:val="en-US"/>
        </w:rPr>
        <w:t>.</w:t>
      </w:r>
    </w:p>
    <w:p w14:paraId="0FB1024E" w14:textId="77777777" w:rsidR="00E10E74" w:rsidRPr="00456543" w:rsidRDefault="00E10E74" w:rsidP="00903878">
      <w:pPr>
        <w:pStyle w:val="ListParagraph"/>
        <w:numPr>
          <w:ilvl w:val="3"/>
          <w:numId w:val="13"/>
        </w:numPr>
        <w:spacing w:after="120" w:line="360" w:lineRule="auto"/>
        <w:ind w:right="173"/>
        <w:rPr>
          <w:b/>
          <w:sz w:val="28"/>
          <w:szCs w:val="28"/>
          <w:lang w:val="en-US"/>
        </w:rPr>
      </w:pPr>
      <w:r w:rsidRPr="00AB7CEA">
        <w:rPr>
          <w:szCs w:val="28"/>
          <w:lang w:val="en-US"/>
        </w:rPr>
        <w:t>The flood hazard repository shall include a map interface for users to view, query, and download depth grids, or designate them for a</w:t>
      </w:r>
      <w:r>
        <w:rPr>
          <w:szCs w:val="28"/>
          <w:lang w:val="en-US"/>
        </w:rPr>
        <w:t>nalysis using other Hazus modules</w:t>
      </w:r>
    </w:p>
    <w:p w14:paraId="14B23352" w14:textId="77777777" w:rsidR="00E10E74" w:rsidRPr="00456543" w:rsidRDefault="00E10E74" w:rsidP="00903878">
      <w:pPr>
        <w:pStyle w:val="ListParagraph"/>
        <w:numPr>
          <w:ilvl w:val="3"/>
          <w:numId w:val="13"/>
        </w:numPr>
        <w:spacing w:after="120" w:line="360" w:lineRule="auto"/>
        <w:ind w:right="173"/>
        <w:rPr>
          <w:b/>
          <w:sz w:val="28"/>
          <w:szCs w:val="28"/>
          <w:lang w:val="en-US"/>
        </w:rPr>
      </w:pPr>
      <w:r>
        <w:rPr>
          <w:lang w:val="en-US"/>
        </w:rPr>
        <w:t xml:space="preserve">Options for generating a national-level depth grid in future versions of </w:t>
      </w:r>
      <w:proofErr w:type="spellStart"/>
      <w:r>
        <w:rPr>
          <w:lang w:val="en-US"/>
        </w:rPr>
        <w:t>OpenHazus</w:t>
      </w:r>
      <w:proofErr w:type="spellEnd"/>
      <w:r>
        <w:rPr>
          <w:lang w:val="en-US"/>
        </w:rPr>
        <w:t xml:space="preserve"> should be evaluated. For additional information, please see Section X.X. (POC write up)</w:t>
      </w:r>
    </w:p>
    <w:p w14:paraId="1367811F" w14:textId="77777777" w:rsidR="00E10E74" w:rsidRDefault="00E10E74" w:rsidP="00903878">
      <w:pPr>
        <w:pStyle w:val="ListParagraph"/>
        <w:numPr>
          <w:ilvl w:val="2"/>
          <w:numId w:val="13"/>
        </w:numPr>
        <w:spacing w:after="120" w:line="360" w:lineRule="auto"/>
        <w:ind w:right="173"/>
        <w:rPr>
          <w:b/>
          <w:sz w:val="28"/>
          <w:szCs w:val="28"/>
          <w:lang w:val="en-US"/>
        </w:rPr>
      </w:pPr>
      <w:r>
        <w:rPr>
          <w:b/>
          <w:sz w:val="28"/>
          <w:szCs w:val="28"/>
          <w:lang w:val="en-US"/>
        </w:rPr>
        <w:t>Hurricane</w:t>
      </w:r>
    </w:p>
    <w:p w14:paraId="04D13BD0" w14:textId="77777777" w:rsidR="00E10E74" w:rsidRPr="008E1CE0" w:rsidRDefault="00E10E74" w:rsidP="00903878">
      <w:pPr>
        <w:pStyle w:val="ListParagraph"/>
        <w:numPr>
          <w:ilvl w:val="3"/>
          <w:numId w:val="13"/>
        </w:numPr>
        <w:spacing w:after="120" w:line="360" w:lineRule="auto"/>
        <w:ind w:right="173"/>
        <w:rPr>
          <w:b/>
          <w:sz w:val="28"/>
          <w:szCs w:val="28"/>
          <w:lang w:val="en-US"/>
        </w:rPr>
      </w:pPr>
      <w:r>
        <w:rPr>
          <w:szCs w:val="28"/>
          <w:lang w:val="en-US"/>
        </w:rPr>
        <w:t xml:space="preserve">Hurricane hazard data for both wind and surge – probabilistic, historic, and NHC </w:t>
      </w:r>
      <w:proofErr w:type="gramStart"/>
      <w:r>
        <w:rPr>
          <w:szCs w:val="28"/>
          <w:lang w:val="en-US"/>
        </w:rPr>
        <w:t>Advisory  –</w:t>
      </w:r>
      <w:proofErr w:type="gramEnd"/>
      <w:r>
        <w:rPr>
          <w:szCs w:val="28"/>
          <w:lang w:val="en-US"/>
        </w:rPr>
        <w:t xml:space="preserve">  shall be sourced from ASCE, NOAA or </w:t>
      </w:r>
      <w:proofErr w:type="spellStart"/>
      <w:r>
        <w:rPr>
          <w:szCs w:val="28"/>
          <w:lang w:val="en-US"/>
        </w:rPr>
        <w:t>Hurrevac</w:t>
      </w:r>
      <w:proofErr w:type="spellEnd"/>
      <w:r>
        <w:rPr>
          <w:szCs w:val="28"/>
          <w:lang w:val="en-US"/>
        </w:rPr>
        <w:t xml:space="preserve"> and made available in the </w:t>
      </w:r>
      <w:proofErr w:type="spellStart"/>
      <w:r>
        <w:rPr>
          <w:szCs w:val="28"/>
          <w:lang w:val="en-US"/>
        </w:rPr>
        <w:t>OpenHazus</w:t>
      </w:r>
      <w:proofErr w:type="spellEnd"/>
      <w:r>
        <w:rPr>
          <w:szCs w:val="28"/>
          <w:lang w:val="en-US"/>
        </w:rPr>
        <w:t xml:space="preserve"> repository for online analysis or download</w:t>
      </w:r>
    </w:p>
    <w:p w14:paraId="69F03ADB" w14:textId="77777777" w:rsidR="00E10E74" w:rsidRPr="00A235FA" w:rsidRDefault="00E10E74" w:rsidP="00903878">
      <w:pPr>
        <w:pStyle w:val="ListParagraph"/>
        <w:numPr>
          <w:ilvl w:val="3"/>
          <w:numId w:val="13"/>
        </w:numPr>
        <w:spacing w:after="120" w:line="360" w:lineRule="auto"/>
        <w:ind w:right="173"/>
        <w:rPr>
          <w:b/>
          <w:sz w:val="28"/>
          <w:szCs w:val="28"/>
          <w:lang w:val="en-US"/>
        </w:rPr>
      </w:pPr>
      <w:r>
        <w:rPr>
          <w:szCs w:val="28"/>
          <w:lang w:val="en-US"/>
        </w:rPr>
        <w:t xml:space="preserve">Legacy Hazus capability for generating user-defined hurricane scenario </w:t>
      </w:r>
      <w:proofErr w:type="spellStart"/>
      <w:r>
        <w:rPr>
          <w:szCs w:val="28"/>
          <w:lang w:val="en-US"/>
        </w:rPr>
        <w:t>windfields</w:t>
      </w:r>
      <w:proofErr w:type="spellEnd"/>
      <w:r>
        <w:rPr>
          <w:szCs w:val="28"/>
          <w:lang w:val="en-US"/>
        </w:rPr>
        <w:t xml:space="preserve"> shall be migrated to a module in </w:t>
      </w:r>
      <w:proofErr w:type="spellStart"/>
      <w:r>
        <w:rPr>
          <w:szCs w:val="28"/>
          <w:lang w:val="en-US"/>
        </w:rPr>
        <w:t>OpenHazus</w:t>
      </w:r>
      <w:proofErr w:type="spellEnd"/>
      <w:r>
        <w:rPr>
          <w:szCs w:val="28"/>
          <w:lang w:val="en-US"/>
        </w:rPr>
        <w:t>, including the ability to incorporate topographic factors</w:t>
      </w:r>
    </w:p>
    <w:p w14:paraId="400EC86A" w14:textId="77777777" w:rsidR="00E10E74" w:rsidRPr="008E1CE0" w:rsidRDefault="00E10E74" w:rsidP="00903878">
      <w:pPr>
        <w:pStyle w:val="ListParagraph"/>
        <w:numPr>
          <w:ilvl w:val="3"/>
          <w:numId w:val="13"/>
        </w:numPr>
        <w:spacing w:after="120" w:line="360" w:lineRule="auto"/>
        <w:ind w:right="173"/>
        <w:rPr>
          <w:b/>
          <w:sz w:val="28"/>
          <w:szCs w:val="28"/>
          <w:lang w:val="en-US"/>
        </w:rPr>
      </w:pPr>
      <w:r>
        <w:rPr>
          <w:szCs w:val="28"/>
          <w:lang w:val="en-US"/>
        </w:rPr>
        <w:t>Supplemental hurricane hazard data such as topographic speedup factors, terrain roughness, tree coverage, and debris recovery factors will be available for download and enhancement by the user.</w:t>
      </w:r>
    </w:p>
    <w:p w14:paraId="122B50B8" w14:textId="77777777" w:rsidR="00E10E74" w:rsidRPr="008E1CE0" w:rsidRDefault="00E10E74" w:rsidP="00903878">
      <w:pPr>
        <w:pStyle w:val="ListParagraph"/>
        <w:numPr>
          <w:ilvl w:val="3"/>
          <w:numId w:val="13"/>
        </w:numPr>
        <w:spacing w:after="120" w:line="360" w:lineRule="auto"/>
        <w:ind w:right="173"/>
        <w:rPr>
          <w:b/>
          <w:sz w:val="28"/>
          <w:szCs w:val="28"/>
          <w:lang w:val="en-US"/>
        </w:rPr>
      </w:pPr>
      <w:r>
        <w:rPr>
          <w:szCs w:val="28"/>
          <w:lang w:val="en-US"/>
        </w:rPr>
        <w:t>Hurricane data in the repository shall be in open source formats</w:t>
      </w:r>
    </w:p>
    <w:p w14:paraId="22C45DE4" w14:textId="77777777" w:rsidR="00E10E74" w:rsidRPr="008E1CE0" w:rsidRDefault="00E10E74" w:rsidP="00903878">
      <w:pPr>
        <w:pStyle w:val="ListParagraph"/>
        <w:numPr>
          <w:ilvl w:val="3"/>
          <w:numId w:val="13"/>
        </w:numPr>
        <w:spacing w:after="120" w:line="360" w:lineRule="auto"/>
        <w:ind w:right="173"/>
        <w:rPr>
          <w:b/>
          <w:sz w:val="28"/>
          <w:szCs w:val="28"/>
          <w:lang w:val="en-US"/>
        </w:rPr>
      </w:pPr>
      <w:r>
        <w:rPr>
          <w:szCs w:val="28"/>
          <w:lang w:val="en-US"/>
        </w:rPr>
        <w:t>Typical file sizes for download and upload will continue to be less than 10 MB consistent with Legacy Hazus hurricane hazard data.</w:t>
      </w:r>
    </w:p>
    <w:p w14:paraId="6252AC66" w14:textId="77777777" w:rsidR="00E10E74" w:rsidRDefault="00E10E74" w:rsidP="00903878">
      <w:pPr>
        <w:pStyle w:val="ListParagraph"/>
        <w:numPr>
          <w:ilvl w:val="2"/>
          <w:numId w:val="13"/>
        </w:numPr>
        <w:spacing w:after="120" w:line="360" w:lineRule="auto"/>
        <w:ind w:right="173"/>
        <w:rPr>
          <w:b/>
          <w:sz w:val="28"/>
          <w:szCs w:val="28"/>
          <w:lang w:val="en-US"/>
        </w:rPr>
      </w:pPr>
      <w:r>
        <w:rPr>
          <w:b/>
          <w:sz w:val="28"/>
          <w:szCs w:val="28"/>
          <w:lang w:val="en-US"/>
        </w:rPr>
        <w:t>Earthquake</w:t>
      </w:r>
    </w:p>
    <w:p w14:paraId="18ACA437" w14:textId="77777777" w:rsidR="00E10E74" w:rsidRPr="00CD0488" w:rsidRDefault="00E10E74" w:rsidP="00903878">
      <w:pPr>
        <w:pStyle w:val="ListParagraph"/>
        <w:numPr>
          <w:ilvl w:val="3"/>
          <w:numId w:val="13"/>
        </w:numPr>
        <w:spacing w:after="120" w:line="360" w:lineRule="auto"/>
        <w:ind w:right="173"/>
        <w:rPr>
          <w:b/>
          <w:sz w:val="28"/>
          <w:szCs w:val="28"/>
          <w:lang w:val="en-US"/>
        </w:rPr>
      </w:pPr>
      <w:r>
        <w:rPr>
          <w:szCs w:val="28"/>
          <w:lang w:val="en-US"/>
        </w:rPr>
        <w:t xml:space="preserve">Earthquake ground motion hazard data – probabilistic, historic, scenario and actual – shall be sourced from the USGS Earthquake Hazard Mapping and </w:t>
      </w:r>
      <w:proofErr w:type="spellStart"/>
      <w:r>
        <w:rPr>
          <w:szCs w:val="28"/>
          <w:lang w:val="en-US"/>
        </w:rPr>
        <w:t>ShakeMap</w:t>
      </w:r>
      <w:proofErr w:type="spellEnd"/>
      <w:r>
        <w:rPr>
          <w:szCs w:val="28"/>
          <w:lang w:val="en-US"/>
        </w:rPr>
        <w:t xml:space="preserve"> programs</w:t>
      </w:r>
    </w:p>
    <w:p w14:paraId="32249FAF" w14:textId="77777777" w:rsidR="00E10E74" w:rsidRPr="00CD0488" w:rsidRDefault="00E10E74" w:rsidP="00903878">
      <w:pPr>
        <w:pStyle w:val="ListParagraph"/>
        <w:numPr>
          <w:ilvl w:val="3"/>
          <w:numId w:val="13"/>
        </w:numPr>
        <w:spacing w:after="120" w:line="360" w:lineRule="auto"/>
        <w:ind w:right="173"/>
        <w:rPr>
          <w:b/>
          <w:sz w:val="28"/>
          <w:szCs w:val="28"/>
          <w:lang w:val="en-US"/>
        </w:rPr>
      </w:pPr>
      <w:r>
        <w:rPr>
          <w:szCs w:val="28"/>
          <w:lang w:val="en-US"/>
        </w:rPr>
        <w:t xml:space="preserve">Legacy Hazus capability for generating arbitrary, fault-based, and historic epicenter-based earthquake scenarios will not be migrated to </w:t>
      </w:r>
      <w:proofErr w:type="spellStart"/>
      <w:r>
        <w:rPr>
          <w:szCs w:val="28"/>
          <w:lang w:val="en-US"/>
        </w:rPr>
        <w:t>OpenHazus</w:t>
      </w:r>
      <w:proofErr w:type="spellEnd"/>
    </w:p>
    <w:p w14:paraId="420EBDE9" w14:textId="77777777" w:rsidR="00E10E74" w:rsidRPr="00CD0488" w:rsidRDefault="00E10E74" w:rsidP="00903878">
      <w:pPr>
        <w:pStyle w:val="ListParagraph"/>
        <w:numPr>
          <w:ilvl w:val="3"/>
          <w:numId w:val="13"/>
        </w:numPr>
        <w:spacing w:after="120" w:line="360" w:lineRule="auto"/>
        <w:ind w:right="173"/>
        <w:rPr>
          <w:b/>
          <w:sz w:val="28"/>
          <w:szCs w:val="28"/>
          <w:lang w:val="en-US"/>
        </w:rPr>
      </w:pPr>
      <w:r>
        <w:rPr>
          <w:szCs w:val="28"/>
          <w:lang w:val="en-US"/>
        </w:rPr>
        <w:t>Use of user-supplied ground motion hazard data will be supported through an upload function based on common open source files types such as .xml or .</w:t>
      </w:r>
      <w:proofErr w:type="spellStart"/>
      <w:r>
        <w:rPr>
          <w:szCs w:val="28"/>
          <w:lang w:val="en-US"/>
        </w:rPr>
        <w:t>shp</w:t>
      </w:r>
      <w:proofErr w:type="spellEnd"/>
      <w:r>
        <w:rPr>
          <w:szCs w:val="28"/>
          <w:lang w:val="en-US"/>
        </w:rPr>
        <w:t xml:space="preserve"> files.  </w:t>
      </w:r>
    </w:p>
    <w:p w14:paraId="4A987C78" w14:textId="77777777" w:rsidR="00E10E74" w:rsidRPr="00D23EFB" w:rsidRDefault="00E10E74" w:rsidP="00903878">
      <w:pPr>
        <w:pStyle w:val="ListParagraph"/>
        <w:numPr>
          <w:ilvl w:val="3"/>
          <w:numId w:val="13"/>
        </w:numPr>
        <w:spacing w:after="120" w:line="360" w:lineRule="auto"/>
        <w:ind w:right="173"/>
        <w:rPr>
          <w:b/>
          <w:sz w:val="28"/>
          <w:szCs w:val="28"/>
          <w:lang w:val="en-US"/>
        </w:rPr>
      </w:pPr>
      <w:r>
        <w:rPr>
          <w:szCs w:val="28"/>
          <w:lang w:val="en-US"/>
        </w:rPr>
        <w:t>Data in the repository shall be available for download and enhancement by the user in open source file formats (</w:t>
      </w:r>
      <w:proofErr w:type="spellStart"/>
      <w:r>
        <w:rPr>
          <w:szCs w:val="28"/>
          <w:lang w:val="en-US"/>
        </w:rPr>
        <w:t>eg.</w:t>
      </w:r>
      <w:proofErr w:type="spellEnd"/>
      <w:r>
        <w:rPr>
          <w:szCs w:val="28"/>
          <w:lang w:val="en-US"/>
        </w:rPr>
        <w:t xml:space="preserve"> .</w:t>
      </w:r>
      <w:proofErr w:type="spellStart"/>
      <w:r>
        <w:rPr>
          <w:szCs w:val="28"/>
          <w:lang w:val="en-US"/>
        </w:rPr>
        <w:t>shp</w:t>
      </w:r>
      <w:proofErr w:type="spellEnd"/>
      <w:r>
        <w:rPr>
          <w:szCs w:val="28"/>
          <w:lang w:val="en-US"/>
        </w:rPr>
        <w:t>, .xml).</w:t>
      </w:r>
    </w:p>
    <w:p w14:paraId="56EBE5DA" w14:textId="77777777" w:rsidR="00E10E74" w:rsidRPr="00434C5B" w:rsidRDefault="00E10E74" w:rsidP="00903878">
      <w:pPr>
        <w:pStyle w:val="ListParagraph"/>
        <w:numPr>
          <w:ilvl w:val="3"/>
          <w:numId w:val="13"/>
        </w:numPr>
        <w:spacing w:after="120" w:line="360" w:lineRule="auto"/>
        <w:ind w:right="173"/>
        <w:rPr>
          <w:b/>
          <w:sz w:val="28"/>
          <w:szCs w:val="28"/>
          <w:lang w:val="en-US"/>
        </w:rPr>
      </w:pPr>
      <w:r>
        <w:rPr>
          <w:szCs w:val="28"/>
          <w:lang w:val="en-US"/>
        </w:rPr>
        <w:lastRenderedPageBreak/>
        <w:t>Integration of supplemental hazard data including liquefaction and landslide susceptibility, NEHRP Vs30 soil types, as well as direct ground deformation hazard maps will be supported through an upload capability based on common open source file formats (</w:t>
      </w:r>
      <w:proofErr w:type="spellStart"/>
      <w:r>
        <w:rPr>
          <w:szCs w:val="28"/>
          <w:lang w:val="en-US"/>
        </w:rPr>
        <w:t>eg.</w:t>
      </w:r>
      <w:proofErr w:type="spellEnd"/>
      <w:r>
        <w:rPr>
          <w:szCs w:val="28"/>
          <w:lang w:val="en-US"/>
        </w:rPr>
        <w:t xml:space="preserve"> .</w:t>
      </w:r>
      <w:proofErr w:type="spellStart"/>
      <w:r>
        <w:rPr>
          <w:szCs w:val="28"/>
          <w:lang w:val="en-US"/>
        </w:rPr>
        <w:t>shp</w:t>
      </w:r>
      <w:proofErr w:type="spellEnd"/>
      <w:r>
        <w:rPr>
          <w:szCs w:val="28"/>
          <w:lang w:val="en-US"/>
        </w:rPr>
        <w:t xml:space="preserve"> and .xml)</w:t>
      </w:r>
    </w:p>
    <w:p w14:paraId="32DDC95E" w14:textId="77777777" w:rsidR="00E10E74" w:rsidRPr="00434C5B" w:rsidRDefault="00E10E74" w:rsidP="00903878">
      <w:pPr>
        <w:pStyle w:val="ListParagraph"/>
        <w:numPr>
          <w:ilvl w:val="3"/>
          <w:numId w:val="13"/>
        </w:numPr>
        <w:spacing w:after="120" w:line="360" w:lineRule="auto"/>
        <w:ind w:right="173"/>
        <w:rPr>
          <w:lang w:val="en-US"/>
        </w:rPr>
      </w:pPr>
      <w:proofErr w:type="spellStart"/>
      <w:r w:rsidRPr="008E700D">
        <w:rPr>
          <w:lang w:val="en-US"/>
        </w:rPr>
        <w:t>OpenHazus</w:t>
      </w:r>
      <w:proofErr w:type="spellEnd"/>
      <w:r w:rsidRPr="008E700D">
        <w:rPr>
          <w:lang w:val="en-US"/>
        </w:rPr>
        <w:t xml:space="preserve"> will provide for discovery and a repository for authoritative earthquake hazard data including liquefaction and landslide susceptibility, NEHRP Vs30 soil types, as well as direct ground deformation hazard maps </w:t>
      </w:r>
    </w:p>
    <w:p w14:paraId="0182E794" w14:textId="77777777" w:rsidR="00E10E74" w:rsidRPr="00434C5B" w:rsidRDefault="00E10E74" w:rsidP="00903878">
      <w:pPr>
        <w:pStyle w:val="ListParagraph"/>
        <w:numPr>
          <w:ilvl w:val="3"/>
          <w:numId w:val="13"/>
        </w:numPr>
        <w:rPr>
          <w:szCs w:val="28"/>
          <w:lang w:val="en-US"/>
        </w:rPr>
      </w:pPr>
      <w:r w:rsidRPr="00434C5B">
        <w:rPr>
          <w:szCs w:val="28"/>
          <w:lang w:val="en-US"/>
        </w:rPr>
        <w:t xml:space="preserve">Typical file sizes </w:t>
      </w:r>
      <w:r>
        <w:rPr>
          <w:szCs w:val="28"/>
          <w:lang w:val="en-US"/>
        </w:rPr>
        <w:t xml:space="preserve">for download and upload </w:t>
      </w:r>
      <w:r w:rsidRPr="00434C5B">
        <w:rPr>
          <w:szCs w:val="28"/>
          <w:lang w:val="en-US"/>
        </w:rPr>
        <w:t>will continue to be less than 10</w:t>
      </w:r>
      <w:r>
        <w:rPr>
          <w:szCs w:val="28"/>
          <w:lang w:val="en-US"/>
        </w:rPr>
        <w:t>0</w:t>
      </w:r>
      <w:r w:rsidRPr="00434C5B">
        <w:rPr>
          <w:szCs w:val="28"/>
          <w:lang w:val="en-US"/>
        </w:rPr>
        <w:t xml:space="preserve"> MB consistent with Legacy Hazus </w:t>
      </w:r>
      <w:r>
        <w:rPr>
          <w:szCs w:val="28"/>
          <w:lang w:val="en-US"/>
        </w:rPr>
        <w:t xml:space="preserve">earthquake </w:t>
      </w:r>
      <w:r w:rsidRPr="00434C5B">
        <w:rPr>
          <w:szCs w:val="28"/>
          <w:lang w:val="en-US"/>
        </w:rPr>
        <w:t>hazard data.</w:t>
      </w:r>
    </w:p>
    <w:p w14:paraId="15FAD6BC" w14:textId="77777777" w:rsidR="00E10E74" w:rsidRDefault="00E10E74" w:rsidP="00903878">
      <w:pPr>
        <w:pStyle w:val="ListParagraph"/>
        <w:numPr>
          <w:ilvl w:val="2"/>
          <w:numId w:val="13"/>
        </w:numPr>
        <w:spacing w:after="120" w:line="360" w:lineRule="auto"/>
        <w:ind w:right="173"/>
        <w:rPr>
          <w:b/>
          <w:sz w:val="28"/>
          <w:szCs w:val="28"/>
          <w:lang w:val="en-US"/>
        </w:rPr>
      </w:pPr>
      <w:r>
        <w:rPr>
          <w:b/>
          <w:sz w:val="28"/>
          <w:szCs w:val="28"/>
          <w:lang w:val="en-US"/>
        </w:rPr>
        <w:t>Tsunami</w:t>
      </w:r>
    </w:p>
    <w:p w14:paraId="530CA617" w14:textId="77777777" w:rsidR="00E10E74" w:rsidRPr="00CD0488" w:rsidRDefault="00E10E74" w:rsidP="00903878">
      <w:pPr>
        <w:pStyle w:val="ListParagraph"/>
        <w:numPr>
          <w:ilvl w:val="3"/>
          <w:numId w:val="13"/>
        </w:numPr>
        <w:spacing w:after="120" w:line="360" w:lineRule="auto"/>
        <w:ind w:right="173"/>
        <w:rPr>
          <w:b/>
          <w:sz w:val="28"/>
          <w:szCs w:val="28"/>
          <w:lang w:val="en-US"/>
        </w:rPr>
      </w:pPr>
      <w:r>
        <w:rPr>
          <w:szCs w:val="28"/>
          <w:lang w:val="en-US"/>
        </w:rPr>
        <w:t>Tsunami hazard data – including runup, inundation depth, velocity grids, momentum flux grids, as well as deformed and undeformed DEM raster data – shall be sourced from NOAA PMEL, or other authoritative state and local sources</w:t>
      </w:r>
    </w:p>
    <w:p w14:paraId="274CA3C0" w14:textId="77777777" w:rsidR="00E10E74" w:rsidRPr="008E014E" w:rsidRDefault="00E10E74" w:rsidP="00903878">
      <w:pPr>
        <w:pStyle w:val="ListParagraph"/>
        <w:numPr>
          <w:ilvl w:val="3"/>
          <w:numId w:val="13"/>
        </w:numPr>
        <w:spacing w:after="120" w:line="360" w:lineRule="auto"/>
        <w:ind w:right="173"/>
        <w:rPr>
          <w:b/>
          <w:sz w:val="28"/>
          <w:szCs w:val="28"/>
          <w:lang w:val="en-US"/>
        </w:rPr>
      </w:pPr>
      <w:r>
        <w:rPr>
          <w:szCs w:val="28"/>
          <w:lang w:val="en-US"/>
        </w:rPr>
        <w:t xml:space="preserve">Legacy Hazus capability for generating median depth above ground level and median momentum flux grids based on 3 potential levels of input data shall be migrated to one or more modules in </w:t>
      </w:r>
      <w:proofErr w:type="spellStart"/>
      <w:r>
        <w:rPr>
          <w:szCs w:val="28"/>
          <w:lang w:val="en-US"/>
        </w:rPr>
        <w:t>OpenHazus</w:t>
      </w:r>
      <w:proofErr w:type="spellEnd"/>
    </w:p>
    <w:p w14:paraId="4232C162" w14:textId="77777777" w:rsidR="00E10E74" w:rsidRDefault="00E10E74" w:rsidP="00903878">
      <w:pPr>
        <w:pStyle w:val="ListParagraph"/>
        <w:numPr>
          <w:ilvl w:val="3"/>
          <w:numId w:val="13"/>
        </w:numPr>
        <w:spacing w:after="120" w:line="360" w:lineRule="auto"/>
        <w:ind w:right="173"/>
        <w:rPr>
          <w:lang w:val="en-US"/>
        </w:rPr>
      </w:pPr>
      <w:proofErr w:type="spellStart"/>
      <w:r w:rsidRPr="00CA539D">
        <w:rPr>
          <w:lang w:val="en-US"/>
        </w:rPr>
        <w:t>OpenHazus</w:t>
      </w:r>
      <w:proofErr w:type="spellEnd"/>
      <w:r w:rsidRPr="00CA539D">
        <w:rPr>
          <w:lang w:val="en-US"/>
        </w:rPr>
        <w:t xml:space="preserve"> shall support the capability for user-supplied upload of tsunami hazard data in common open source raster file formats </w:t>
      </w:r>
    </w:p>
    <w:p w14:paraId="3031B521" w14:textId="77777777" w:rsidR="00E10E74" w:rsidRPr="008E014E" w:rsidRDefault="00E10E74" w:rsidP="00903878">
      <w:pPr>
        <w:pStyle w:val="ListParagraph"/>
        <w:numPr>
          <w:ilvl w:val="3"/>
          <w:numId w:val="13"/>
        </w:numPr>
        <w:spacing w:after="120" w:line="360" w:lineRule="auto"/>
        <w:ind w:right="173"/>
        <w:rPr>
          <w:lang w:val="en-US"/>
        </w:rPr>
      </w:pPr>
      <w:r>
        <w:rPr>
          <w:lang w:val="en-US"/>
        </w:rPr>
        <w:t xml:space="preserve">Integration of supplemental hazard data for evacuation and casualty modelling, including TIGER roadway networks (polyline), NED-based DEM data (raster), and USGS Pedestrian Evacuation Analysis products (polygon) will be supported through online linkages with these U.S. Census and U.S. Geological Survey authoritative datasets. </w:t>
      </w:r>
    </w:p>
    <w:p w14:paraId="7DFE755F" w14:textId="77777777" w:rsidR="00E10E74" w:rsidRPr="008E014E" w:rsidRDefault="00E10E74" w:rsidP="00903878">
      <w:pPr>
        <w:pStyle w:val="ListParagraph"/>
        <w:numPr>
          <w:ilvl w:val="3"/>
          <w:numId w:val="13"/>
        </w:numPr>
        <w:rPr>
          <w:szCs w:val="28"/>
          <w:lang w:val="en-US"/>
        </w:rPr>
      </w:pPr>
      <w:r w:rsidRPr="008E014E">
        <w:rPr>
          <w:szCs w:val="28"/>
          <w:lang w:val="en-US"/>
        </w:rPr>
        <w:t xml:space="preserve">Typical file sizes for download and upload will continue to be less than 100 MB consistent with Legacy Hazus </w:t>
      </w:r>
      <w:r>
        <w:rPr>
          <w:szCs w:val="28"/>
          <w:lang w:val="en-US"/>
        </w:rPr>
        <w:t xml:space="preserve">tsunami </w:t>
      </w:r>
      <w:r w:rsidRPr="008E014E">
        <w:rPr>
          <w:szCs w:val="28"/>
          <w:lang w:val="en-US"/>
        </w:rPr>
        <w:t>hazard data.</w:t>
      </w:r>
    </w:p>
    <w:p w14:paraId="25E9BB2B" w14:textId="77777777" w:rsidR="00E10E74" w:rsidRPr="0045510B" w:rsidRDefault="00E10E74" w:rsidP="00E10E74">
      <w:pPr>
        <w:spacing w:line="360" w:lineRule="auto"/>
        <w:rPr>
          <w:u w:val="single"/>
        </w:rPr>
      </w:pPr>
    </w:p>
    <w:p w14:paraId="12BE2BA1" w14:textId="77777777" w:rsidR="00E10E74" w:rsidRDefault="00E10E74" w:rsidP="00903878">
      <w:pPr>
        <w:pStyle w:val="ListParagraph"/>
        <w:numPr>
          <w:ilvl w:val="1"/>
          <w:numId w:val="13"/>
        </w:numPr>
        <w:spacing w:after="120" w:line="360" w:lineRule="auto"/>
        <w:ind w:right="173"/>
        <w:rPr>
          <w:b/>
          <w:sz w:val="28"/>
          <w:szCs w:val="28"/>
          <w:lang w:val="en-US"/>
        </w:rPr>
      </w:pPr>
      <w:r>
        <w:rPr>
          <w:b/>
          <w:sz w:val="28"/>
          <w:szCs w:val="28"/>
          <w:lang w:val="en-US"/>
        </w:rPr>
        <w:t>User-Defined Data (Inventory, Hazard, Results) Repository</w:t>
      </w:r>
    </w:p>
    <w:p w14:paraId="249C6C26" w14:textId="77777777" w:rsidR="00E10E74" w:rsidRPr="0068711D" w:rsidRDefault="00E10E74" w:rsidP="00903878">
      <w:pPr>
        <w:pStyle w:val="ListParagraph"/>
        <w:numPr>
          <w:ilvl w:val="2"/>
          <w:numId w:val="13"/>
        </w:numPr>
        <w:spacing w:after="120" w:line="360" w:lineRule="auto"/>
        <w:ind w:right="173"/>
        <w:rPr>
          <w:b/>
          <w:sz w:val="28"/>
          <w:szCs w:val="28"/>
          <w:lang w:val="en-US"/>
        </w:rPr>
      </w:pPr>
      <w:proofErr w:type="spellStart"/>
      <w:r>
        <w:rPr>
          <w:szCs w:val="28"/>
          <w:lang w:val="en-US"/>
        </w:rPr>
        <w:t>OpenHazus</w:t>
      </w:r>
      <w:proofErr w:type="spellEnd"/>
      <w:r>
        <w:rPr>
          <w:szCs w:val="28"/>
          <w:lang w:val="en-US"/>
        </w:rPr>
        <w:t xml:space="preserve"> will provide a repository </w:t>
      </w:r>
      <w:proofErr w:type="gramStart"/>
      <w:r>
        <w:rPr>
          <w:szCs w:val="28"/>
          <w:lang w:val="en-US"/>
        </w:rPr>
        <w:t>for  user</w:t>
      </w:r>
      <w:proofErr w:type="gramEnd"/>
      <w:r>
        <w:rPr>
          <w:szCs w:val="28"/>
          <w:lang w:val="en-US"/>
        </w:rPr>
        <w:t>-defined inventory, hazard, and results data, in a web environment</w:t>
      </w:r>
    </w:p>
    <w:p w14:paraId="1FEDAB2C" w14:textId="77777777" w:rsidR="00E10E74" w:rsidRPr="006945AE" w:rsidRDefault="00E10E74" w:rsidP="00903878">
      <w:pPr>
        <w:pStyle w:val="ListParagraph"/>
        <w:numPr>
          <w:ilvl w:val="2"/>
          <w:numId w:val="13"/>
        </w:numPr>
        <w:spacing w:after="120" w:line="360" w:lineRule="auto"/>
        <w:ind w:right="173"/>
        <w:rPr>
          <w:b/>
          <w:sz w:val="28"/>
          <w:szCs w:val="28"/>
          <w:lang w:val="en-US"/>
        </w:rPr>
      </w:pPr>
      <w:r>
        <w:rPr>
          <w:szCs w:val="28"/>
          <w:lang w:val="en-US"/>
        </w:rPr>
        <w:t>File format and transfer times will align with the data types for Hazus default or authoritative data as outlined in previous Data Sharing requirements</w:t>
      </w:r>
    </w:p>
    <w:p w14:paraId="7BCC87C1" w14:textId="77777777" w:rsidR="00E10E74" w:rsidRPr="0068711D" w:rsidRDefault="00E10E74" w:rsidP="00903878">
      <w:pPr>
        <w:pStyle w:val="ListParagraph"/>
        <w:numPr>
          <w:ilvl w:val="2"/>
          <w:numId w:val="13"/>
        </w:numPr>
        <w:spacing w:after="120" w:line="360" w:lineRule="auto"/>
        <w:ind w:right="173"/>
        <w:rPr>
          <w:b/>
          <w:sz w:val="28"/>
          <w:szCs w:val="28"/>
          <w:lang w:val="en-US"/>
        </w:rPr>
      </w:pPr>
      <w:r>
        <w:rPr>
          <w:szCs w:val="28"/>
          <w:lang w:val="en-US"/>
        </w:rPr>
        <w:t xml:space="preserve">Security permissions and access will be regulated to allow levels of access according to user needs, </w:t>
      </w:r>
      <w:proofErr w:type="spellStart"/>
      <w:r>
        <w:rPr>
          <w:szCs w:val="28"/>
          <w:lang w:val="en-US"/>
        </w:rPr>
        <w:t>eg.</w:t>
      </w:r>
      <w:proofErr w:type="spellEnd"/>
      <w:r>
        <w:rPr>
          <w:szCs w:val="28"/>
          <w:lang w:val="en-US"/>
        </w:rPr>
        <w:t xml:space="preserve"> if a user wishes to make their data public, they can do so.</w:t>
      </w:r>
    </w:p>
    <w:p w14:paraId="7080EFF8" w14:textId="77777777" w:rsidR="00E10E74" w:rsidRPr="0068711D" w:rsidRDefault="00E10E74" w:rsidP="00903878">
      <w:pPr>
        <w:pStyle w:val="ListParagraph"/>
        <w:numPr>
          <w:ilvl w:val="2"/>
          <w:numId w:val="13"/>
        </w:numPr>
        <w:spacing w:after="120" w:line="360" w:lineRule="auto"/>
        <w:ind w:right="173"/>
        <w:rPr>
          <w:b/>
          <w:sz w:val="28"/>
          <w:szCs w:val="28"/>
          <w:lang w:val="en-US"/>
        </w:rPr>
      </w:pPr>
      <w:r>
        <w:rPr>
          <w:szCs w:val="28"/>
          <w:lang w:val="en-US"/>
        </w:rPr>
        <w:lastRenderedPageBreak/>
        <w:t>Public datasets shall be made searchable by location, hazard type, and creator</w:t>
      </w:r>
    </w:p>
    <w:p w14:paraId="1D82FCD9" w14:textId="77777777" w:rsidR="00E10E74" w:rsidRPr="0068711D" w:rsidRDefault="00E10E74" w:rsidP="00903878">
      <w:pPr>
        <w:pStyle w:val="ListParagraph"/>
        <w:numPr>
          <w:ilvl w:val="2"/>
          <w:numId w:val="13"/>
        </w:numPr>
        <w:spacing w:after="120" w:line="360" w:lineRule="auto"/>
        <w:ind w:right="173"/>
        <w:rPr>
          <w:b/>
          <w:sz w:val="28"/>
          <w:szCs w:val="28"/>
          <w:lang w:val="en-US"/>
        </w:rPr>
      </w:pPr>
      <w:r>
        <w:rPr>
          <w:szCs w:val="28"/>
          <w:lang w:val="en-US"/>
        </w:rPr>
        <w:t>A process will be established for users to submit user-defined data to become part of the Hazus baseline databases available for other users where applicable</w:t>
      </w:r>
    </w:p>
    <w:p w14:paraId="452ADF22" w14:textId="77777777" w:rsidR="00E10E74" w:rsidRPr="00F76311" w:rsidRDefault="00E10E74" w:rsidP="00903878">
      <w:pPr>
        <w:pStyle w:val="ListParagraph"/>
        <w:numPr>
          <w:ilvl w:val="2"/>
          <w:numId w:val="13"/>
        </w:numPr>
        <w:spacing w:after="120" w:line="360" w:lineRule="auto"/>
        <w:ind w:right="173"/>
        <w:rPr>
          <w:b/>
          <w:sz w:val="28"/>
          <w:szCs w:val="28"/>
          <w:lang w:val="en-US"/>
        </w:rPr>
      </w:pPr>
      <w:proofErr w:type="spellStart"/>
      <w:r>
        <w:rPr>
          <w:szCs w:val="28"/>
          <w:lang w:val="en-US"/>
        </w:rPr>
        <w:t>OpenHazus</w:t>
      </w:r>
      <w:proofErr w:type="spellEnd"/>
      <w:r>
        <w:rPr>
          <w:szCs w:val="28"/>
          <w:lang w:val="en-US"/>
        </w:rPr>
        <w:t xml:space="preserve"> will provide a recommended framework for documenting user-defined metadata, according to FGDC and OGC standards</w:t>
      </w:r>
    </w:p>
    <w:p w14:paraId="18BEEE13" w14:textId="77777777" w:rsidR="00E10E74" w:rsidRPr="00F76311" w:rsidRDefault="00E10E74" w:rsidP="00903878">
      <w:pPr>
        <w:pStyle w:val="ListParagraph"/>
        <w:numPr>
          <w:ilvl w:val="2"/>
          <w:numId w:val="13"/>
        </w:numPr>
        <w:spacing w:after="120" w:line="360" w:lineRule="auto"/>
        <w:ind w:right="173"/>
        <w:rPr>
          <w:b/>
          <w:sz w:val="28"/>
          <w:szCs w:val="28"/>
          <w:lang w:val="en-US"/>
        </w:rPr>
      </w:pPr>
      <w:proofErr w:type="spellStart"/>
      <w:r w:rsidRPr="00F76311">
        <w:rPr>
          <w:lang w:val="en-US"/>
        </w:rPr>
        <w:t>OpenHazus</w:t>
      </w:r>
      <w:proofErr w:type="spellEnd"/>
      <w:r w:rsidRPr="00F76311">
        <w:rPr>
          <w:lang w:val="en-US"/>
        </w:rPr>
        <w:t xml:space="preserve"> will provide lightweight desktop analytical capabilities designed specifically for users who need to model hazard impacts using Personally Identifiable, proprietary, or protected information.</w:t>
      </w:r>
    </w:p>
    <w:p w14:paraId="6FC016C2" w14:textId="77777777" w:rsidR="00E10E74" w:rsidRPr="00F76311" w:rsidRDefault="00E10E74" w:rsidP="00903878">
      <w:pPr>
        <w:pStyle w:val="ListParagraph"/>
        <w:numPr>
          <w:ilvl w:val="2"/>
          <w:numId w:val="13"/>
        </w:numPr>
        <w:spacing w:after="120" w:line="360" w:lineRule="auto"/>
        <w:ind w:right="173"/>
        <w:rPr>
          <w:b/>
          <w:sz w:val="28"/>
          <w:szCs w:val="28"/>
          <w:lang w:val="en-US"/>
        </w:rPr>
      </w:pPr>
      <w:proofErr w:type="spellStart"/>
      <w:r w:rsidRPr="00F76311">
        <w:rPr>
          <w:lang w:val="en-US"/>
        </w:rPr>
        <w:t>OpenHazus</w:t>
      </w:r>
      <w:proofErr w:type="spellEnd"/>
      <w:r w:rsidRPr="00F76311">
        <w:rPr>
          <w:lang w:val="en-US"/>
        </w:rPr>
        <w:t xml:space="preserve"> capabilities for users with secure data </w:t>
      </w:r>
      <w:r>
        <w:rPr>
          <w:lang w:val="en-US"/>
        </w:rPr>
        <w:t xml:space="preserve">such as NFIP policy data </w:t>
      </w:r>
      <w:r w:rsidRPr="00F76311">
        <w:rPr>
          <w:lang w:val="en-US"/>
        </w:rPr>
        <w:t xml:space="preserve">will be </w:t>
      </w:r>
      <w:r>
        <w:rPr>
          <w:lang w:val="en-US"/>
        </w:rPr>
        <w:t xml:space="preserve">supported </w:t>
      </w:r>
      <w:proofErr w:type="gramStart"/>
      <w:r>
        <w:rPr>
          <w:lang w:val="en-US"/>
        </w:rPr>
        <w:t>through the use of</w:t>
      </w:r>
      <w:proofErr w:type="gramEnd"/>
      <w:r>
        <w:rPr>
          <w:lang w:val="en-US"/>
        </w:rPr>
        <w:t xml:space="preserve"> the downloadable desktop utility </w:t>
      </w:r>
      <w:r w:rsidRPr="00F76311">
        <w:rPr>
          <w:lang w:val="en-US"/>
        </w:rPr>
        <w:t>so as to not impact the accessibility and processing im</w:t>
      </w:r>
      <w:r>
        <w:rPr>
          <w:lang w:val="en-US"/>
        </w:rPr>
        <w:t>provements provided for the</w:t>
      </w:r>
      <w:r w:rsidRPr="00F76311">
        <w:rPr>
          <w:lang w:val="en-US"/>
        </w:rPr>
        <w:t xml:space="preserve"> majority of Hazus users through a web environment.</w:t>
      </w:r>
      <w:r>
        <w:rPr>
          <w:lang w:val="en-US"/>
        </w:rPr>
        <w:t xml:space="preserve"> </w:t>
      </w:r>
    </w:p>
    <w:p w14:paraId="3735F1BC" w14:textId="77777777" w:rsidR="00903878" w:rsidRPr="00903878" w:rsidRDefault="00E10E74" w:rsidP="00903878">
      <w:pPr>
        <w:pStyle w:val="ListParagraph"/>
        <w:numPr>
          <w:ilvl w:val="2"/>
          <w:numId w:val="13"/>
        </w:numPr>
        <w:spacing w:after="120" w:line="360" w:lineRule="auto"/>
        <w:ind w:right="173"/>
        <w:rPr>
          <w:b/>
          <w:sz w:val="28"/>
          <w:szCs w:val="28"/>
          <w:lang w:val="en-US"/>
        </w:rPr>
      </w:pPr>
      <w:r>
        <w:rPr>
          <w:szCs w:val="28"/>
          <w:lang w:val="en-US"/>
        </w:rPr>
        <w:t>Authoritative Federal, State and local users and FEMA partners should be especially encouraged to share datasets publicly</w:t>
      </w:r>
    </w:p>
    <w:p w14:paraId="2B878A72" w14:textId="77777777" w:rsidR="00E10E74" w:rsidRPr="00903878" w:rsidRDefault="00E10E74" w:rsidP="00903878">
      <w:pPr>
        <w:pStyle w:val="ListParagraph"/>
        <w:numPr>
          <w:ilvl w:val="2"/>
          <w:numId w:val="13"/>
        </w:numPr>
        <w:spacing w:after="120" w:line="360" w:lineRule="auto"/>
        <w:ind w:right="173"/>
        <w:rPr>
          <w:b/>
          <w:sz w:val="28"/>
          <w:szCs w:val="28"/>
          <w:lang w:val="en-US"/>
        </w:rPr>
      </w:pPr>
      <w:r w:rsidRPr="00903878">
        <w:rPr>
          <w:szCs w:val="28"/>
          <w:lang w:val="en-US"/>
        </w:rPr>
        <w:t>Blank default databases will be provided as templates for international Hazus users</w:t>
      </w:r>
    </w:p>
    <w:p w14:paraId="09D70664" w14:textId="77777777" w:rsidR="00903878" w:rsidRDefault="00903878" w:rsidP="00903878">
      <w:pPr>
        <w:spacing w:after="120" w:line="360" w:lineRule="auto"/>
        <w:ind w:right="173"/>
        <w:rPr>
          <w:b/>
          <w:sz w:val="28"/>
          <w:szCs w:val="28"/>
        </w:rPr>
      </w:pPr>
    </w:p>
    <w:p w14:paraId="191CEF0A" w14:textId="77777777" w:rsidR="00903878" w:rsidRPr="00903878" w:rsidRDefault="00903878" w:rsidP="00903878">
      <w:pPr>
        <w:spacing w:after="120" w:line="360" w:lineRule="auto"/>
        <w:ind w:right="173"/>
        <w:rPr>
          <w:b/>
          <w:sz w:val="28"/>
          <w:szCs w:val="28"/>
        </w:rPr>
      </w:pPr>
    </w:p>
    <w:p w14:paraId="060B1BC4" w14:textId="77777777" w:rsidR="002C483F" w:rsidRDefault="00903878" w:rsidP="002C483F">
      <w:pPr>
        <w:pStyle w:val="Heading2"/>
      </w:pPr>
      <w:bookmarkStart w:id="179" w:name="_Toc2091097"/>
      <w:r>
        <w:t>System Feature 5</w:t>
      </w:r>
      <w:r w:rsidR="002C483F">
        <w:t xml:space="preserve"> – </w:t>
      </w:r>
      <w:r>
        <w:t>Automation</w:t>
      </w:r>
      <w:bookmarkEnd w:id="179"/>
    </w:p>
    <w:p w14:paraId="7334EC77" w14:textId="77777777" w:rsidR="002C483F" w:rsidRDefault="002C483F" w:rsidP="002C483F">
      <w:pPr>
        <w:pStyle w:val="template"/>
      </w:pPr>
      <w:r>
        <w:t>&lt;</w:t>
      </w:r>
      <w:r w:rsidRPr="003B5BA7">
        <w:t xml:space="preserve">Don’t </w:t>
      </w:r>
      <w:proofErr w:type="gramStart"/>
      <w:r w:rsidRPr="003B5BA7">
        <w:t>actually say</w:t>
      </w:r>
      <w:proofErr w:type="gramEnd"/>
      <w:r w:rsidRPr="003B5BA7">
        <w:t xml:space="preserve"> “System Feature 1.” State the feature name in just a few words</w:t>
      </w:r>
      <w:r>
        <w:t>.&gt;</w:t>
      </w:r>
    </w:p>
    <w:p w14:paraId="50608F42" w14:textId="77777777" w:rsidR="002C483F" w:rsidRDefault="002C483F" w:rsidP="002C483F">
      <w:pPr>
        <w:spacing w:line="360" w:lineRule="auto"/>
      </w:pPr>
    </w:p>
    <w:p w14:paraId="2364C4E6" w14:textId="77777777" w:rsidR="002C483F" w:rsidRDefault="002C483F" w:rsidP="002C483F">
      <w:pPr>
        <w:pStyle w:val="Heading3"/>
      </w:pPr>
      <w:bookmarkStart w:id="180" w:name="_Toc2091098"/>
      <w:r>
        <w:t>Description and Priority</w:t>
      </w:r>
      <w:bookmarkEnd w:id="180"/>
    </w:p>
    <w:p w14:paraId="03424570" w14:textId="21959657" w:rsidR="00FA5332" w:rsidRDefault="00FA5332" w:rsidP="00FA5332">
      <w:pPr>
        <w:spacing w:after="120" w:line="360" w:lineRule="auto"/>
        <w:rPr>
          <w:rFonts w:asciiTheme="minorHAnsi" w:hAnsiTheme="minorHAnsi" w:cstheme="minorHAnsi"/>
          <w:sz w:val="22"/>
          <w:highlight w:val="lightGray"/>
        </w:rPr>
      </w:pPr>
      <w:proofErr w:type="gramStart"/>
      <w:r>
        <w:rPr>
          <w:rFonts w:asciiTheme="minorHAnsi" w:hAnsiTheme="minorHAnsi" w:cstheme="minorHAnsi"/>
          <w:sz w:val="22"/>
          <w:highlight w:val="lightGray"/>
        </w:rPr>
        <w:t>Similar to</w:t>
      </w:r>
      <w:proofErr w:type="gramEnd"/>
      <w:r>
        <w:rPr>
          <w:rFonts w:asciiTheme="minorHAnsi" w:hAnsiTheme="minorHAnsi" w:cstheme="minorHAnsi"/>
          <w:sz w:val="22"/>
          <w:highlight w:val="lightGray"/>
        </w:rPr>
        <w:t xml:space="preserve"> 4.3 modularization, automation is an important modernization aspect of moving to </w:t>
      </w:r>
      <w:proofErr w:type="spellStart"/>
      <w:r>
        <w:rPr>
          <w:rFonts w:asciiTheme="minorHAnsi" w:hAnsiTheme="minorHAnsi" w:cstheme="minorHAnsi"/>
          <w:sz w:val="22"/>
          <w:highlight w:val="lightGray"/>
        </w:rPr>
        <w:t>Open</w:t>
      </w:r>
      <w:del w:id="181" w:author="Doug Bausch" w:date="2019-03-01T13:50:00Z">
        <w:r w:rsidDel="00152DA3">
          <w:rPr>
            <w:rFonts w:asciiTheme="minorHAnsi" w:hAnsiTheme="minorHAnsi" w:cstheme="minorHAnsi"/>
            <w:sz w:val="22"/>
            <w:highlight w:val="lightGray"/>
          </w:rPr>
          <w:delText xml:space="preserve"> </w:delText>
        </w:r>
      </w:del>
      <w:r>
        <w:rPr>
          <w:rFonts w:asciiTheme="minorHAnsi" w:hAnsiTheme="minorHAnsi" w:cstheme="minorHAnsi"/>
          <w:sz w:val="22"/>
          <w:highlight w:val="lightGray"/>
        </w:rPr>
        <w:t>Hazus</w:t>
      </w:r>
      <w:proofErr w:type="spellEnd"/>
      <w:r>
        <w:rPr>
          <w:rFonts w:asciiTheme="minorHAnsi" w:hAnsiTheme="minorHAnsi" w:cstheme="minorHAnsi"/>
          <w:sz w:val="22"/>
          <w:highlight w:val="lightGray"/>
        </w:rPr>
        <w:t xml:space="preserve">. If </w:t>
      </w:r>
      <w:proofErr w:type="spellStart"/>
      <w:r>
        <w:rPr>
          <w:rFonts w:asciiTheme="minorHAnsi" w:hAnsiTheme="minorHAnsi" w:cstheme="minorHAnsi"/>
          <w:sz w:val="22"/>
          <w:highlight w:val="lightGray"/>
        </w:rPr>
        <w:t>Open</w:t>
      </w:r>
      <w:del w:id="182" w:author="Doug Bausch" w:date="2019-03-01T13:50:00Z">
        <w:r w:rsidDel="00152DA3">
          <w:rPr>
            <w:rFonts w:asciiTheme="minorHAnsi" w:hAnsiTheme="minorHAnsi" w:cstheme="minorHAnsi"/>
            <w:sz w:val="22"/>
            <w:highlight w:val="lightGray"/>
          </w:rPr>
          <w:delText xml:space="preserve"> </w:delText>
        </w:r>
      </w:del>
      <w:r>
        <w:rPr>
          <w:rFonts w:asciiTheme="minorHAnsi" w:hAnsiTheme="minorHAnsi" w:cstheme="minorHAnsi"/>
          <w:sz w:val="22"/>
          <w:highlight w:val="lightGray"/>
        </w:rPr>
        <w:t>Hazus</w:t>
      </w:r>
      <w:proofErr w:type="spellEnd"/>
      <w:r>
        <w:rPr>
          <w:rFonts w:asciiTheme="minorHAnsi" w:hAnsiTheme="minorHAnsi" w:cstheme="minorHAnsi"/>
          <w:sz w:val="22"/>
          <w:highlight w:val="lightGray"/>
        </w:rPr>
        <w:t xml:space="preserve"> is to expand its user base, it needs to provide (geo-) processing templates that novice users </w:t>
      </w:r>
      <w:r w:rsidR="00E14827">
        <w:rPr>
          <w:rFonts w:asciiTheme="minorHAnsi" w:hAnsiTheme="minorHAnsi" w:cstheme="minorHAnsi"/>
          <w:sz w:val="22"/>
          <w:highlight w:val="lightGray"/>
        </w:rPr>
        <w:t>can run as defaults, while allowing expert users to modify these to their own needs. At the same time, with increased availability of high</w:t>
      </w:r>
      <w:ins w:id="183" w:author="Doug Bausch" w:date="2019-03-01T13:50:00Z">
        <w:r w:rsidR="00152DA3">
          <w:rPr>
            <w:rFonts w:asciiTheme="minorHAnsi" w:hAnsiTheme="minorHAnsi" w:cstheme="minorHAnsi"/>
            <w:sz w:val="22"/>
            <w:highlight w:val="lightGray"/>
          </w:rPr>
          <w:t>-</w:t>
        </w:r>
      </w:ins>
      <w:del w:id="184" w:author="Doug Bausch" w:date="2019-03-01T13:50:00Z">
        <w:r w:rsidR="00E14827" w:rsidDel="00152DA3">
          <w:rPr>
            <w:rFonts w:asciiTheme="minorHAnsi" w:hAnsiTheme="minorHAnsi" w:cstheme="minorHAnsi"/>
            <w:sz w:val="22"/>
            <w:highlight w:val="lightGray"/>
          </w:rPr>
          <w:delText xml:space="preserve"> </w:delText>
        </w:r>
      </w:del>
      <w:r w:rsidR="00E14827">
        <w:rPr>
          <w:rFonts w:asciiTheme="minorHAnsi" w:hAnsiTheme="minorHAnsi" w:cstheme="minorHAnsi"/>
          <w:sz w:val="22"/>
          <w:highlight w:val="lightGray"/>
        </w:rPr>
        <w:t xml:space="preserve">resolution inventory and hazard data and the endeavor to provide ready-made annualized analyses, our vision of </w:t>
      </w:r>
      <w:proofErr w:type="spellStart"/>
      <w:r w:rsidR="00E14827">
        <w:rPr>
          <w:rFonts w:asciiTheme="minorHAnsi" w:hAnsiTheme="minorHAnsi" w:cstheme="minorHAnsi"/>
          <w:sz w:val="22"/>
          <w:highlight w:val="lightGray"/>
        </w:rPr>
        <w:t>Open</w:t>
      </w:r>
      <w:del w:id="185" w:author="Doug Bausch" w:date="2019-03-01T13:50:00Z">
        <w:r w:rsidR="00E14827" w:rsidDel="00152DA3">
          <w:rPr>
            <w:rFonts w:asciiTheme="minorHAnsi" w:hAnsiTheme="minorHAnsi" w:cstheme="minorHAnsi"/>
            <w:sz w:val="22"/>
            <w:highlight w:val="lightGray"/>
          </w:rPr>
          <w:delText xml:space="preserve"> </w:delText>
        </w:r>
      </w:del>
      <w:r w:rsidR="00E14827">
        <w:rPr>
          <w:rFonts w:asciiTheme="minorHAnsi" w:hAnsiTheme="minorHAnsi" w:cstheme="minorHAnsi"/>
          <w:sz w:val="22"/>
          <w:highlight w:val="lightGray"/>
        </w:rPr>
        <w:t>Hazus</w:t>
      </w:r>
      <w:proofErr w:type="spellEnd"/>
      <w:r w:rsidR="00E14827">
        <w:rPr>
          <w:rFonts w:asciiTheme="minorHAnsi" w:hAnsiTheme="minorHAnsi" w:cstheme="minorHAnsi"/>
          <w:sz w:val="22"/>
          <w:highlight w:val="lightGray"/>
        </w:rPr>
        <w:t xml:space="preserve"> mandates near constant runs of scenarios, risk assessments, and automated procedures in response to events on FEMA servers without increasing staffing requirements. All aspects of automation are therefore given high weights of or near 100, with a slight decrease for mitigation strategy evaluations (weights of 80 and 85 respectively). </w:t>
      </w:r>
    </w:p>
    <w:p w14:paraId="2D6EEE1A" w14:textId="77777777" w:rsidR="000924F7" w:rsidRDefault="000924F7" w:rsidP="000924F7">
      <w:pPr>
        <w:pStyle w:val="level3text"/>
        <w:numPr>
          <w:ilvl w:val="12"/>
          <w:numId w:val="0"/>
        </w:numPr>
      </w:pPr>
    </w:p>
    <w:p w14:paraId="13B11717" w14:textId="77777777" w:rsidR="000924F7" w:rsidRPr="003A69E5" w:rsidRDefault="000924F7" w:rsidP="000924F7">
      <w:pPr>
        <w:spacing w:after="120" w:line="360" w:lineRule="auto"/>
        <w:ind w:right="173"/>
        <w:rPr>
          <w:sz w:val="28"/>
          <w:szCs w:val="28"/>
        </w:rPr>
      </w:pPr>
      <w:r>
        <w:rPr>
          <w:b/>
          <w:sz w:val="28"/>
          <w:szCs w:val="28"/>
        </w:rPr>
        <w:t xml:space="preserve">Boulder factor addressed: </w:t>
      </w:r>
      <w:r>
        <w:rPr>
          <w:sz w:val="28"/>
          <w:szCs w:val="28"/>
        </w:rPr>
        <w:t xml:space="preserve">#10 – Automation </w:t>
      </w:r>
    </w:p>
    <w:p w14:paraId="0BCF9750" w14:textId="77777777" w:rsidR="000924F7" w:rsidRDefault="000924F7" w:rsidP="000924F7">
      <w:pPr>
        <w:spacing w:after="120" w:line="360" w:lineRule="auto"/>
        <w:ind w:right="173"/>
        <w:rPr>
          <w:b/>
          <w:sz w:val="28"/>
          <w:szCs w:val="28"/>
        </w:rPr>
      </w:pPr>
      <w:r w:rsidRPr="00D62690">
        <w:rPr>
          <w:b/>
          <w:sz w:val="28"/>
          <w:szCs w:val="28"/>
        </w:rPr>
        <w:t>Challenge addressed:</w:t>
      </w:r>
      <w:r>
        <w:rPr>
          <w:b/>
          <w:sz w:val="28"/>
          <w:szCs w:val="28"/>
        </w:rPr>
        <w:t xml:space="preserve"> Labor intensive analysis process.  Narrow dissemination of results.  Outdated results.  </w:t>
      </w:r>
    </w:p>
    <w:p w14:paraId="35EC9641" w14:textId="77777777" w:rsidR="000924F7" w:rsidRDefault="000924F7" w:rsidP="000924F7">
      <w:pPr>
        <w:spacing w:after="120" w:line="360" w:lineRule="auto"/>
        <w:ind w:right="173"/>
      </w:pPr>
      <w:r w:rsidRPr="00CA539D">
        <w:t xml:space="preserve">While advanced analysis is difficult to automate, analyses using online hazard data libraries and baseline inventories described in Section 4.1 can be readily automated.  A primary reason why Hazus results are not broadly available is the requirement that users of the program require training and apply several days of labor to develop a complete end to end analysis.  </w:t>
      </w:r>
    </w:p>
    <w:p w14:paraId="504D0C4F" w14:textId="77777777" w:rsidR="000924F7" w:rsidRDefault="000924F7" w:rsidP="000924F7">
      <w:pPr>
        <w:spacing w:after="120" w:line="360" w:lineRule="auto"/>
        <w:ind w:right="173"/>
      </w:pPr>
      <w:r w:rsidRPr="00CA539D">
        <w:t>Automation</w:t>
      </w:r>
      <w:r>
        <w:t xml:space="preserve"> will:</w:t>
      </w:r>
    </w:p>
    <w:p w14:paraId="36DE2497" w14:textId="77777777" w:rsidR="000924F7" w:rsidRDefault="000924F7" w:rsidP="000924F7">
      <w:pPr>
        <w:pStyle w:val="ListParagraph"/>
        <w:numPr>
          <w:ilvl w:val="0"/>
          <w:numId w:val="14"/>
        </w:numPr>
        <w:spacing w:after="120" w:line="360" w:lineRule="auto"/>
        <w:ind w:right="173"/>
        <w:rPr>
          <w:lang w:val="en-US"/>
        </w:rPr>
      </w:pPr>
      <w:r w:rsidRPr="006F5037">
        <w:rPr>
          <w:lang w:val="en-US"/>
        </w:rPr>
        <w:t>P</w:t>
      </w:r>
      <w:r w:rsidRPr="00CA539D">
        <w:rPr>
          <w:lang w:val="en-US"/>
        </w:rPr>
        <w:t>rovide a streamlined way to update analyses based on improvements and additions to hazard data and/or baseline inventory updates, so results are not frequently outdated.</w:t>
      </w:r>
    </w:p>
    <w:p w14:paraId="032E924C" w14:textId="77777777" w:rsidR="000924F7" w:rsidRDefault="000924F7" w:rsidP="000924F7">
      <w:pPr>
        <w:pStyle w:val="ListParagraph"/>
        <w:numPr>
          <w:ilvl w:val="0"/>
          <w:numId w:val="14"/>
        </w:numPr>
        <w:spacing w:after="120" w:line="360" w:lineRule="auto"/>
        <w:ind w:right="173"/>
        <w:rPr>
          <w:lang w:val="en-US"/>
        </w:rPr>
      </w:pPr>
      <w:r w:rsidRPr="006F5037">
        <w:rPr>
          <w:lang w:val="en-US"/>
        </w:rPr>
        <w:t>R</w:t>
      </w:r>
      <w:r w:rsidRPr="00CA539D">
        <w:rPr>
          <w:lang w:val="en-US"/>
        </w:rPr>
        <w:t xml:space="preserve">educe the resources required to update and run nationwide analyses when new USGS earthquake hazard maps are updating for building code applications, ensuring Hazus results reflect the latest authoritative hazard data.  </w:t>
      </w:r>
    </w:p>
    <w:p w14:paraId="2CAF0E21" w14:textId="77777777" w:rsidR="000924F7" w:rsidRDefault="000924F7" w:rsidP="000924F7">
      <w:pPr>
        <w:pStyle w:val="ListParagraph"/>
        <w:numPr>
          <w:ilvl w:val="0"/>
          <w:numId w:val="14"/>
        </w:numPr>
        <w:spacing w:after="120" w:line="360" w:lineRule="auto"/>
        <w:ind w:right="173"/>
        <w:rPr>
          <w:lang w:val="en-US"/>
        </w:rPr>
      </w:pPr>
      <w:r w:rsidRPr="006F5037">
        <w:rPr>
          <w:lang w:val="en-US"/>
        </w:rPr>
        <w:t>S</w:t>
      </w:r>
      <w:r w:rsidRPr="00CA539D">
        <w:rPr>
          <w:lang w:val="en-US"/>
        </w:rPr>
        <w:t xml:space="preserve">upport full suite probabilistic flood analyses and provide updates when preliminary and final Risk MAP flood data are produced to support both the Risk MAP product outreach and adoption.   </w:t>
      </w:r>
    </w:p>
    <w:p w14:paraId="52BDDB63" w14:textId="77777777" w:rsidR="000924F7" w:rsidRDefault="000924F7" w:rsidP="000924F7">
      <w:pPr>
        <w:pStyle w:val="ListParagraph"/>
        <w:numPr>
          <w:ilvl w:val="0"/>
          <w:numId w:val="14"/>
        </w:numPr>
        <w:spacing w:after="120" w:line="360" w:lineRule="auto"/>
        <w:ind w:right="173"/>
        <w:rPr>
          <w:lang w:val="en-US"/>
        </w:rPr>
      </w:pPr>
      <w:r w:rsidRPr="006F5037">
        <w:rPr>
          <w:lang w:val="en-US"/>
        </w:rPr>
        <w:t>R</w:t>
      </w:r>
      <w:r w:rsidRPr="00CA539D">
        <w:rPr>
          <w:lang w:val="en-US"/>
        </w:rPr>
        <w:t xml:space="preserve">educe the demand/need for expensive and repetitive level 1 updates.  </w:t>
      </w:r>
      <w:r>
        <w:rPr>
          <w:lang w:val="en-US"/>
        </w:rPr>
        <w:t xml:space="preserve">Mitigation strategies can result in numerous scenario types, each requiring evaluation against a baseline or “unmitigated” scenario. </w:t>
      </w:r>
      <w:r w:rsidRPr="00CA539D">
        <w:rPr>
          <w:lang w:val="en-US"/>
        </w:rPr>
        <w:t xml:space="preserve">Evaluation of </w:t>
      </w:r>
      <w:r>
        <w:rPr>
          <w:lang w:val="en-US"/>
        </w:rPr>
        <w:t xml:space="preserve">multiple </w:t>
      </w:r>
      <w:r w:rsidRPr="00CA539D">
        <w:rPr>
          <w:lang w:val="en-US"/>
        </w:rPr>
        <w:t>mitigation strategies, such as “what-if” analyses based on adoption of freeboard, enhanced building code or NFIP regulations, as well as retrofit strategies for essential facilities would be made more efficient through automation.</w:t>
      </w:r>
      <w:r>
        <w:rPr>
          <w:lang w:val="en-US"/>
        </w:rPr>
        <w:t xml:space="preserve"> </w:t>
      </w:r>
    </w:p>
    <w:p w14:paraId="589635D0" w14:textId="77777777" w:rsidR="000924F7" w:rsidRPr="000924F7" w:rsidRDefault="000924F7" w:rsidP="000924F7">
      <w:pPr>
        <w:pStyle w:val="level3text"/>
        <w:numPr>
          <w:ilvl w:val="12"/>
          <w:numId w:val="0"/>
        </w:numPr>
        <w:spacing w:line="360" w:lineRule="auto"/>
        <w:rPr>
          <w:rFonts w:ascii="Times" w:hAnsi="Times"/>
          <w:i w:val="0"/>
          <w:sz w:val="24"/>
        </w:rPr>
      </w:pPr>
      <w:r w:rsidRPr="000924F7">
        <w:rPr>
          <w:rFonts w:ascii="Times" w:hAnsi="Times"/>
          <w:i w:val="0"/>
          <w:sz w:val="24"/>
        </w:rPr>
        <w:t xml:space="preserve">Although primarily developed to support risk analysis, Hazus is increasingly leveraged to provide situational awareness for real world events.  This has largely been beneficial to Hazus since it provides additional opportunities to validate and calibrate the model.  However, since Hazus is open and available to users of all skill levels, results are disseminated during events from users with less experience and without coordination with authoritative agencies for critical near real time input of earthquake, flood, wind, surge or tsunami hazard data.  Response events require frequent updates based on new forecast advisories, additional ground motion parameters, and/or field observations collected under FEMA Mission Assignments or other efforts.  While manual QA/QC processes, as well as interagency coordination is required of the Hazus program during response events, </w:t>
      </w:r>
      <w:proofErr w:type="spellStart"/>
      <w:r w:rsidRPr="000924F7">
        <w:rPr>
          <w:rFonts w:ascii="Times" w:hAnsi="Times"/>
          <w:i w:val="0"/>
          <w:sz w:val="24"/>
        </w:rPr>
        <w:lastRenderedPageBreak/>
        <w:t>OpenHazus</w:t>
      </w:r>
      <w:proofErr w:type="spellEnd"/>
      <w:r w:rsidRPr="000924F7">
        <w:rPr>
          <w:rFonts w:ascii="Times" w:hAnsi="Times"/>
          <w:i w:val="0"/>
          <w:sz w:val="24"/>
        </w:rPr>
        <w:t xml:space="preserve"> would provide the authoritative run of record and results within its sharing platform for a broad variety of response event users.</w:t>
      </w:r>
    </w:p>
    <w:p w14:paraId="159B4608" w14:textId="77777777" w:rsidR="002C483F" w:rsidRDefault="002C483F" w:rsidP="002C483F">
      <w:pPr>
        <w:pStyle w:val="Heading3"/>
      </w:pPr>
      <w:bookmarkStart w:id="186" w:name="_Toc2091099"/>
      <w:r>
        <w:t>Stimulus/Response Sequences</w:t>
      </w:r>
      <w:bookmarkEnd w:id="186"/>
    </w:p>
    <w:p w14:paraId="00DA4FBE" w14:textId="77777777" w:rsidR="002C483F" w:rsidRDefault="002C483F" w:rsidP="002C483F">
      <w:pPr>
        <w:pStyle w:val="level3text"/>
        <w:numPr>
          <w:ilvl w:val="12"/>
          <w:numId w:val="0"/>
        </w:numPr>
        <w:ind w:left="634"/>
      </w:pPr>
      <w:r w:rsidRPr="00144FCD">
        <w:rPr>
          <w:highlight w:val="cyan"/>
        </w:rPr>
        <w:t>Fred, can you recommend if we should drop this section? I’m not sure what to put here.</w:t>
      </w:r>
    </w:p>
    <w:p w14:paraId="5231CD4A" w14:textId="77777777" w:rsidR="002C483F" w:rsidRDefault="002C483F" w:rsidP="002C483F">
      <w:pPr>
        <w:pStyle w:val="level3text"/>
        <w:numPr>
          <w:ilvl w:val="12"/>
          <w:numId w:val="0"/>
        </w:numPr>
        <w:ind w:left="634"/>
      </w:pPr>
      <w:r>
        <w:t>&lt;Briefly list the sequences of user actions and system responses that stimulate the behavior defined for this feature. These will correspond to the dialog elements associated with use cases.&gt;</w:t>
      </w:r>
    </w:p>
    <w:p w14:paraId="5B9D8299" w14:textId="77777777" w:rsidR="002C483F" w:rsidRDefault="002C483F" w:rsidP="002C483F">
      <w:pPr>
        <w:pStyle w:val="Heading3"/>
      </w:pPr>
      <w:bookmarkStart w:id="187" w:name="_Toc2091100"/>
      <w:r>
        <w:t>Functional Requirements</w:t>
      </w:r>
      <w:bookmarkEnd w:id="187"/>
    </w:p>
    <w:p w14:paraId="44A81068" w14:textId="77777777" w:rsidR="002C483F" w:rsidRDefault="002C483F" w:rsidP="002C483F">
      <w:pPr>
        <w:pStyle w:val="level3text"/>
        <w:numPr>
          <w:ilvl w:val="12"/>
          <w:numId w:val="0"/>
        </w:numPr>
        <w:ind w:left="1350" w:hanging="716"/>
      </w:pPr>
      <w:r w:rsidRPr="00144FCD">
        <w:rPr>
          <w:highlight w:val="cyan"/>
        </w:rPr>
        <w:t>All – please review each section of requirements and offer feedback on whether these should be placed in an appendix, numbered differently, organized in a different sequence, etc.</w:t>
      </w:r>
    </w:p>
    <w:p w14:paraId="7E8A440A" w14:textId="77777777" w:rsidR="002C483F" w:rsidRDefault="002C483F" w:rsidP="002C483F">
      <w:pPr>
        <w:pStyle w:val="level3text"/>
        <w:numPr>
          <w:ilvl w:val="12"/>
          <w:numId w:val="0"/>
        </w:numPr>
        <w:ind w:left="1350" w:hanging="716"/>
        <w:rPr>
          <w:rFonts w:ascii="Times New Roman" w:hAnsi="Times New Roman"/>
        </w:rPr>
      </w:pPr>
      <w:r>
        <w:t xml:space="preserve">&lt;List and briefly discuss the functional requirements associated with this feature. These are the capabilities that must be present </w:t>
      </w:r>
      <w:proofErr w:type="gramStart"/>
      <w:r>
        <w:t>in order for</w:t>
      </w:r>
      <w:proofErr w:type="gramEnd"/>
      <w:r>
        <w:t xml:space="preserve"> the user to execute the use case. Briefly include how the product should respond to anticipated error conditions or invalid inputs. Requirements should be concise, complete, unambiguous, verifiable, and necessary. Use “TBD” as a placeholder to indicate when necessary information is not yet available.&gt;</w:t>
      </w:r>
    </w:p>
    <w:p w14:paraId="196120CE" w14:textId="77777777" w:rsidR="002C483F" w:rsidRDefault="002C483F" w:rsidP="002C483F">
      <w:pPr>
        <w:pStyle w:val="level3text"/>
        <w:numPr>
          <w:ilvl w:val="12"/>
          <w:numId w:val="0"/>
        </w:numPr>
        <w:ind w:left="1350" w:hanging="716"/>
      </w:pPr>
    </w:p>
    <w:p w14:paraId="3E344B57" w14:textId="77777777" w:rsidR="002C483F" w:rsidRDefault="002C483F" w:rsidP="002C483F">
      <w:pPr>
        <w:pStyle w:val="level3text"/>
        <w:numPr>
          <w:ilvl w:val="12"/>
          <w:numId w:val="0"/>
        </w:numPr>
        <w:ind w:left="1350" w:hanging="716"/>
      </w:pPr>
      <w:r>
        <w:t>&lt;Each requirement should be uniquely identified with a sequence number or a meaningful tag of some kind.&gt;</w:t>
      </w:r>
    </w:p>
    <w:p w14:paraId="773B0D89" w14:textId="77777777" w:rsidR="002C483F" w:rsidRDefault="002C483F" w:rsidP="002C483F">
      <w:pPr>
        <w:pStyle w:val="level3text"/>
        <w:numPr>
          <w:ilvl w:val="12"/>
          <w:numId w:val="0"/>
        </w:numPr>
        <w:ind w:left="1350" w:hanging="716"/>
        <w:rPr>
          <w:rFonts w:ascii="Times New Roman" w:hAnsi="Times New Roman"/>
        </w:rPr>
      </w:pPr>
    </w:p>
    <w:p w14:paraId="2F83452B" w14:textId="77777777" w:rsidR="002C483F" w:rsidRDefault="002C483F" w:rsidP="002C483F">
      <w:pPr>
        <w:pStyle w:val="requirement"/>
      </w:pPr>
      <w:r>
        <w:t>REQ-1:</w:t>
      </w:r>
      <w:r>
        <w:tab/>
      </w:r>
    </w:p>
    <w:p w14:paraId="5A015AF6" w14:textId="77777777" w:rsidR="00D72C73" w:rsidRDefault="00D72C73" w:rsidP="00D72C73">
      <w:pPr>
        <w:pStyle w:val="ListParagraph"/>
        <w:numPr>
          <w:ilvl w:val="0"/>
          <w:numId w:val="15"/>
        </w:numPr>
        <w:spacing w:after="120" w:line="360" w:lineRule="auto"/>
        <w:ind w:right="173"/>
        <w:rPr>
          <w:b/>
          <w:sz w:val="28"/>
          <w:szCs w:val="28"/>
          <w:lang w:val="en-US"/>
        </w:rPr>
      </w:pPr>
      <w:commentRangeStart w:id="188"/>
      <w:commentRangeStart w:id="189"/>
      <w:r>
        <w:rPr>
          <w:b/>
          <w:sz w:val="28"/>
          <w:szCs w:val="28"/>
          <w:lang w:val="en-US"/>
        </w:rPr>
        <w:t>Requirements for Automation</w:t>
      </w:r>
      <w:commentRangeEnd w:id="188"/>
      <w:r w:rsidR="00AD50BF">
        <w:rPr>
          <w:rStyle w:val="CommentReference"/>
        </w:rPr>
        <w:commentReference w:id="188"/>
      </w:r>
      <w:commentRangeEnd w:id="189"/>
      <w:r w:rsidR="006825E8">
        <w:rPr>
          <w:rStyle w:val="CommentReference"/>
        </w:rPr>
        <w:commentReference w:id="189"/>
      </w:r>
    </w:p>
    <w:p w14:paraId="010B6F21" w14:textId="77777777" w:rsidR="00D72C73" w:rsidRPr="00EF0444" w:rsidRDefault="00D72C73" w:rsidP="00D72C73">
      <w:pPr>
        <w:pStyle w:val="ListParagraph"/>
        <w:numPr>
          <w:ilvl w:val="1"/>
          <w:numId w:val="15"/>
        </w:numPr>
        <w:spacing w:after="120" w:line="360" w:lineRule="auto"/>
        <w:ind w:right="173"/>
        <w:rPr>
          <w:b/>
          <w:sz w:val="28"/>
          <w:szCs w:val="28"/>
          <w:lang w:val="en-US"/>
        </w:rPr>
      </w:pPr>
      <w:r>
        <w:rPr>
          <w:b/>
          <w:sz w:val="28"/>
          <w:szCs w:val="28"/>
          <w:lang w:val="en-US"/>
        </w:rPr>
        <w:t>Automated Updates to Baseline Results Repository</w:t>
      </w:r>
    </w:p>
    <w:p w14:paraId="2EB2FDB6" w14:textId="77777777" w:rsidR="00D72C73" w:rsidRPr="00133599" w:rsidRDefault="00D72C73" w:rsidP="00D72C73">
      <w:pPr>
        <w:pStyle w:val="ListParagraph"/>
        <w:numPr>
          <w:ilvl w:val="2"/>
          <w:numId w:val="15"/>
        </w:numPr>
        <w:spacing w:after="120" w:line="360" w:lineRule="auto"/>
        <w:ind w:right="173"/>
        <w:rPr>
          <w:b/>
          <w:sz w:val="28"/>
          <w:szCs w:val="28"/>
          <w:lang w:val="en-US"/>
        </w:rPr>
      </w:pPr>
      <w:r>
        <w:rPr>
          <w:lang w:val="en-US"/>
        </w:rPr>
        <w:t>Analysis results generated using the authoritative probabilistic hazard data source AND baseline Hazus inventory data shall be automated by FEMA for the entire U.S. to provide updated annualized analyses</w:t>
      </w:r>
    </w:p>
    <w:p w14:paraId="23BBF5DA" w14:textId="77777777" w:rsidR="00D72C73" w:rsidRPr="00133599" w:rsidRDefault="00D72C73" w:rsidP="00D72C73">
      <w:pPr>
        <w:pStyle w:val="ListParagraph"/>
        <w:numPr>
          <w:ilvl w:val="2"/>
          <w:numId w:val="15"/>
        </w:numPr>
        <w:spacing w:after="120" w:line="360" w:lineRule="auto"/>
        <w:ind w:right="173"/>
        <w:rPr>
          <w:lang w:val="en-US"/>
        </w:rPr>
      </w:pPr>
      <w:r w:rsidRPr="00133599">
        <w:rPr>
          <w:lang w:val="en-US"/>
        </w:rPr>
        <w:t xml:space="preserve">Analysis results generated using </w:t>
      </w:r>
      <w:r>
        <w:rPr>
          <w:lang w:val="en-US"/>
        </w:rPr>
        <w:t>authoritative historic or other deterministic</w:t>
      </w:r>
      <w:r w:rsidRPr="00133599">
        <w:rPr>
          <w:lang w:val="en-US"/>
        </w:rPr>
        <w:t xml:space="preserve"> hazard data AND </w:t>
      </w:r>
      <w:r>
        <w:rPr>
          <w:lang w:val="en-US"/>
        </w:rPr>
        <w:t xml:space="preserve">baseline Hazus </w:t>
      </w:r>
      <w:r w:rsidRPr="00133599">
        <w:rPr>
          <w:lang w:val="en-US"/>
        </w:rPr>
        <w:t xml:space="preserve">inventory data shall be </w:t>
      </w:r>
      <w:r>
        <w:rPr>
          <w:lang w:val="en-US"/>
        </w:rPr>
        <w:t xml:space="preserve">automated </w:t>
      </w:r>
      <w:r w:rsidRPr="00133599">
        <w:rPr>
          <w:lang w:val="en-US"/>
        </w:rPr>
        <w:t xml:space="preserve">by FEMA </w:t>
      </w:r>
      <w:r>
        <w:rPr>
          <w:lang w:val="en-US"/>
        </w:rPr>
        <w:t>for the entire U.S.</w:t>
      </w:r>
    </w:p>
    <w:p w14:paraId="7CD37D27" w14:textId="77777777" w:rsidR="00D72C73" w:rsidRPr="00EF0444" w:rsidRDefault="00D72C73" w:rsidP="00D72C73">
      <w:pPr>
        <w:pStyle w:val="ListParagraph"/>
        <w:numPr>
          <w:ilvl w:val="1"/>
          <w:numId w:val="15"/>
        </w:numPr>
        <w:spacing w:after="120" w:line="360" w:lineRule="auto"/>
        <w:ind w:right="173"/>
        <w:rPr>
          <w:b/>
          <w:sz w:val="28"/>
          <w:szCs w:val="28"/>
          <w:lang w:val="en-US"/>
        </w:rPr>
      </w:pPr>
      <w:r>
        <w:rPr>
          <w:b/>
          <w:sz w:val="28"/>
          <w:szCs w:val="28"/>
          <w:lang w:val="en-US"/>
        </w:rPr>
        <w:t>Automated Probabilistic Flood Risk Assessment</w:t>
      </w:r>
    </w:p>
    <w:p w14:paraId="58753844" w14:textId="77777777" w:rsidR="00D72C73" w:rsidRPr="00266F6E" w:rsidRDefault="00D72C73" w:rsidP="00D72C73">
      <w:pPr>
        <w:pStyle w:val="ListParagraph"/>
        <w:numPr>
          <w:ilvl w:val="2"/>
          <w:numId w:val="15"/>
        </w:numPr>
        <w:spacing w:after="120" w:line="360" w:lineRule="auto"/>
        <w:ind w:right="173"/>
        <w:rPr>
          <w:b/>
          <w:sz w:val="28"/>
          <w:szCs w:val="28"/>
          <w:lang w:val="en-US"/>
        </w:rPr>
      </w:pPr>
      <w:r>
        <w:rPr>
          <w:lang w:val="en-US"/>
        </w:rPr>
        <w:t>Automation should be established to support multi-frequency probabilistic or uncertainty analyses for flood, supporting multiple depth grids for each frequency</w:t>
      </w:r>
    </w:p>
    <w:p w14:paraId="23FC6AF0" w14:textId="77777777" w:rsidR="00D72C73" w:rsidRPr="00266F6E" w:rsidRDefault="00D72C73" w:rsidP="00D72C73">
      <w:pPr>
        <w:pStyle w:val="ListParagraph"/>
        <w:numPr>
          <w:ilvl w:val="2"/>
          <w:numId w:val="15"/>
        </w:numPr>
        <w:spacing w:after="120" w:line="360" w:lineRule="auto"/>
        <w:ind w:right="173"/>
        <w:rPr>
          <w:sz w:val="28"/>
          <w:szCs w:val="28"/>
          <w:lang w:val="en-US"/>
        </w:rPr>
      </w:pPr>
      <w:r>
        <w:rPr>
          <w:lang w:val="en-US"/>
        </w:rPr>
        <w:t>Automated analysis should be established to support multiple, separate depth grids associated with individual flood types or scenarios, such as breach, pluvial and alluvial flooding scenarios.</w:t>
      </w:r>
    </w:p>
    <w:p w14:paraId="259F31AF" w14:textId="77777777" w:rsidR="00D72C73" w:rsidRPr="00EF0444" w:rsidRDefault="00D72C73" w:rsidP="00D72C73">
      <w:pPr>
        <w:pStyle w:val="ListParagraph"/>
        <w:numPr>
          <w:ilvl w:val="1"/>
          <w:numId w:val="15"/>
        </w:numPr>
        <w:spacing w:after="120" w:line="360" w:lineRule="auto"/>
        <w:ind w:right="173"/>
        <w:rPr>
          <w:b/>
          <w:sz w:val="28"/>
          <w:szCs w:val="28"/>
          <w:lang w:val="en-US"/>
        </w:rPr>
      </w:pPr>
      <w:bookmarkStart w:id="190" w:name="_Hlk1154074"/>
      <w:r>
        <w:rPr>
          <w:b/>
          <w:sz w:val="28"/>
          <w:szCs w:val="28"/>
          <w:lang w:val="en-US"/>
        </w:rPr>
        <w:t>Automated Mitigation Strategy Evaluations</w:t>
      </w:r>
    </w:p>
    <w:p w14:paraId="6741DEC3" w14:textId="77777777" w:rsidR="00D72C73" w:rsidRPr="00266F6E" w:rsidRDefault="00D72C73" w:rsidP="00D72C73">
      <w:pPr>
        <w:pStyle w:val="ListParagraph"/>
        <w:numPr>
          <w:ilvl w:val="2"/>
          <w:numId w:val="15"/>
        </w:numPr>
        <w:spacing w:after="120" w:line="360" w:lineRule="auto"/>
        <w:ind w:right="173"/>
        <w:rPr>
          <w:b/>
          <w:sz w:val="28"/>
          <w:szCs w:val="28"/>
          <w:lang w:val="en-US"/>
        </w:rPr>
      </w:pPr>
      <w:r>
        <w:rPr>
          <w:lang w:val="en-US"/>
        </w:rPr>
        <w:lastRenderedPageBreak/>
        <w:t>Automated analysis should be established to support multiple mitigation strategy scenarios, including freeboard, NFIP regulations and building code adoption and enforcement</w:t>
      </w:r>
    </w:p>
    <w:p w14:paraId="650BD706" w14:textId="77777777" w:rsidR="00D72C73" w:rsidRPr="002213F7" w:rsidRDefault="00D72C73" w:rsidP="00D72C73">
      <w:pPr>
        <w:pStyle w:val="ListParagraph"/>
        <w:numPr>
          <w:ilvl w:val="2"/>
          <w:numId w:val="15"/>
        </w:numPr>
        <w:spacing w:after="120" w:line="360" w:lineRule="auto"/>
        <w:ind w:right="173"/>
        <w:rPr>
          <w:sz w:val="28"/>
          <w:szCs w:val="28"/>
          <w:lang w:val="en-US"/>
        </w:rPr>
      </w:pPr>
      <w:r>
        <w:rPr>
          <w:lang w:val="en-US"/>
        </w:rPr>
        <w:t>Automated analysis should be established to support analysis of multiple depth grids associated with floodplain mitigation scenarios, such as protection measures and upstream storage scenarios.</w:t>
      </w:r>
    </w:p>
    <w:bookmarkEnd w:id="190"/>
    <w:p w14:paraId="1244E882" w14:textId="77777777" w:rsidR="00D72C73" w:rsidRPr="00EF0444" w:rsidRDefault="00D72C73" w:rsidP="00D72C73">
      <w:pPr>
        <w:pStyle w:val="ListParagraph"/>
        <w:numPr>
          <w:ilvl w:val="1"/>
          <w:numId w:val="15"/>
        </w:numPr>
        <w:spacing w:after="120" w:line="360" w:lineRule="auto"/>
        <w:ind w:right="173"/>
        <w:rPr>
          <w:b/>
          <w:sz w:val="28"/>
          <w:szCs w:val="28"/>
          <w:lang w:val="en-US"/>
        </w:rPr>
      </w:pPr>
      <w:r>
        <w:rPr>
          <w:b/>
          <w:sz w:val="28"/>
          <w:szCs w:val="28"/>
          <w:lang w:val="en-US"/>
        </w:rPr>
        <w:t>Automated Analysis and Results Dissemination for Response Events</w:t>
      </w:r>
    </w:p>
    <w:p w14:paraId="78988935" w14:textId="77777777" w:rsidR="00D72C73" w:rsidRPr="002213F7" w:rsidRDefault="00D72C73" w:rsidP="00D72C73">
      <w:pPr>
        <w:pStyle w:val="ListParagraph"/>
        <w:numPr>
          <w:ilvl w:val="2"/>
          <w:numId w:val="15"/>
        </w:numPr>
        <w:spacing w:after="120" w:line="360" w:lineRule="auto"/>
        <w:ind w:right="173"/>
        <w:rPr>
          <w:b/>
          <w:sz w:val="28"/>
          <w:szCs w:val="28"/>
          <w:lang w:val="en-US"/>
        </w:rPr>
      </w:pPr>
      <w:r>
        <w:rPr>
          <w:lang w:val="en-US"/>
        </w:rPr>
        <w:t xml:space="preserve">Automated analysis should be established to support analyses for response events, including </w:t>
      </w:r>
      <w:proofErr w:type="spellStart"/>
      <w:r>
        <w:rPr>
          <w:lang w:val="en-US"/>
        </w:rPr>
        <w:t>ShakeMap</w:t>
      </w:r>
      <w:proofErr w:type="spellEnd"/>
      <w:r>
        <w:rPr>
          <w:lang w:val="en-US"/>
        </w:rPr>
        <w:t xml:space="preserve"> events associated with a PAGER Yellow or above, landfalling tropical storms and above, as well as when flood depth grids are provided for damaging flood events.</w:t>
      </w:r>
    </w:p>
    <w:p w14:paraId="0ED4A91F" w14:textId="77777777" w:rsidR="00D72C73" w:rsidRDefault="00D72C73" w:rsidP="00D72C73">
      <w:pPr>
        <w:pStyle w:val="ListParagraph"/>
        <w:numPr>
          <w:ilvl w:val="2"/>
          <w:numId w:val="15"/>
        </w:numPr>
        <w:spacing w:after="120" w:line="360" w:lineRule="auto"/>
        <w:ind w:right="173"/>
        <w:rPr>
          <w:sz w:val="28"/>
          <w:szCs w:val="28"/>
          <w:lang w:val="en-US"/>
        </w:rPr>
      </w:pPr>
      <w:r>
        <w:rPr>
          <w:lang w:val="en-US"/>
        </w:rPr>
        <w:t xml:space="preserve">Automated results export and dissemination should be provided and hosted using </w:t>
      </w:r>
      <w:proofErr w:type="spellStart"/>
      <w:r>
        <w:rPr>
          <w:lang w:val="en-US"/>
        </w:rPr>
        <w:t>OpenHazus</w:t>
      </w:r>
      <w:proofErr w:type="spellEnd"/>
      <w:r>
        <w:rPr>
          <w:lang w:val="en-US"/>
        </w:rPr>
        <w:t xml:space="preserve"> providing an authoritative source for the run of record.</w:t>
      </w:r>
    </w:p>
    <w:p w14:paraId="0F68CF46" w14:textId="77777777" w:rsidR="00D72C73" w:rsidRDefault="00D72C73" w:rsidP="002C483F">
      <w:pPr>
        <w:pStyle w:val="requirement"/>
      </w:pPr>
    </w:p>
    <w:p w14:paraId="42E46F12" w14:textId="77777777" w:rsidR="002C483F" w:rsidRDefault="002C483F" w:rsidP="00144FCD">
      <w:pPr>
        <w:pStyle w:val="requirement"/>
      </w:pPr>
    </w:p>
    <w:p w14:paraId="5085D9AF" w14:textId="77777777" w:rsidR="00144FCD" w:rsidRPr="00144FCD" w:rsidRDefault="00144FCD" w:rsidP="00144FCD"/>
    <w:p w14:paraId="39FCE7BD" w14:textId="77777777" w:rsidR="002C483F" w:rsidRDefault="002C483F">
      <w:pPr>
        <w:spacing w:line="240" w:lineRule="auto"/>
        <w:rPr>
          <w:b/>
          <w:kern w:val="28"/>
          <w:sz w:val="36"/>
        </w:rPr>
      </w:pPr>
      <w:r>
        <w:br w:type="page"/>
      </w:r>
    </w:p>
    <w:p w14:paraId="36531D58" w14:textId="77777777" w:rsidR="00EC1069" w:rsidRDefault="009264C5">
      <w:pPr>
        <w:pStyle w:val="Heading1"/>
      </w:pPr>
      <w:bookmarkStart w:id="191" w:name="_Toc2091101"/>
      <w:r>
        <w:lastRenderedPageBreak/>
        <w:t>External Interface Requirements</w:t>
      </w:r>
      <w:bookmarkEnd w:id="95"/>
      <w:bookmarkEnd w:id="191"/>
    </w:p>
    <w:p w14:paraId="2D999116" w14:textId="77777777" w:rsidR="008675B3" w:rsidRPr="008675B3" w:rsidRDefault="008675B3" w:rsidP="008675B3">
      <w:r w:rsidRPr="008675B3">
        <w:rPr>
          <w:highlight w:val="cyan"/>
        </w:rPr>
        <w:t xml:space="preserve">Fred, I think </w:t>
      </w:r>
      <w:commentRangeStart w:id="192"/>
      <w:r w:rsidRPr="008675B3">
        <w:rPr>
          <w:highlight w:val="cyan"/>
        </w:rPr>
        <w:t>we covered each of these sections in Section 3. Should they be broken out, or left as they are and remove this section</w:t>
      </w:r>
      <w:commentRangeEnd w:id="192"/>
      <w:r w:rsidR="006825E8">
        <w:rPr>
          <w:rStyle w:val="CommentReference"/>
          <w:rFonts w:asciiTheme="minorHAnsi" w:eastAsiaTheme="minorHAnsi" w:hAnsiTheme="minorHAnsi" w:cstheme="minorBidi"/>
          <w:lang w:val="en-GB"/>
        </w:rPr>
        <w:commentReference w:id="192"/>
      </w:r>
      <w:r w:rsidRPr="008675B3">
        <w:rPr>
          <w:highlight w:val="cyan"/>
        </w:rPr>
        <w:t>?</w:t>
      </w:r>
    </w:p>
    <w:p w14:paraId="775FC3D8" w14:textId="77777777" w:rsidR="00EC1069" w:rsidRDefault="009264C5">
      <w:pPr>
        <w:pStyle w:val="Heading2"/>
      </w:pPr>
      <w:bookmarkStart w:id="193" w:name="_Toc2091102"/>
      <w:r>
        <w:t>User Interfaces</w:t>
      </w:r>
      <w:bookmarkEnd w:id="193"/>
    </w:p>
    <w:p w14:paraId="2FE920EB" w14:textId="77777777" w:rsidR="00EC1069" w:rsidRDefault="009264C5">
      <w:pPr>
        <w:pStyle w:val="template"/>
      </w:pPr>
      <w:r>
        <w:t>&lt;Describe the logical characteristics of each</w:t>
      </w:r>
      <w:r w:rsidR="003B5BA7">
        <w:t xml:space="preserve"> interface between the system</w:t>
      </w:r>
      <w:r>
        <w:t xml:space="preserve">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1DA09D22" w14:textId="77777777" w:rsidR="00EC1069" w:rsidRDefault="009264C5">
      <w:pPr>
        <w:pStyle w:val="Heading2"/>
      </w:pPr>
      <w:bookmarkStart w:id="194" w:name="_Toc439994684"/>
      <w:bookmarkStart w:id="195" w:name="_Toc2091103"/>
      <w:r>
        <w:t>Hardware Interfaces</w:t>
      </w:r>
      <w:bookmarkEnd w:id="194"/>
      <w:bookmarkEnd w:id="195"/>
    </w:p>
    <w:p w14:paraId="35B8D8F3" w14:textId="77777777" w:rsidR="00EC1069" w:rsidRDefault="009264C5">
      <w:pPr>
        <w:pStyle w:val="template"/>
      </w:pPr>
      <w:r>
        <w:t>&lt;Describe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14:paraId="0F67B394" w14:textId="77777777" w:rsidR="00EC1069" w:rsidRDefault="009264C5">
      <w:pPr>
        <w:pStyle w:val="Heading2"/>
      </w:pPr>
      <w:bookmarkStart w:id="196" w:name="_Toc439994685"/>
      <w:bookmarkStart w:id="197" w:name="_Toc2091104"/>
      <w:r>
        <w:t>Software Interfaces</w:t>
      </w:r>
      <w:bookmarkEnd w:id="196"/>
      <w:bookmarkEnd w:id="197"/>
    </w:p>
    <w:p w14:paraId="1860EB51" w14:textId="77777777" w:rsidR="00EC1069" w:rsidRDefault="009264C5">
      <w:pPr>
        <w:pStyle w:val="template"/>
      </w:pPr>
      <w:r>
        <w:t>&lt;Describe the connections between this product and other specific software components (name and version), including databases, operating systems, tools, libraries, and integrated commercial components</w:t>
      </w:r>
      <w:r w:rsidR="002374DD">
        <w:t xml:space="preserve"> (e.g., Google Latitude)</w:t>
      </w:r>
      <w:r>
        <w:t xml:space="preserve">.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w:t>
      </w:r>
      <w:r w:rsidR="002374DD">
        <w:t>a Mashup</w:t>
      </w:r>
      <w:r>
        <w:t>), specify this as an implementation constraint.&gt;</w:t>
      </w:r>
    </w:p>
    <w:p w14:paraId="59303EE4" w14:textId="77777777" w:rsidR="00EC1069" w:rsidRDefault="009264C5">
      <w:pPr>
        <w:pStyle w:val="Heading2"/>
      </w:pPr>
      <w:bookmarkStart w:id="198" w:name="_Toc439994686"/>
      <w:bookmarkStart w:id="199" w:name="_Toc2091105"/>
      <w:r>
        <w:t>Communications Interfaces</w:t>
      </w:r>
      <w:bookmarkEnd w:id="198"/>
      <w:bookmarkEnd w:id="199"/>
    </w:p>
    <w:p w14:paraId="2AE9A113" w14:textId="77777777" w:rsidR="00EC1069" w:rsidRDefault="009264C5">
      <w:pPr>
        <w:pStyle w:val="template"/>
      </w:pPr>
      <w:r>
        <w:t>&lt;Describe the requirements associated with any communications functions required by this product, including e-mail, web browser, network server communications protocols, electronic forms, and so on. Define any pertinent message formatting. Identify any communication standards th</w:t>
      </w:r>
      <w:r w:rsidR="002374DD">
        <w:t xml:space="preserve">at will be used, such as </w:t>
      </w:r>
      <w:r>
        <w:t>HTTP. Specify any communicati</w:t>
      </w:r>
      <w:r w:rsidR="006D77E3">
        <w:t>on security</w:t>
      </w:r>
      <w:r>
        <w:t>, data transfer rates, and synchronization mechanisms.&gt;</w:t>
      </w:r>
    </w:p>
    <w:p w14:paraId="5FD50D1F" w14:textId="77777777" w:rsidR="008675B3" w:rsidRDefault="008675B3">
      <w:pPr>
        <w:spacing w:line="240" w:lineRule="auto"/>
        <w:rPr>
          <w:b/>
          <w:kern w:val="28"/>
          <w:sz w:val="36"/>
        </w:rPr>
      </w:pPr>
      <w:bookmarkStart w:id="200" w:name="_Toc439994690"/>
      <w:r>
        <w:br w:type="page"/>
      </w:r>
    </w:p>
    <w:p w14:paraId="0B655973" w14:textId="77777777" w:rsidR="00EC1069" w:rsidRDefault="009264C5">
      <w:pPr>
        <w:pStyle w:val="Heading1"/>
      </w:pPr>
      <w:bookmarkStart w:id="201" w:name="_Toc2091106"/>
      <w:r>
        <w:lastRenderedPageBreak/>
        <w:t>Other Nonfunctional Requirements</w:t>
      </w:r>
      <w:bookmarkEnd w:id="201"/>
    </w:p>
    <w:p w14:paraId="4A253591" w14:textId="77777777" w:rsidR="008675B3" w:rsidRPr="008675B3" w:rsidRDefault="008675B3" w:rsidP="008675B3">
      <w:r w:rsidRPr="008675B3">
        <w:rPr>
          <w:highlight w:val="cyan"/>
        </w:rPr>
        <w:t>Fred, I think we covered each of these sections in Section 3. Should they be broken out, or left as t</w:t>
      </w:r>
      <w:r w:rsidR="00E26247">
        <w:rPr>
          <w:highlight w:val="cyan"/>
        </w:rPr>
        <w:t>hey are and remo</w:t>
      </w:r>
      <w:r w:rsidR="00271244">
        <w:rPr>
          <w:highlight w:val="cyan"/>
        </w:rPr>
        <w:t xml:space="preserve">ve Sections 5.1, 5.2, 5.3? Possibly combine 5.4 with Section 6 into </w:t>
      </w:r>
      <w:proofErr w:type="gramStart"/>
      <w:r w:rsidR="00271244" w:rsidRPr="00271244">
        <w:rPr>
          <w:highlight w:val="cyan"/>
        </w:rPr>
        <w:t>a  “</w:t>
      </w:r>
      <w:proofErr w:type="gramEnd"/>
      <w:r w:rsidR="00271244" w:rsidRPr="00271244">
        <w:rPr>
          <w:highlight w:val="cyan"/>
        </w:rPr>
        <w:t>non-technical” and “unresolved” requirements section?</w:t>
      </w:r>
    </w:p>
    <w:p w14:paraId="1084DCA3" w14:textId="77777777" w:rsidR="00EC1069" w:rsidRDefault="009264C5">
      <w:pPr>
        <w:pStyle w:val="Heading2"/>
      </w:pPr>
      <w:bookmarkStart w:id="202" w:name="_Toc2091107"/>
      <w:r>
        <w:t>Performance Requirements</w:t>
      </w:r>
      <w:bookmarkEnd w:id="200"/>
      <w:bookmarkEnd w:id="202"/>
    </w:p>
    <w:p w14:paraId="54110E57" w14:textId="77777777" w:rsidR="00EC1069" w:rsidRDefault="009264C5">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2D5FF121" w14:textId="77777777" w:rsidR="00EC1069" w:rsidRDefault="009264C5">
      <w:pPr>
        <w:pStyle w:val="Heading2"/>
      </w:pPr>
      <w:bookmarkStart w:id="203" w:name="_Toc439994691"/>
      <w:bookmarkStart w:id="204" w:name="_Toc2091108"/>
      <w:r>
        <w:t>Safety Requirements</w:t>
      </w:r>
      <w:bookmarkEnd w:id="203"/>
      <w:bookmarkEnd w:id="204"/>
    </w:p>
    <w:p w14:paraId="54B24A71" w14:textId="77777777" w:rsidR="00EC1069" w:rsidRDefault="009264C5">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56DEA784" w14:textId="77777777" w:rsidR="00EC1069" w:rsidRDefault="009264C5">
      <w:pPr>
        <w:pStyle w:val="Heading2"/>
      </w:pPr>
      <w:bookmarkStart w:id="205" w:name="_Toc439994692"/>
      <w:bookmarkStart w:id="206" w:name="_Toc2091109"/>
      <w:r>
        <w:t>Security Requirements</w:t>
      </w:r>
      <w:bookmarkEnd w:id="205"/>
      <w:bookmarkEnd w:id="206"/>
    </w:p>
    <w:p w14:paraId="36CD6452" w14:textId="77777777" w:rsidR="00EC1069" w:rsidRDefault="009264C5">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008E70D0" w14:textId="77777777" w:rsidR="00EC1069" w:rsidRDefault="009264C5">
      <w:pPr>
        <w:pStyle w:val="Heading2"/>
      </w:pPr>
      <w:bookmarkStart w:id="207" w:name="_Toc439994693"/>
      <w:bookmarkStart w:id="208" w:name="_Toc2091110"/>
      <w:r>
        <w:t>Software Quality Attributes</w:t>
      </w:r>
      <w:bookmarkEnd w:id="207"/>
      <w:bookmarkEnd w:id="208"/>
    </w:p>
    <w:p w14:paraId="7DD85823" w14:textId="6303D6C3" w:rsidR="00E14827" w:rsidRDefault="00E14827" w:rsidP="00E14827">
      <w:pPr>
        <w:spacing w:after="120" w:line="360" w:lineRule="auto"/>
        <w:rPr>
          <w:rFonts w:asciiTheme="minorHAnsi" w:hAnsiTheme="minorHAnsi" w:cstheme="minorHAnsi"/>
          <w:sz w:val="22"/>
          <w:highlight w:val="lightGray"/>
        </w:rPr>
      </w:pPr>
      <w:r w:rsidRPr="000C73D3">
        <w:rPr>
          <w:rFonts w:asciiTheme="minorHAnsi" w:hAnsiTheme="minorHAnsi" w:cstheme="minorHAnsi"/>
          <w:sz w:val="22"/>
          <w:highlight w:val="lightGray"/>
        </w:rPr>
        <w:t xml:space="preserve">In addition to the system features discussed in Chapter 4, </w:t>
      </w:r>
      <w:r w:rsidR="004C56C6" w:rsidRPr="000C73D3">
        <w:rPr>
          <w:rFonts w:asciiTheme="minorHAnsi" w:hAnsiTheme="minorHAnsi" w:cstheme="minorHAnsi"/>
          <w:sz w:val="22"/>
          <w:highlight w:val="lightGray"/>
        </w:rPr>
        <w:t>any evaluation of potential open source software packages needs to consider aspects of adaptability, availability, correctness, flexibility, interoperability, maintainability, portability, reliability, reusability, robustness, testability, and usability</w:t>
      </w:r>
      <w:r w:rsidRPr="000C73D3">
        <w:rPr>
          <w:rFonts w:asciiTheme="minorHAnsi" w:hAnsiTheme="minorHAnsi" w:cstheme="minorHAnsi"/>
          <w:sz w:val="22"/>
          <w:highlight w:val="lightGray"/>
        </w:rPr>
        <w:t>.</w:t>
      </w:r>
      <w:r w:rsidR="000C73D3">
        <w:rPr>
          <w:rFonts w:asciiTheme="minorHAnsi" w:hAnsiTheme="minorHAnsi" w:cstheme="minorHAnsi"/>
          <w:sz w:val="22"/>
          <w:highlight w:val="lightGray"/>
        </w:rPr>
        <w:t xml:space="preserve"> </w:t>
      </w:r>
      <w:r w:rsidR="00C2488F">
        <w:rPr>
          <w:rFonts w:asciiTheme="minorHAnsi" w:hAnsiTheme="minorHAnsi" w:cstheme="minorHAnsi"/>
          <w:sz w:val="22"/>
          <w:highlight w:val="lightGray"/>
        </w:rPr>
        <w:t xml:space="preserve">These software quality attributes are distinct enough from the system requirements to warrant a separate weighting scheme. Still with a nod towards end users, but also towards future co-developers of Open Hazus modules, the perceived ease of use of each software package analyzed in Chapter 7 has been assigned a weight of 85. The build-and-fix frequency is both a measure of maturity as well as ease of maintenance, warranting a weight of 65. Another aspect of maturity is the foreseeable longevity of open source software packages. There are many exciting developments that cease to exist after a few years – a dangerous situation for developers of authoritative systems like </w:t>
      </w:r>
      <w:proofErr w:type="spellStart"/>
      <w:r w:rsidR="00C2488F">
        <w:rPr>
          <w:rFonts w:asciiTheme="minorHAnsi" w:hAnsiTheme="minorHAnsi" w:cstheme="minorHAnsi"/>
          <w:sz w:val="22"/>
          <w:highlight w:val="lightGray"/>
        </w:rPr>
        <w:t>Open</w:t>
      </w:r>
      <w:del w:id="209" w:author="Doug Bausch" w:date="2019-03-01T14:17:00Z">
        <w:r w:rsidR="00C2488F" w:rsidDel="00020599">
          <w:rPr>
            <w:rFonts w:asciiTheme="minorHAnsi" w:hAnsiTheme="minorHAnsi" w:cstheme="minorHAnsi"/>
            <w:sz w:val="22"/>
            <w:highlight w:val="lightGray"/>
          </w:rPr>
          <w:delText xml:space="preserve"> </w:delText>
        </w:r>
      </w:del>
      <w:r w:rsidR="00C2488F">
        <w:rPr>
          <w:rFonts w:asciiTheme="minorHAnsi" w:hAnsiTheme="minorHAnsi" w:cstheme="minorHAnsi"/>
          <w:sz w:val="22"/>
          <w:highlight w:val="lightGray"/>
        </w:rPr>
        <w:t>Hazus</w:t>
      </w:r>
      <w:proofErr w:type="spellEnd"/>
      <w:r w:rsidR="00C2488F">
        <w:rPr>
          <w:rFonts w:asciiTheme="minorHAnsi" w:hAnsiTheme="minorHAnsi" w:cstheme="minorHAnsi"/>
          <w:sz w:val="22"/>
          <w:highlight w:val="lightGray"/>
        </w:rPr>
        <w:t xml:space="preserve">. Rather than assigning this aspect a higher weight (we </w:t>
      </w:r>
      <w:r w:rsidR="00C2488F">
        <w:rPr>
          <w:rFonts w:asciiTheme="minorHAnsi" w:hAnsiTheme="minorHAnsi" w:cstheme="minorHAnsi"/>
          <w:sz w:val="22"/>
          <w:highlight w:val="lightGray"/>
        </w:rPr>
        <w:lastRenderedPageBreak/>
        <w:t>settled for 50), we have been strict in the actual score that each software package received in the evaluation.</w:t>
      </w:r>
    </w:p>
    <w:p w14:paraId="3B01E4BE" w14:textId="3A8CB1C1" w:rsidR="00C2488F" w:rsidRPr="000C73D3" w:rsidRDefault="0047382A" w:rsidP="00E14827">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Much of the analysis of how difficult it is to port existing Hazus analyses to an open source environment and </w:t>
      </w:r>
      <w:r w:rsidR="00164A23">
        <w:rPr>
          <w:rFonts w:asciiTheme="minorHAnsi" w:hAnsiTheme="minorHAnsi" w:cstheme="minorHAnsi"/>
          <w:sz w:val="22"/>
          <w:highlight w:val="lightGray"/>
        </w:rPr>
        <w:t xml:space="preserve">the degree to which existing Hazus features are recognizably matched in Open Hazus, has been addressed in 4.2, </w:t>
      </w:r>
      <w:proofErr w:type="spellStart"/>
      <w:r w:rsidR="00164A23">
        <w:rPr>
          <w:rFonts w:asciiTheme="minorHAnsi" w:hAnsiTheme="minorHAnsi" w:cstheme="minorHAnsi"/>
          <w:sz w:val="22"/>
          <w:highlight w:val="lightGray"/>
        </w:rPr>
        <w:t>E</w:t>
      </w:r>
      <w:ins w:id="210" w:author="Doug Bausch" w:date="2019-03-01T14:18:00Z">
        <w:r w:rsidR="006825E8">
          <w:rPr>
            <w:rFonts w:asciiTheme="minorHAnsi" w:hAnsiTheme="minorHAnsi" w:cstheme="minorHAnsi"/>
            <w:sz w:val="22"/>
            <w:highlight w:val="lightGray"/>
          </w:rPr>
          <w:t>sri</w:t>
        </w:r>
      </w:ins>
      <w:proofErr w:type="spellEnd"/>
      <w:del w:id="211" w:author="Doug Bausch" w:date="2019-03-01T14:18:00Z">
        <w:r w:rsidR="00164A23" w:rsidDel="006825E8">
          <w:rPr>
            <w:rFonts w:asciiTheme="minorHAnsi" w:hAnsiTheme="minorHAnsi" w:cstheme="minorHAnsi"/>
            <w:sz w:val="22"/>
            <w:highlight w:val="lightGray"/>
          </w:rPr>
          <w:delText>SRI</w:delText>
        </w:r>
      </w:del>
      <w:r w:rsidR="00164A23">
        <w:rPr>
          <w:rFonts w:asciiTheme="minorHAnsi" w:hAnsiTheme="minorHAnsi" w:cstheme="minorHAnsi"/>
          <w:sz w:val="22"/>
          <w:highlight w:val="lightGray"/>
        </w:rPr>
        <w:t xml:space="preserve"> independence. To avoid double-counting the weights in Chapter 4 and Chapter 6, we assigned these porting characteristics relatively low weights of 45 and 50. This is somewhat countered by a strict scoring of how much development effort it would take to port functionality.</w:t>
      </w:r>
    </w:p>
    <w:p w14:paraId="69F3DDA4" w14:textId="6A8B247B" w:rsidR="00A32921" w:rsidRDefault="00A32921">
      <w:pPr>
        <w:spacing w:line="240" w:lineRule="auto"/>
        <w:rPr>
          <w:b/>
          <w:kern w:val="28"/>
          <w:sz w:val="36"/>
        </w:rPr>
      </w:pPr>
      <w:bookmarkStart w:id="212" w:name="_Toc439994695"/>
    </w:p>
    <w:p w14:paraId="4B8ADBBB" w14:textId="77777777" w:rsidR="00EC1069" w:rsidRDefault="009264C5" w:rsidP="00C2488F">
      <w:pPr>
        <w:pStyle w:val="Heading2"/>
      </w:pPr>
      <w:bookmarkStart w:id="213" w:name="_Toc2091111"/>
      <w:r>
        <w:t>Other Requirements</w:t>
      </w:r>
      <w:bookmarkEnd w:id="212"/>
      <w:bookmarkEnd w:id="213"/>
    </w:p>
    <w:p w14:paraId="0CCE4C57" w14:textId="654F5B86" w:rsidR="003343D0" w:rsidRDefault="003343D0"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The discussion of system feature</w:t>
      </w:r>
      <w:r w:rsidR="00EF703A">
        <w:rPr>
          <w:rFonts w:asciiTheme="minorHAnsi" w:hAnsiTheme="minorHAnsi" w:cstheme="minorHAnsi"/>
          <w:sz w:val="22"/>
          <w:highlight w:val="lightGray"/>
        </w:rPr>
        <w:t>s and software quality attributes revealed a few other requirements that need further discussion with the client before we can address them in our software evaluation.</w:t>
      </w:r>
      <w:r>
        <w:rPr>
          <w:rFonts w:asciiTheme="minorHAnsi" w:hAnsiTheme="minorHAnsi" w:cstheme="minorHAnsi"/>
          <w:sz w:val="22"/>
          <w:highlight w:val="lightGray"/>
        </w:rPr>
        <w:t xml:space="preserve"> </w:t>
      </w:r>
      <w:r w:rsidR="00F3413F">
        <w:rPr>
          <w:rFonts w:asciiTheme="minorHAnsi" w:hAnsiTheme="minorHAnsi" w:cstheme="minorHAnsi"/>
          <w:sz w:val="22"/>
          <w:highlight w:val="lightGray"/>
        </w:rPr>
        <w:t xml:space="preserve">We are following the general sequence of criteria listed in the system features sections of Chapter 4. </w:t>
      </w:r>
    </w:p>
    <w:p w14:paraId="3077157F" w14:textId="0124AC61" w:rsidR="00F3413F" w:rsidRPr="00DE3D8D" w:rsidRDefault="00F3413F" w:rsidP="00DE3D8D">
      <w:pPr>
        <w:pStyle w:val="Heading3"/>
        <w:numPr>
          <w:ilvl w:val="0"/>
          <w:numId w:val="30"/>
        </w:numPr>
        <w:rPr>
          <w:highlight w:val="lightGray"/>
        </w:rPr>
      </w:pPr>
      <w:r w:rsidRPr="00DE3D8D">
        <w:rPr>
          <w:highlight w:val="lightGray"/>
        </w:rPr>
        <w:t>Primacy of Web Environment</w:t>
      </w:r>
    </w:p>
    <w:p w14:paraId="6F072BB5" w14:textId="09AA07E6" w:rsidR="00F3413F" w:rsidRDefault="00F3413F"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It will be </w:t>
      </w:r>
      <w:proofErr w:type="gramStart"/>
      <w:r>
        <w:rPr>
          <w:rFonts w:asciiTheme="minorHAnsi" w:hAnsiTheme="minorHAnsi" w:cstheme="minorHAnsi"/>
          <w:sz w:val="22"/>
          <w:highlight w:val="lightGray"/>
        </w:rPr>
        <w:t>fairly straight</w:t>
      </w:r>
      <w:proofErr w:type="gramEnd"/>
      <w:r>
        <w:rPr>
          <w:rFonts w:asciiTheme="minorHAnsi" w:hAnsiTheme="minorHAnsi" w:cstheme="minorHAnsi"/>
          <w:sz w:val="22"/>
          <w:highlight w:val="lightGray"/>
        </w:rPr>
        <w:t xml:space="preserve"> forward to set up the default inventory database(s) on FEMA servers. Their replication on client computers for offline use is a separate matter. It is one thing to provide the inventory data in form of web services, it is another (mostly bandwidth-related) one to facilitate repeated downloads. It will be worthwhile to discuss the notion of distributed repositories </w:t>
      </w:r>
      <w:proofErr w:type="gramStart"/>
      <w:r>
        <w:rPr>
          <w:rFonts w:asciiTheme="minorHAnsi" w:hAnsiTheme="minorHAnsi" w:cstheme="minorHAnsi"/>
          <w:sz w:val="22"/>
          <w:highlight w:val="lightGray"/>
        </w:rPr>
        <w:t>similar to</w:t>
      </w:r>
      <w:proofErr w:type="gramEnd"/>
      <w:r>
        <w:rPr>
          <w:rFonts w:asciiTheme="minorHAnsi" w:hAnsiTheme="minorHAnsi" w:cstheme="minorHAnsi"/>
          <w:sz w:val="22"/>
          <w:highlight w:val="lightGray"/>
        </w:rPr>
        <w:t xml:space="preserve"> the CRAN sites for the statistical software R, trying to avoid standard commercial providers such as Amazon, Google, or Microsoft.</w:t>
      </w:r>
    </w:p>
    <w:p w14:paraId="54D4FAE5" w14:textId="57A1C299" w:rsidR="00F3413F" w:rsidRDefault="00F3413F"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It is obviously of utmost importance to be able to connect with third party</w:t>
      </w:r>
      <w:r w:rsidR="009A2698">
        <w:rPr>
          <w:rFonts w:asciiTheme="minorHAnsi" w:hAnsiTheme="minorHAnsi" w:cstheme="minorHAnsi"/>
          <w:sz w:val="22"/>
          <w:highlight w:val="lightGray"/>
        </w:rPr>
        <w:t xml:space="preserve"> providers to authoritative hazard data input sources such as </w:t>
      </w:r>
      <w:proofErr w:type="spellStart"/>
      <w:r w:rsidR="009A2698">
        <w:rPr>
          <w:rFonts w:asciiTheme="minorHAnsi" w:hAnsiTheme="minorHAnsi" w:cstheme="minorHAnsi"/>
          <w:sz w:val="22"/>
          <w:highlight w:val="lightGray"/>
        </w:rPr>
        <w:t>Hurrevac</w:t>
      </w:r>
      <w:proofErr w:type="spellEnd"/>
      <w:r w:rsidR="009A2698">
        <w:rPr>
          <w:rFonts w:asciiTheme="minorHAnsi" w:hAnsiTheme="minorHAnsi" w:cstheme="minorHAnsi"/>
          <w:sz w:val="22"/>
          <w:highlight w:val="lightGray"/>
        </w:rPr>
        <w:t xml:space="preserve">, </w:t>
      </w:r>
      <w:proofErr w:type="spellStart"/>
      <w:r w:rsidR="009A2698">
        <w:rPr>
          <w:rFonts w:asciiTheme="minorHAnsi" w:hAnsiTheme="minorHAnsi" w:cstheme="minorHAnsi"/>
          <w:sz w:val="22"/>
          <w:highlight w:val="lightGray"/>
        </w:rPr>
        <w:t>ShakeMap</w:t>
      </w:r>
      <w:proofErr w:type="spellEnd"/>
      <w:r w:rsidR="009A2698">
        <w:rPr>
          <w:rFonts w:asciiTheme="minorHAnsi" w:hAnsiTheme="minorHAnsi" w:cstheme="minorHAnsi"/>
          <w:sz w:val="22"/>
          <w:highlight w:val="lightGray"/>
        </w:rPr>
        <w:t xml:space="preserve">, or PMEL. This could be accomplished by writing a </w:t>
      </w:r>
      <w:del w:id="214" w:author="Doug Bausch" w:date="2019-03-01T14:18:00Z">
        <w:r w:rsidR="009A2698" w:rsidDel="006825E8">
          <w:rPr>
            <w:rFonts w:asciiTheme="minorHAnsi" w:hAnsiTheme="minorHAnsi" w:cstheme="minorHAnsi"/>
            <w:sz w:val="22"/>
            <w:highlight w:val="lightGray"/>
          </w:rPr>
          <w:delText>little</w:delText>
        </w:r>
      </w:del>
      <w:r w:rsidR="009A2698">
        <w:rPr>
          <w:rFonts w:asciiTheme="minorHAnsi" w:hAnsiTheme="minorHAnsi" w:cstheme="minorHAnsi"/>
          <w:sz w:val="22"/>
          <w:highlight w:val="lightGray"/>
        </w:rPr>
        <w:t xml:space="preserve"> web service to these USGS and NOAA datasets. For this to be sustainable would require, however, a standing </w:t>
      </w:r>
      <w:r w:rsidR="001177F3">
        <w:rPr>
          <w:rFonts w:asciiTheme="minorHAnsi" w:hAnsiTheme="minorHAnsi" w:cstheme="minorHAnsi"/>
          <w:sz w:val="22"/>
          <w:highlight w:val="lightGray"/>
        </w:rPr>
        <w:t xml:space="preserve">committee that assures that any changes to the API are properly planned and communicated. This is not a problem per se (and probably even a good thing) but goes beyond the current scope of this </w:t>
      </w:r>
      <w:ins w:id="215" w:author="Doug Bausch" w:date="2019-03-01T14:20:00Z">
        <w:r w:rsidR="006825E8">
          <w:rPr>
            <w:rFonts w:asciiTheme="minorHAnsi" w:hAnsiTheme="minorHAnsi" w:cstheme="minorHAnsi"/>
            <w:sz w:val="22"/>
            <w:highlight w:val="lightGray"/>
          </w:rPr>
          <w:t>w</w:t>
        </w:r>
      </w:ins>
      <w:del w:id="216" w:author="Doug Bausch" w:date="2019-03-01T14:20:00Z">
        <w:r w:rsidR="001177F3" w:rsidDel="006825E8">
          <w:rPr>
            <w:rFonts w:asciiTheme="minorHAnsi" w:hAnsiTheme="minorHAnsi" w:cstheme="minorHAnsi"/>
            <w:sz w:val="22"/>
            <w:highlight w:val="lightGray"/>
          </w:rPr>
          <w:delText>W</w:delText>
        </w:r>
      </w:del>
      <w:r w:rsidR="001177F3">
        <w:rPr>
          <w:rFonts w:asciiTheme="minorHAnsi" w:hAnsiTheme="minorHAnsi" w:cstheme="minorHAnsi"/>
          <w:sz w:val="22"/>
          <w:highlight w:val="lightGray"/>
        </w:rPr>
        <w:t>hite</w:t>
      </w:r>
      <w:ins w:id="217" w:author="Doug Bausch" w:date="2019-03-01T14:20:00Z">
        <w:r w:rsidR="006825E8">
          <w:rPr>
            <w:rFonts w:asciiTheme="minorHAnsi" w:hAnsiTheme="minorHAnsi" w:cstheme="minorHAnsi"/>
            <w:sz w:val="22"/>
            <w:highlight w:val="lightGray"/>
          </w:rPr>
          <w:t xml:space="preserve"> </w:t>
        </w:r>
      </w:ins>
      <w:r w:rsidR="001177F3">
        <w:rPr>
          <w:rFonts w:asciiTheme="minorHAnsi" w:hAnsiTheme="minorHAnsi" w:cstheme="minorHAnsi"/>
          <w:sz w:val="22"/>
          <w:highlight w:val="lightGray"/>
        </w:rPr>
        <w:t>paper.</w:t>
      </w:r>
    </w:p>
    <w:p w14:paraId="731CAB8A" w14:textId="0D66231B" w:rsidR="001177F3" w:rsidRDefault="001177F3"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Similar considerations apply to third party hazard generation modules. Their support is certainly </w:t>
      </w:r>
      <w:proofErr w:type="gramStart"/>
      <w:r>
        <w:rPr>
          <w:rFonts w:asciiTheme="minorHAnsi" w:hAnsiTheme="minorHAnsi" w:cstheme="minorHAnsi"/>
          <w:sz w:val="22"/>
          <w:highlight w:val="lightGray"/>
        </w:rPr>
        <w:t>desirable</w:t>
      </w:r>
      <w:proofErr w:type="gramEnd"/>
      <w:r>
        <w:rPr>
          <w:rFonts w:asciiTheme="minorHAnsi" w:hAnsiTheme="minorHAnsi" w:cstheme="minorHAnsi"/>
          <w:sz w:val="22"/>
          <w:highlight w:val="lightGray"/>
        </w:rPr>
        <w:t xml:space="preserve"> but it requires coordination in form of, for example, a sub-committee of the FGDC.</w:t>
      </w:r>
    </w:p>
    <w:p w14:paraId="225D7F47" w14:textId="7C5A2B6E" w:rsidR="001177F3" w:rsidRDefault="001177F3" w:rsidP="007D2D37">
      <w:pPr>
        <w:pStyle w:val="Heading3"/>
        <w:keepNext/>
        <w:rPr>
          <w:highlight w:val="lightGray"/>
        </w:rPr>
      </w:pPr>
      <w:r>
        <w:rPr>
          <w:highlight w:val="lightGray"/>
        </w:rPr>
        <w:lastRenderedPageBreak/>
        <w:t>Modularization</w:t>
      </w:r>
    </w:p>
    <w:p w14:paraId="77E890AB" w14:textId="64B4246E" w:rsidR="001177F3" w:rsidRDefault="001177F3"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The move to Open Hazus gives rise to a range of governance issues, which have little to do with the choice of open source software used.</w:t>
      </w:r>
      <w:r w:rsidR="005155C2">
        <w:rPr>
          <w:rFonts w:asciiTheme="minorHAnsi" w:hAnsiTheme="minorHAnsi" w:cstheme="minorHAnsi"/>
          <w:sz w:val="22"/>
          <w:highlight w:val="lightGray"/>
        </w:rPr>
        <w:t xml:space="preserve"> Relatively unproblematic is the choice of a distributed version control system such as GitHub or </w:t>
      </w:r>
      <w:proofErr w:type="spellStart"/>
      <w:r w:rsidR="005155C2">
        <w:rPr>
          <w:rFonts w:asciiTheme="minorHAnsi" w:hAnsiTheme="minorHAnsi" w:cstheme="minorHAnsi"/>
          <w:sz w:val="22"/>
          <w:highlight w:val="lightGray"/>
        </w:rPr>
        <w:t>Sourceforge</w:t>
      </w:r>
      <w:proofErr w:type="spellEnd"/>
      <w:r w:rsidR="005155C2">
        <w:rPr>
          <w:rFonts w:asciiTheme="minorHAnsi" w:hAnsiTheme="minorHAnsi" w:cstheme="minorHAnsi"/>
          <w:sz w:val="22"/>
          <w:highlight w:val="lightGray"/>
        </w:rPr>
        <w:t>. More delicate is the question which components of Open Hazus (if not all) should be published in such a repository</w:t>
      </w:r>
      <w:r w:rsidR="007D2D37">
        <w:rPr>
          <w:rFonts w:asciiTheme="minorHAnsi" w:hAnsiTheme="minorHAnsi" w:cstheme="minorHAnsi"/>
          <w:sz w:val="22"/>
          <w:highlight w:val="lightGray"/>
        </w:rPr>
        <w:t xml:space="preserve">. Open Hazus will be a significant development effort and based on the examples of successful open source projects of similar size, it will be necessary to have an organization with a charter, a project steering committee, a board of directors, a user group, voting members, and financial auditors for the non-FEMA part of Open Hazus. The range of such efforts spans histories like the directed move of GRASS GIS from USACE to the </w:t>
      </w:r>
      <w:hyperlink r:id="rId15" w:history="1">
        <w:proofErr w:type="spellStart"/>
        <w:r w:rsidR="007D2D37" w:rsidRPr="00AF163E">
          <w:rPr>
            <w:rStyle w:val="Hyperlink"/>
            <w:rFonts w:asciiTheme="minorHAnsi" w:hAnsiTheme="minorHAnsi" w:cstheme="minorHAnsi"/>
            <w:sz w:val="22"/>
            <w:highlight w:val="lightGray"/>
          </w:rPr>
          <w:t>O</w:t>
        </w:r>
        <w:r w:rsidR="00AF163E">
          <w:rPr>
            <w:rStyle w:val="Hyperlink"/>
            <w:rFonts w:asciiTheme="minorHAnsi" w:hAnsiTheme="minorHAnsi" w:cstheme="minorHAnsi"/>
            <w:sz w:val="22"/>
            <w:highlight w:val="lightGray"/>
          </w:rPr>
          <w:t>SGeo</w:t>
        </w:r>
        <w:proofErr w:type="spellEnd"/>
        <w:r w:rsidR="007D2D37" w:rsidRPr="00AF163E">
          <w:rPr>
            <w:rStyle w:val="Hyperlink"/>
            <w:rFonts w:asciiTheme="minorHAnsi" w:hAnsiTheme="minorHAnsi" w:cstheme="minorHAnsi"/>
            <w:sz w:val="22"/>
            <w:highlight w:val="lightGray"/>
          </w:rPr>
          <w:t xml:space="preserve"> Foundation</w:t>
        </w:r>
      </w:hyperlink>
      <w:r w:rsidR="007D2D37">
        <w:rPr>
          <w:rFonts w:asciiTheme="minorHAnsi" w:hAnsiTheme="minorHAnsi" w:cstheme="minorHAnsi"/>
          <w:sz w:val="22"/>
          <w:highlight w:val="lightGray"/>
        </w:rPr>
        <w:t xml:space="preserve"> or the self-organized creation of the </w:t>
      </w:r>
      <w:hyperlink r:id="rId16" w:history="1">
        <w:r w:rsidR="007D2D37" w:rsidRPr="00AF163E">
          <w:rPr>
            <w:rStyle w:val="Hyperlink"/>
            <w:rFonts w:asciiTheme="minorHAnsi" w:hAnsiTheme="minorHAnsi" w:cstheme="minorHAnsi"/>
            <w:sz w:val="22"/>
            <w:highlight w:val="lightGray"/>
          </w:rPr>
          <w:t>QGIS Association</w:t>
        </w:r>
      </w:hyperlink>
      <w:r w:rsidR="007D2D37">
        <w:rPr>
          <w:rFonts w:asciiTheme="minorHAnsi" w:hAnsiTheme="minorHAnsi" w:cstheme="minorHAnsi"/>
          <w:sz w:val="22"/>
          <w:highlight w:val="lightGray"/>
        </w:rPr>
        <w:t>. FEMA’s role may be envisioned as changing from the former to the latter example.</w:t>
      </w:r>
    </w:p>
    <w:p w14:paraId="26538E56" w14:textId="2F3596D1" w:rsidR="007D2D37" w:rsidRPr="00CE2301" w:rsidRDefault="007D2D37" w:rsidP="00EF703A">
      <w:pPr>
        <w:spacing w:after="120" w:line="360" w:lineRule="auto"/>
        <w:rPr>
          <w:rFonts w:asciiTheme="minorHAnsi" w:hAnsiTheme="minorHAnsi" w:cstheme="minorHAnsi"/>
          <w:sz w:val="22"/>
          <w:highlight w:val="lightGray"/>
        </w:rPr>
      </w:pPr>
      <w:r w:rsidRPr="00CE2301">
        <w:rPr>
          <w:rFonts w:asciiTheme="minorHAnsi" w:hAnsiTheme="minorHAnsi" w:cstheme="minorHAnsi"/>
          <w:sz w:val="22"/>
          <w:highlight w:val="lightGray"/>
        </w:rPr>
        <w:t>In either case, it would be up to such an organization to set up procedures for vetting and releasing user customizations to modules</w:t>
      </w:r>
      <w:r w:rsidR="00CE2301" w:rsidRPr="00CE2301">
        <w:rPr>
          <w:rFonts w:asciiTheme="minorHAnsi" w:hAnsiTheme="minorHAnsi" w:cstheme="minorHAnsi"/>
          <w:sz w:val="22"/>
          <w:highlight w:val="lightGray"/>
        </w:rPr>
        <w:t xml:space="preserve"> and to develop a regular cycle for soliciting module updates from hazard committees and users. The Board of such an organization would also set the standards for how to document all code bases.</w:t>
      </w:r>
    </w:p>
    <w:p w14:paraId="35E7AEF0" w14:textId="1B9DD02D" w:rsidR="00CE2301" w:rsidRDefault="00CE2301" w:rsidP="00CE2301">
      <w:pPr>
        <w:pStyle w:val="Heading3"/>
        <w:rPr>
          <w:highlight w:val="lightGray"/>
        </w:rPr>
      </w:pPr>
      <w:r>
        <w:rPr>
          <w:highlight w:val="lightGray"/>
        </w:rPr>
        <w:t>Data Sharing</w:t>
      </w:r>
    </w:p>
    <w:p w14:paraId="67451638" w14:textId="6C76ACCE" w:rsidR="00CE2301" w:rsidRDefault="009B659F" w:rsidP="00EF703A">
      <w:pPr>
        <w:spacing w:after="120" w:line="360" w:lineRule="auto"/>
        <w:rPr>
          <w:rFonts w:asciiTheme="minorHAnsi" w:hAnsiTheme="minorHAnsi" w:cstheme="minorHAnsi"/>
          <w:sz w:val="22"/>
          <w:highlight w:val="lightGray"/>
        </w:rPr>
      </w:pPr>
      <w:proofErr w:type="gramStart"/>
      <w:r>
        <w:rPr>
          <w:rFonts w:asciiTheme="minorHAnsi" w:hAnsiTheme="minorHAnsi" w:cstheme="minorHAnsi"/>
          <w:sz w:val="22"/>
          <w:highlight w:val="lightGray"/>
        </w:rPr>
        <w:t>A number of</w:t>
      </w:r>
      <w:proofErr w:type="gramEnd"/>
      <w:r>
        <w:rPr>
          <w:rFonts w:asciiTheme="minorHAnsi" w:hAnsiTheme="minorHAnsi" w:cstheme="minorHAnsi"/>
          <w:sz w:val="22"/>
          <w:highlight w:val="lightGray"/>
        </w:rPr>
        <w:t xml:space="preserve"> criteria in the data sharing section of Chapter 4 are more policy-oriented and have only </w:t>
      </w:r>
      <w:r w:rsidRPr="00BD2C92">
        <w:rPr>
          <w:rFonts w:asciiTheme="minorHAnsi" w:hAnsiTheme="minorHAnsi" w:cstheme="minorHAnsi"/>
          <w:sz w:val="22"/>
          <w:highlight w:val="lightGray"/>
        </w:rPr>
        <w:t xml:space="preserve">indirect effect on a subsequent software evaluation. IF Open Hazus contains a repository of analysis results generated using the authoritative probabilistic / historic or other deterministic hazard data source and default hazard inventory data that are pre-run by FEMA for the entire U.S., then it does indeed make sense to prohibit client services from </w:t>
      </w:r>
      <w:r w:rsidR="00BD2C92" w:rsidRPr="00BD2C92">
        <w:rPr>
          <w:rFonts w:asciiTheme="minorHAnsi" w:hAnsiTheme="minorHAnsi" w:cstheme="minorHAnsi"/>
          <w:sz w:val="22"/>
          <w:highlight w:val="lightGray"/>
        </w:rPr>
        <w:t xml:space="preserve">re-running such scenarios. </w:t>
      </w:r>
      <w:r w:rsidR="00BD2C92">
        <w:rPr>
          <w:rFonts w:asciiTheme="minorHAnsi" w:hAnsiTheme="minorHAnsi" w:cstheme="minorHAnsi"/>
          <w:sz w:val="22"/>
          <w:highlight w:val="lightGray"/>
        </w:rPr>
        <w:t xml:space="preserve">The consequence of such a policy decision is that Open Hazus will need to provide significant server resources, both on the storage and on the computing side. Much of such functionality would replicate the functionality of </w:t>
      </w:r>
      <w:hyperlink r:id="rId17" w:history="1">
        <w:r w:rsidR="00BD2C92" w:rsidRPr="00E151D2">
          <w:rPr>
            <w:rStyle w:val="Hyperlink"/>
            <w:rFonts w:asciiTheme="minorHAnsi" w:hAnsiTheme="minorHAnsi" w:cstheme="minorHAnsi"/>
            <w:sz w:val="22"/>
            <w:highlight w:val="lightGray"/>
          </w:rPr>
          <w:t>Google Earth Engine</w:t>
        </w:r>
      </w:hyperlink>
      <w:r w:rsidR="00BD2C92">
        <w:rPr>
          <w:rFonts w:asciiTheme="minorHAnsi" w:hAnsiTheme="minorHAnsi" w:cstheme="minorHAnsi"/>
          <w:sz w:val="22"/>
          <w:highlight w:val="lightGray"/>
        </w:rPr>
        <w:t xml:space="preserve"> and it would be yet another policy decision to determine whether a contractual agreement with Google would violate the spirit of openness in Open Hazus.</w:t>
      </w:r>
    </w:p>
    <w:p w14:paraId="480D4583" w14:textId="509F3F28" w:rsidR="00BD2C92" w:rsidRDefault="00BD2C92"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Another technically inspired but in the end more political decision is the notion of data formats supported by Open Hazus. Modern GIS standards such as </w:t>
      </w:r>
      <w:hyperlink r:id="rId18" w:history="1">
        <w:proofErr w:type="spellStart"/>
        <w:r w:rsidRPr="00A84FB3">
          <w:rPr>
            <w:rStyle w:val="Hyperlink"/>
            <w:rFonts w:asciiTheme="minorHAnsi" w:hAnsiTheme="minorHAnsi" w:cstheme="minorHAnsi"/>
            <w:sz w:val="22"/>
            <w:highlight w:val="lightGray"/>
          </w:rPr>
          <w:t>GeoPackage</w:t>
        </w:r>
        <w:proofErr w:type="spellEnd"/>
      </w:hyperlink>
      <w:r w:rsidR="00A84FB3">
        <w:rPr>
          <w:rFonts w:asciiTheme="minorHAnsi" w:hAnsiTheme="minorHAnsi" w:cstheme="minorHAnsi"/>
          <w:sz w:val="22"/>
          <w:highlight w:val="lightGray"/>
        </w:rPr>
        <w:t xml:space="preserve">, </w:t>
      </w:r>
      <w:hyperlink r:id="rId19" w:history="1">
        <w:proofErr w:type="spellStart"/>
        <w:r w:rsidR="00A84FB3" w:rsidRPr="00A84FB3">
          <w:rPr>
            <w:rStyle w:val="Hyperlink"/>
            <w:rFonts w:asciiTheme="minorHAnsi" w:hAnsiTheme="minorHAnsi" w:cstheme="minorHAnsi"/>
            <w:sz w:val="22"/>
            <w:highlight w:val="lightGray"/>
          </w:rPr>
          <w:t>GeoJSON</w:t>
        </w:r>
        <w:proofErr w:type="spellEnd"/>
      </w:hyperlink>
      <w:r w:rsidR="00A84FB3">
        <w:rPr>
          <w:rFonts w:asciiTheme="minorHAnsi" w:hAnsiTheme="minorHAnsi" w:cstheme="minorHAnsi"/>
          <w:sz w:val="22"/>
          <w:highlight w:val="lightGray"/>
        </w:rPr>
        <w:t xml:space="preserve">, and </w:t>
      </w:r>
      <w:hyperlink r:id="rId20" w:history="1">
        <w:r w:rsidR="00A84FB3" w:rsidRPr="00A84FB3">
          <w:rPr>
            <w:rStyle w:val="Hyperlink"/>
            <w:rFonts w:asciiTheme="minorHAnsi" w:hAnsiTheme="minorHAnsi" w:cstheme="minorHAnsi"/>
            <w:sz w:val="22"/>
            <w:highlight w:val="lightGray"/>
          </w:rPr>
          <w:t xml:space="preserve">Cloud-Optimized </w:t>
        </w:r>
        <w:proofErr w:type="spellStart"/>
        <w:r w:rsidR="00A84FB3" w:rsidRPr="00A84FB3">
          <w:rPr>
            <w:rStyle w:val="Hyperlink"/>
            <w:rFonts w:asciiTheme="minorHAnsi" w:hAnsiTheme="minorHAnsi" w:cstheme="minorHAnsi"/>
            <w:sz w:val="22"/>
            <w:highlight w:val="lightGray"/>
          </w:rPr>
          <w:t>GeoTIFF</w:t>
        </w:r>
        <w:proofErr w:type="spellEnd"/>
      </w:hyperlink>
      <w:r w:rsidR="00A84FB3">
        <w:rPr>
          <w:rFonts w:asciiTheme="minorHAnsi" w:hAnsiTheme="minorHAnsi" w:cstheme="minorHAnsi"/>
          <w:sz w:val="22"/>
          <w:highlight w:val="lightGray"/>
        </w:rPr>
        <w:t xml:space="preserve"> are easy to accommodate with the GDAL library. On the technical side, the same holds true for </w:t>
      </w:r>
      <w:hyperlink r:id="rId21" w:history="1">
        <w:proofErr w:type="spellStart"/>
        <w:r w:rsidR="00A84FB3" w:rsidRPr="00A84FB3">
          <w:rPr>
            <w:rStyle w:val="Hyperlink"/>
            <w:rFonts w:asciiTheme="minorHAnsi" w:hAnsiTheme="minorHAnsi" w:cstheme="minorHAnsi"/>
            <w:sz w:val="22"/>
            <w:highlight w:val="lightGray"/>
          </w:rPr>
          <w:t>NetCDF</w:t>
        </w:r>
        <w:proofErr w:type="spellEnd"/>
      </w:hyperlink>
      <w:r w:rsidR="00A84FB3">
        <w:rPr>
          <w:rFonts w:asciiTheme="minorHAnsi" w:hAnsiTheme="minorHAnsi" w:cstheme="minorHAnsi"/>
          <w:sz w:val="22"/>
          <w:highlight w:val="lightGray"/>
        </w:rPr>
        <w:t xml:space="preserve"> and NASA’s </w:t>
      </w:r>
      <w:hyperlink r:id="rId22" w:history="1">
        <w:r w:rsidR="00A84FB3" w:rsidRPr="00A84FB3">
          <w:rPr>
            <w:rStyle w:val="Hyperlink"/>
            <w:rFonts w:asciiTheme="minorHAnsi" w:hAnsiTheme="minorHAnsi" w:cstheme="minorHAnsi"/>
            <w:sz w:val="22"/>
            <w:highlight w:val="lightGray"/>
          </w:rPr>
          <w:t>Hierarchical Data Format</w:t>
        </w:r>
      </w:hyperlink>
      <w:r w:rsidR="00A84FB3">
        <w:rPr>
          <w:rFonts w:asciiTheme="minorHAnsi" w:hAnsiTheme="minorHAnsi" w:cstheme="minorHAnsi"/>
          <w:sz w:val="22"/>
          <w:highlight w:val="lightGray"/>
        </w:rPr>
        <w:t xml:space="preserve">. </w:t>
      </w:r>
      <w:r w:rsidR="00695C2C">
        <w:rPr>
          <w:rFonts w:asciiTheme="minorHAnsi" w:hAnsiTheme="minorHAnsi" w:cstheme="minorHAnsi"/>
          <w:sz w:val="22"/>
          <w:highlight w:val="lightGray"/>
        </w:rPr>
        <w:t xml:space="preserve">, which come in so many different profiles that the Hazus-specific implementation would have to be determined by a steering committee as indicated in 6.5.2. </w:t>
      </w:r>
    </w:p>
    <w:p w14:paraId="0846C710" w14:textId="0A44693A" w:rsidR="00695C2C" w:rsidRDefault="00695C2C"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lastRenderedPageBreak/>
        <w:t xml:space="preserve">Such a committee (or more specific ad hoc committees) would also have to determine the QA/QC procedures for sandboxing user-generated data before it can be released to the public with the authoritative stamp of FEMA. </w:t>
      </w:r>
      <w:r w:rsidR="00BE6A17">
        <w:rPr>
          <w:rFonts w:asciiTheme="minorHAnsi" w:hAnsiTheme="minorHAnsi" w:cstheme="minorHAnsi"/>
          <w:sz w:val="22"/>
          <w:highlight w:val="lightGray"/>
        </w:rPr>
        <w:t xml:space="preserve">A phased transition to </w:t>
      </w:r>
      <w:proofErr w:type="spellStart"/>
      <w:r w:rsidR="00BE6A17">
        <w:rPr>
          <w:rFonts w:asciiTheme="minorHAnsi" w:hAnsiTheme="minorHAnsi" w:cstheme="minorHAnsi"/>
          <w:sz w:val="22"/>
          <w:highlight w:val="lightGray"/>
        </w:rPr>
        <w:t>Open</w:t>
      </w:r>
      <w:del w:id="218" w:author="Doug Bausch" w:date="2019-03-01T14:28:00Z">
        <w:r w:rsidR="00BE6A17" w:rsidDel="00FC0244">
          <w:rPr>
            <w:rFonts w:asciiTheme="minorHAnsi" w:hAnsiTheme="minorHAnsi" w:cstheme="minorHAnsi"/>
            <w:sz w:val="22"/>
            <w:highlight w:val="lightGray"/>
          </w:rPr>
          <w:delText xml:space="preserve"> </w:delText>
        </w:r>
      </w:del>
      <w:r w:rsidR="00BE6A17">
        <w:rPr>
          <w:rFonts w:asciiTheme="minorHAnsi" w:hAnsiTheme="minorHAnsi" w:cstheme="minorHAnsi"/>
          <w:sz w:val="22"/>
          <w:highlight w:val="lightGray"/>
        </w:rPr>
        <w:t>Hazus</w:t>
      </w:r>
      <w:proofErr w:type="spellEnd"/>
      <w:r w:rsidR="00BE6A17">
        <w:rPr>
          <w:rFonts w:asciiTheme="minorHAnsi" w:hAnsiTheme="minorHAnsi" w:cstheme="minorHAnsi"/>
          <w:sz w:val="22"/>
          <w:highlight w:val="lightGray"/>
        </w:rPr>
        <w:t xml:space="preserve"> will allow for community input with respect which (if any) legacy modules for generating earthquake and tsunami scenarios will be migrated to Open Hazus. If the notion of “open” is taken seriously, then such coding efforts might better be left to the user communities rather than seeing it as the responsibility of the core development work.</w:t>
      </w:r>
    </w:p>
    <w:p w14:paraId="7FCCE762" w14:textId="104F0855" w:rsidR="00AF163E" w:rsidRPr="00BD2C92" w:rsidRDefault="00AF163E" w:rsidP="00EF703A">
      <w:pPr>
        <w:spacing w:after="120"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Three other </w:t>
      </w:r>
      <w:r w:rsidR="003B7B6B">
        <w:rPr>
          <w:rFonts w:asciiTheme="minorHAnsi" w:hAnsiTheme="minorHAnsi" w:cstheme="minorHAnsi"/>
          <w:sz w:val="22"/>
          <w:highlight w:val="lightGray"/>
        </w:rPr>
        <w:t xml:space="preserve">aspects that the authors of this whitepaper have no </w:t>
      </w:r>
      <w:proofErr w:type="gramStart"/>
      <w:r w:rsidR="003B7B6B">
        <w:rPr>
          <w:rFonts w:asciiTheme="minorHAnsi" w:hAnsiTheme="minorHAnsi" w:cstheme="minorHAnsi"/>
          <w:sz w:val="22"/>
          <w:highlight w:val="lightGray"/>
        </w:rPr>
        <w:t>particular position</w:t>
      </w:r>
      <w:proofErr w:type="gramEnd"/>
      <w:r w:rsidR="003B7B6B">
        <w:rPr>
          <w:rFonts w:asciiTheme="minorHAnsi" w:hAnsiTheme="minorHAnsi" w:cstheme="minorHAnsi"/>
          <w:sz w:val="22"/>
          <w:highlight w:val="lightGray"/>
        </w:rPr>
        <w:t xml:space="preserve"> on but that deserve consideration by its recipients at FEMA are raised in the remainder of this section. The first one is how much server space to allocate to each user – and related to that, may a user have multiple accounts for different projects and how to deal with agency rather than individual accounts. A second is prompted by high resolution datasets (one foot or less nationwide). At such a scale, the boundaries between the conceptual models for raster versus vector data are starting to blur. It is now conceivable to store and process everything in raster format, which then opens the door to software packages like </w:t>
      </w:r>
      <w:proofErr w:type="spellStart"/>
      <w:r w:rsidR="003B7B6B">
        <w:rPr>
          <w:rFonts w:asciiTheme="minorHAnsi" w:hAnsiTheme="minorHAnsi" w:cstheme="minorHAnsi"/>
          <w:sz w:val="22"/>
          <w:highlight w:val="lightGray"/>
        </w:rPr>
        <w:t>Rasdaman</w:t>
      </w:r>
      <w:proofErr w:type="spellEnd"/>
      <w:r w:rsidR="003B7B6B">
        <w:rPr>
          <w:rFonts w:asciiTheme="minorHAnsi" w:hAnsiTheme="minorHAnsi" w:cstheme="minorHAnsi"/>
          <w:sz w:val="22"/>
          <w:highlight w:val="lightGray"/>
        </w:rPr>
        <w:t>, which is widely used in the European-wide CORINE project. From a coding perspective, this would simplify a lot of rewriting of existing Hazus functionality</w:t>
      </w:r>
      <w:r w:rsidR="003F1BEE">
        <w:rPr>
          <w:rFonts w:asciiTheme="minorHAnsi" w:hAnsiTheme="minorHAnsi" w:cstheme="minorHAnsi"/>
          <w:sz w:val="22"/>
          <w:highlight w:val="lightGray"/>
        </w:rPr>
        <w:t xml:space="preserve">. However, it would require a change of mind(set)s, who are used to think of building stocks in form of features rather than pixels. Finally, if this idea is too radical, then </w:t>
      </w:r>
      <w:proofErr w:type="gramStart"/>
      <w:r w:rsidR="003F1BEE">
        <w:rPr>
          <w:rFonts w:asciiTheme="minorHAnsi" w:hAnsiTheme="minorHAnsi" w:cstheme="minorHAnsi"/>
          <w:sz w:val="22"/>
          <w:highlight w:val="lightGray"/>
        </w:rPr>
        <w:t>in light of</w:t>
      </w:r>
      <w:proofErr w:type="gramEnd"/>
      <w:r w:rsidR="003F1BEE">
        <w:rPr>
          <w:rFonts w:asciiTheme="minorHAnsi" w:hAnsiTheme="minorHAnsi" w:cstheme="minorHAnsi"/>
          <w:sz w:val="22"/>
          <w:highlight w:val="lightGray"/>
        </w:rPr>
        <w:t xml:space="preserve"> the very significant resource requirements of a statewide hazards or inventory database for, say California, it might be worthwhile to consider moving away from the safe solution of </w:t>
      </w:r>
      <w:proofErr w:type="spellStart"/>
      <w:r w:rsidR="003F1BEE">
        <w:rPr>
          <w:rFonts w:asciiTheme="minorHAnsi" w:hAnsiTheme="minorHAnsi" w:cstheme="minorHAnsi"/>
          <w:sz w:val="22"/>
          <w:highlight w:val="lightGray"/>
        </w:rPr>
        <w:t>PostGIS</w:t>
      </w:r>
      <w:proofErr w:type="spellEnd"/>
      <w:r w:rsidR="003F1BEE">
        <w:rPr>
          <w:rFonts w:asciiTheme="minorHAnsi" w:hAnsiTheme="minorHAnsi" w:cstheme="minorHAnsi"/>
          <w:sz w:val="22"/>
          <w:highlight w:val="lightGray"/>
        </w:rPr>
        <w:t xml:space="preserve"> to Hadoop-based OLAP datastores. This idea will be picked up in the following chapter.</w:t>
      </w:r>
    </w:p>
    <w:p w14:paraId="2965918C" w14:textId="77777777" w:rsidR="008675B3" w:rsidRDefault="008675B3">
      <w:pPr>
        <w:spacing w:line="240" w:lineRule="auto"/>
        <w:rPr>
          <w:b/>
          <w:kern w:val="28"/>
          <w:sz w:val="36"/>
        </w:rPr>
      </w:pPr>
      <w:r>
        <w:br w:type="page"/>
      </w:r>
    </w:p>
    <w:p w14:paraId="388D757C" w14:textId="77777777" w:rsidR="004D61E9" w:rsidRPr="00E74722" w:rsidRDefault="004D61E9" w:rsidP="004D61E9">
      <w:pPr>
        <w:pStyle w:val="Heading1"/>
        <w:rPr>
          <w:highlight w:val="lightGray"/>
        </w:rPr>
      </w:pPr>
      <w:bookmarkStart w:id="219" w:name="_Toc2091112"/>
      <w:r w:rsidRPr="00E74722">
        <w:rPr>
          <w:highlight w:val="lightGray"/>
        </w:rPr>
        <w:lastRenderedPageBreak/>
        <w:t>Analysis &amp; Discussion</w:t>
      </w:r>
      <w:bookmarkEnd w:id="219"/>
    </w:p>
    <w:p w14:paraId="25E0F6C8" w14:textId="77777777" w:rsidR="004D61E9" w:rsidRPr="00E74722" w:rsidRDefault="004D61E9" w:rsidP="004D61E9">
      <w:pPr>
        <w:pStyle w:val="Heading2"/>
        <w:rPr>
          <w:highlight w:val="lightGray"/>
        </w:rPr>
      </w:pPr>
      <w:bookmarkStart w:id="220" w:name="_Toc2091113"/>
      <w:r w:rsidRPr="00E74722">
        <w:rPr>
          <w:highlight w:val="lightGray"/>
        </w:rPr>
        <w:t>Discussion of Web and Open Source Alternatives</w:t>
      </w:r>
      <w:bookmarkEnd w:id="220"/>
    </w:p>
    <w:p w14:paraId="0718C48D" w14:textId="058BF112" w:rsidR="004F6532" w:rsidRDefault="00E973D4" w:rsidP="00961C9B">
      <w:pPr>
        <w:spacing w:afterLines="120" w:after="288" w:line="360" w:lineRule="auto"/>
        <w:rPr>
          <w:rFonts w:asciiTheme="minorHAnsi" w:hAnsiTheme="minorHAnsi" w:cstheme="minorHAnsi"/>
          <w:sz w:val="22"/>
          <w:highlight w:val="lightGray"/>
        </w:rPr>
      </w:pPr>
      <w:r>
        <w:rPr>
          <w:rFonts w:asciiTheme="minorHAnsi" w:hAnsiTheme="minorHAnsi" w:cstheme="minorHAnsi"/>
          <w:sz w:val="22"/>
          <w:highlight w:val="lightGray"/>
        </w:rPr>
        <w:t>The previous chapters outlined characteristics of Open Hazus and alluded to ways how these may be implemented using existing open source software packages</w:t>
      </w:r>
      <w:r w:rsidR="004F6532">
        <w:rPr>
          <w:rFonts w:asciiTheme="minorHAnsi" w:hAnsiTheme="minorHAnsi" w:cstheme="minorHAnsi"/>
          <w:sz w:val="22"/>
          <w:highlight w:val="lightGray"/>
        </w:rPr>
        <w:t>.</w:t>
      </w:r>
      <w:r>
        <w:rPr>
          <w:rFonts w:asciiTheme="minorHAnsi" w:hAnsiTheme="minorHAnsi" w:cstheme="minorHAnsi"/>
          <w:sz w:val="22"/>
          <w:highlight w:val="lightGray"/>
        </w:rPr>
        <w:t xml:space="preserve"> Open Hazus is conceived as being flexible enough to not necessitate an underlying GIS. This does not mean that it is void of GIS functionality (spatial indexing, spatial measurements, topological operations, spatial interpolations, etc.). A </w:t>
      </w:r>
      <w:bookmarkStart w:id="221" w:name="_GoBack"/>
      <w:bookmarkEnd w:id="221"/>
      <w:r>
        <w:rPr>
          <w:rFonts w:asciiTheme="minorHAnsi" w:hAnsiTheme="minorHAnsi" w:cstheme="minorHAnsi"/>
          <w:sz w:val="22"/>
          <w:highlight w:val="lightGray"/>
        </w:rPr>
        <w:t xml:space="preserve">GIS as we understand it is a complex family of software modules to ingest, organize, manipulate, analyze, and portray spatially referenced data. Open Hazus will have to do all of this – and more. But rather than having to tie Open Hazus to a </w:t>
      </w:r>
      <w:proofErr w:type="gramStart"/>
      <w:r>
        <w:rPr>
          <w:rFonts w:asciiTheme="minorHAnsi" w:hAnsiTheme="minorHAnsi" w:cstheme="minorHAnsi"/>
          <w:sz w:val="22"/>
          <w:highlight w:val="lightGray"/>
        </w:rPr>
        <w:t>particular GIS</w:t>
      </w:r>
      <w:proofErr w:type="gramEnd"/>
      <w:r>
        <w:rPr>
          <w:rFonts w:asciiTheme="minorHAnsi" w:hAnsiTheme="minorHAnsi" w:cstheme="minorHAnsi"/>
          <w:sz w:val="22"/>
          <w:highlight w:val="lightGray"/>
        </w:rPr>
        <w:t xml:space="preserve"> (or any GIS), we propose to take the best of a number of different open source programs to create hazard management system that is better than any solution that is based on a particular single piece product.</w:t>
      </w:r>
    </w:p>
    <w:p w14:paraId="64ABE9B9" w14:textId="294EA707" w:rsidR="00E973D4" w:rsidRDefault="00E973D4" w:rsidP="00961C9B">
      <w:pPr>
        <w:spacing w:afterLines="120" w:after="288" w:line="360" w:lineRule="auto"/>
        <w:rPr>
          <w:rFonts w:asciiTheme="minorHAnsi" w:hAnsiTheme="minorHAnsi" w:cstheme="minorHAnsi"/>
          <w:sz w:val="22"/>
          <w:highlight w:val="lightGray"/>
        </w:rPr>
      </w:pPr>
      <w:commentRangeStart w:id="222"/>
      <w:r>
        <w:rPr>
          <w:rFonts w:asciiTheme="minorHAnsi" w:hAnsiTheme="minorHAnsi" w:cstheme="minorHAnsi"/>
          <w:sz w:val="22"/>
          <w:highlight w:val="lightGray"/>
        </w:rPr>
        <w:t xml:space="preserve">As one of the goals of </w:t>
      </w:r>
      <w:proofErr w:type="spellStart"/>
      <w:r>
        <w:rPr>
          <w:rFonts w:asciiTheme="minorHAnsi" w:hAnsiTheme="minorHAnsi" w:cstheme="minorHAnsi"/>
          <w:sz w:val="22"/>
          <w:highlight w:val="lightGray"/>
        </w:rPr>
        <w:t>Open</w:t>
      </w:r>
      <w:del w:id="223" w:author="Doug Bausch" w:date="2019-03-01T14:48:00Z">
        <w:r w:rsidDel="00DF051B">
          <w:rPr>
            <w:rFonts w:asciiTheme="minorHAnsi" w:hAnsiTheme="minorHAnsi" w:cstheme="minorHAnsi"/>
            <w:sz w:val="22"/>
            <w:highlight w:val="lightGray"/>
          </w:rPr>
          <w:delText xml:space="preserve"> </w:delText>
        </w:r>
      </w:del>
      <w:r>
        <w:rPr>
          <w:rFonts w:asciiTheme="minorHAnsi" w:hAnsiTheme="minorHAnsi" w:cstheme="minorHAnsi"/>
          <w:sz w:val="22"/>
          <w:highlight w:val="lightGray"/>
        </w:rPr>
        <w:t>Hazus</w:t>
      </w:r>
      <w:proofErr w:type="spellEnd"/>
      <w:r>
        <w:rPr>
          <w:rFonts w:asciiTheme="minorHAnsi" w:hAnsiTheme="minorHAnsi" w:cstheme="minorHAnsi"/>
          <w:sz w:val="22"/>
          <w:highlight w:val="lightGray"/>
        </w:rPr>
        <w:t xml:space="preserve"> is to lighten the resource requirements for </w:t>
      </w:r>
      <w:proofErr w:type="gramStart"/>
      <w:r>
        <w:rPr>
          <w:rFonts w:asciiTheme="minorHAnsi" w:hAnsiTheme="minorHAnsi" w:cstheme="minorHAnsi"/>
          <w:sz w:val="22"/>
          <w:highlight w:val="lightGray"/>
        </w:rPr>
        <w:t>the majority of</w:t>
      </w:r>
      <w:proofErr w:type="gramEnd"/>
      <w:r>
        <w:rPr>
          <w:rFonts w:asciiTheme="minorHAnsi" w:hAnsiTheme="minorHAnsi" w:cstheme="minorHAnsi"/>
          <w:sz w:val="22"/>
          <w:highlight w:val="lightGray"/>
        </w:rPr>
        <w:t xml:space="preserve"> its users</w:t>
      </w:r>
      <w:commentRangeEnd w:id="222"/>
      <w:r w:rsidR="00DF051B">
        <w:rPr>
          <w:rStyle w:val="CommentReference"/>
          <w:rFonts w:asciiTheme="minorHAnsi" w:eastAsiaTheme="minorHAnsi" w:hAnsiTheme="minorHAnsi" w:cstheme="minorBidi"/>
          <w:lang w:val="en-GB"/>
        </w:rPr>
        <w:commentReference w:id="222"/>
      </w:r>
      <w:r>
        <w:rPr>
          <w:rFonts w:asciiTheme="minorHAnsi" w:hAnsiTheme="minorHAnsi" w:cstheme="minorHAnsi"/>
          <w:sz w:val="22"/>
          <w:highlight w:val="lightGray"/>
        </w:rPr>
        <w:t xml:space="preserve">, it is essential that the bulk of the computing load occurs on web servers. </w:t>
      </w:r>
      <w:r w:rsidR="00A84B45">
        <w:rPr>
          <w:rFonts w:asciiTheme="minorHAnsi" w:hAnsiTheme="minorHAnsi" w:cstheme="minorHAnsi"/>
          <w:sz w:val="22"/>
          <w:highlight w:val="lightGray"/>
        </w:rPr>
        <w:t xml:space="preserve">While several commercial and open source GIS now support server-side processing, they have typically not been developed with this server side as their focus. Similarly, GIS databases are weak in comparison with their </w:t>
      </w:r>
      <w:proofErr w:type="gramStart"/>
      <w:r w:rsidR="00A84B45">
        <w:rPr>
          <w:rFonts w:asciiTheme="minorHAnsi" w:hAnsiTheme="minorHAnsi" w:cstheme="minorHAnsi"/>
          <w:sz w:val="22"/>
          <w:highlight w:val="lightGray"/>
        </w:rPr>
        <w:t>general purpose</w:t>
      </w:r>
      <w:proofErr w:type="gramEnd"/>
      <w:r w:rsidR="00A84B45">
        <w:rPr>
          <w:rFonts w:asciiTheme="minorHAnsi" w:hAnsiTheme="minorHAnsi" w:cstheme="minorHAnsi"/>
          <w:sz w:val="22"/>
          <w:highlight w:val="lightGray"/>
        </w:rPr>
        <w:t xml:space="preserve"> brethren, and certainly do not support OLAP transactions or streaming (no-SQL) data. As Open Hazus is trying to reach non-GIS audiences, it would be a mistake to force a GIS-based graphical user interface on users, who have a database or a statistics background. In other words, a proper and thorough evaluation of open source software packages requires to look beyond the realm of, say, </w:t>
      </w:r>
      <w:hyperlink r:id="rId23" w:history="1">
        <w:proofErr w:type="spellStart"/>
        <w:r w:rsidR="00A84B45" w:rsidRPr="00A84B45">
          <w:rPr>
            <w:rStyle w:val="Hyperlink"/>
            <w:rFonts w:asciiTheme="minorHAnsi" w:hAnsiTheme="minorHAnsi" w:cstheme="minorHAnsi"/>
            <w:sz w:val="22"/>
            <w:highlight w:val="lightGray"/>
          </w:rPr>
          <w:t>OSGeo</w:t>
        </w:r>
        <w:proofErr w:type="spellEnd"/>
        <w:r w:rsidR="00A84B45" w:rsidRPr="00A84B45">
          <w:rPr>
            <w:rStyle w:val="Hyperlink"/>
            <w:rFonts w:asciiTheme="minorHAnsi" w:hAnsiTheme="minorHAnsi" w:cstheme="minorHAnsi"/>
            <w:sz w:val="22"/>
            <w:highlight w:val="lightGray"/>
          </w:rPr>
          <w:t xml:space="preserve"> projects</w:t>
        </w:r>
      </w:hyperlink>
      <w:r w:rsidR="00A84B45">
        <w:rPr>
          <w:rFonts w:asciiTheme="minorHAnsi" w:hAnsiTheme="minorHAnsi" w:cstheme="minorHAnsi"/>
          <w:sz w:val="22"/>
          <w:highlight w:val="lightGray"/>
        </w:rPr>
        <w:t>.</w:t>
      </w:r>
    </w:p>
    <w:p w14:paraId="496A82B2" w14:textId="591556BB" w:rsidR="00A84B45" w:rsidRDefault="00A84B45" w:rsidP="00572954">
      <w:pPr>
        <w:spacing w:line="360" w:lineRule="auto"/>
        <w:rPr>
          <w:rFonts w:asciiTheme="minorHAnsi" w:hAnsiTheme="minorHAnsi" w:cstheme="minorHAnsi"/>
          <w:sz w:val="22"/>
          <w:highlight w:val="lightGray"/>
        </w:rPr>
      </w:pPr>
      <w:r>
        <w:rPr>
          <w:rFonts w:asciiTheme="minorHAnsi" w:hAnsiTheme="minorHAnsi" w:cstheme="minorHAnsi"/>
          <w:sz w:val="22"/>
          <w:highlight w:val="lightGray"/>
        </w:rPr>
        <w:t>The authors of this whitepaper researched some 30 state-of-the-art software packages in eight diffe</w:t>
      </w:r>
      <w:r w:rsidR="002D2BF6">
        <w:rPr>
          <w:rFonts w:asciiTheme="minorHAnsi" w:hAnsiTheme="minorHAnsi" w:cstheme="minorHAnsi"/>
          <w:sz w:val="22"/>
          <w:highlight w:val="lightGray"/>
        </w:rPr>
        <w:t xml:space="preserve">rent functional realms, namely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7091"/>
      </w:tblGrid>
      <w:tr w:rsidR="002D2BF6" w14:paraId="7B16C926" w14:textId="77777777" w:rsidTr="00572954">
        <w:tc>
          <w:tcPr>
            <w:tcW w:w="2547" w:type="dxa"/>
            <w:tcMar>
              <w:left w:w="0" w:type="dxa"/>
              <w:right w:w="0" w:type="dxa"/>
            </w:tcMar>
          </w:tcPr>
          <w:p w14:paraId="1C31C6B4" w14:textId="6EAA7D48"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Desktop GIS</w:t>
            </w:r>
            <w:r w:rsidR="00572954">
              <w:rPr>
                <w:rFonts w:asciiTheme="minorHAnsi" w:hAnsiTheme="minorHAnsi" w:cstheme="minorHAnsi"/>
                <w:sz w:val="22"/>
                <w:highlight w:val="lightGray"/>
              </w:rPr>
              <w:t>:</w:t>
            </w:r>
          </w:p>
        </w:tc>
        <w:tc>
          <w:tcPr>
            <w:tcW w:w="7091" w:type="dxa"/>
            <w:tcMar>
              <w:left w:w="0" w:type="dxa"/>
              <w:right w:w="0" w:type="dxa"/>
            </w:tcMar>
          </w:tcPr>
          <w:p w14:paraId="3CA0ACED" w14:textId="0737CED6"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As thin clients and for Hazus users who need local, secure installations</w:t>
            </w:r>
          </w:p>
        </w:tc>
      </w:tr>
      <w:tr w:rsidR="002D2BF6" w14:paraId="15F28F9D" w14:textId="77777777" w:rsidTr="00572954">
        <w:tc>
          <w:tcPr>
            <w:tcW w:w="2547" w:type="dxa"/>
            <w:tcMar>
              <w:left w:w="0" w:type="dxa"/>
              <w:right w:w="0" w:type="dxa"/>
            </w:tcMar>
          </w:tcPr>
          <w:p w14:paraId="342FBAD4" w14:textId="1D953768"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Web GIS</w:t>
            </w:r>
            <w:r w:rsidR="00572954">
              <w:rPr>
                <w:rFonts w:asciiTheme="minorHAnsi" w:hAnsiTheme="minorHAnsi" w:cstheme="minorHAnsi"/>
                <w:sz w:val="22"/>
                <w:highlight w:val="lightGray"/>
              </w:rPr>
              <w:t>:</w:t>
            </w:r>
          </w:p>
        </w:tc>
        <w:tc>
          <w:tcPr>
            <w:tcW w:w="7091" w:type="dxa"/>
            <w:tcMar>
              <w:left w:w="0" w:type="dxa"/>
              <w:right w:w="0" w:type="dxa"/>
            </w:tcMar>
          </w:tcPr>
          <w:p w14:paraId="261F32F4" w14:textId="4B00BE50"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Map, feature, coverage and geoprocessing services, spatial data discovery</w:t>
            </w:r>
          </w:p>
        </w:tc>
      </w:tr>
      <w:tr w:rsidR="002D2BF6" w14:paraId="16EADCD3" w14:textId="77777777" w:rsidTr="00572954">
        <w:tc>
          <w:tcPr>
            <w:tcW w:w="2547" w:type="dxa"/>
            <w:tcMar>
              <w:left w:w="0" w:type="dxa"/>
              <w:right w:w="0" w:type="dxa"/>
            </w:tcMar>
          </w:tcPr>
          <w:p w14:paraId="157C2CC4" w14:textId="007B5B30"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JavaScript libraries</w:t>
            </w:r>
            <w:r w:rsidR="00572954">
              <w:rPr>
                <w:rFonts w:asciiTheme="minorHAnsi" w:hAnsiTheme="minorHAnsi" w:cstheme="minorHAnsi"/>
                <w:sz w:val="22"/>
                <w:highlight w:val="lightGray"/>
              </w:rPr>
              <w:t>:</w:t>
            </w:r>
          </w:p>
        </w:tc>
        <w:tc>
          <w:tcPr>
            <w:tcW w:w="7091" w:type="dxa"/>
            <w:tcMar>
              <w:left w:w="0" w:type="dxa"/>
              <w:right w:w="0" w:type="dxa"/>
            </w:tcMar>
          </w:tcPr>
          <w:p w14:paraId="57CE0D8E" w14:textId="7691D3FB"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Web and mobile app development</w:t>
            </w:r>
          </w:p>
        </w:tc>
      </w:tr>
      <w:tr w:rsidR="002D2BF6" w14:paraId="50C9AE38" w14:textId="77777777" w:rsidTr="00572954">
        <w:tc>
          <w:tcPr>
            <w:tcW w:w="2547" w:type="dxa"/>
            <w:tcMar>
              <w:left w:w="0" w:type="dxa"/>
              <w:right w:w="0" w:type="dxa"/>
            </w:tcMar>
          </w:tcPr>
          <w:p w14:paraId="4B265521" w14:textId="17660214"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Geospatial libraries</w:t>
            </w:r>
            <w:r w:rsidR="00572954">
              <w:rPr>
                <w:rFonts w:asciiTheme="minorHAnsi" w:hAnsiTheme="minorHAnsi" w:cstheme="minorHAnsi"/>
                <w:sz w:val="22"/>
                <w:highlight w:val="lightGray"/>
              </w:rPr>
              <w:t>:</w:t>
            </w:r>
          </w:p>
        </w:tc>
        <w:tc>
          <w:tcPr>
            <w:tcW w:w="7091" w:type="dxa"/>
            <w:tcMar>
              <w:left w:w="0" w:type="dxa"/>
              <w:right w:w="0" w:type="dxa"/>
            </w:tcMar>
          </w:tcPr>
          <w:p w14:paraId="189CC1F6" w14:textId="2F2CE545"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Low-level, performance-optimized geometry, import/export and conversion</w:t>
            </w:r>
          </w:p>
        </w:tc>
      </w:tr>
      <w:tr w:rsidR="002D2BF6" w14:paraId="7373F1D4" w14:textId="77777777" w:rsidTr="00572954">
        <w:tc>
          <w:tcPr>
            <w:tcW w:w="2547" w:type="dxa"/>
            <w:tcMar>
              <w:left w:w="0" w:type="dxa"/>
              <w:right w:w="0" w:type="dxa"/>
            </w:tcMar>
          </w:tcPr>
          <w:p w14:paraId="642D687E" w14:textId="3C3FFEE9"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Spatially enable platforms</w:t>
            </w:r>
            <w:r w:rsidR="00572954">
              <w:rPr>
                <w:rFonts w:asciiTheme="minorHAnsi" w:hAnsiTheme="minorHAnsi" w:cstheme="minorHAnsi"/>
                <w:sz w:val="22"/>
                <w:highlight w:val="lightGray"/>
              </w:rPr>
              <w:t>:</w:t>
            </w:r>
          </w:p>
        </w:tc>
        <w:tc>
          <w:tcPr>
            <w:tcW w:w="7091" w:type="dxa"/>
            <w:tcMar>
              <w:left w:w="0" w:type="dxa"/>
              <w:right w:w="0" w:type="dxa"/>
            </w:tcMar>
          </w:tcPr>
          <w:p w14:paraId="3D0E94EC" w14:textId="68645145"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Full-fledged not GIS-based solutions that can do all the GIS work on the side</w:t>
            </w:r>
          </w:p>
        </w:tc>
      </w:tr>
      <w:tr w:rsidR="002D2BF6" w14:paraId="4564431D" w14:textId="77777777" w:rsidTr="00572954">
        <w:tc>
          <w:tcPr>
            <w:tcW w:w="2547" w:type="dxa"/>
            <w:tcMar>
              <w:left w:w="0" w:type="dxa"/>
              <w:right w:w="0" w:type="dxa"/>
            </w:tcMar>
          </w:tcPr>
          <w:p w14:paraId="421158E3" w14:textId="3F6A713D"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Geospatial databases</w:t>
            </w:r>
            <w:r w:rsidR="00572954">
              <w:rPr>
                <w:rFonts w:asciiTheme="minorHAnsi" w:hAnsiTheme="minorHAnsi" w:cstheme="minorHAnsi"/>
                <w:sz w:val="22"/>
                <w:highlight w:val="lightGray"/>
              </w:rPr>
              <w:t>:</w:t>
            </w:r>
          </w:p>
        </w:tc>
        <w:tc>
          <w:tcPr>
            <w:tcW w:w="7091" w:type="dxa"/>
            <w:tcMar>
              <w:left w:w="0" w:type="dxa"/>
              <w:right w:w="0" w:type="dxa"/>
            </w:tcMar>
          </w:tcPr>
          <w:p w14:paraId="2E8BD482" w14:textId="7202DCD1"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Special-purpose built databases for georeferenced data</w:t>
            </w:r>
          </w:p>
        </w:tc>
      </w:tr>
      <w:tr w:rsidR="002D2BF6" w14:paraId="05637587" w14:textId="77777777" w:rsidTr="00572954">
        <w:tc>
          <w:tcPr>
            <w:tcW w:w="2547" w:type="dxa"/>
            <w:tcMar>
              <w:left w:w="0" w:type="dxa"/>
              <w:right w:w="0" w:type="dxa"/>
            </w:tcMar>
          </w:tcPr>
          <w:p w14:paraId="326F78BE" w14:textId="71870A6F"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lastRenderedPageBreak/>
              <w:t>OLAP databases</w:t>
            </w:r>
            <w:r w:rsidR="00572954">
              <w:rPr>
                <w:rFonts w:asciiTheme="minorHAnsi" w:hAnsiTheme="minorHAnsi" w:cstheme="minorHAnsi"/>
                <w:sz w:val="22"/>
                <w:highlight w:val="lightGray"/>
              </w:rPr>
              <w:t>:</w:t>
            </w:r>
          </w:p>
        </w:tc>
        <w:tc>
          <w:tcPr>
            <w:tcW w:w="7091" w:type="dxa"/>
            <w:tcMar>
              <w:left w:w="0" w:type="dxa"/>
              <w:right w:w="0" w:type="dxa"/>
            </w:tcMar>
          </w:tcPr>
          <w:p w14:paraId="7977D641" w14:textId="296F374D" w:rsidR="002D2BF6" w:rsidRDefault="00572954"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Very fast, multi-dimensional databases for business analytics</w:t>
            </w:r>
          </w:p>
        </w:tc>
      </w:tr>
      <w:tr w:rsidR="002D2BF6" w14:paraId="5C59078A" w14:textId="77777777" w:rsidTr="00572954">
        <w:tc>
          <w:tcPr>
            <w:tcW w:w="2547" w:type="dxa"/>
            <w:tcMar>
              <w:left w:w="0" w:type="dxa"/>
              <w:right w:w="0" w:type="dxa"/>
            </w:tcMar>
          </w:tcPr>
          <w:p w14:paraId="53A05D89" w14:textId="64A8419A" w:rsidR="002D2BF6" w:rsidRDefault="002D2BF6" w:rsidP="002D2BF6">
            <w:pPr>
              <w:spacing w:before="120" w:after="120" w:line="240" w:lineRule="auto"/>
              <w:rPr>
                <w:rFonts w:asciiTheme="minorHAnsi" w:hAnsiTheme="minorHAnsi" w:cstheme="minorHAnsi"/>
                <w:sz w:val="22"/>
                <w:highlight w:val="lightGray"/>
              </w:rPr>
            </w:pPr>
            <w:r>
              <w:rPr>
                <w:rFonts w:asciiTheme="minorHAnsi" w:hAnsiTheme="minorHAnsi" w:cstheme="minorHAnsi"/>
                <w:sz w:val="22"/>
                <w:highlight w:val="lightGray"/>
              </w:rPr>
              <w:t>NoSQL databases</w:t>
            </w:r>
            <w:r w:rsidR="00572954">
              <w:rPr>
                <w:rFonts w:asciiTheme="minorHAnsi" w:hAnsiTheme="minorHAnsi" w:cstheme="minorHAnsi"/>
                <w:sz w:val="22"/>
                <w:highlight w:val="lightGray"/>
              </w:rPr>
              <w:t>:</w:t>
            </w:r>
          </w:p>
        </w:tc>
        <w:tc>
          <w:tcPr>
            <w:tcW w:w="7091" w:type="dxa"/>
            <w:tcMar>
              <w:left w:w="0" w:type="dxa"/>
              <w:right w:w="0" w:type="dxa"/>
            </w:tcMar>
          </w:tcPr>
          <w:p w14:paraId="4A313207" w14:textId="2AA94EC7" w:rsidR="002D2BF6" w:rsidRDefault="00572954" w:rsidP="00572954">
            <w:pPr>
              <w:spacing w:before="120" w:after="120" w:line="360" w:lineRule="auto"/>
              <w:rPr>
                <w:rFonts w:asciiTheme="minorHAnsi" w:hAnsiTheme="minorHAnsi" w:cstheme="minorHAnsi"/>
                <w:sz w:val="22"/>
                <w:highlight w:val="lightGray"/>
              </w:rPr>
            </w:pPr>
            <w:r>
              <w:rPr>
                <w:rFonts w:asciiTheme="minorHAnsi" w:hAnsiTheme="minorHAnsi" w:cstheme="minorHAnsi"/>
                <w:sz w:val="22"/>
                <w:highlight w:val="lightGray"/>
              </w:rPr>
              <w:t>For unstructured and big data (high-resolution Open Hazus is big!)</w:t>
            </w:r>
          </w:p>
        </w:tc>
      </w:tr>
    </w:tbl>
    <w:p w14:paraId="2F368B0C" w14:textId="4F1CE5AB" w:rsidR="008675B3" w:rsidRPr="00CD1AF4" w:rsidRDefault="00572954" w:rsidP="00572954">
      <w:pPr>
        <w:spacing w:after="120" w:line="360" w:lineRule="auto"/>
        <w:jc w:val="center"/>
        <w:rPr>
          <w:rFonts w:asciiTheme="minorHAnsi" w:hAnsiTheme="minorHAnsi" w:cstheme="minorHAnsi"/>
          <w:sz w:val="22"/>
          <w:szCs w:val="22"/>
          <w:highlight w:val="lightGray"/>
        </w:rPr>
      </w:pPr>
      <w:r w:rsidRPr="00CD1AF4">
        <w:rPr>
          <w:rFonts w:asciiTheme="minorHAnsi" w:hAnsiTheme="minorHAnsi" w:cstheme="minorHAnsi"/>
          <w:sz w:val="22"/>
          <w:szCs w:val="22"/>
          <w:highlight w:val="lightGray"/>
        </w:rPr>
        <w:t xml:space="preserve">&lt; </w:t>
      </w:r>
      <w:r w:rsidR="00961C9B" w:rsidRPr="00CD1AF4">
        <w:rPr>
          <w:rFonts w:asciiTheme="minorHAnsi" w:hAnsiTheme="minorHAnsi" w:cstheme="minorHAnsi"/>
          <w:i/>
          <w:sz w:val="22"/>
          <w:szCs w:val="22"/>
          <w:highlight w:val="lightGray"/>
        </w:rPr>
        <w:t>Insert diagram describing the relationship between the seven components of the software review</w:t>
      </w:r>
      <w:r w:rsidRPr="00CD1AF4">
        <w:rPr>
          <w:rFonts w:asciiTheme="minorHAnsi" w:hAnsiTheme="minorHAnsi" w:cstheme="minorHAnsi"/>
          <w:sz w:val="22"/>
          <w:szCs w:val="22"/>
          <w:highlight w:val="lightGray"/>
        </w:rPr>
        <w:t xml:space="preserve"> &gt;</w:t>
      </w:r>
    </w:p>
    <w:p w14:paraId="1E1B864C" w14:textId="63671097" w:rsidR="00572954" w:rsidRDefault="00572954" w:rsidP="00572954">
      <w:pPr>
        <w:spacing w:after="120" w:line="360" w:lineRule="auto"/>
        <w:rPr>
          <w:rFonts w:asciiTheme="minorHAnsi" w:hAnsiTheme="minorHAnsi" w:cstheme="minorHAnsi"/>
          <w:sz w:val="22"/>
          <w:szCs w:val="22"/>
        </w:rPr>
      </w:pPr>
      <w:r w:rsidRPr="00CD1AF4">
        <w:rPr>
          <w:rFonts w:asciiTheme="minorHAnsi" w:hAnsiTheme="minorHAnsi" w:cstheme="minorHAnsi"/>
          <w:sz w:val="22"/>
          <w:szCs w:val="22"/>
          <w:highlight w:val="lightGray"/>
        </w:rPr>
        <w:t xml:space="preserve">In the desktop realm, we investigated </w:t>
      </w:r>
      <w:proofErr w:type="spellStart"/>
      <w:r w:rsidRPr="00CD1AF4">
        <w:rPr>
          <w:rFonts w:asciiTheme="minorHAnsi" w:hAnsiTheme="minorHAnsi" w:cstheme="minorHAnsi"/>
          <w:sz w:val="22"/>
          <w:szCs w:val="22"/>
          <w:highlight w:val="lightGray"/>
        </w:rPr>
        <w:t>PostGIS</w:t>
      </w:r>
      <w:proofErr w:type="spellEnd"/>
      <w:r w:rsidRPr="00CD1AF4">
        <w:rPr>
          <w:rFonts w:asciiTheme="minorHAnsi" w:hAnsiTheme="minorHAnsi" w:cstheme="minorHAnsi"/>
          <w:sz w:val="22"/>
          <w:szCs w:val="22"/>
          <w:highlight w:val="lightGray"/>
        </w:rPr>
        <w:t xml:space="preserve">, </w:t>
      </w:r>
      <w:proofErr w:type="spellStart"/>
      <w:r w:rsidRPr="00CD1AF4">
        <w:rPr>
          <w:rFonts w:asciiTheme="minorHAnsi" w:hAnsiTheme="minorHAnsi" w:cstheme="minorHAnsi"/>
          <w:sz w:val="22"/>
          <w:szCs w:val="22"/>
          <w:highlight w:val="lightGray"/>
        </w:rPr>
        <w:t>SpatiaLite</w:t>
      </w:r>
      <w:proofErr w:type="spellEnd"/>
      <w:r w:rsidRPr="00CD1AF4">
        <w:rPr>
          <w:rFonts w:asciiTheme="minorHAnsi" w:hAnsiTheme="minorHAnsi" w:cstheme="minorHAnsi"/>
          <w:sz w:val="22"/>
          <w:szCs w:val="22"/>
          <w:highlight w:val="lightGray"/>
        </w:rPr>
        <w:t xml:space="preserve"> and </w:t>
      </w:r>
      <w:proofErr w:type="spellStart"/>
      <w:r w:rsidRPr="00CD1AF4">
        <w:rPr>
          <w:rFonts w:asciiTheme="minorHAnsi" w:hAnsiTheme="minorHAnsi" w:cstheme="minorHAnsi"/>
          <w:sz w:val="22"/>
          <w:szCs w:val="22"/>
          <w:highlight w:val="lightGray"/>
        </w:rPr>
        <w:t>rasdaman</w:t>
      </w:r>
      <w:proofErr w:type="spellEnd"/>
      <w:r w:rsidRPr="00CD1AF4">
        <w:rPr>
          <w:rFonts w:asciiTheme="minorHAnsi" w:hAnsiTheme="minorHAnsi" w:cstheme="minorHAnsi"/>
          <w:sz w:val="22"/>
          <w:szCs w:val="22"/>
          <w:highlight w:val="lightGray"/>
        </w:rPr>
        <w:t xml:space="preserve"> (see Appendix B). For Web GIS, we researched the capabilities of four web mapping server platforms (</w:t>
      </w:r>
      <w:proofErr w:type="spellStart"/>
      <w:r w:rsidRPr="00CD1AF4">
        <w:rPr>
          <w:rFonts w:asciiTheme="minorHAnsi" w:hAnsiTheme="minorHAnsi" w:cstheme="minorHAnsi"/>
          <w:sz w:val="22"/>
          <w:szCs w:val="22"/>
          <w:highlight w:val="lightGray"/>
        </w:rPr>
        <w:t>MapServer</w:t>
      </w:r>
      <w:proofErr w:type="spellEnd"/>
      <w:r w:rsidRPr="00CD1AF4">
        <w:rPr>
          <w:rFonts w:asciiTheme="minorHAnsi" w:hAnsiTheme="minorHAnsi" w:cstheme="minorHAnsi"/>
          <w:sz w:val="22"/>
          <w:szCs w:val="22"/>
          <w:highlight w:val="lightGray"/>
        </w:rPr>
        <w:t xml:space="preserve">, </w:t>
      </w:r>
      <w:proofErr w:type="spellStart"/>
      <w:r w:rsidRPr="00CD1AF4">
        <w:rPr>
          <w:rFonts w:asciiTheme="minorHAnsi" w:hAnsiTheme="minorHAnsi" w:cstheme="minorHAnsi"/>
          <w:sz w:val="22"/>
          <w:szCs w:val="22"/>
          <w:highlight w:val="lightGray"/>
        </w:rPr>
        <w:t>MapGuide</w:t>
      </w:r>
      <w:proofErr w:type="spellEnd"/>
      <w:r w:rsidRPr="00CD1AF4">
        <w:rPr>
          <w:rFonts w:asciiTheme="minorHAnsi" w:hAnsiTheme="minorHAnsi" w:cstheme="minorHAnsi"/>
          <w:sz w:val="22"/>
          <w:szCs w:val="22"/>
          <w:highlight w:val="lightGray"/>
        </w:rPr>
        <w:t xml:space="preserve">, </w:t>
      </w:r>
      <w:proofErr w:type="spellStart"/>
      <w:r w:rsidRPr="00CD1AF4">
        <w:rPr>
          <w:rFonts w:asciiTheme="minorHAnsi" w:hAnsiTheme="minorHAnsi" w:cstheme="minorHAnsi"/>
          <w:sz w:val="22"/>
          <w:szCs w:val="22"/>
          <w:highlight w:val="lightGray"/>
        </w:rPr>
        <w:t>GeoMOOSE</w:t>
      </w:r>
      <w:proofErr w:type="spellEnd"/>
      <w:r w:rsidRPr="00CD1AF4">
        <w:rPr>
          <w:rFonts w:asciiTheme="minorHAnsi" w:hAnsiTheme="minorHAnsi" w:cstheme="minorHAnsi"/>
          <w:sz w:val="22"/>
          <w:szCs w:val="22"/>
          <w:highlight w:val="lightGray"/>
        </w:rPr>
        <w:t xml:space="preserve">, and </w:t>
      </w:r>
      <w:proofErr w:type="spellStart"/>
      <w:r w:rsidRPr="00CD1AF4">
        <w:rPr>
          <w:rFonts w:asciiTheme="minorHAnsi" w:hAnsiTheme="minorHAnsi" w:cstheme="minorHAnsi"/>
          <w:sz w:val="22"/>
          <w:szCs w:val="22"/>
          <w:highlight w:val="lightGray"/>
        </w:rPr>
        <w:t>Mapbender</w:t>
      </w:r>
      <w:proofErr w:type="spellEnd"/>
      <w:r w:rsidRPr="00CD1AF4">
        <w:rPr>
          <w:rFonts w:asciiTheme="minorHAnsi" w:hAnsiTheme="minorHAnsi" w:cstheme="minorHAnsi"/>
          <w:sz w:val="22"/>
          <w:szCs w:val="22"/>
          <w:highlight w:val="lightGray"/>
        </w:rPr>
        <w:t>), two true Web GIS (</w:t>
      </w:r>
      <w:proofErr w:type="spellStart"/>
      <w:r w:rsidRPr="00CD1AF4">
        <w:rPr>
          <w:rFonts w:asciiTheme="minorHAnsi" w:hAnsiTheme="minorHAnsi" w:cstheme="minorHAnsi"/>
          <w:sz w:val="22"/>
          <w:szCs w:val="22"/>
          <w:highlight w:val="lightGray"/>
        </w:rPr>
        <w:t>GeoServer</w:t>
      </w:r>
      <w:proofErr w:type="spellEnd"/>
      <w:r w:rsidRPr="00CD1AF4">
        <w:rPr>
          <w:rFonts w:asciiTheme="minorHAnsi" w:hAnsiTheme="minorHAnsi" w:cstheme="minorHAnsi"/>
          <w:sz w:val="22"/>
          <w:szCs w:val="22"/>
          <w:highlight w:val="lightGray"/>
        </w:rPr>
        <w:t xml:space="preserve"> and Carto) and one web </w:t>
      </w:r>
      <w:proofErr w:type="spellStart"/>
      <w:r w:rsidRPr="00CD1AF4">
        <w:rPr>
          <w:rFonts w:asciiTheme="minorHAnsi" w:hAnsiTheme="minorHAnsi" w:cstheme="minorHAnsi"/>
          <w:sz w:val="22"/>
          <w:szCs w:val="22"/>
          <w:highlight w:val="lightGray"/>
        </w:rPr>
        <w:t>geprocessing</w:t>
      </w:r>
      <w:proofErr w:type="spellEnd"/>
      <w:r w:rsidRPr="00CD1AF4">
        <w:rPr>
          <w:rFonts w:asciiTheme="minorHAnsi" w:hAnsiTheme="minorHAnsi" w:cstheme="minorHAnsi"/>
          <w:sz w:val="22"/>
          <w:szCs w:val="22"/>
          <w:highlight w:val="lightGray"/>
        </w:rPr>
        <w:t xml:space="preserve"> platform (</w:t>
      </w:r>
      <w:proofErr w:type="spellStart"/>
      <w:r w:rsidRPr="00CD1AF4">
        <w:rPr>
          <w:rFonts w:asciiTheme="minorHAnsi" w:hAnsiTheme="minorHAnsi" w:cstheme="minorHAnsi"/>
          <w:sz w:val="22"/>
          <w:szCs w:val="22"/>
          <w:highlight w:val="lightGray"/>
        </w:rPr>
        <w:t>PyWPS</w:t>
      </w:r>
      <w:proofErr w:type="spellEnd"/>
      <w:r w:rsidRPr="00CD1AF4">
        <w:rPr>
          <w:rFonts w:asciiTheme="minorHAnsi" w:hAnsiTheme="minorHAnsi" w:cstheme="minorHAnsi"/>
          <w:sz w:val="22"/>
          <w:szCs w:val="22"/>
          <w:highlight w:val="lightGray"/>
        </w:rPr>
        <w:t xml:space="preserve">). </w:t>
      </w:r>
      <w:r w:rsidR="006B1A4B" w:rsidRPr="00CD1AF4">
        <w:rPr>
          <w:rFonts w:asciiTheme="minorHAnsi" w:hAnsiTheme="minorHAnsi" w:cstheme="minorHAnsi"/>
          <w:sz w:val="22"/>
          <w:szCs w:val="22"/>
          <w:highlight w:val="lightGray"/>
        </w:rPr>
        <w:t>Among the plethora of JavaScript libraries, we concentrated on those that have either been specifically developed for geospatial applications (</w:t>
      </w:r>
      <w:proofErr w:type="spellStart"/>
      <w:r w:rsidR="006B1A4B" w:rsidRPr="00CD1AF4">
        <w:rPr>
          <w:rFonts w:asciiTheme="minorHAnsi" w:hAnsiTheme="minorHAnsi" w:cstheme="minorHAnsi"/>
          <w:sz w:val="22"/>
          <w:szCs w:val="22"/>
          <w:highlight w:val="lightGray"/>
        </w:rPr>
        <w:t>OpenLayers</w:t>
      </w:r>
      <w:proofErr w:type="spellEnd"/>
      <w:r w:rsidR="006B1A4B" w:rsidRPr="00CD1AF4">
        <w:rPr>
          <w:rFonts w:asciiTheme="minorHAnsi" w:hAnsiTheme="minorHAnsi" w:cstheme="minorHAnsi"/>
          <w:sz w:val="22"/>
          <w:szCs w:val="22"/>
          <w:highlight w:val="lightGray"/>
        </w:rPr>
        <w:t>, Leaflet, turf), are widely used visualization packages with a strong subset of geospatial routines (D3), or are serving specialized geospatial audiences, such Cesium and kepler.gl. Our analysis of geospatial libraries can be divided into those that underlie most of the desktop and Web GIS described before (</w:t>
      </w:r>
      <w:proofErr w:type="spellStart"/>
      <w:r w:rsidR="006B1A4B" w:rsidRPr="00CD1AF4">
        <w:rPr>
          <w:rFonts w:asciiTheme="minorHAnsi" w:hAnsiTheme="minorHAnsi" w:cstheme="minorHAnsi"/>
          <w:sz w:val="22"/>
          <w:szCs w:val="22"/>
          <w:highlight w:val="lightGray"/>
        </w:rPr>
        <w:t>GeoTools</w:t>
      </w:r>
      <w:proofErr w:type="spellEnd"/>
      <w:r w:rsidR="006B1A4B" w:rsidRPr="00CD1AF4">
        <w:rPr>
          <w:rFonts w:asciiTheme="minorHAnsi" w:hAnsiTheme="minorHAnsi" w:cstheme="minorHAnsi"/>
          <w:sz w:val="22"/>
          <w:szCs w:val="22"/>
          <w:highlight w:val="lightGray"/>
        </w:rPr>
        <w:t>, GDAL/OGR, GEOS), and those that have been developed for the storage and processing of big spatial data (</w:t>
      </w:r>
      <w:proofErr w:type="spellStart"/>
      <w:r w:rsidR="006B1A4B" w:rsidRPr="00CD1AF4">
        <w:rPr>
          <w:rFonts w:asciiTheme="minorHAnsi" w:hAnsiTheme="minorHAnsi" w:cstheme="minorHAnsi"/>
          <w:sz w:val="22"/>
          <w:szCs w:val="22"/>
          <w:highlight w:val="lightGray"/>
        </w:rPr>
        <w:t>GeoTrellis</w:t>
      </w:r>
      <w:proofErr w:type="spellEnd"/>
      <w:r w:rsidR="006B1A4B" w:rsidRPr="00CD1AF4">
        <w:rPr>
          <w:rFonts w:asciiTheme="minorHAnsi" w:hAnsiTheme="minorHAnsi" w:cstheme="minorHAnsi"/>
          <w:sz w:val="22"/>
          <w:szCs w:val="22"/>
          <w:highlight w:val="lightGray"/>
        </w:rPr>
        <w:t xml:space="preserve">, </w:t>
      </w:r>
      <w:proofErr w:type="spellStart"/>
      <w:r w:rsidR="006B1A4B" w:rsidRPr="00CD1AF4">
        <w:rPr>
          <w:rFonts w:asciiTheme="minorHAnsi" w:hAnsiTheme="minorHAnsi" w:cstheme="minorHAnsi"/>
          <w:sz w:val="22"/>
          <w:szCs w:val="22"/>
          <w:highlight w:val="lightGray"/>
        </w:rPr>
        <w:t>GeoWave</w:t>
      </w:r>
      <w:proofErr w:type="spellEnd"/>
      <w:r w:rsidR="006B1A4B" w:rsidRPr="00CD1AF4">
        <w:rPr>
          <w:rFonts w:asciiTheme="minorHAnsi" w:hAnsiTheme="minorHAnsi" w:cstheme="minorHAnsi"/>
          <w:sz w:val="22"/>
          <w:szCs w:val="22"/>
          <w:highlight w:val="lightGray"/>
        </w:rPr>
        <w:t>, and STAC).</w:t>
      </w:r>
      <w:r w:rsidR="006B1A4B">
        <w:rPr>
          <w:rFonts w:asciiTheme="minorHAnsi" w:hAnsiTheme="minorHAnsi" w:cstheme="minorHAnsi"/>
          <w:sz w:val="22"/>
          <w:szCs w:val="22"/>
        </w:rPr>
        <w:t xml:space="preserve"> </w:t>
      </w:r>
    </w:p>
    <w:p w14:paraId="3BF7C570" w14:textId="5EABB5C5" w:rsidR="00CD1AF4" w:rsidRPr="00CD2FFA" w:rsidRDefault="00CD1AF4" w:rsidP="00572954">
      <w:pPr>
        <w:spacing w:after="120" w:line="360" w:lineRule="auto"/>
        <w:rPr>
          <w:rFonts w:asciiTheme="minorHAnsi" w:hAnsiTheme="minorHAnsi" w:cstheme="minorHAnsi"/>
          <w:sz w:val="22"/>
          <w:szCs w:val="22"/>
          <w:highlight w:val="lightGray"/>
        </w:rPr>
      </w:pPr>
      <w:r w:rsidRPr="00CD2FFA">
        <w:rPr>
          <w:rFonts w:asciiTheme="minorHAnsi" w:hAnsiTheme="minorHAnsi" w:cstheme="minorHAnsi"/>
          <w:sz w:val="22"/>
          <w:szCs w:val="22"/>
          <w:highlight w:val="lightGray"/>
        </w:rPr>
        <w:t xml:space="preserve">The spatially enabled platforms are </w:t>
      </w:r>
      <w:r w:rsidR="00D5144A" w:rsidRPr="00CD2FFA">
        <w:rPr>
          <w:rFonts w:asciiTheme="minorHAnsi" w:hAnsiTheme="minorHAnsi" w:cstheme="minorHAnsi"/>
          <w:sz w:val="22"/>
          <w:szCs w:val="22"/>
          <w:highlight w:val="lightGray"/>
        </w:rPr>
        <w:t xml:space="preserve">either </w:t>
      </w:r>
      <w:r w:rsidRPr="00CD2FFA">
        <w:rPr>
          <w:rFonts w:asciiTheme="minorHAnsi" w:hAnsiTheme="minorHAnsi" w:cstheme="minorHAnsi"/>
          <w:sz w:val="22"/>
          <w:szCs w:val="22"/>
          <w:highlight w:val="lightGray"/>
        </w:rPr>
        <w:t>well-developed (mature) software solutions</w:t>
      </w:r>
      <w:r w:rsidR="00D5144A" w:rsidRPr="00CD2FFA">
        <w:rPr>
          <w:rFonts w:asciiTheme="minorHAnsi" w:hAnsiTheme="minorHAnsi" w:cstheme="minorHAnsi"/>
          <w:sz w:val="22"/>
          <w:szCs w:val="22"/>
          <w:highlight w:val="lightGray"/>
        </w:rPr>
        <w:t xml:space="preserve"> for statistical and data mining (R) and for individual-based dynamic models (Repast), or very generic software development platforms that are so feature-rich that they include virtually everything an Open Hazus developer could ask for (Eclipse and </w:t>
      </w:r>
      <w:proofErr w:type="spellStart"/>
      <w:r w:rsidR="00D5144A" w:rsidRPr="00CD2FFA">
        <w:rPr>
          <w:rFonts w:asciiTheme="minorHAnsi" w:hAnsiTheme="minorHAnsi" w:cstheme="minorHAnsi"/>
          <w:sz w:val="22"/>
          <w:szCs w:val="22"/>
          <w:highlight w:val="lightGray"/>
        </w:rPr>
        <w:t>Jupyter</w:t>
      </w:r>
      <w:proofErr w:type="spellEnd"/>
      <w:r w:rsidR="00D5144A" w:rsidRPr="00CD2FFA">
        <w:rPr>
          <w:rFonts w:asciiTheme="minorHAnsi" w:hAnsiTheme="minorHAnsi" w:cstheme="minorHAnsi"/>
          <w:sz w:val="22"/>
          <w:szCs w:val="22"/>
          <w:highlight w:val="lightGray"/>
        </w:rPr>
        <w:t xml:space="preserve">) – with the added benefit that their interoperability has been field-tested. In the open source world, it is taken as a given that </w:t>
      </w:r>
      <w:proofErr w:type="spellStart"/>
      <w:r w:rsidR="00D5144A" w:rsidRPr="00CD2FFA">
        <w:rPr>
          <w:rFonts w:asciiTheme="minorHAnsi" w:hAnsiTheme="minorHAnsi" w:cstheme="minorHAnsi"/>
          <w:sz w:val="22"/>
          <w:szCs w:val="22"/>
          <w:highlight w:val="lightGray"/>
        </w:rPr>
        <w:t>PostGIS</w:t>
      </w:r>
      <w:proofErr w:type="spellEnd"/>
      <w:r w:rsidR="00D5144A" w:rsidRPr="00CD2FFA">
        <w:rPr>
          <w:rFonts w:asciiTheme="minorHAnsi" w:hAnsiTheme="minorHAnsi" w:cstheme="minorHAnsi"/>
          <w:sz w:val="22"/>
          <w:szCs w:val="22"/>
          <w:highlight w:val="lightGray"/>
        </w:rPr>
        <w:t xml:space="preserve"> is the database management system of choice.</w:t>
      </w:r>
      <w:r w:rsidR="00661563" w:rsidRPr="00CD2FFA">
        <w:rPr>
          <w:rFonts w:asciiTheme="minorHAnsi" w:hAnsiTheme="minorHAnsi" w:cstheme="minorHAnsi"/>
          <w:sz w:val="22"/>
          <w:szCs w:val="22"/>
          <w:highlight w:val="lightGray"/>
        </w:rPr>
        <w:t xml:space="preserve"> We nevertheless recommend the two others for specialized use cases: </w:t>
      </w:r>
      <w:proofErr w:type="spellStart"/>
      <w:r w:rsidR="00661563" w:rsidRPr="00CD2FFA">
        <w:rPr>
          <w:rFonts w:asciiTheme="minorHAnsi" w:hAnsiTheme="minorHAnsi" w:cstheme="minorHAnsi"/>
          <w:sz w:val="22"/>
          <w:szCs w:val="22"/>
          <w:highlight w:val="lightGray"/>
        </w:rPr>
        <w:t>SpatiaLite</w:t>
      </w:r>
      <w:proofErr w:type="spellEnd"/>
      <w:r w:rsidR="00661563" w:rsidRPr="00CD2FFA">
        <w:rPr>
          <w:rFonts w:asciiTheme="minorHAnsi" w:hAnsiTheme="minorHAnsi" w:cstheme="minorHAnsi"/>
          <w:sz w:val="22"/>
          <w:szCs w:val="22"/>
          <w:highlight w:val="lightGray"/>
        </w:rPr>
        <w:t xml:space="preserve"> for field work and </w:t>
      </w:r>
      <w:proofErr w:type="spellStart"/>
      <w:r w:rsidR="00661563" w:rsidRPr="00CD2FFA">
        <w:rPr>
          <w:rFonts w:asciiTheme="minorHAnsi" w:hAnsiTheme="minorHAnsi" w:cstheme="minorHAnsi"/>
          <w:sz w:val="22"/>
          <w:szCs w:val="22"/>
          <w:highlight w:val="lightGray"/>
        </w:rPr>
        <w:t>rasdaman</w:t>
      </w:r>
      <w:proofErr w:type="spellEnd"/>
      <w:r w:rsidR="00661563" w:rsidRPr="00CD2FFA">
        <w:rPr>
          <w:rFonts w:asciiTheme="minorHAnsi" w:hAnsiTheme="minorHAnsi" w:cstheme="minorHAnsi"/>
          <w:sz w:val="22"/>
          <w:szCs w:val="22"/>
          <w:highlight w:val="lightGray"/>
        </w:rPr>
        <w:t xml:space="preserve"> for storing massive multi-scale coverages (</w:t>
      </w:r>
      <w:proofErr w:type="spellStart"/>
      <w:r w:rsidR="00661563" w:rsidRPr="00CD2FFA">
        <w:rPr>
          <w:rFonts w:asciiTheme="minorHAnsi" w:hAnsiTheme="minorHAnsi" w:cstheme="minorHAnsi"/>
          <w:sz w:val="22"/>
          <w:szCs w:val="22"/>
          <w:highlight w:val="lightGray"/>
        </w:rPr>
        <w:t>rasters</w:t>
      </w:r>
      <w:proofErr w:type="spellEnd"/>
      <w:r w:rsidR="00661563" w:rsidRPr="00CD2FFA">
        <w:rPr>
          <w:rFonts w:asciiTheme="minorHAnsi" w:hAnsiTheme="minorHAnsi" w:cstheme="minorHAnsi"/>
          <w:sz w:val="22"/>
          <w:szCs w:val="22"/>
          <w:highlight w:val="lightGray"/>
        </w:rPr>
        <w:t xml:space="preserve"> and images). Based on the system requirements outlined in Chapter 4, Open Hazus will have to store massive amounts of results data from a large number of </w:t>
      </w:r>
      <w:proofErr w:type="gramStart"/>
      <w:r w:rsidR="00661563" w:rsidRPr="00CD2FFA">
        <w:rPr>
          <w:rFonts w:asciiTheme="minorHAnsi" w:hAnsiTheme="minorHAnsi" w:cstheme="minorHAnsi"/>
          <w:sz w:val="22"/>
          <w:szCs w:val="22"/>
          <w:highlight w:val="lightGray"/>
        </w:rPr>
        <w:t>scenario</w:t>
      </w:r>
      <w:proofErr w:type="gramEnd"/>
      <w:r w:rsidR="00661563" w:rsidRPr="00CD2FFA">
        <w:rPr>
          <w:rFonts w:asciiTheme="minorHAnsi" w:hAnsiTheme="minorHAnsi" w:cstheme="minorHAnsi"/>
          <w:sz w:val="22"/>
          <w:szCs w:val="22"/>
          <w:highlight w:val="lightGray"/>
        </w:rPr>
        <w:t xml:space="preserve"> runs. These become intelligible only if stored in OLAP data stores such as </w:t>
      </w:r>
      <w:proofErr w:type="spellStart"/>
      <w:r w:rsidR="00661563" w:rsidRPr="00CD2FFA">
        <w:rPr>
          <w:rFonts w:asciiTheme="minorHAnsi" w:hAnsiTheme="minorHAnsi" w:cstheme="minorHAnsi"/>
          <w:sz w:val="22"/>
          <w:szCs w:val="22"/>
          <w:highlight w:val="lightGray"/>
        </w:rPr>
        <w:t>Kylin</w:t>
      </w:r>
      <w:proofErr w:type="spellEnd"/>
      <w:r w:rsidR="00661563" w:rsidRPr="00CD2FFA">
        <w:rPr>
          <w:rFonts w:asciiTheme="minorHAnsi" w:hAnsiTheme="minorHAnsi" w:cstheme="minorHAnsi"/>
          <w:sz w:val="22"/>
          <w:szCs w:val="22"/>
          <w:highlight w:val="lightGray"/>
        </w:rPr>
        <w:t xml:space="preserve">, Pinot and </w:t>
      </w:r>
      <w:proofErr w:type="spellStart"/>
      <w:r w:rsidR="00661563" w:rsidRPr="00CD2FFA">
        <w:rPr>
          <w:rFonts w:asciiTheme="minorHAnsi" w:hAnsiTheme="minorHAnsi" w:cstheme="minorHAnsi"/>
          <w:sz w:val="22"/>
          <w:szCs w:val="22"/>
          <w:highlight w:val="lightGray"/>
        </w:rPr>
        <w:t>OpenCube</w:t>
      </w:r>
      <w:proofErr w:type="spellEnd"/>
      <w:r w:rsidR="00661563" w:rsidRPr="00CD2FFA">
        <w:rPr>
          <w:rFonts w:asciiTheme="minorHAnsi" w:hAnsiTheme="minorHAnsi" w:cstheme="minorHAnsi"/>
          <w:sz w:val="22"/>
          <w:szCs w:val="22"/>
          <w:highlight w:val="lightGray"/>
        </w:rPr>
        <w:t>.</w:t>
      </w:r>
      <w:r w:rsidR="005E6B3A" w:rsidRPr="00CD2FFA">
        <w:rPr>
          <w:rFonts w:asciiTheme="minorHAnsi" w:hAnsiTheme="minorHAnsi" w:cstheme="minorHAnsi"/>
          <w:sz w:val="22"/>
          <w:szCs w:val="22"/>
          <w:highlight w:val="lightGray"/>
        </w:rPr>
        <w:t xml:space="preserve"> No-SQL databases are known in the GIS world mostly for streaming and unstructured social media data. In contrast to the domain of geospatial databa</w:t>
      </w:r>
      <w:r w:rsidR="00CD2FFA" w:rsidRPr="00CD2FFA">
        <w:rPr>
          <w:rFonts w:asciiTheme="minorHAnsi" w:hAnsiTheme="minorHAnsi" w:cstheme="minorHAnsi"/>
          <w:sz w:val="22"/>
          <w:szCs w:val="22"/>
          <w:highlight w:val="lightGray"/>
        </w:rPr>
        <w:t>ses, n</w:t>
      </w:r>
      <w:r w:rsidR="005E6B3A" w:rsidRPr="00CD2FFA">
        <w:rPr>
          <w:rFonts w:asciiTheme="minorHAnsi" w:hAnsiTheme="minorHAnsi" w:cstheme="minorHAnsi"/>
          <w:sz w:val="22"/>
          <w:szCs w:val="22"/>
          <w:highlight w:val="lightGray"/>
        </w:rPr>
        <w:t xml:space="preserve">o-SQL databases are too new </w:t>
      </w:r>
      <w:r w:rsidR="00CD2FFA" w:rsidRPr="00CD2FFA">
        <w:rPr>
          <w:rFonts w:asciiTheme="minorHAnsi" w:hAnsiTheme="minorHAnsi" w:cstheme="minorHAnsi"/>
          <w:sz w:val="22"/>
          <w:szCs w:val="22"/>
          <w:highlight w:val="lightGray"/>
        </w:rPr>
        <w:t xml:space="preserve">have easily identifiable winners for our software evaluation. </w:t>
      </w:r>
      <w:proofErr w:type="gramStart"/>
      <w:r w:rsidR="00CD2FFA" w:rsidRPr="00CD2FFA">
        <w:rPr>
          <w:rFonts w:asciiTheme="minorHAnsi" w:hAnsiTheme="minorHAnsi" w:cstheme="minorHAnsi"/>
          <w:sz w:val="22"/>
          <w:szCs w:val="22"/>
          <w:highlight w:val="lightGray"/>
        </w:rPr>
        <w:t>With the exception of</w:t>
      </w:r>
      <w:proofErr w:type="gramEnd"/>
      <w:r w:rsidR="00CD2FFA" w:rsidRPr="00CD2FFA">
        <w:rPr>
          <w:rFonts w:asciiTheme="minorHAnsi" w:hAnsiTheme="minorHAnsi" w:cstheme="minorHAnsi"/>
          <w:sz w:val="22"/>
          <w:szCs w:val="22"/>
          <w:highlight w:val="lightGray"/>
        </w:rPr>
        <w:t xml:space="preserve"> the popular CouchDB, most of them (</w:t>
      </w:r>
      <w:proofErr w:type="spellStart"/>
      <w:r w:rsidR="00CD2FFA" w:rsidRPr="00CD2FFA">
        <w:rPr>
          <w:rFonts w:asciiTheme="minorHAnsi" w:hAnsiTheme="minorHAnsi" w:cstheme="minorHAnsi"/>
          <w:sz w:val="22"/>
          <w:szCs w:val="22"/>
          <w:highlight w:val="lightGray"/>
        </w:rPr>
        <w:t>OrientDB</w:t>
      </w:r>
      <w:proofErr w:type="spellEnd"/>
      <w:r w:rsidR="00CD2FFA" w:rsidRPr="00CD2FFA">
        <w:rPr>
          <w:rFonts w:asciiTheme="minorHAnsi" w:hAnsiTheme="minorHAnsi" w:cstheme="minorHAnsi"/>
          <w:sz w:val="22"/>
          <w:szCs w:val="22"/>
          <w:highlight w:val="lightGray"/>
        </w:rPr>
        <w:t xml:space="preserve">, </w:t>
      </w:r>
      <w:proofErr w:type="spellStart"/>
      <w:r w:rsidR="00CD2FFA" w:rsidRPr="00CD2FFA">
        <w:rPr>
          <w:rFonts w:asciiTheme="minorHAnsi" w:hAnsiTheme="minorHAnsi" w:cstheme="minorHAnsi"/>
          <w:sz w:val="22"/>
          <w:szCs w:val="22"/>
          <w:highlight w:val="lightGray"/>
        </w:rPr>
        <w:t>redis</w:t>
      </w:r>
      <w:proofErr w:type="spellEnd"/>
      <w:r w:rsidR="00CD2FFA" w:rsidRPr="00CD2FFA">
        <w:rPr>
          <w:rFonts w:asciiTheme="minorHAnsi" w:hAnsiTheme="minorHAnsi" w:cstheme="minorHAnsi"/>
          <w:sz w:val="22"/>
          <w:szCs w:val="22"/>
          <w:highlight w:val="lightGray"/>
        </w:rPr>
        <w:t xml:space="preserve">, </w:t>
      </w:r>
      <w:proofErr w:type="spellStart"/>
      <w:r w:rsidR="00CD2FFA" w:rsidRPr="00CD2FFA">
        <w:rPr>
          <w:rFonts w:asciiTheme="minorHAnsi" w:hAnsiTheme="minorHAnsi" w:cstheme="minorHAnsi"/>
          <w:sz w:val="22"/>
          <w:szCs w:val="22"/>
          <w:highlight w:val="lightGray"/>
        </w:rPr>
        <w:t>RavenDB</w:t>
      </w:r>
      <w:proofErr w:type="spellEnd"/>
      <w:r w:rsidR="00CD2FFA" w:rsidRPr="00CD2FFA">
        <w:rPr>
          <w:rFonts w:asciiTheme="minorHAnsi" w:hAnsiTheme="minorHAnsi" w:cstheme="minorHAnsi"/>
          <w:sz w:val="22"/>
          <w:szCs w:val="22"/>
          <w:highlight w:val="lightGray"/>
        </w:rPr>
        <w:t xml:space="preserve"> and Cassandra) have at least one geospatial reference implementation. We included </w:t>
      </w:r>
      <w:proofErr w:type="spellStart"/>
      <w:r w:rsidR="00CD2FFA" w:rsidRPr="00CD2FFA">
        <w:rPr>
          <w:rFonts w:asciiTheme="minorHAnsi" w:hAnsiTheme="minorHAnsi" w:cstheme="minorHAnsi"/>
          <w:sz w:val="22"/>
          <w:szCs w:val="22"/>
          <w:highlight w:val="lightGray"/>
        </w:rPr>
        <w:t>GeoWave</w:t>
      </w:r>
      <w:proofErr w:type="spellEnd"/>
      <w:r w:rsidR="00CD2FFA" w:rsidRPr="00CD2FFA">
        <w:rPr>
          <w:rFonts w:asciiTheme="minorHAnsi" w:hAnsiTheme="minorHAnsi" w:cstheme="minorHAnsi"/>
          <w:sz w:val="22"/>
          <w:szCs w:val="22"/>
          <w:highlight w:val="lightGray"/>
        </w:rPr>
        <w:t xml:space="preserve"> from our geospatial library domain here as well, revealing how difficult it is to drawn sharp boundaries between the categories.</w:t>
      </w:r>
    </w:p>
    <w:p w14:paraId="4BDAE131" w14:textId="11172CF2" w:rsidR="00D5144A" w:rsidRPr="00961C9B" w:rsidRDefault="00D5144A" w:rsidP="00572954">
      <w:pPr>
        <w:spacing w:after="120" w:line="360" w:lineRule="auto"/>
        <w:rPr>
          <w:rFonts w:asciiTheme="minorHAnsi" w:hAnsiTheme="minorHAnsi" w:cstheme="minorHAnsi"/>
          <w:sz w:val="22"/>
          <w:szCs w:val="22"/>
        </w:rPr>
      </w:pPr>
      <w:r w:rsidRPr="00CD2FFA">
        <w:rPr>
          <w:rFonts w:asciiTheme="minorHAnsi" w:hAnsiTheme="minorHAnsi" w:cstheme="minorHAnsi"/>
          <w:sz w:val="22"/>
          <w:szCs w:val="22"/>
          <w:highlight w:val="lightGray"/>
        </w:rPr>
        <w:t xml:space="preserve">We will be recommending the winners in each of the eight categories in the following section. However, most of the software packages discussed here deserve a second look and the choices are not necessary mutually exclusive. An example is the absolute necessity to incorporate the GDAL/OGR library for </w:t>
      </w:r>
      <w:r w:rsidRPr="00CD2FFA">
        <w:rPr>
          <w:rFonts w:asciiTheme="minorHAnsi" w:hAnsiTheme="minorHAnsi" w:cstheme="minorHAnsi"/>
          <w:sz w:val="22"/>
          <w:szCs w:val="22"/>
          <w:highlight w:val="lightGray"/>
        </w:rPr>
        <w:lastRenderedPageBreak/>
        <w:t xml:space="preserve">import/export and conversion functions. But this is all that this library has to offer; it does not substitute for the computational geometry operations of GEOS or the parallel processing capabilities of </w:t>
      </w:r>
      <w:proofErr w:type="spellStart"/>
      <w:r w:rsidRPr="00CD2FFA">
        <w:rPr>
          <w:rFonts w:asciiTheme="minorHAnsi" w:hAnsiTheme="minorHAnsi" w:cstheme="minorHAnsi"/>
          <w:sz w:val="22"/>
          <w:szCs w:val="22"/>
          <w:highlight w:val="lightGray"/>
        </w:rPr>
        <w:t>GeoWave</w:t>
      </w:r>
      <w:proofErr w:type="spellEnd"/>
      <w:r w:rsidRPr="00CD2FFA">
        <w:rPr>
          <w:rFonts w:asciiTheme="minorHAnsi" w:hAnsiTheme="minorHAnsi" w:cstheme="minorHAnsi"/>
          <w:sz w:val="22"/>
          <w:szCs w:val="22"/>
          <w:highlight w:val="lightGray"/>
        </w:rPr>
        <w:t>.</w:t>
      </w:r>
      <w:r w:rsidR="00661563" w:rsidRPr="00CD2FFA">
        <w:rPr>
          <w:rFonts w:asciiTheme="minorHAnsi" w:hAnsiTheme="minorHAnsi" w:cstheme="minorHAnsi"/>
          <w:sz w:val="22"/>
          <w:szCs w:val="22"/>
          <w:highlight w:val="lightGray"/>
        </w:rPr>
        <w:t xml:space="preserve"> Similarly, in the long run, chances are that Open Hazus will store hazard data in a </w:t>
      </w:r>
      <w:proofErr w:type="spellStart"/>
      <w:r w:rsidR="00661563" w:rsidRPr="00CD2FFA">
        <w:rPr>
          <w:rFonts w:asciiTheme="minorHAnsi" w:hAnsiTheme="minorHAnsi" w:cstheme="minorHAnsi"/>
          <w:sz w:val="22"/>
          <w:szCs w:val="22"/>
          <w:highlight w:val="lightGray"/>
        </w:rPr>
        <w:t>PostGIS</w:t>
      </w:r>
      <w:proofErr w:type="spellEnd"/>
      <w:r w:rsidR="00661563" w:rsidRPr="00CD2FFA">
        <w:rPr>
          <w:rFonts w:asciiTheme="minorHAnsi" w:hAnsiTheme="minorHAnsi" w:cstheme="minorHAnsi"/>
          <w:sz w:val="22"/>
          <w:szCs w:val="22"/>
          <w:highlight w:val="lightGray"/>
        </w:rPr>
        <w:t xml:space="preserve"> database, analysis results in an OLAP database and serve thin clients on mobile devices using </w:t>
      </w:r>
      <w:proofErr w:type="spellStart"/>
      <w:r w:rsidR="00661563" w:rsidRPr="00CD2FFA">
        <w:rPr>
          <w:rFonts w:asciiTheme="minorHAnsi" w:hAnsiTheme="minorHAnsi" w:cstheme="minorHAnsi"/>
          <w:sz w:val="22"/>
          <w:szCs w:val="22"/>
          <w:highlight w:val="lightGray"/>
        </w:rPr>
        <w:t>SpatiaLite</w:t>
      </w:r>
      <w:proofErr w:type="spellEnd"/>
      <w:r w:rsidR="00661563" w:rsidRPr="00CD2FFA">
        <w:rPr>
          <w:rFonts w:asciiTheme="minorHAnsi" w:hAnsiTheme="minorHAnsi" w:cstheme="minorHAnsi"/>
          <w:sz w:val="22"/>
          <w:szCs w:val="22"/>
          <w:highlight w:val="lightGray"/>
        </w:rPr>
        <w:t>. Section 7.2 will discuss the pros and cons of each recommendation and suggest priorities for different phases of the Open Hazus development.</w:t>
      </w:r>
    </w:p>
    <w:p w14:paraId="5A8115B0" w14:textId="77777777" w:rsidR="004D61E9" w:rsidRPr="00961C9B" w:rsidRDefault="004D61E9" w:rsidP="004D61E9">
      <w:pPr>
        <w:pStyle w:val="Heading2"/>
        <w:rPr>
          <w:rFonts w:cs="Times"/>
          <w:szCs w:val="28"/>
        </w:rPr>
      </w:pPr>
      <w:bookmarkStart w:id="224" w:name="_Toc2091114"/>
      <w:r w:rsidRPr="00961C9B">
        <w:rPr>
          <w:rFonts w:cs="Times"/>
          <w:szCs w:val="28"/>
        </w:rPr>
        <w:t>Recommended Solution Architecture</w:t>
      </w:r>
      <w:bookmarkEnd w:id="224"/>
    </w:p>
    <w:p w14:paraId="7C6935D5" w14:textId="3572601B" w:rsidR="00CD2FFA" w:rsidRDefault="00565475" w:rsidP="00DE3D8D">
      <w:pPr>
        <w:spacing w:afterLines="120" w:after="288" w:line="360" w:lineRule="auto"/>
        <w:rPr>
          <w:rFonts w:asciiTheme="minorHAnsi" w:hAnsiTheme="minorHAnsi" w:cstheme="minorHAnsi"/>
          <w:sz w:val="22"/>
          <w:highlight w:val="lightGray"/>
        </w:rPr>
      </w:pPr>
      <w:bookmarkStart w:id="225" w:name="_Toc2091115"/>
      <w:r>
        <w:rPr>
          <w:rFonts w:asciiTheme="minorHAnsi" w:hAnsiTheme="minorHAnsi" w:cstheme="minorHAnsi"/>
          <w:sz w:val="22"/>
          <w:highlight w:val="lightGray"/>
        </w:rPr>
        <w:t xml:space="preserve">Our evaluation consisted of multiple processing steps. The underlying data is documented in appendices B-D. </w:t>
      </w:r>
      <w:r w:rsidR="00764D45">
        <w:rPr>
          <w:rFonts w:asciiTheme="minorHAnsi" w:hAnsiTheme="minorHAnsi" w:cstheme="minorHAnsi"/>
          <w:sz w:val="22"/>
          <w:highlight w:val="lightGray"/>
        </w:rPr>
        <w:t>In a first step, we divided our criteria into those discussed as system features (requirements) in Chapter 4 and the software quality attributes discussed in section 6.4. The total of the over 100 requirements of the first group was given twice the weight as the total of the five criteria in the second group. A look at the tables in Appendix C illustrates the process.</w:t>
      </w:r>
    </w:p>
    <w:p w14:paraId="0CAF1554" w14:textId="7FFFD16F" w:rsidR="00DE3D8D" w:rsidRPr="00DE3D8D" w:rsidRDefault="00DE3D8D" w:rsidP="00DE3D8D">
      <w:pPr>
        <w:pStyle w:val="Heading2"/>
        <w:numPr>
          <w:ilvl w:val="2"/>
          <w:numId w:val="23"/>
        </w:numPr>
        <w:rPr>
          <w:sz w:val="24"/>
          <w:highlight w:val="lightGray"/>
        </w:rPr>
      </w:pPr>
      <w:r>
        <w:rPr>
          <w:sz w:val="24"/>
          <w:highlight w:val="lightGray"/>
        </w:rPr>
        <w:t>Desktop GIS</w:t>
      </w:r>
    </w:p>
    <w:p w14:paraId="0151AD4F" w14:textId="3A83329D" w:rsidR="00764D45" w:rsidRPr="00DE3D8D" w:rsidRDefault="00DE3D8D" w:rsidP="00DE3D8D">
      <w:pPr>
        <w:pStyle w:val="Heading3"/>
        <w:numPr>
          <w:ilvl w:val="0"/>
          <w:numId w:val="0"/>
        </w:numPr>
        <w:spacing w:before="0" w:afterLines="120" w:after="288" w:line="360" w:lineRule="auto"/>
        <w:rPr>
          <w:rFonts w:asciiTheme="minorHAnsi" w:hAnsiTheme="minorHAnsi" w:cstheme="minorHAnsi"/>
          <w:b w:val="0"/>
          <w:sz w:val="22"/>
          <w:highlight w:val="lightGray"/>
        </w:rPr>
      </w:pPr>
      <w:r w:rsidRPr="00DE3D8D">
        <w:rPr>
          <w:rFonts w:asciiTheme="minorHAnsi" w:hAnsiTheme="minorHAnsi" w:cstheme="minorHAnsi"/>
          <w:b w:val="0"/>
          <w:sz w:val="22"/>
          <w:highlight w:val="lightGray"/>
        </w:rPr>
        <w:t>From a system</w:t>
      </w:r>
      <w:r>
        <w:rPr>
          <w:rFonts w:asciiTheme="minorHAnsi" w:hAnsiTheme="minorHAnsi" w:cstheme="minorHAnsi"/>
          <w:b w:val="0"/>
          <w:sz w:val="22"/>
          <w:highlight w:val="lightGray"/>
        </w:rPr>
        <w:t xml:space="preserve"> features perspective, QGIS, GRASS, and even </w:t>
      </w:r>
      <w:proofErr w:type="spellStart"/>
      <w:r>
        <w:rPr>
          <w:rFonts w:asciiTheme="minorHAnsi" w:hAnsiTheme="minorHAnsi" w:cstheme="minorHAnsi"/>
          <w:b w:val="0"/>
          <w:sz w:val="22"/>
          <w:highlight w:val="lightGray"/>
        </w:rPr>
        <w:t>gvSIG</w:t>
      </w:r>
      <w:proofErr w:type="spellEnd"/>
      <w:r>
        <w:rPr>
          <w:rFonts w:asciiTheme="minorHAnsi" w:hAnsiTheme="minorHAnsi" w:cstheme="minorHAnsi"/>
          <w:b w:val="0"/>
          <w:sz w:val="22"/>
          <w:highlight w:val="lightGray"/>
        </w:rPr>
        <w:t xml:space="preserve"> are very similarly ranked. All three are full-fledged GISs that fulfill a large set of the requirements. The reason that they did not receive perfect scores is that they are not (or in case of QGIS only to a very limited degree) available on mobile platforms</w:t>
      </w:r>
      <w:r w:rsidR="00DE4C04">
        <w:rPr>
          <w:rFonts w:asciiTheme="minorHAnsi" w:hAnsiTheme="minorHAnsi" w:cstheme="minorHAnsi"/>
          <w:b w:val="0"/>
          <w:sz w:val="22"/>
          <w:highlight w:val="lightGray"/>
        </w:rPr>
        <w:t xml:space="preserve">, and do, as of now, not yet support native access to authoritative hazard input sources. In the end, QGIS emerged as the winner because GRASS lost in the software quality attributes category with its low score for the perceived ease of use (GRASS employs an arcane viewport-based user interface that trips up even savvy GIS users) and </w:t>
      </w:r>
      <w:proofErr w:type="spellStart"/>
      <w:r w:rsidR="00DE4C04">
        <w:rPr>
          <w:rFonts w:asciiTheme="minorHAnsi" w:hAnsiTheme="minorHAnsi" w:cstheme="minorHAnsi"/>
          <w:b w:val="0"/>
          <w:sz w:val="22"/>
          <w:highlight w:val="lightGray"/>
        </w:rPr>
        <w:t>gvSIG</w:t>
      </w:r>
      <w:proofErr w:type="spellEnd"/>
      <w:r w:rsidR="00DE4C04">
        <w:rPr>
          <w:rFonts w:asciiTheme="minorHAnsi" w:hAnsiTheme="minorHAnsi" w:cstheme="minorHAnsi"/>
          <w:b w:val="0"/>
          <w:sz w:val="22"/>
          <w:highlight w:val="lightGray"/>
        </w:rPr>
        <w:t xml:space="preserve"> scored just a little lower than QGIS on foreseeable longevity and the matching of existing Hazus features. We are comfortable with our recommendation to use QGIS as the reference desktop implementation of Open Hazus but foresee that several of the other desktop GIS packages might very well be picked up by a future Open Hazus developer community.</w:t>
      </w:r>
    </w:p>
    <w:p w14:paraId="11024340" w14:textId="31095FBE" w:rsidR="00A76A0A" w:rsidRPr="00DE3D8D" w:rsidRDefault="00A76A0A" w:rsidP="00A76A0A">
      <w:pPr>
        <w:pStyle w:val="Heading2"/>
        <w:numPr>
          <w:ilvl w:val="2"/>
          <w:numId w:val="23"/>
        </w:numPr>
        <w:rPr>
          <w:sz w:val="24"/>
          <w:highlight w:val="lightGray"/>
        </w:rPr>
      </w:pPr>
      <w:r>
        <w:rPr>
          <w:sz w:val="24"/>
          <w:highlight w:val="lightGray"/>
        </w:rPr>
        <w:t>Web GIS</w:t>
      </w:r>
    </w:p>
    <w:p w14:paraId="3C5FAE01" w14:textId="533C66DE" w:rsidR="00A76A0A" w:rsidRDefault="00A76A0A" w:rsidP="00961C9B">
      <w:pPr>
        <w:spacing w:afterLines="120" w:after="288" w:line="360" w:lineRule="auto"/>
        <w:rPr>
          <w:rFonts w:asciiTheme="minorHAnsi" w:hAnsiTheme="minorHAnsi" w:cstheme="minorHAnsi"/>
          <w:sz w:val="22"/>
          <w:highlight w:val="lightGray"/>
        </w:rPr>
      </w:pPr>
      <w:r>
        <w:rPr>
          <w:rFonts w:asciiTheme="minorHAnsi" w:hAnsiTheme="minorHAnsi" w:cstheme="minorHAnsi"/>
          <w:sz w:val="22"/>
          <w:highlight w:val="lightGray"/>
        </w:rPr>
        <w:t xml:space="preserve">This category of software packages contains three distinct groups of software solutions that cannot really be compared to each other. </w:t>
      </w:r>
      <w:proofErr w:type="spellStart"/>
      <w:r>
        <w:rPr>
          <w:rFonts w:asciiTheme="minorHAnsi" w:hAnsiTheme="minorHAnsi" w:cstheme="minorHAnsi"/>
          <w:sz w:val="22"/>
          <w:highlight w:val="lightGray"/>
        </w:rPr>
        <w:t>MapServer</w:t>
      </w:r>
      <w:proofErr w:type="spellEnd"/>
      <w:r>
        <w:rPr>
          <w:rFonts w:asciiTheme="minorHAnsi" w:hAnsiTheme="minorHAnsi" w:cstheme="minorHAnsi"/>
          <w:sz w:val="22"/>
          <w:highlight w:val="lightGray"/>
        </w:rPr>
        <w:t xml:space="preserve">, </w:t>
      </w:r>
      <w:proofErr w:type="spellStart"/>
      <w:r>
        <w:rPr>
          <w:rFonts w:asciiTheme="minorHAnsi" w:hAnsiTheme="minorHAnsi" w:cstheme="minorHAnsi"/>
          <w:sz w:val="22"/>
          <w:highlight w:val="lightGray"/>
        </w:rPr>
        <w:t>MapGuide</w:t>
      </w:r>
      <w:proofErr w:type="spellEnd"/>
      <w:r>
        <w:rPr>
          <w:rFonts w:asciiTheme="minorHAnsi" w:hAnsiTheme="minorHAnsi" w:cstheme="minorHAnsi"/>
          <w:sz w:val="22"/>
          <w:highlight w:val="lightGray"/>
        </w:rPr>
        <w:t xml:space="preserve">, </w:t>
      </w:r>
      <w:proofErr w:type="spellStart"/>
      <w:r>
        <w:rPr>
          <w:rFonts w:asciiTheme="minorHAnsi" w:hAnsiTheme="minorHAnsi" w:cstheme="minorHAnsi"/>
          <w:sz w:val="22"/>
          <w:highlight w:val="lightGray"/>
        </w:rPr>
        <w:t>GeoMOOSE</w:t>
      </w:r>
      <w:proofErr w:type="spellEnd"/>
      <w:r>
        <w:rPr>
          <w:rFonts w:asciiTheme="minorHAnsi" w:hAnsiTheme="minorHAnsi" w:cstheme="minorHAnsi"/>
          <w:sz w:val="22"/>
          <w:highlight w:val="lightGray"/>
        </w:rPr>
        <w:t xml:space="preserve"> and </w:t>
      </w:r>
      <w:proofErr w:type="spellStart"/>
      <w:r>
        <w:rPr>
          <w:rFonts w:asciiTheme="minorHAnsi" w:hAnsiTheme="minorHAnsi" w:cstheme="minorHAnsi"/>
          <w:sz w:val="22"/>
          <w:highlight w:val="lightGray"/>
        </w:rPr>
        <w:t>Mapbinder</w:t>
      </w:r>
      <w:proofErr w:type="spellEnd"/>
      <w:r>
        <w:rPr>
          <w:rFonts w:asciiTheme="minorHAnsi" w:hAnsiTheme="minorHAnsi" w:cstheme="minorHAnsi"/>
          <w:sz w:val="22"/>
          <w:highlight w:val="lightGray"/>
        </w:rPr>
        <w:t xml:space="preserve"> are web mapping servers and are hence not trying to provide the analytical functionality that forms part of the system feature requirements outlined in Chapter 4. Similarly, </w:t>
      </w:r>
      <w:proofErr w:type="spellStart"/>
      <w:r>
        <w:rPr>
          <w:rFonts w:asciiTheme="minorHAnsi" w:hAnsiTheme="minorHAnsi" w:cstheme="minorHAnsi"/>
          <w:sz w:val="22"/>
          <w:highlight w:val="lightGray"/>
        </w:rPr>
        <w:t>PyWPS</w:t>
      </w:r>
      <w:proofErr w:type="spellEnd"/>
      <w:r>
        <w:rPr>
          <w:rFonts w:asciiTheme="minorHAnsi" w:hAnsiTheme="minorHAnsi" w:cstheme="minorHAnsi"/>
          <w:sz w:val="22"/>
          <w:highlight w:val="lightGray"/>
        </w:rPr>
        <w:t xml:space="preserve"> is a specialized software that Open Hazus developers might very well utilize for the sharing of geoprocessing libraries – </w:t>
      </w:r>
      <w:proofErr w:type="spellStart"/>
      <w:r>
        <w:rPr>
          <w:rFonts w:asciiTheme="minorHAnsi" w:hAnsiTheme="minorHAnsi" w:cstheme="minorHAnsi"/>
          <w:sz w:val="22"/>
          <w:highlight w:val="lightGray"/>
        </w:rPr>
        <w:t>PyWPS</w:t>
      </w:r>
      <w:proofErr w:type="spellEnd"/>
      <w:r>
        <w:rPr>
          <w:rFonts w:asciiTheme="minorHAnsi" w:hAnsiTheme="minorHAnsi" w:cstheme="minorHAnsi"/>
          <w:sz w:val="22"/>
          <w:highlight w:val="lightGray"/>
        </w:rPr>
        <w:t xml:space="preserve"> easily beat all other packages in </w:t>
      </w:r>
      <w:r>
        <w:rPr>
          <w:rFonts w:asciiTheme="minorHAnsi" w:hAnsiTheme="minorHAnsi" w:cstheme="minorHAnsi"/>
          <w:sz w:val="22"/>
          <w:highlight w:val="lightGray"/>
        </w:rPr>
        <w:lastRenderedPageBreak/>
        <w:t xml:space="preserve">the category of automation. In the end, however, the recommendation is a virtual tie between the very comprehensive solutions offered by </w:t>
      </w:r>
      <w:proofErr w:type="spellStart"/>
      <w:r>
        <w:rPr>
          <w:rFonts w:asciiTheme="minorHAnsi" w:hAnsiTheme="minorHAnsi" w:cstheme="minorHAnsi"/>
          <w:sz w:val="22"/>
          <w:highlight w:val="lightGray"/>
        </w:rPr>
        <w:t>GeoServer</w:t>
      </w:r>
      <w:proofErr w:type="spellEnd"/>
      <w:r>
        <w:rPr>
          <w:rFonts w:asciiTheme="minorHAnsi" w:hAnsiTheme="minorHAnsi" w:cstheme="minorHAnsi"/>
          <w:sz w:val="22"/>
          <w:highlight w:val="lightGray"/>
        </w:rPr>
        <w:t xml:space="preserve"> and Carto. Compared to </w:t>
      </w:r>
      <w:proofErr w:type="spellStart"/>
      <w:r>
        <w:rPr>
          <w:rFonts w:asciiTheme="minorHAnsi" w:hAnsiTheme="minorHAnsi" w:cstheme="minorHAnsi"/>
          <w:sz w:val="22"/>
          <w:highlight w:val="lightGray"/>
        </w:rPr>
        <w:t>GeoServer</w:t>
      </w:r>
      <w:proofErr w:type="spellEnd"/>
      <w:r>
        <w:rPr>
          <w:rFonts w:asciiTheme="minorHAnsi" w:hAnsiTheme="minorHAnsi" w:cstheme="minorHAnsi"/>
          <w:sz w:val="22"/>
          <w:highlight w:val="lightGray"/>
        </w:rPr>
        <w:t xml:space="preserve">, Carto is the new kid on the block; but it has garnered an impressive list of Fortune 500 and government clients. Carto is extremely user friendly, emphasizing visualization and business analytics over </w:t>
      </w:r>
      <w:proofErr w:type="spellStart"/>
      <w:r>
        <w:rPr>
          <w:rFonts w:asciiTheme="minorHAnsi" w:hAnsiTheme="minorHAnsi" w:cstheme="minorHAnsi"/>
          <w:sz w:val="22"/>
          <w:highlight w:val="lightGray"/>
        </w:rPr>
        <w:t>GeoServer’s</w:t>
      </w:r>
      <w:proofErr w:type="spellEnd"/>
      <w:r>
        <w:rPr>
          <w:rFonts w:asciiTheme="minorHAnsi" w:hAnsiTheme="minorHAnsi" w:cstheme="minorHAnsi"/>
          <w:sz w:val="22"/>
          <w:highlight w:val="lightGray"/>
        </w:rPr>
        <w:t xml:space="preserve"> more traditional GIS perspective. </w:t>
      </w:r>
      <w:proofErr w:type="spellStart"/>
      <w:r>
        <w:rPr>
          <w:rFonts w:asciiTheme="minorHAnsi" w:hAnsiTheme="minorHAnsi" w:cstheme="minorHAnsi"/>
          <w:sz w:val="22"/>
          <w:highlight w:val="lightGray"/>
        </w:rPr>
        <w:t>GeoServer</w:t>
      </w:r>
      <w:proofErr w:type="spellEnd"/>
      <w:r>
        <w:rPr>
          <w:rFonts w:asciiTheme="minorHAnsi" w:hAnsiTheme="minorHAnsi" w:cstheme="minorHAnsi"/>
          <w:sz w:val="22"/>
          <w:highlight w:val="lightGray"/>
        </w:rPr>
        <w:t xml:space="preserve"> is the more conservative and expensive almost-all-in-one solution that would minimize development efforts </w:t>
      </w:r>
      <w:r w:rsidR="005336C8">
        <w:rPr>
          <w:rFonts w:asciiTheme="minorHAnsi" w:hAnsiTheme="minorHAnsi" w:cstheme="minorHAnsi"/>
          <w:sz w:val="22"/>
          <w:highlight w:val="lightGray"/>
        </w:rPr>
        <w:t xml:space="preserve">especially in the startup phase of the Open Hazus project. The supporting company Boundless is committed to working with stable open source code bases and plays a similar role in the geospatial world as Red Hat does in the Linux world. </w:t>
      </w:r>
      <w:proofErr w:type="spellStart"/>
      <w:r w:rsidR="005336C8">
        <w:rPr>
          <w:rFonts w:asciiTheme="minorHAnsi" w:hAnsiTheme="minorHAnsi" w:cstheme="minorHAnsi"/>
          <w:sz w:val="22"/>
          <w:highlight w:val="lightGray"/>
        </w:rPr>
        <w:t>GeoServer</w:t>
      </w:r>
      <w:proofErr w:type="spellEnd"/>
      <w:r w:rsidR="005336C8">
        <w:rPr>
          <w:rFonts w:asciiTheme="minorHAnsi" w:hAnsiTheme="minorHAnsi" w:cstheme="minorHAnsi"/>
          <w:sz w:val="22"/>
          <w:highlight w:val="lightGray"/>
        </w:rPr>
        <w:t xml:space="preserve"> and Carto represent one end of the spectrum of Open Hazus approaches, with </w:t>
      </w:r>
      <w:proofErr w:type="spellStart"/>
      <w:r w:rsidR="005336C8">
        <w:rPr>
          <w:rFonts w:asciiTheme="minorHAnsi" w:hAnsiTheme="minorHAnsi" w:cstheme="minorHAnsi"/>
          <w:sz w:val="22"/>
          <w:highlight w:val="lightGray"/>
        </w:rPr>
        <w:t>Jupyter</w:t>
      </w:r>
      <w:proofErr w:type="spellEnd"/>
      <w:r w:rsidR="005336C8">
        <w:rPr>
          <w:rFonts w:asciiTheme="minorHAnsi" w:hAnsiTheme="minorHAnsi" w:cstheme="minorHAnsi"/>
          <w:sz w:val="22"/>
          <w:highlight w:val="lightGray"/>
        </w:rPr>
        <w:t xml:space="preserve"> and R (to be discussed in section 7.2.5) representing the exact opposite (high development effort but maximum flexibility and “openness”.</w:t>
      </w:r>
    </w:p>
    <w:p w14:paraId="2E95D298" w14:textId="3DD6896E" w:rsidR="00B2790C" w:rsidRPr="00DE3D8D" w:rsidRDefault="00B2790C" w:rsidP="00B2790C">
      <w:pPr>
        <w:pStyle w:val="Heading2"/>
        <w:numPr>
          <w:ilvl w:val="2"/>
          <w:numId w:val="23"/>
        </w:numPr>
        <w:rPr>
          <w:sz w:val="24"/>
          <w:highlight w:val="lightGray"/>
        </w:rPr>
      </w:pPr>
      <w:r>
        <w:rPr>
          <w:sz w:val="24"/>
          <w:highlight w:val="lightGray"/>
        </w:rPr>
        <w:t>JavaScript Libraries</w:t>
      </w:r>
    </w:p>
    <w:p w14:paraId="16488B9A" w14:textId="635C4B0F" w:rsidR="00961C9B" w:rsidRDefault="00B2790C" w:rsidP="00961C9B">
      <w:pPr>
        <w:spacing w:afterLines="120" w:after="288" w:line="360" w:lineRule="auto"/>
        <w:rPr>
          <w:rFonts w:asciiTheme="minorHAnsi" w:hAnsiTheme="minorHAnsi" w:cstheme="minorHAnsi"/>
          <w:sz w:val="22"/>
          <w:highlight w:val="lightGray"/>
        </w:rPr>
      </w:pPr>
      <w:proofErr w:type="spellStart"/>
      <w:r>
        <w:rPr>
          <w:rFonts w:asciiTheme="minorHAnsi" w:hAnsiTheme="minorHAnsi" w:cstheme="minorHAnsi"/>
          <w:sz w:val="22"/>
          <w:highlight w:val="lightGray"/>
        </w:rPr>
        <w:t>OpenLayers</w:t>
      </w:r>
      <w:proofErr w:type="spellEnd"/>
      <w:r>
        <w:rPr>
          <w:rFonts w:asciiTheme="minorHAnsi" w:hAnsiTheme="minorHAnsi" w:cstheme="minorHAnsi"/>
          <w:sz w:val="22"/>
          <w:highlight w:val="lightGray"/>
        </w:rPr>
        <w:t xml:space="preserve"> and Leaflet are the two libraries that every geospatial application developer would name as obvious choices for browser-based clients. Leaflet is the newer of the two and has a very slight edge in the system features group, while </w:t>
      </w:r>
      <w:proofErr w:type="spellStart"/>
      <w:r>
        <w:rPr>
          <w:rFonts w:asciiTheme="minorHAnsi" w:hAnsiTheme="minorHAnsi" w:cstheme="minorHAnsi"/>
          <w:sz w:val="22"/>
          <w:highlight w:val="lightGray"/>
        </w:rPr>
        <w:t>OpenLayers</w:t>
      </w:r>
      <w:proofErr w:type="spellEnd"/>
      <w:r>
        <w:rPr>
          <w:rFonts w:asciiTheme="minorHAnsi" w:hAnsiTheme="minorHAnsi" w:cstheme="minorHAnsi"/>
          <w:sz w:val="22"/>
          <w:highlight w:val="lightGray"/>
        </w:rPr>
        <w:t xml:space="preserve"> </w:t>
      </w:r>
      <w:r w:rsidR="00D52D6B">
        <w:rPr>
          <w:rFonts w:asciiTheme="minorHAnsi" w:hAnsiTheme="minorHAnsi" w:cstheme="minorHAnsi"/>
          <w:sz w:val="22"/>
          <w:highlight w:val="lightGray"/>
        </w:rPr>
        <w:t>reverses its position in the software quality attributes category</w:t>
      </w:r>
      <w:r w:rsidR="00961C9B">
        <w:rPr>
          <w:rFonts w:asciiTheme="minorHAnsi" w:hAnsiTheme="minorHAnsi" w:cstheme="minorHAnsi"/>
          <w:sz w:val="22"/>
          <w:highlight w:val="lightGray"/>
        </w:rPr>
        <w:t>.</w:t>
      </w:r>
      <w:r w:rsidR="00D52D6B">
        <w:rPr>
          <w:rFonts w:asciiTheme="minorHAnsi" w:hAnsiTheme="minorHAnsi" w:cstheme="minorHAnsi"/>
          <w:sz w:val="22"/>
          <w:highlight w:val="lightGray"/>
        </w:rPr>
        <w:t xml:space="preserve"> The differences in either case </w:t>
      </w:r>
      <w:proofErr w:type="gramStart"/>
      <w:r w:rsidR="00D52D6B">
        <w:rPr>
          <w:rFonts w:asciiTheme="minorHAnsi" w:hAnsiTheme="minorHAnsi" w:cstheme="minorHAnsi"/>
          <w:sz w:val="22"/>
          <w:highlight w:val="lightGray"/>
        </w:rPr>
        <w:t>are</w:t>
      </w:r>
      <w:proofErr w:type="gramEnd"/>
      <w:r w:rsidR="00D52D6B">
        <w:rPr>
          <w:rFonts w:asciiTheme="minorHAnsi" w:hAnsiTheme="minorHAnsi" w:cstheme="minorHAnsi"/>
          <w:sz w:val="22"/>
          <w:highlight w:val="lightGray"/>
        </w:rPr>
        <w:t xml:space="preserve"> too small (and dependent on the not very robust weights) to overcome individual developers’ preferences. It is worthwhile noting that in the systems features group, the relatively new and not as widely used turf library is beating its better-known competitors. The Open Hazus development team would be well advised to keep an eye out for this library to see how it fares in the long run </w:t>
      </w:r>
      <w:proofErr w:type="gramStart"/>
      <w:r w:rsidR="00D52D6B">
        <w:rPr>
          <w:rFonts w:asciiTheme="minorHAnsi" w:hAnsiTheme="minorHAnsi" w:cstheme="minorHAnsi"/>
          <w:sz w:val="22"/>
          <w:highlight w:val="lightGray"/>
        </w:rPr>
        <w:t>in regard to</w:t>
      </w:r>
      <w:proofErr w:type="gramEnd"/>
      <w:r w:rsidR="00D52D6B">
        <w:rPr>
          <w:rFonts w:asciiTheme="minorHAnsi" w:hAnsiTheme="minorHAnsi" w:cstheme="minorHAnsi"/>
          <w:sz w:val="22"/>
          <w:highlight w:val="lightGray"/>
        </w:rPr>
        <w:t xml:space="preserve"> foreseeable longevity. In the combined ranking, it is already beating </w:t>
      </w:r>
      <w:proofErr w:type="spellStart"/>
      <w:r w:rsidR="00D52D6B">
        <w:rPr>
          <w:rFonts w:asciiTheme="minorHAnsi" w:hAnsiTheme="minorHAnsi" w:cstheme="minorHAnsi"/>
          <w:sz w:val="22"/>
          <w:highlight w:val="lightGray"/>
        </w:rPr>
        <w:t>OpenLayers</w:t>
      </w:r>
      <w:proofErr w:type="spellEnd"/>
      <w:r w:rsidR="00D52D6B">
        <w:rPr>
          <w:rFonts w:asciiTheme="minorHAnsi" w:hAnsiTheme="minorHAnsi" w:cstheme="minorHAnsi"/>
          <w:sz w:val="22"/>
          <w:highlight w:val="lightGray"/>
        </w:rPr>
        <w:t>.</w:t>
      </w:r>
    </w:p>
    <w:p w14:paraId="4513D6ED" w14:textId="17F26D79" w:rsidR="00D52D6B" w:rsidRPr="00DE3D8D" w:rsidRDefault="00D52D6B" w:rsidP="00D52D6B">
      <w:pPr>
        <w:pStyle w:val="Heading2"/>
        <w:numPr>
          <w:ilvl w:val="2"/>
          <w:numId w:val="23"/>
        </w:numPr>
        <w:rPr>
          <w:sz w:val="24"/>
          <w:highlight w:val="lightGray"/>
        </w:rPr>
      </w:pPr>
      <w:r>
        <w:rPr>
          <w:sz w:val="24"/>
          <w:highlight w:val="lightGray"/>
        </w:rPr>
        <w:t>Geospatial Libraries</w:t>
      </w:r>
    </w:p>
    <w:p w14:paraId="78205EB2" w14:textId="7AAE7979" w:rsidR="00961C9B" w:rsidRPr="001F1F04" w:rsidRDefault="00F97686" w:rsidP="00961C9B">
      <w:pPr>
        <w:spacing w:afterLines="120" w:after="288" w:line="360" w:lineRule="auto"/>
        <w:rPr>
          <w:rFonts w:asciiTheme="minorHAnsi" w:hAnsiTheme="minorHAnsi" w:cstheme="minorHAnsi"/>
          <w:sz w:val="22"/>
          <w:szCs w:val="22"/>
          <w:highlight w:val="lightGray"/>
        </w:rPr>
      </w:pPr>
      <w:r w:rsidRPr="001F1F04">
        <w:rPr>
          <w:rFonts w:asciiTheme="minorHAnsi" w:hAnsiTheme="minorHAnsi" w:cstheme="minorHAnsi"/>
          <w:sz w:val="22"/>
          <w:szCs w:val="22"/>
          <w:highlight w:val="lightGray"/>
        </w:rPr>
        <w:t xml:space="preserve">As in the Web GIS category, the entrants in this group are a very diverse bunch with typically highly specialized functionality. As elaborated on in section 7.1, these libraries are not mutually exclusive. GDAL/OGR got a perfect score in what it was written for and yet ranks only fourth for system features. It will nevertheless undoubtedly be part of any Open Hazus solution. The same is probably true for the </w:t>
      </w:r>
      <w:proofErr w:type="spellStart"/>
      <w:r w:rsidRPr="001F1F04">
        <w:rPr>
          <w:rFonts w:asciiTheme="minorHAnsi" w:hAnsiTheme="minorHAnsi" w:cstheme="minorHAnsi"/>
          <w:sz w:val="22"/>
          <w:szCs w:val="22"/>
          <w:highlight w:val="lightGray"/>
        </w:rPr>
        <w:t>GeoTools</w:t>
      </w:r>
      <w:proofErr w:type="spellEnd"/>
      <w:r w:rsidRPr="001F1F04">
        <w:rPr>
          <w:rFonts w:asciiTheme="minorHAnsi" w:hAnsiTheme="minorHAnsi" w:cstheme="minorHAnsi"/>
          <w:sz w:val="22"/>
          <w:szCs w:val="22"/>
          <w:highlight w:val="lightGray"/>
        </w:rPr>
        <w:t xml:space="preserve"> library, which every serious developer of GIS-able software should be familiar with. In the end, the clear winner in this category, however, is </w:t>
      </w:r>
      <w:proofErr w:type="spellStart"/>
      <w:r w:rsidRPr="001F1F04">
        <w:rPr>
          <w:rFonts w:asciiTheme="minorHAnsi" w:hAnsiTheme="minorHAnsi" w:cstheme="minorHAnsi"/>
          <w:sz w:val="22"/>
          <w:szCs w:val="22"/>
          <w:highlight w:val="lightGray"/>
        </w:rPr>
        <w:t>GeoWave</w:t>
      </w:r>
      <w:proofErr w:type="spellEnd"/>
      <w:r w:rsidRPr="001F1F04">
        <w:rPr>
          <w:rFonts w:asciiTheme="minorHAnsi" w:hAnsiTheme="minorHAnsi" w:cstheme="minorHAnsi"/>
          <w:sz w:val="22"/>
          <w:szCs w:val="22"/>
          <w:highlight w:val="lightGray"/>
        </w:rPr>
        <w:t>. It may not be part of version 1 of Open Hazus but with its pole position in both geospatial libraries and no-SQL databases, it cannot escape the attention of anyone who endeavors to support the massive data requirements expounded repeatedly in Chapter 4.</w:t>
      </w:r>
    </w:p>
    <w:p w14:paraId="3EADD95F" w14:textId="49A40D3C" w:rsidR="009D58E6" w:rsidRPr="001F1F04" w:rsidRDefault="009D58E6" w:rsidP="009D58E6">
      <w:pPr>
        <w:pStyle w:val="Heading2"/>
        <w:numPr>
          <w:ilvl w:val="2"/>
          <w:numId w:val="23"/>
        </w:numPr>
        <w:rPr>
          <w:sz w:val="24"/>
          <w:highlight w:val="lightGray"/>
        </w:rPr>
      </w:pPr>
      <w:r w:rsidRPr="001F1F04">
        <w:rPr>
          <w:sz w:val="24"/>
          <w:highlight w:val="lightGray"/>
        </w:rPr>
        <w:lastRenderedPageBreak/>
        <w:t>Spatially Enabled Platforms</w:t>
      </w:r>
    </w:p>
    <w:p w14:paraId="66B86AB8" w14:textId="07FE8C90" w:rsidR="00D52D6B" w:rsidRPr="00E74722" w:rsidRDefault="001F1F04" w:rsidP="00961C9B">
      <w:pPr>
        <w:spacing w:afterLines="120" w:after="288"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This may be the most challenging group of open source solutions for traditional Hazus users, especially if their expertise is rooted in the GIS realm. Of the four solutions researched here, the easiest to exclude is Repast. The user communities for Repast and Hazus overlap only minimally and the conceptual burden to perceive of Hazus through the eyes of individual-based modeling is probably too big to warrant further scrutiny in this direction. Eclipse and </w:t>
      </w:r>
      <w:proofErr w:type="spellStart"/>
      <w:r w:rsidRPr="00E74722">
        <w:rPr>
          <w:rFonts w:asciiTheme="minorHAnsi" w:hAnsiTheme="minorHAnsi" w:cstheme="minorHAnsi"/>
          <w:sz w:val="22"/>
          <w:szCs w:val="22"/>
          <w:highlight w:val="lightGray"/>
        </w:rPr>
        <w:t>Jupyter</w:t>
      </w:r>
      <w:proofErr w:type="spellEnd"/>
      <w:r w:rsidRPr="00E74722">
        <w:rPr>
          <w:rFonts w:asciiTheme="minorHAnsi" w:hAnsiTheme="minorHAnsi" w:cstheme="minorHAnsi"/>
          <w:sz w:val="22"/>
          <w:szCs w:val="22"/>
          <w:highlight w:val="lightGray"/>
        </w:rPr>
        <w:t xml:space="preserve"> represent to extreme opposite end of the development effort spectrum alluded to in 7.2.2. </w:t>
      </w:r>
      <w:r w:rsidR="00A668C4" w:rsidRPr="00E74722">
        <w:rPr>
          <w:rFonts w:asciiTheme="minorHAnsi" w:hAnsiTheme="minorHAnsi" w:cstheme="minorHAnsi"/>
          <w:sz w:val="22"/>
          <w:szCs w:val="22"/>
          <w:highlight w:val="lightGray"/>
        </w:rPr>
        <w:t xml:space="preserve">Both offer an extremely well established and feature-rich environment and, of course, a huge developer community. In addition, the freedom to combine any and every conceivable software solution is a very promising prospect in the long run. Compared to an Open Hazus solution based on </w:t>
      </w:r>
      <w:proofErr w:type="spellStart"/>
      <w:r w:rsidR="00A668C4" w:rsidRPr="00E74722">
        <w:rPr>
          <w:rFonts w:asciiTheme="minorHAnsi" w:hAnsiTheme="minorHAnsi" w:cstheme="minorHAnsi"/>
          <w:sz w:val="22"/>
          <w:szCs w:val="22"/>
          <w:highlight w:val="lightGray"/>
        </w:rPr>
        <w:t>GeoServer</w:t>
      </w:r>
      <w:proofErr w:type="spellEnd"/>
      <w:r w:rsidR="00A668C4" w:rsidRPr="00E74722">
        <w:rPr>
          <w:rFonts w:asciiTheme="minorHAnsi" w:hAnsiTheme="minorHAnsi" w:cstheme="minorHAnsi"/>
          <w:sz w:val="22"/>
          <w:szCs w:val="22"/>
          <w:highlight w:val="lightGray"/>
        </w:rPr>
        <w:t xml:space="preserve"> or Carto, version 1 would most likely take as many years to develop as it would take month with the ready-made packages. </w:t>
      </w:r>
    </w:p>
    <w:p w14:paraId="46AD78C2" w14:textId="24A8CF2E" w:rsidR="00A668C4" w:rsidRPr="00E74722" w:rsidRDefault="00A668C4" w:rsidP="00961C9B">
      <w:pPr>
        <w:spacing w:afterLines="120" w:after="288"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Less extreme, and with almost the same amount of flexibility, is an Open Hazus implementation based on R. Compared to the geospatial community, the developer base is huge and the range of solutions </w:t>
      </w:r>
      <w:proofErr w:type="gramStart"/>
      <w:r w:rsidRPr="00E74722">
        <w:rPr>
          <w:rFonts w:asciiTheme="minorHAnsi" w:hAnsiTheme="minorHAnsi" w:cstheme="minorHAnsi"/>
          <w:sz w:val="22"/>
          <w:szCs w:val="22"/>
          <w:highlight w:val="lightGray"/>
        </w:rPr>
        <w:t>in regard to</w:t>
      </w:r>
      <w:proofErr w:type="gramEnd"/>
      <w:r w:rsidRPr="00E74722">
        <w:rPr>
          <w:rFonts w:asciiTheme="minorHAnsi" w:hAnsiTheme="minorHAnsi" w:cstheme="minorHAnsi"/>
          <w:sz w:val="22"/>
          <w:szCs w:val="22"/>
          <w:highlight w:val="lightGray"/>
        </w:rPr>
        <w:t xml:space="preserve"> usability, visualization, and especially analytics is impressive. The development effort would be considerably less than it is for Eclipse and </w:t>
      </w:r>
      <w:proofErr w:type="spellStart"/>
      <w:r w:rsidRPr="00E74722">
        <w:rPr>
          <w:rFonts w:asciiTheme="minorHAnsi" w:hAnsiTheme="minorHAnsi" w:cstheme="minorHAnsi"/>
          <w:sz w:val="22"/>
          <w:szCs w:val="22"/>
          <w:highlight w:val="lightGray"/>
        </w:rPr>
        <w:t>Jupyter</w:t>
      </w:r>
      <w:proofErr w:type="spellEnd"/>
      <w:r w:rsidRPr="00E74722">
        <w:rPr>
          <w:rFonts w:asciiTheme="minorHAnsi" w:hAnsiTheme="minorHAnsi" w:cstheme="minorHAnsi"/>
          <w:sz w:val="22"/>
          <w:szCs w:val="22"/>
          <w:highlight w:val="lightGray"/>
        </w:rPr>
        <w:t xml:space="preserve">, meaning that a prototype could be </w:t>
      </w:r>
      <w:r w:rsidR="003553F5" w:rsidRPr="00E74722">
        <w:rPr>
          <w:rFonts w:asciiTheme="minorHAnsi" w:hAnsiTheme="minorHAnsi" w:cstheme="minorHAnsi"/>
          <w:sz w:val="22"/>
          <w:szCs w:val="22"/>
          <w:highlight w:val="lightGray"/>
        </w:rPr>
        <w:t xml:space="preserve">developed relatively easily. The main drawback is a not yet convincing support for massive data (although the </w:t>
      </w:r>
      <w:hyperlink r:id="rId24" w:history="1">
        <w:r w:rsidR="003553F5" w:rsidRPr="00E74722">
          <w:rPr>
            <w:rStyle w:val="Hyperlink"/>
            <w:rFonts w:asciiTheme="minorHAnsi" w:hAnsiTheme="minorHAnsi" w:cstheme="minorHAnsi"/>
            <w:sz w:val="22"/>
            <w:szCs w:val="22"/>
            <w:highlight w:val="lightGray"/>
          </w:rPr>
          <w:t>STARS package</w:t>
        </w:r>
      </w:hyperlink>
      <w:r w:rsidR="003553F5" w:rsidRPr="00E74722">
        <w:rPr>
          <w:rFonts w:asciiTheme="minorHAnsi" w:hAnsiTheme="minorHAnsi" w:cstheme="minorHAnsi"/>
          <w:sz w:val="22"/>
          <w:szCs w:val="22"/>
          <w:highlight w:val="lightGray"/>
        </w:rPr>
        <w:t xml:space="preserve"> shows an interesting pathway). From the perspective of software quality attributes, R is the clear winner in the category of spatially enabled platforms. It is </w:t>
      </w:r>
      <w:proofErr w:type="spellStart"/>
      <w:r w:rsidR="003553F5" w:rsidRPr="00E74722">
        <w:rPr>
          <w:rFonts w:asciiTheme="minorHAnsi" w:hAnsiTheme="minorHAnsi" w:cstheme="minorHAnsi"/>
          <w:sz w:val="22"/>
          <w:szCs w:val="22"/>
          <w:highlight w:val="lightGray"/>
        </w:rPr>
        <w:t>Jupyter’s</w:t>
      </w:r>
      <w:proofErr w:type="spellEnd"/>
      <w:r w:rsidR="003553F5" w:rsidRPr="00E74722">
        <w:rPr>
          <w:rFonts w:asciiTheme="minorHAnsi" w:hAnsiTheme="minorHAnsi" w:cstheme="minorHAnsi"/>
          <w:sz w:val="22"/>
          <w:szCs w:val="22"/>
          <w:highlight w:val="lightGray"/>
        </w:rPr>
        <w:t xml:space="preserve"> perfect score on the automation side that beats it in the overall evaluation.</w:t>
      </w:r>
    </w:p>
    <w:p w14:paraId="35BDAF7D" w14:textId="6CE079CD" w:rsidR="003553F5" w:rsidRPr="00E74722" w:rsidRDefault="003553F5" w:rsidP="003553F5">
      <w:pPr>
        <w:pStyle w:val="Heading2"/>
        <w:numPr>
          <w:ilvl w:val="2"/>
          <w:numId w:val="23"/>
        </w:numPr>
        <w:rPr>
          <w:sz w:val="24"/>
          <w:highlight w:val="lightGray"/>
        </w:rPr>
      </w:pPr>
      <w:r w:rsidRPr="00E74722">
        <w:rPr>
          <w:sz w:val="24"/>
          <w:highlight w:val="lightGray"/>
        </w:rPr>
        <w:t>Geospatial Databases</w:t>
      </w:r>
    </w:p>
    <w:p w14:paraId="12772373" w14:textId="1B6BAE75" w:rsidR="00F97686" w:rsidRPr="00E74722" w:rsidRDefault="003553F5" w:rsidP="00961C9B">
      <w:pPr>
        <w:spacing w:afterLines="120" w:after="288" w:line="360" w:lineRule="auto"/>
        <w:rPr>
          <w:rFonts w:asciiTheme="minorHAnsi" w:hAnsiTheme="minorHAnsi" w:cstheme="minorHAnsi"/>
          <w:sz w:val="22"/>
          <w:szCs w:val="22"/>
          <w:highlight w:val="lightGray"/>
        </w:rPr>
      </w:pPr>
      <w:proofErr w:type="spellStart"/>
      <w:r w:rsidRPr="00E74722">
        <w:rPr>
          <w:rFonts w:asciiTheme="minorHAnsi" w:hAnsiTheme="minorHAnsi" w:cstheme="minorHAnsi"/>
          <w:sz w:val="22"/>
          <w:szCs w:val="22"/>
          <w:highlight w:val="lightGray"/>
        </w:rPr>
        <w:t>PostGIS</w:t>
      </w:r>
      <w:proofErr w:type="spellEnd"/>
      <w:r w:rsidRPr="00E74722">
        <w:rPr>
          <w:rFonts w:asciiTheme="minorHAnsi" w:hAnsiTheme="minorHAnsi" w:cstheme="minorHAnsi"/>
          <w:sz w:val="22"/>
          <w:szCs w:val="22"/>
          <w:highlight w:val="lightGray"/>
        </w:rPr>
        <w:t xml:space="preserve"> is the clear winner in this category. It will </w:t>
      </w:r>
      <w:proofErr w:type="gramStart"/>
      <w:r w:rsidR="00B10CFF" w:rsidRPr="00E74722">
        <w:rPr>
          <w:rFonts w:asciiTheme="minorHAnsi" w:hAnsiTheme="minorHAnsi" w:cstheme="minorHAnsi"/>
          <w:sz w:val="22"/>
          <w:szCs w:val="22"/>
          <w:highlight w:val="lightGray"/>
        </w:rPr>
        <w:t>definitely be</w:t>
      </w:r>
      <w:proofErr w:type="gramEnd"/>
      <w:r w:rsidR="00B10CFF" w:rsidRPr="00E74722">
        <w:rPr>
          <w:rFonts w:asciiTheme="minorHAnsi" w:hAnsiTheme="minorHAnsi" w:cstheme="minorHAnsi"/>
          <w:sz w:val="22"/>
          <w:szCs w:val="22"/>
          <w:highlight w:val="lightGray"/>
        </w:rPr>
        <w:t xml:space="preserve"> the basis of version 1 of Open Hazus. The other two software package scrutinized here are for specialized solutions. </w:t>
      </w:r>
      <w:proofErr w:type="spellStart"/>
      <w:r w:rsidR="00B10CFF" w:rsidRPr="00E74722">
        <w:rPr>
          <w:rFonts w:asciiTheme="minorHAnsi" w:hAnsiTheme="minorHAnsi" w:cstheme="minorHAnsi"/>
          <w:sz w:val="22"/>
          <w:szCs w:val="22"/>
          <w:highlight w:val="lightGray"/>
        </w:rPr>
        <w:t>SpatiaLite</w:t>
      </w:r>
      <w:proofErr w:type="spellEnd"/>
      <w:r w:rsidR="00B10CFF" w:rsidRPr="00E74722">
        <w:rPr>
          <w:rFonts w:asciiTheme="minorHAnsi" w:hAnsiTheme="minorHAnsi" w:cstheme="minorHAnsi"/>
          <w:sz w:val="22"/>
          <w:szCs w:val="22"/>
          <w:highlight w:val="lightGray"/>
        </w:rPr>
        <w:t xml:space="preserve"> is extremely easy and capable for small to medium-sized projects and hence ideal for field-based applications</w:t>
      </w:r>
      <w:r w:rsidR="00253926" w:rsidRPr="00E74722">
        <w:rPr>
          <w:rFonts w:asciiTheme="minorHAnsi" w:hAnsiTheme="minorHAnsi" w:cstheme="minorHAnsi"/>
          <w:sz w:val="22"/>
          <w:szCs w:val="22"/>
          <w:highlight w:val="lightGray"/>
        </w:rPr>
        <w:t xml:space="preserve">, for example in emergency response. </w:t>
      </w:r>
      <w:proofErr w:type="spellStart"/>
      <w:r w:rsidR="00253926" w:rsidRPr="00E74722">
        <w:rPr>
          <w:rFonts w:asciiTheme="minorHAnsi" w:hAnsiTheme="minorHAnsi" w:cstheme="minorHAnsi"/>
          <w:sz w:val="22"/>
          <w:szCs w:val="22"/>
          <w:highlight w:val="lightGray"/>
        </w:rPr>
        <w:t>Rasdaman</w:t>
      </w:r>
      <w:proofErr w:type="spellEnd"/>
      <w:r w:rsidR="00253926" w:rsidRPr="00E74722">
        <w:rPr>
          <w:rFonts w:asciiTheme="minorHAnsi" w:hAnsiTheme="minorHAnsi" w:cstheme="minorHAnsi"/>
          <w:sz w:val="22"/>
          <w:szCs w:val="22"/>
          <w:highlight w:val="lightGray"/>
        </w:rPr>
        <w:t xml:space="preserve"> is a data manager for huge multi-resolution raster data and as briefly discussed in section 7.1, it could be a game changer if Hazus analyses are re-conceptualized in terms of high resolution </w:t>
      </w:r>
      <w:proofErr w:type="spellStart"/>
      <w:r w:rsidR="00253926" w:rsidRPr="00E74722">
        <w:rPr>
          <w:rFonts w:asciiTheme="minorHAnsi" w:hAnsiTheme="minorHAnsi" w:cstheme="minorHAnsi"/>
          <w:sz w:val="22"/>
          <w:szCs w:val="22"/>
          <w:highlight w:val="lightGray"/>
        </w:rPr>
        <w:t>rasters</w:t>
      </w:r>
      <w:proofErr w:type="spellEnd"/>
      <w:r w:rsidR="00253926" w:rsidRPr="00E74722">
        <w:rPr>
          <w:rFonts w:asciiTheme="minorHAnsi" w:hAnsiTheme="minorHAnsi" w:cstheme="minorHAnsi"/>
          <w:sz w:val="22"/>
          <w:szCs w:val="22"/>
          <w:highlight w:val="lightGray"/>
        </w:rPr>
        <w:t xml:space="preserve">. </w:t>
      </w:r>
    </w:p>
    <w:p w14:paraId="4F38AA95" w14:textId="0ADDE135" w:rsidR="00253926" w:rsidRPr="00E74722" w:rsidRDefault="00253926" w:rsidP="00253926">
      <w:pPr>
        <w:pStyle w:val="Heading2"/>
        <w:numPr>
          <w:ilvl w:val="2"/>
          <w:numId w:val="23"/>
        </w:numPr>
        <w:rPr>
          <w:sz w:val="24"/>
          <w:highlight w:val="lightGray"/>
        </w:rPr>
      </w:pPr>
      <w:r w:rsidRPr="00E74722">
        <w:rPr>
          <w:sz w:val="24"/>
          <w:highlight w:val="lightGray"/>
        </w:rPr>
        <w:t>OLAP Databases</w:t>
      </w:r>
    </w:p>
    <w:p w14:paraId="7F97BC6E" w14:textId="0517D737" w:rsidR="00F97686" w:rsidRPr="00E74722" w:rsidRDefault="00D2061B" w:rsidP="00961C9B">
      <w:pPr>
        <w:spacing w:afterLines="120" w:after="288"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Online analytical processing (OLAP) and GIS have so far had very little overlap, and virtually none in the application of hazard management. OLAP databases have been developed in business analytics </w:t>
      </w:r>
      <w:proofErr w:type="gramStart"/>
      <w:r w:rsidRPr="00E74722">
        <w:rPr>
          <w:rFonts w:asciiTheme="minorHAnsi" w:hAnsiTheme="minorHAnsi" w:cstheme="minorHAnsi"/>
          <w:sz w:val="22"/>
          <w:szCs w:val="22"/>
          <w:highlight w:val="lightGray"/>
        </w:rPr>
        <w:t>as a way to</w:t>
      </w:r>
      <w:proofErr w:type="gramEnd"/>
      <w:r w:rsidRPr="00E74722">
        <w:rPr>
          <w:rFonts w:asciiTheme="minorHAnsi" w:hAnsiTheme="minorHAnsi" w:cstheme="minorHAnsi"/>
          <w:sz w:val="22"/>
          <w:szCs w:val="22"/>
          <w:highlight w:val="lightGray"/>
        </w:rPr>
        <w:t xml:space="preserve"> </w:t>
      </w:r>
      <w:r w:rsidRPr="00E74722">
        <w:rPr>
          <w:rFonts w:asciiTheme="minorHAnsi" w:hAnsiTheme="minorHAnsi" w:cstheme="minorHAnsi"/>
          <w:sz w:val="22"/>
          <w:szCs w:val="22"/>
          <w:highlight w:val="lightGray"/>
        </w:rPr>
        <w:lastRenderedPageBreak/>
        <w:t xml:space="preserve">mine internal business data by treating it as n-dimensional data stores. Traditional inventory or hazard data does not fall into this category. But results databases do, and as one of the explicit goals of Open Hazus is to build a vast repository of scenario results, such a repository becomes only useful if it is organized as an OLAP data store. </w:t>
      </w:r>
      <w:r w:rsidR="0012308B" w:rsidRPr="00E74722">
        <w:rPr>
          <w:rFonts w:asciiTheme="minorHAnsi" w:hAnsiTheme="minorHAnsi" w:cstheme="minorHAnsi"/>
          <w:sz w:val="22"/>
          <w:szCs w:val="22"/>
          <w:highlight w:val="lightGray"/>
        </w:rPr>
        <w:t xml:space="preserve">It enables the mitigation community to perform analyses that are based on latest developments in data science and while probably not part of version 1, will have to be kept in mind for future versions of Open Hazus. Of the </w:t>
      </w:r>
      <w:proofErr w:type="gramStart"/>
      <w:r w:rsidR="0012308B" w:rsidRPr="00E74722">
        <w:rPr>
          <w:rFonts w:asciiTheme="minorHAnsi" w:hAnsiTheme="minorHAnsi" w:cstheme="minorHAnsi"/>
          <w:sz w:val="22"/>
          <w:szCs w:val="22"/>
          <w:highlight w:val="lightGray"/>
        </w:rPr>
        <w:t>three open</w:t>
      </w:r>
      <w:proofErr w:type="gramEnd"/>
      <w:r w:rsidR="0012308B" w:rsidRPr="00E74722">
        <w:rPr>
          <w:rFonts w:asciiTheme="minorHAnsi" w:hAnsiTheme="minorHAnsi" w:cstheme="minorHAnsi"/>
          <w:sz w:val="22"/>
          <w:szCs w:val="22"/>
          <w:highlight w:val="lightGray"/>
        </w:rPr>
        <w:t xml:space="preserve"> source OLAP databases investigated here, the result is mixed. On the systems features side, the European </w:t>
      </w:r>
      <w:proofErr w:type="spellStart"/>
      <w:r w:rsidR="0012308B" w:rsidRPr="00E74722">
        <w:rPr>
          <w:rFonts w:asciiTheme="minorHAnsi" w:hAnsiTheme="minorHAnsi" w:cstheme="minorHAnsi"/>
          <w:sz w:val="22"/>
          <w:szCs w:val="22"/>
          <w:highlight w:val="lightGray"/>
        </w:rPr>
        <w:t>OpenCube</w:t>
      </w:r>
      <w:proofErr w:type="spellEnd"/>
      <w:r w:rsidR="0012308B" w:rsidRPr="00E74722">
        <w:rPr>
          <w:rFonts w:asciiTheme="minorHAnsi" w:hAnsiTheme="minorHAnsi" w:cstheme="minorHAnsi"/>
          <w:sz w:val="22"/>
          <w:szCs w:val="22"/>
          <w:highlight w:val="lightGray"/>
        </w:rPr>
        <w:t xml:space="preserve"> project narrowly wins over Pinot. On the other hand, its functional advantage vanishes </w:t>
      </w:r>
      <w:proofErr w:type="gramStart"/>
      <w:r w:rsidR="0012308B" w:rsidRPr="00E74722">
        <w:rPr>
          <w:rFonts w:asciiTheme="minorHAnsi" w:hAnsiTheme="minorHAnsi" w:cstheme="minorHAnsi"/>
          <w:sz w:val="22"/>
          <w:szCs w:val="22"/>
          <w:highlight w:val="lightGray"/>
        </w:rPr>
        <w:t>in light of</w:t>
      </w:r>
      <w:proofErr w:type="gramEnd"/>
      <w:r w:rsidR="0012308B" w:rsidRPr="00E74722">
        <w:rPr>
          <w:rFonts w:asciiTheme="minorHAnsi" w:hAnsiTheme="minorHAnsi" w:cstheme="minorHAnsi"/>
          <w:sz w:val="22"/>
          <w:szCs w:val="22"/>
          <w:highlight w:val="lightGray"/>
        </w:rPr>
        <w:t xml:space="preserve"> a seeming lack of recent development of the software itself. There are a few sample implementations by reginal governments and in the banking industry but </w:t>
      </w:r>
      <w:proofErr w:type="spellStart"/>
      <w:r w:rsidR="0012308B" w:rsidRPr="00E74722">
        <w:rPr>
          <w:rFonts w:asciiTheme="minorHAnsi" w:hAnsiTheme="minorHAnsi" w:cstheme="minorHAnsi"/>
          <w:sz w:val="22"/>
          <w:szCs w:val="22"/>
          <w:highlight w:val="lightGray"/>
        </w:rPr>
        <w:t>OpenCube</w:t>
      </w:r>
      <w:proofErr w:type="spellEnd"/>
      <w:r w:rsidR="0012308B" w:rsidRPr="00E74722">
        <w:rPr>
          <w:rFonts w:asciiTheme="minorHAnsi" w:hAnsiTheme="minorHAnsi" w:cstheme="minorHAnsi"/>
          <w:sz w:val="22"/>
          <w:szCs w:val="22"/>
          <w:highlight w:val="lightGray"/>
        </w:rPr>
        <w:t xml:space="preserve"> fails in the software quality attributes category. It would probably take an NSF or similar research project to make </w:t>
      </w:r>
      <w:proofErr w:type="spellStart"/>
      <w:r w:rsidR="0012308B" w:rsidRPr="00E74722">
        <w:rPr>
          <w:rFonts w:asciiTheme="minorHAnsi" w:hAnsiTheme="minorHAnsi" w:cstheme="minorHAnsi"/>
          <w:sz w:val="22"/>
          <w:szCs w:val="22"/>
          <w:highlight w:val="lightGray"/>
        </w:rPr>
        <w:t>OpenCube</w:t>
      </w:r>
      <w:proofErr w:type="spellEnd"/>
      <w:r w:rsidR="0012308B" w:rsidRPr="00E74722">
        <w:rPr>
          <w:rFonts w:asciiTheme="minorHAnsi" w:hAnsiTheme="minorHAnsi" w:cstheme="minorHAnsi"/>
          <w:sz w:val="22"/>
          <w:szCs w:val="22"/>
          <w:highlight w:val="lightGray"/>
        </w:rPr>
        <w:t xml:space="preserve"> a feasible solution for </w:t>
      </w:r>
      <w:proofErr w:type="spellStart"/>
      <w:r w:rsidR="0012308B" w:rsidRPr="00E74722">
        <w:rPr>
          <w:rFonts w:asciiTheme="minorHAnsi" w:hAnsiTheme="minorHAnsi" w:cstheme="minorHAnsi"/>
          <w:sz w:val="22"/>
          <w:szCs w:val="22"/>
          <w:highlight w:val="lightGray"/>
        </w:rPr>
        <w:t>OpenHazus</w:t>
      </w:r>
      <w:proofErr w:type="spellEnd"/>
      <w:r w:rsidR="0012308B" w:rsidRPr="00E74722">
        <w:rPr>
          <w:rFonts w:asciiTheme="minorHAnsi" w:hAnsiTheme="minorHAnsi" w:cstheme="minorHAnsi"/>
          <w:sz w:val="22"/>
          <w:szCs w:val="22"/>
          <w:highlight w:val="lightGray"/>
        </w:rPr>
        <w:t xml:space="preserve">. Pinot (developed by LinkedIn, now Microsoft) may be the safer bet for a results database. </w:t>
      </w:r>
      <w:r w:rsidR="00D879A2" w:rsidRPr="00E74722">
        <w:rPr>
          <w:rFonts w:asciiTheme="minorHAnsi" w:hAnsiTheme="minorHAnsi" w:cstheme="minorHAnsi"/>
          <w:sz w:val="22"/>
          <w:szCs w:val="22"/>
          <w:highlight w:val="lightGray"/>
        </w:rPr>
        <w:t>The authors of this whitepaper recommend reaching out to Microsoft to determine their level of interest in a joint development for this part of Open Hazus.</w:t>
      </w:r>
    </w:p>
    <w:p w14:paraId="718DF271" w14:textId="1020A723" w:rsidR="00D879A2" w:rsidRPr="00E74722" w:rsidRDefault="00D879A2" w:rsidP="00D879A2">
      <w:pPr>
        <w:pStyle w:val="Heading2"/>
        <w:numPr>
          <w:ilvl w:val="2"/>
          <w:numId w:val="23"/>
        </w:numPr>
        <w:rPr>
          <w:sz w:val="24"/>
          <w:highlight w:val="lightGray"/>
        </w:rPr>
      </w:pPr>
      <w:r w:rsidRPr="00E74722">
        <w:rPr>
          <w:sz w:val="24"/>
          <w:highlight w:val="lightGray"/>
        </w:rPr>
        <w:t>No-SQL Databases</w:t>
      </w:r>
    </w:p>
    <w:p w14:paraId="7EA7FE5E" w14:textId="0D325677" w:rsidR="00D879A2" w:rsidRPr="00E74722" w:rsidRDefault="00A929CB" w:rsidP="00961C9B">
      <w:pPr>
        <w:spacing w:afterLines="120" w:after="288"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Non-relational databases are garnering a lot of attention in the (open source) developer communities. They are popular both in the world of social media and, closer to the realm of geospatial applications, for data streams. One of the difficulties in the evaluation of non-relational databases is their novelty. Although most of the software packages researched here feature a geospatial reference implementation, each of these is a one-off case study – insufficient to check for the stability, not to mention maturity of the implementation. Among the true no-SQL databases, Cassandra wins of the system features side but ranks lowest on the </w:t>
      </w:r>
      <w:r w:rsidR="00073FFC" w:rsidRPr="00E74722">
        <w:rPr>
          <w:rFonts w:asciiTheme="minorHAnsi" w:hAnsiTheme="minorHAnsi" w:cstheme="minorHAnsi"/>
          <w:sz w:val="22"/>
          <w:szCs w:val="22"/>
          <w:highlight w:val="lightGray"/>
        </w:rPr>
        <w:t xml:space="preserve">software quality attributes side. In the end, we cannot recommend any of these and fall back onto </w:t>
      </w:r>
      <w:proofErr w:type="spellStart"/>
      <w:r w:rsidR="00073FFC" w:rsidRPr="00E74722">
        <w:rPr>
          <w:rFonts w:asciiTheme="minorHAnsi" w:hAnsiTheme="minorHAnsi" w:cstheme="minorHAnsi"/>
          <w:sz w:val="22"/>
          <w:szCs w:val="22"/>
          <w:highlight w:val="lightGray"/>
        </w:rPr>
        <w:t>GeoWave</w:t>
      </w:r>
      <w:proofErr w:type="spellEnd"/>
      <w:r w:rsidR="00073FFC" w:rsidRPr="00E74722">
        <w:rPr>
          <w:rFonts w:asciiTheme="minorHAnsi" w:hAnsiTheme="minorHAnsi" w:cstheme="minorHAnsi"/>
          <w:sz w:val="22"/>
          <w:szCs w:val="22"/>
          <w:highlight w:val="lightGray"/>
        </w:rPr>
        <w:t>, which is the winner in both categories and was already chosen in the group of geospatial libraries.</w:t>
      </w:r>
    </w:p>
    <w:p w14:paraId="5F2BD2B1" w14:textId="29C3682C" w:rsidR="00073FFC" w:rsidRPr="00E74722" w:rsidRDefault="00073FFC" w:rsidP="00073FFC">
      <w:pPr>
        <w:pStyle w:val="Heading2"/>
        <w:numPr>
          <w:ilvl w:val="2"/>
          <w:numId w:val="23"/>
        </w:numPr>
        <w:rPr>
          <w:sz w:val="24"/>
          <w:highlight w:val="lightGray"/>
        </w:rPr>
      </w:pPr>
      <w:r w:rsidRPr="00E74722">
        <w:rPr>
          <w:sz w:val="24"/>
          <w:highlight w:val="lightGray"/>
        </w:rPr>
        <w:t>Recommended Software Architecture Conclusions</w:t>
      </w:r>
    </w:p>
    <w:p w14:paraId="4BE300BD" w14:textId="4862C102" w:rsidR="00D52D6B" w:rsidRPr="00E74722" w:rsidRDefault="00073FFC" w:rsidP="00961C9B">
      <w:pPr>
        <w:spacing w:afterLines="120" w:after="288"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We propose a phased development of Open Hazus and anticipate the choice of different software packages for each of these phases. The proofs of concept will be based on sample implementations of QGIS on the desktop and/or client side, Leaflet for a browser-based app, GDAL and </w:t>
      </w:r>
      <w:proofErr w:type="spellStart"/>
      <w:r w:rsidRPr="00E74722">
        <w:rPr>
          <w:rFonts w:asciiTheme="minorHAnsi" w:hAnsiTheme="minorHAnsi" w:cstheme="minorHAnsi"/>
          <w:sz w:val="22"/>
          <w:szCs w:val="22"/>
          <w:highlight w:val="lightGray"/>
        </w:rPr>
        <w:t>GeoTools</w:t>
      </w:r>
      <w:proofErr w:type="spellEnd"/>
      <w:r w:rsidRPr="00E74722">
        <w:rPr>
          <w:rFonts w:asciiTheme="minorHAnsi" w:hAnsiTheme="minorHAnsi" w:cstheme="minorHAnsi"/>
          <w:sz w:val="22"/>
          <w:szCs w:val="22"/>
          <w:highlight w:val="lightGray"/>
        </w:rPr>
        <w:t xml:space="preserve"> underlying any low-level code rewrites, and </w:t>
      </w:r>
      <w:proofErr w:type="spellStart"/>
      <w:r w:rsidRPr="00E74722">
        <w:rPr>
          <w:rFonts w:asciiTheme="minorHAnsi" w:hAnsiTheme="minorHAnsi" w:cstheme="minorHAnsi"/>
          <w:sz w:val="22"/>
          <w:szCs w:val="22"/>
          <w:highlight w:val="lightGray"/>
        </w:rPr>
        <w:t>PostGIS</w:t>
      </w:r>
      <w:proofErr w:type="spellEnd"/>
      <w:r w:rsidRPr="00E74722">
        <w:rPr>
          <w:rFonts w:asciiTheme="minorHAnsi" w:hAnsiTheme="minorHAnsi" w:cstheme="minorHAnsi"/>
          <w:sz w:val="22"/>
          <w:szCs w:val="22"/>
          <w:highlight w:val="lightGray"/>
        </w:rPr>
        <w:t xml:space="preserve"> as the default database.</w:t>
      </w:r>
    </w:p>
    <w:p w14:paraId="3621C3D6" w14:textId="1BA42211" w:rsidR="00073FFC" w:rsidRDefault="00073FFC" w:rsidP="00961C9B">
      <w:pPr>
        <w:spacing w:afterLines="120" w:after="288" w:line="360" w:lineRule="auto"/>
        <w:rPr>
          <w:rFonts w:asciiTheme="minorHAnsi" w:hAnsiTheme="minorHAnsi" w:cstheme="minorHAnsi"/>
          <w:sz w:val="22"/>
          <w:szCs w:val="22"/>
        </w:rPr>
      </w:pPr>
      <w:r w:rsidRPr="00E74722">
        <w:rPr>
          <w:rFonts w:asciiTheme="minorHAnsi" w:hAnsiTheme="minorHAnsi" w:cstheme="minorHAnsi"/>
          <w:sz w:val="22"/>
          <w:szCs w:val="22"/>
          <w:highlight w:val="lightGray"/>
        </w:rPr>
        <w:lastRenderedPageBreak/>
        <w:t xml:space="preserve">The following phases are dependent on the business logic adopted by FEMA. </w:t>
      </w:r>
      <w:r w:rsidR="00E200D3" w:rsidRPr="00E74722">
        <w:rPr>
          <w:rFonts w:asciiTheme="minorHAnsi" w:hAnsiTheme="minorHAnsi" w:cstheme="minorHAnsi"/>
          <w:sz w:val="22"/>
          <w:szCs w:val="22"/>
          <w:highlight w:val="lightGray"/>
        </w:rPr>
        <w:t xml:space="preserve">An easy and early success solution could be achieved by adopting either Carto or </w:t>
      </w:r>
      <w:proofErr w:type="spellStart"/>
      <w:r w:rsidR="00E200D3" w:rsidRPr="00E74722">
        <w:rPr>
          <w:rFonts w:asciiTheme="minorHAnsi" w:hAnsiTheme="minorHAnsi" w:cstheme="minorHAnsi"/>
          <w:sz w:val="22"/>
          <w:szCs w:val="22"/>
          <w:highlight w:val="lightGray"/>
        </w:rPr>
        <w:t>GeoServer</w:t>
      </w:r>
      <w:proofErr w:type="spellEnd"/>
      <w:r w:rsidR="00E200D3" w:rsidRPr="00E74722">
        <w:rPr>
          <w:rFonts w:asciiTheme="minorHAnsi" w:hAnsiTheme="minorHAnsi" w:cstheme="minorHAnsi"/>
          <w:sz w:val="22"/>
          <w:szCs w:val="22"/>
          <w:highlight w:val="lightGray"/>
        </w:rPr>
        <w:t xml:space="preserve"> and handing over significant parts of the future development to either Carto (the company) or Boundless. The opposite solution path would be a handful of small sample implementations in </w:t>
      </w:r>
      <w:proofErr w:type="spellStart"/>
      <w:r w:rsidR="00E200D3" w:rsidRPr="00E74722">
        <w:rPr>
          <w:rFonts w:asciiTheme="minorHAnsi" w:hAnsiTheme="minorHAnsi" w:cstheme="minorHAnsi"/>
          <w:sz w:val="22"/>
          <w:szCs w:val="22"/>
          <w:highlight w:val="lightGray"/>
        </w:rPr>
        <w:t>Jupyter</w:t>
      </w:r>
      <w:proofErr w:type="spellEnd"/>
      <w:r w:rsidR="00E200D3" w:rsidRPr="00E74722">
        <w:rPr>
          <w:rFonts w:asciiTheme="minorHAnsi" w:hAnsiTheme="minorHAnsi" w:cstheme="minorHAnsi"/>
          <w:sz w:val="22"/>
          <w:szCs w:val="22"/>
          <w:highlight w:val="lightGray"/>
        </w:rPr>
        <w:t xml:space="preserve"> or R and their release to the open source community to take these as examples for a family of code development efforts that are administered by something like an Open Hazus Foundation. The decision is less based on technical feasibility than on organizational flexibility and the allocation of resources.</w:t>
      </w:r>
    </w:p>
    <w:p w14:paraId="48803687" w14:textId="77777777" w:rsidR="00073FFC" w:rsidRPr="00961C9B" w:rsidRDefault="00073FFC" w:rsidP="00961C9B">
      <w:pPr>
        <w:spacing w:afterLines="120" w:after="288" w:line="360" w:lineRule="auto"/>
        <w:rPr>
          <w:rFonts w:asciiTheme="minorHAnsi" w:hAnsiTheme="minorHAnsi" w:cstheme="minorHAnsi"/>
          <w:sz w:val="22"/>
          <w:szCs w:val="22"/>
        </w:rPr>
      </w:pPr>
    </w:p>
    <w:p w14:paraId="6216F39F" w14:textId="77777777" w:rsidR="004D61E9" w:rsidRDefault="008675B3" w:rsidP="008675B3">
      <w:pPr>
        <w:pStyle w:val="Heading2"/>
      </w:pPr>
      <w:r>
        <w:t>Proofs of Concept – Completed and Proposed</w:t>
      </w:r>
      <w:bookmarkEnd w:id="225"/>
    </w:p>
    <w:p w14:paraId="258D0CF4" w14:textId="77777777" w:rsidR="008675B3" w:rsidRDefault="008675B3" w:rsidP="008675B3">
      <w:pPr>
        <w:pStyle w:val="template"/>
      </w:pPr>
      <w:r w:rsidRPr="008675B3">
        <w:rPr>
          <w:highlight w:val="cyan"/>
        </w:rPr>
        <w:t>Doug, please fill this in with your write-ups.</w:t>
      </w:r>
    </w:p>
    <w:p w14:paraId="2F36BF96" w14:textId="57543C6D" w:rsidR="008675B3" w:rsidRDefault="008675B3" w:rsidP="008675B3">
      <w:pPr>
        <w:pStyle w:val="template"/>
        <w:rPr>
          <w:ins w:id="226" w:author="Doug Bausch" w:date="2019-03-04T07:33:00Z"/>
        </w:rPr>
      </w:pPr>
      <w:r>
        <w:t>&lt;Discuss the POCs already completed and how these informed the Recommendations for Web/Open Source Alternatives, and Solution Architecture. Describe any proposed POCs to be completed prior to design phase&gt;</w:t>
      </w:r>
    </w:p>
    <w:p w14:paraId="559EF7B0" w14:textId="4E910FD3" w:rsidR="00A148B0" w:rsidRDefault="00A148B0" w:rsidP="008675B3">
      <w:pPr>
        <w:pStyle w:val="template"/>
        <w:rPr>
          <w:ins w:id="227" w:author="Doug Bausch" w:date="2019-03-04T07:33:00Z"/>
        </w:rPr>
      </w:pPr>
    </w:p>
    <w:p w14:paraId="516EF789" w14:textId="29380893" w:rsidR="00A148B0" w:rsidRPr="00A148B0" w:rsidRDefault="00A148B0" w:rsidP="00A148B0">
      <w:pPr>
        <w:pStyle w:val="template"/>
        <w:spacing w:line="360" w:lineRule="auto"/>
        <w:rPr>
          <w:ins w:id="228" w:author="Doug Bausch" w:date="2019-03-04T07:44:00Z"/>
          <w:rFonts w:ascii="Times" w:hAnsi="Times" w:cs="Times"/>
          <w:i w:val="0"/>
          <w:sz w:val="24"/>
          <w:szCs w:val="24"/>
          <w:rPrChange w:id="229" w:author="Doug Bausch" w:date="2019-03-04T07:45:00Z">
            <w:rPr>
              <w:ins w:id="230" w:author="Doug Bausch" w:date="2019-03-04T07:44:00Z"/>
            </w:rPr>
          </w:rPrChange>
        </w:rPr>
        <w:pPrChange w:id="231" w:author="Doug Bausch" w:date="2019-03-04T07:45:00Z">
          <w:pPr>
            <w:pStyle w:val="template"/>
          </w:pPr>
        </w:pPrChange>
      </w:pPr>
      <w:ins w:id="232" w:author="Doug Bausch" w:date="2019-03-04T07:33:00Z">
        <w:r w:rsidRPr="00A148B0">
          <w:rPr>
            <w:rFonts w:ascii="Times" w:hAnsi="Times" w:cs="Times"/>
            <w:i w:val="0"/>
            <w:sz w:val="24"/>
            <w:szCs w:val="24"/>
            <w:rPrChange w:id="233" w:author="Doug Bausch" w:date="2019-03-04T07:45:00Z">
              <w:rPr/>
            </w:rPrChange>
          </w:rPr>
          <w:t xml:space="preserve">Based on the above requirements and analysis, </w:t>
        </w:r>
        <w:proofErr w:type="gramStart"/>
        <w:r w:rsidRPr="00A148B0">
          <w:rPr>
            <w:rFonts w:ascii="Times" w:hAnsi="Times" w:cs="Times"/>
            <w:i w:val="0"/>
            <w:sz w:val="24"/>
            <w:szCs w:val="24"/>
            <w:rPrChange w:id="234" w:author="Doug Bausch" w:date="2019-03-04T07:45:00Z">
              <w:rPr/>
            </w:rPrChange>
          </w:rPr>
          <w:t>a number of</w:t>
        </w:r>
        <w:proofErr w:type="gramEnd"/>
        <w:r w:rsidRPr="00A148B0">
          <w:rPr>
            <w:rFonts w:ascii="Times" w:hAnsi="Times" w:cs="Times"/>
            <w:i w:val="0"/>
            <w:sz w:val="24"/>
            <w:szCs w:val="24"/>
            <w:rPrChange w:id="235" w:author="Doug Bausch" w:date="2019-03-04T07:45:00Z">
              <w:rPr/>
            </w:rPrChange>
          </w:rPr>
          <w:t xml:space="preserve"> Proof of</w:t>
        </w:r>
      </w:ins>
      <w:ins w:id="236" w:author="Doug Bausch" w:date="2019-03-04T07:34:00Z">
        <w:r w:rsidRPr="00A148B0">
          <w:rPr>
            <w:rFonts w:ascii="Times" w:hAnsi="Times" w:cs="Times"/>
            <w:i w:val="0"/>
            <w:sz w:val="24"/>
            <w:szCs w:val="24"/>
            <w:rPrChange w:id="237" w:author="Doug Bausch" w:date="2019-03-04T07:45:00Z">
              <w:rPr/>
            </w:rPrChange>
          </w:rPr>
          <w:t xml:space="preserve"> Concept (POC’s) are recommended to support the future development of </w:t>
        </w:r>
        <w:proofErr w:type="spellStart"/>
        <w:r w:rsidRPr="00A148B0">
          <w:rPr>
            <w:rFonts w:ascii="Times" w:hAnsi="Times" w:cs="Times"/>
            <w:i w:val="0"/>
            <w:sz w:val="24"/>
            <w:szCs w:val="24"/>
            <w:rPrChange w:id="238" w:author="Doug Bausch" w:date="2019-03-04T07:45:00Z">
              <w:rPr/>
            </w:rPrChange>
          </w:rPr>
          <w:t>OpenHazus</w:t>
        </w:r>
        <w:proofErr w:type="spellEnd"/>
        <w:r w:rsidRPr="00A148B0">
          <w:rPr>
            <w:rFonts w:ascii="Times" w:hAnsi="Times" w:cs="Times"/>
            <w:i w:val="0"/>
            <w:sz w:val="24"/>
            <w:szCs w:val="24"/>
            <w:rPrChange w:id="239" w:author="Doug Bausch" w:date="2019-03-04T07:45:00Z">
              <w:rPr/>
            </w:rPrChange>
          </w:rPr>
          <w:t xml:space="preserve">.  </w:t>
        </w:r>
      </w:ins>
      <w:ins w:id="240" w:author="Doug Bausch" w:date="2019-03-04T07:36:00Z">
        <w:r w:rsidRPr="00A148B0">
          <w:rPr>
            <w:rFonts w:ascii="Times" w:hAnsi="Times" w:cs="Times"/>
            <w:i w:val="0"/>
            <w:sz w:val="24"/>
            <w:szCs w:val="24"/>
            <w:rPrChange w:id="241" w:author="Doug Bausch" w:date="2019-03-04T07:45:00Z">
              <w:rPr/>
            </w:rPrChange>
          </w:rPr>
          <w:t>Th</w:t>
        </w:r>
      </w:ins>
      <w:ins w:id="242" w:author="Doug Bausch" w:date="2019-03-04T07:40:00Z">
        <w:r w:rsidRPr="00A148B0">
          <w:rPr>
            <w:rFonts w:ascii="Times" w:hAnsi="Times" w:cs="Times"/>
            <w:i w:val="0"/>
            <w:sz w:val="24"/>
            <w:szCs w:val="24"/>
            <w:rPrChange w:id="243" w:author="Doug Bausch" w:date="2019-03-04T07:45:00Z">
              <w:rPr/>
            </w:rPrChange>
          </w:rPr>
          <w:t>ose</w:t>
        </w:r>
      </w:ins>
      <w:ins w:id="244" w:author="Doug Bausch" w:date="2019-03-04T07:36:00Z">
        <w:r w:rsidRPr="00A148B0">
          <w:rPr>
            <w:rFonts w:ascii="Times" w:hAnsi="Times" w:cs="Times"/>
            <w:i w:val="0"/>
            <w:sz w:val="24"/>
            <w:szCs w:val="24"/>
            <w:rPrChange w:id="245" w:author="Doug Bausch" w:date="2019-03-04T07:45:00Z">
              <w:rPr/>
            </w:rPrChange>
          </w:rPr>
          <w:t xml:space="preserve"> </w:t>
        </w:r>
      </w:ins>
      <w:ins w:id="246" w:author="Doug Bausch" w:date="2019-03-04T07:37:00Z">
        <w:r w:rsidRPr="00A148B0">
          <w:rPr>
            <w:rFonts w:ascii="Times" w:hAnsi="Times" w:cs="Times"/>
            <w:i w:val="0"/>
            <w:sz w:val="24"/>
            <w:szCs w:val="24"/>
            <w:rPrChange w:id="247" w:author="Doug Bausch" w:date="2019-03-04T07:45:00Z">
              <w:rPr/>
            </w:rPrChange>
          </w:rPr>
          <w:t xml:space="preserve">underway </w:t>
        </w:r>
      </w:ins>
      <w:ins w:id="248" w:author="Doug Bausch" w:date="2019-03-04T07:36:00Z">
        <w:r w:rsidRPr="00A148B0">
          <w:rPr>
            <w:rFonts w:ascii="Times" w:hAnsi="Times" w:cs="Times"/>
            <w:i w:val="0"/>
            <w:sz w:val="24"/>
            <w:szCs w:val="24"/>
            <w:rPrChange w:id="249" w:author="Doug Bausch" w:date="2019-03-04T07:45:00Z">
              <w:rPr/>
            </w:rPrChange>
          </w:rPr>
          <w:t>include innovative and rapi</w:t>
        </w:r>
      </w:ins>
      <w:ins w:id="250" w:author="Doug Bausch" w:date="2019-03-04T07:37:00Z">
        <w:r w:rsidRPr="00A148B0">
          <w:rPr>
            <w:rFonts w:ascii="Times" w:hAnsi="Times" w:cs="Times"/>
            <w:i w:val="0"/>
            <w:sz w:val="24"/>
            <w:szCs w:val="24"/>
            <w:rPrChange w:id="251" w:author="Doug Bausch" w:date="2019-03-04T07:45:00Z">
              <w:rPr/>
            </w:rPrChange>
          </w:rPr>
          <w:t>d</w:t>
        </w:r>
      </w:ins>
      <w:ins w:id="252" w:author="Doug Bausch" w:date="2019-03-04T07:36:00Z">
        <w:r w:rsidRPr="00A148B0">
          <w:rPr>
            <w:rFonts w:ascii="Times" w:hAnsi="Times" w:cs="Times"/>
            <w:i w:val="0"/>
            <w:sz w:val="24"/>
            <w:szCs w:val="24"/>
            <w:rPrChange w:id="253" w:author="Doug Bausch" w:date="2019-03-04T07:45:00Z">
              <w:rPr/>
            </w:rPrChange>
          </w:rPr>
          <w:t xml:space="preserve"> ways to provide results </w:t>
        </w:r>
      </w:ins>
      <w:ins w:id="254" w:author="Doug Bausch" w:date="2019-03-04T07:37:00Z">
        <w:r w:rsidRPr="00A148B0">
          <w:rPr>
            <w:rFonts w:ascii="Times" w:hAnsi="Times" w:cs="Times"/>
            <w:i w:val="0"/>
            <w:sz w:val="24"/>
            <w:szCs w:val="24"/>
            <w:rPrChange w:id="255" w:author="Doug Bausch" w:date="2019-03-04T07:45:00Z">
              <w:rPr/>
            </w:rPrChange>
          </w:rPr>
          <w:t>and reporting, as well as rapid extraction of flood depths and support of an Open</w:t>
        </w:r>
      </w:ins>
      <w:ins w:id="256" w:author="Doug Bausch" w:date="2019-03-04T07:45:00Z">
        <w:r>
          <w:rPr>
            <w:rFonts w:ascii="Times" w:hAnsi="Times" w:cs="Times"/>
            <w:i w:val="0"/>
            <w:sz w:val="24"/>
            <w:szCs w:val="24"/>
          </w:rPr>
          <w:t xml:space="preserve"> </w:t>
        </w:r>
      </w:ins>
      <w:ins w:id="257" w:author="Doug Bausch" w:date="2019-03-04T07:37:00Z">
        <w:r w:rsidRPr="00A148B0">
          <w:rPr>
            <w:rFonts w:ascii="Times" w:hAnsi="Times" w:cs="Times"/>
            <w:i w:val="0"/>
            <w:sz w:val="24"/>
            <w:szCs w:val="24"/>
            <w:rPrChange w:id="258" w:author="Doug Bausch" w:date="2019-03-04T07:45:00Z">
              <w:rPr/>
            </w:rPrChange>
          </w:rPr>
          <w:t>Source desktop utility</w:t>
        </w:r>
      </w:ins>
      <w:ins w:id="259" w:author="Doug Bausch" w:date="2019-03-04T07:40:00Z">
        <w:r w:rsidRPr="00A148B0">
          <w:rPr>
            <w:rFonts w:ascii="Times" w:hAnsi="Times" w:cs="Times"/>
            <w:i w:val="0"/>
            <w:sz w:val="24"/>
            <w:szCs w:val="24"/>
            <w:rPrChange w:id="260" w:author="Doug Bausch" w:date="2019-03-04T07:45:00Z">
              <w:rPr/>
            </w:rPrChange>
          </w:rPr>
          <w:t xml:space="preserve"> for flood losses</w:t>
        </w:r>
      </w:ins>
      <w:ins w:id="261" w:author="Doug Bausch" w:date="2019-03-04T07:37:00Z">
        <w:r w:rsidRPr="00A148B0">
          <w:rPr>
            <w:rFonts w:ascii="Times" w:hAnsi="Times" w:cs="Times"/>
            <w:i w:val="0"/>
            <w:sz w:val="24"/>
            <w:szCs w:val="24"/>
            <w:rPrChange w:id="262" w:author="Doug Bausch" w:date="2019-03-04T07:45:00Z">
              <w:rPr/>
            </w:rPrChange>
          </w:rPr>
          <w:t xml:space="preserve">.  </w:t>
        </w:r>
      </w:ins>
      <w:ins w:id="263" w:author="Doug Bausch" w:date="2019-03-04T07:39:00Z">
        <w:r w:rsidRPr="00A148B0">
          <w:rPr>
            <w:rFonts w:ascii="Times" w:hAnsi="Times" w:cs="Times"/>
            <w:i w:val="0"/>
            <w:sz w:val="24"/>
            <w:szCs w:val="24"/>
            <w:rPrChange w:id="264" w:author="Doug Bausch" w:date="2019-03-04T07:45:00Z">
              <w:rPr/>
            </w:rPrChange>
          </w:rPr>
          <w:t>P</w:t>
        </w:r>
      </w:ins>
      <w:ins w:id="265" w:author="Doug Bausch" w:date="2019-03-04T07:38:00Z">
        <w:r w:rsidRPr="00A148B0">
          <w:rPr>
            <w:rFonts w:ascii="Times" w:hAnsi="Times" w:cs="Times"/>
            <w:i w:val="0"/>
            <w:sz w:val="24"/>
            <w:szCs w:val="24"/>
            <w:rPrChange w:id="266" w:author="Doug Bausch" w:date="2019-03-04T07:45:00Z">
              <w:rPr/>
            </w:rPrChange>
          </w:rPr>
          <w:t xml:space="preserve">roposed </w:t>
        </w:r>
      </w:ins>
      <w:proofErr w:type="spellStart"/>
      <w:ins w:id="267" w:author="Doug Bausch" w:date="2019-03-04T07:39:00Z">
        <w:r w:rsidRPr="00A148B0">
          <w:rPr>
            <w:rFonts w:ascii="Times" w:hAnsi="Times" w:cs="Times"/>
            <w:i w:val="0"/>
            <w:sz w:val="24"/>
            <w:szCs w:val="24"/>
            <w:rPrChange w:id="268" w:author="Doug Bausch" w:date="2019-03-04T07:45:00Z">
              <w:rPr/>
            </w:rPrChange>
          </w:rPr>
          <w:t>Po</w:t>
        </w:r>
      </w:ins>
      <w:ins w:id="269" w:author="Doug Bausch" w:date="2019-03-04T07:40:00Z">
        <w:r w:rsidRPr="00A148B0">
          <w:rPr>
            <w:rFonts w:ascii="Times" w:hAnsi="Times" w:cs="Times"/>
            <w:i w:val="0"/>
            <w:sz w:val="24"/>
            <w:szCs w:val="24"/>
            <w:rPrChange w:id="270" w:author="Doug Bausch" w:date="2019-03-04T07:45:00Z">
              <w:rPr/>
            </w:rPrChange>
          </w:rPr>
          <w:t>C’s</w:t>
        </w:r>
        <w:proofErr w:type="spellEnd"/>
        <w:r w:rsidRPr="00A148B0">
          <w:rPr>
            <w:rFonts w:ascii="Times" w:hAnsi="Times" w:cs="Times"/>
            <w:i w:val="0"/>
            <w:sz w:val="24"/>
            <w:szCs w:val="24"/>
            <w:rPrChange w:id="271" w:author="Doug Bausch" w:date="2019-03-04T07:45:00Z">
              <w:rPr/>
            </w:rPrChange>
          </w:rPr>
          <w:t xml:space="preserve"> </w:t>
        </w:r>
      </w:ins>
      <w:ins w:id="272" w:author="Doug Bausch" w:date="2019-03-04T07:38:00Z">
        <w:r w:rsidRPr="00A148B0">
          <w:rPr>
            <w:rFonts w:ascii="Times" w:hAnsi="Times" w:cs="Times"/>
            <w:i w:val="0"/>
            <w:sz w:val="24"/>
            <w:szCs w:val="24"/>
            <w:rPrChange w:id="273" w:author="Doug Bausch" w:date="2019-03-04T07:45:00Z">
              <w:rPr/>
            </w:rPrChange>
          </w:rPr>
          <w:t>include a</w:t>
        </w:r>
      </w:ins>
      <w:ins w:id="274" w:author="Doug Bausch" w:date="2019-03-04T07:40:00Z">
        <w:r w:rsidRPr="00A148B0">
          <w:rPr>
            <w:rFonts w:ascii="Times" w:hAnsi="Times" w:cs="Times"/>
            <w:i w:val="0"/>
            <w:sz w:val="24"/>
            <w:szCs w:val="24"/>
            <w:rPrChange w:id="275" w:author="Doug Bausch" w:date="2019-03-04T07:45:00Z">
              <w:rPr/>
            </w:rPrChange>
          </w:rPr>
          <w:t>n</w:t>
        </w:r>
      </w:ins>
      <w:ins w:id="276" w:author="Doug Bausch" w:date="2019-03-04T07:38:00Z">
        <w:r w:rsidRPr="00A148B0">
          <w:rPr>
            <w:rFonts w:ascii="Times" w:hAnsi="Times" w:cs="Times"/>
            <w:i w:val="0"/>
            <w:sz w:val="24"/>
            <w:szCs w:val="24"/>
            <w:rPrChange w:id="277" w:author="Doug Bausch" w:date="2019-03-04T07:45:00Z">
              <w:rPr/>
            </w:rPrChange>
          </w:rPr>
          <w:t xml:space="preserve"> </w:t>
        </w:r>
      </w:ins>
      <w:ins w:id="278" w:author="Doug Bausch" w:date="2019-03-04T07:39:00Z">
        <w:r w:rsidRPr="00A148B0">
          <w:rPr>
            <w:rFonts w:ascii="Times" w:hAnsi="Times" w:cs="Times"/>
            <w:i w:val="0"/>
            <w:sz w:val="24"/>
            <w:szCs w:val="24"/>
            <w:rPrChange w:id="279" w:author="Doug Bausch" w:date="2019-03-04T07:45:00Z">
              <w:rPr/>
            </w:rPrChange>
          </w:rPr>
          <w:t>assessment of the ability to incorporate nationwide building outlines and footprints</w:t>
        </w:r>
      </w:ins>
      <w:ins w:id="280" w:author="Doug Bausch" w:date="2019-03-04T07:41:00Z">
        <w:r w:rsidRPr="00A148B0">
          <w:rPr>
            <w:rFonts w:ascii="Times" w:hAnsi="Times" w:cs="Times"/>
            <w:i w:val="0"/>
            <w:sz w:val="24"/>
            <w:szCs w:val="24"/>
            <w:rPrChange w:id="281" w:author="Doug Bausch" w:date="2019-03-04T07:45:00Z">
              <w:rPr/>
            </w:rPrChange>
          </w:rPr>
          <w:t xml:space="preserve"> to provide an inventory that meets the accuracy requirements of </w:t>
        </w:r>
        <w:proofErr w:type="spellStart"/>
        <w:r w:rsidRPr="00A148B0">
          <w:rPr>
            <w:rFonts w:ascii="Times" w:hAnsi="Times" w:cs="Times"/>
            <w:i w:val="0"/>
            <w:sz w:val="24"/>
            <w:szCs w:val="24"/>
            <w:rPrChange w:id="282" w:author="Doug Bausch" w:date="2019-03-04T07:45:00Z">
              <w:rPr/>
            </w:rPrChange>
          </w:rPr>
          <w:t>OpenHazus</w:t>
        </w:r>
        <w:proofErr w:type="spellEnd"/>
        <w:r w:rsidRPr="00A148B0">
          <w:rPr>
            <w:rFonts w:ascii="Times" w:hAnsi="Times" w:cs="Times"/>
            <w:i w:val="0"/>
            <w:sz w:val="24"/>
            <w:szCs w:val="24"/>
            <w:rPrChange w:id="283" w:author="Doug Bausch" w:date="2019-03-04T07:45:00Z">
              <w:rPr/>
            </w:rPrChange>
          </w:rPr>
          <w:t xml:space="preserve">, as well as a </w:t>
        </w:r>
        <w:proofErr w:type="spellStart"/>
        <w:r w:rsidRPr="00A148B0">
          <w:rPr>
            <w:rFonts w:ascii="Times" w:hAnsi="Times" w:cs="Times"/>
            <w:i w:val="0"/>
            <w:sz w:val="24"/>
            <w:szCs w:val="24"/>
            <w:rPrChange w:id="284" w:author="Doug Bausch" w:date="2019-03-04T07:45:00Z">
              <w:rPr/>
            </w:rPrChange>
          </w:rPr>
          <w:t>PoC</w:t>
        </w:r>
        <w:proofErr w:type="spellEnd"/>
        <w:r w:rsidRPr="00A148B0">
          <w:rPr>
            <w:rFonts w:ascii="Times" w:hAnsi="Times" w:cs="Times"/>
            <w:i w:val="0"/>
            <w:sz w:val="24"/>
            <w:szCs w:val="24"/>
            <w:rPrChange w:id="285" w:author="Doug Bausch" w:date="2019-03-04T07:45:00Z">
              <w:rPr/>
            </w:rPrChange>
          </w:rPr>
          <w:t xml:space="preserve"> to determine if </w:t>
        </w:r>
      </w:ins>
      <w:ins w:id="286" w:author="Doug Bausch" w:date="2019-03-04T07:42:00Z">
        <w:r w:rsidRPr="00A148B0">
          <w:rPr>
            <w:rFonts w:ascii="Times" w:hAnsi="Times" w:cs="Times"/>
            <w:i w:val="0"/>
            <w:sz w:val="24"/>
            <w:szCs w:val="24"/>
            <w:rPrChange w:id="287" w:author="Doug Bausch" w:date="2019-03-04T07:45:00Z">
              <w:rPr/>
            </w:rPrChange>
          </w:rPr>
          <w:t xml:space="preserve">sufficient coverage of flood hazard data </w:t>
        </w:r>
        <w:proofErr w:type="gramStart"/>
        <w:r w:rsidRPr="00A148B0">
          <w:rPr>
            <w:rFonts w:ascii="Times" w:hAnsi="Times" w:cs="Times"/>
            <w:i w:val="0"/>
            <w:sz w:val="24"/>
            <w:szCs w:val="24"/>
            <w:rPrChange w:id="288" w:author="Doug Bausch" w:date="2019-03-04T07:45:00Z">
              <w:rPr/>
            </w:rPrChange>
          </w:rPr>
          <w:t>are</w:t>
        </w:r>
        <w:proofErr w:type="gramEnd"/>
        <w:r w:rsidRPr="00A148B0">
          <w:rPr>
            <w:rFonts w:ascii="Times" w:hAnsi="Times" w:cs="Times"/>
            <w:i w:val="0"/>
            <w:sz w:val="24"/>
            <w:szCs w:val="24"/>
            <w:rPrChange w:id="289" w:author="Doug Bausch" w:date="2019-03-04T07:45:00Z">
              <w:rPr/>
            </w:rPrChange>
          </w:rPr>
          <w:t xml:space="preserve"> available through online sources to support the</w:t>
        </w:r>
      </w:ins>
      <w:ins w:id="290" w:author="Doug Bausch" w:date="2019-03-04T07:43:00Z">
        <w:r w:rsidRPr="00A148B0">
          <w:rPr>
            <w:rFonts w:ascii="Times" w:hAnsi="Times" w:cs="Times"/>
            <w:i w:val="0"/>
            <w:sz w:val="24"/>
            <w:szCs w:val="24"/>
            <w:rPrChange w:id="291" w:author="Doug Bausch" w:date="2019-03-04T07:45:00Z">
              <w:rPr/>
            </w:rPrChange>
          </w:rPr>
          <w:t xml:space="preserve"> requirement of </w:t>
        </w:r>
        <w:proofErr w:type="spellStart"/>
        <w:r w:rsidRPr="00A148B0">
          <w:rPr>
            <w:rFonts w:ascii="Times" w:hAnsi="Times" w:cs="Times"/>
            <w:i w:val="0"/>
            <w:sz w:val="24"/>
            <w:szCs w:val="24"/>
            <w:rPrChange w:id="292" w:author="Doug Bausch" w:date="2019-03-04T07:45:00Z">
              <w:rPr/>
            </w:rPrChange>
          </w:rPr>
          <w:t>OpenHazus</w:t>
        </w:r>
        <w:proofErr w:type="spellEnd"/>
        <w:r w:rsidRPr="00A148B0">
          <w:rPr>
            <w:rFonts w:ascii="Times" w:hAnsi="Times" w:cs="Times"/>
            <w:i w:val="0"/>
            <w:sz w:val="24"/>
            <w:szCs w:val="24"/>
            <w:rPrChange w:id="293" w:author="Doug Bausch" w:date="2019-03-04T07:45:00Z">
              <w:rPr/>
            </w:rPrChange>
          </w:rPr>
          <w:t xml:space="preserve"> to leverage authoritative datas</w:t>
        </w:r>
      </w:ins>
      <w:ins w:id="294" w:author="Doug Bausch" w:date="2019-03-04T07:44:00Z">
        <w:r w:rsidRPr="00A148B0">
          <w:rPr>
            <w:rFonts w:ascii="Times" w:hAnsi="Times" w:cs="Times"/>
            <w:i w:val="0"/>
            <w:sz w:val="24"/>
            <w:szCs w:val="24"/>
            <w:rPrChange w:id="295" w:author="Doug Bausch" w:date="2019-03-04T07:45:00Z">
              <w:rPr/>
            </w:rPrChange>
          </w:rPr>
          <w:t xml:space="preserve">ets.  </w:t>
        </w:r>
      </w:ins>
    </w:p>
    <w:p w14:paraId="2E18F948" w14:textId="5EFAAA95" w:rsidR="00A148B0" w:rsidRPr="00A148B0" w:rsidRDefault="00A148B0" w:rsidP="00A148B0">
      <w:pPr>
        <w:pStyle w:val="template"/>
        <w:spacing w:line="360" w:lineRule="auto"/>
        <w:rPr>
          <w:ins w:id="296" w:author="Doug Bausch" w:date="2019-03-04T07:32:00Z"/>
          <w:rFonts w:ascii="Times New Roman" w:hAnsi="Times New Roman"/>
          <w:i w:val="0"/>
          <w:sz w:val="24"/>
          <w:szCs w:val="24"/>
          <w:rPrChange w:id="297" w:author="Doug Bausch" w:date="2019-03-04T07:44:00Z">
            <w:rPr>
              <w:ins w:id="298" w:author="Doug Bausch" w:date="2019-03-04T07:32:00Z"/>
            </w:rPr>
          </w:rPrChange>
        </w:rPr>
        <w:pPrChange w:id="299" w:author="Doug Bausch" w:date="2019-03-04T07:45:00Z">
          <w:pPr>
            <w:pStyle w:val="template"/>
          </w:pPr>
        </w:pPrChange>
      </w:pPr>
      <w:ins w:id="300" w:author="Doug Bausch" w:date="2019-03-04T07:36:00Z">
        <w:r w:rsidRPr="00A148B0">
          <w:rPr>
            <w:rFonts w:ascii="Times New Roman" w:hAnsi="Times New Roman"/>
            <w:i w:val="0"/>
            <w:sz w:val="24"/>
            <w:szCs w:val="24"/>
            <w:rPrChange w:id="301" w:author="Doug Bausch" w:date="2019-03-04T07:44:00Z">
              <w:rPr/>
            </w:rPrChange>
          </w:rPr>
          <w:t xml:space="preserve"> </w:t>
        </w:r>
      </w:ins>
    </w:p>
    <w:p w14:paraId="32ED5EA2" w14:textId="77777777" w:rsidR="00A148B0" w:rsidRDefault="00A148B0" w:rsidP="008675B3">
      <w:pPr>
        <w:pStyle w:val="template"/>
      </w:pPr>
    </w:p>
    <w:p w14:paraId="34854BFE" w14:textId="77777777" w:rsidR="00A148B0" w:rsidRDefault="00A148B0" w:rsidP="00A148B0">
      <w:pPr>
        <w:rPr>
          <w:ins w:id="302" w:author="Doug Bausch" w:date="2019-03-04T07:31:00Z"/>
          <w:b/>
          <w:sz w:val="28"/>
        </w:rPr>
      </w:pPr>
      <w:ins w:id="303" w:author="Doug Bausch" w:date="2019-03-04T07:31:00Z">
        <w:r>
          <w:rPr>
            <w:b/>
            <w:sz w:val="28"/>
          </w:rPr>
          <w:t>Open Source Utility for Hazus Data Export and Reporting</w:t>
        </w:r>
      </w:ins>
    </w:p>
    <w:p w14:paraId="78C12729" w14:textId="77777777" w:rsidR="00A148B0" w:rsidRDefault="00A148B0" w:rsidP="00A148B0">
      <w:pPr>
        <w:rPr>
          <w:ins w:id="304" w:author="Doug Bausch" w:date="2019-03-04T07:31:00Z"/>
          <w:b/>
          <w:sz w:val="28"/>
        </w:rPr>
      </w:pPr>
    </w:p>
    <w:p w14:paraId="25085292" w14:textId="77777777" w:rsidR="00A148B0" w:rsidRDefault="00A148B0" w:rsidP="00A148B0">
      <w:pPr>
        <w:spacing w:line="360" w:lineRule="auto"/>
        <w:rPr>
          <w:ins w:id="305" w:author="Doug Bausch" w:date="2019-03-04T07:31:00Z"/>
        </w:rPr>
      </w:pPr>
      <w:ins w:id="306" w:author="Doug Bausch" w:date="2019-03-04T07:31:00Z">
        <w:r>
          <w:t xml:space="preserve">Hazus inputs and results are stored in backend SQL tables not intended for direct access by users. Exporting Hazus loss model results out of Hazus for further visualization or analysis using other technologies has historically been cumbersome. FEMA has distributed some ESRI-based scripts that automate parts of the export process for a more streamlined user experience, but these scripts have comparatively slow runtimes, require advanced ESRI licensing, and export results in traditional ESRI-based geospatial formats. SQL databases can be accessed and manipulated through a wide range of Open Source analytical libraries and the vast majority of Hazus model results are </w:t>
        </w:r>
        <w:r>
          <w:lastRenderedPageBreak/>
          <w:t xml:space="preserve">effectively managed and visualized through non-spatial processes. GIS scripting in general and ESRI tools </w:t>
        </w:r>
        <w:proofErr w:type="gramStart"/>
        <w:r>
          <w:t>in particular can</w:t>
        </w:r>
        <w:proofErr w:type="gramEnd"/>
        <w:r>
          <w:t xml:space="preserve"> therefore be bypassed in the development of a simple utility that extracts and summarizes Hazus model results in universally recognized text and image file formats.</w:t>
        </w:r>
      </w:ins>
    </w:p>
    <w:p w14:paraId="4B547C7C" w14:textId="77777777" w:rsidR="00A148B0" w:rsidRDefault="00A148B0" w:rsidP="00A148B0">
      <w:pPr>
        <w:spacing w:line="360" w:lineRule="auto"/>
        <w:rPr>
          <w:ins w:id="307" w:author="Doug Bausch" w:date="2019-03-04T07:31:00Z"/>
        </w:rPr>
      </w:pPr>
      <w:ins w:id="308" w:author="Doug Bausch" w:date="2019-03-04T07:31:00Z">
        <w:r>
          <w:t>A prototype utility for Hazus data extraction and summarizing has been developed for high-level earthquake model results. The utility employs Open Source Python libraries to extract several earthquake damage data points from Hazus SQL tables, summarize those data points across a variety of categories, and join them to a shapefile of study region tracts converted from SQL Spatial. The utility produces four csv files and one shapefile summarizing earthquake loss results and publishes those results to a public FTP site in an average of less than 10 seconds.</w:t>
        </w:r>
      </w:ins>
    </w:p>
    <w:p w14:paraId="03388BE6" w14:textId="77777777" w:rsidR="00A148B0" w:rsidRDefault="00A148B0" w:rsidP="00A148B0">
      <w:pPr>
        <w:spacing w:line="360" w:lineRule="auto"/>
        <w:rPr>
          <w:ins w:id="309" w:author="Doug Bausch" w:date="2019-03-04T07:31:00Z"/>
        </w:rPr>
      </w:pPr>
      <w:ins w:id="310" w:author="Doug Bausch" w:date="2019-03-04T07:31:00Z">
        <w:r>
          <w:t>This prototype is being expanded to include flood, hurricane, and tsunami loss results and to provide basic data visualizations (spatial and graphical) as standard image outputs. If this utility can be effectively implemented as a user-friendly web service, it will serve as a proof of concept for GIS-independent results reporting in a web-based, Open Source version of Hazus.</w:t>
        </w:r>
      </w:ins>
    </w:p>
    <w:p w14:paraId="2B5BAAC8" w14:textId="77777777" w:rsidR="00A148B0" w:rsidRPr="00D07A68" w:rsidRDefault="00A148B0" w:rsidP="00A148B0">
      <w:pPr>
        <w:spacing w:line="360" w:lineRule="auto"/>
        <w:rPr>
          <w:ins w:id="311" w:author="Doug Bausch" w:date="2019-03-04T07:31:00Z"/>
        </w:rPr>
      </w:pPr>
    </w:p>
    <w:p w14:paraId="76B38549" w14:textId="77777777" w:rsidR="00A148B0" w:rsidRDefault="00A148B0" w:rsidP="00A148B0">
      <w:pPr>
        <w:rPr>
          <w:ins w:id="312" w:author="Doug Bausch" w:date="2019-03-04T07:31:00Z"/>
          <w:b/>
          <w:sz w:val="28"/>
        </w:rPr>
      </w:pPr>
      <w:ins w:id="313" w:author="Doug Bausch" w:date="2019-03-04T07:31:00Z">
        <w:r>
          <w:rPr>
            <w:b/>
            <w:sz w:val="28"/>
          </w:rPr>
          <w:t>Nationwide Essential Facility Inventory Updates using HIFLD Open</w:t>
        </w:r>
      </w:ins>
    </w:p>
    <w:p w14:paraId="600D2F10" w14:textId="77777777" w:rsidR="00A148B0" w:rsidRDefault="00A148B0" w:rsidP="00A148B0">
      <w:pPr>
        <w:rPr>
          <w:ins w:id="314" w:author="Doug Bausch" w:date="2019-03-04T07:31:00Z"/>
          <w:b/>
          <w:sz w:val="28"/>
        </w:rPr>
      </w:pPr>
    </w:p>
    <w:p w14:paraId="74D3683A" w14:textId="77777777" w:rsidR="00A148B0" w:rsidRDefault="00A148B0" w:rsidP="00A148B0">
      <w:pPr>
        <w:spacing w:line="360" w:lineRule="auto"/>
        <w:rPr>
          <w:ins w:id="315" w:author="Doug Bausch" w:date="2019-03-04T07:31:00Z"/>
        </w:rPr>
      </w:pPr>
      <w:ins w:id="316" w:author="Doug Bausch" w:date="2019-03-04T07:31:00Z">
        <w:r>
          <w:t xml:space="preserve">The Homeland Infrastructure Foundation-Level Data program provides regularly updated, centrally managed nationwide inventory datasets </w:t>
        </w:r>
        <w:proofErr w:type="gramStart"/>
        <w:r>
          <w:t>similar to</w:t>
        </w:r>
        <w:proofErr w:type="gramEnd"/>
        <w:r>
          <w:t xml:space="preserve"> those used by Hazus. Hazus inventory datasets, however, are costly and inefficient for the Hazus Program to maintain and are therefore significantly outdated. Dynamic integration of Hazus with HIFLD layers would eliminate the duplicative burden to continuously update nationwide facility databases. Scripts and supporting data are being developed in order to assign attributes required by Hazus loss models to HIFLD layers so that legacy Hazus facility data can be updated and </w:t>
        </w:r>
        <w:proofErr w:type="spellStart"/>
        <w:r>
          <w:t>OpenHazus</w:t>
        </w:r>
        <w:proofErr w:type="spellEnd"/>
        <w:r>
          <w:t xml:space="preserve"> facility data can be automatically and dynamically updated going forward. A working partnership between HIFLD and the Hazus Team has been established so that each program can make the changes required to implement this dynamic data link.</w:t>
        </w:r>
      </w:ins>
    </w:p>
    <w:p w14:paraId="6D527D17" w14:textId="77777777" w:rsidR="00A148B0" w:rsidRDefault="00A148B0" w:rsidP="00A148B0">
      <w:pPr>
        <w:spacing w:line="360" w:lineRule="auto"/>
        <w:rPr>
          <w:ins w:id="317" w:author="Doug Bausch" w:date="2019-03-04T07:31:00Z"/>
          <w:b/>
          <w:sz w:val="28"/>
        </w:rPr>
      </w:pPr>
    </w:p>
    <w:p w14:paraId="1095DDA9" w14:textId="77777777" w:rsidR="00A148B0" w:rsidRDefault="00A148B0" w:rsidP="00A148B0">
      <w:pPr>
        <w:rPr>
          <w:ins w:id="318" w:author="Doug Bausch" w:date="2019-03-04T07:31:00Z"/>
          <w:b/>
          <w:sz w:val="28"/>
        </w:rPr>
      </w:pPr>
      <w:commentRangeStart w:id="319"/>
      <w:proofErr w:type="spellStart"/>
      <w:ins w:id="320" w:author="Doug Bausch" w:date="2019-03-04T07:31:00Z">
        <w:r>
          <w:rPr>
            <w:b/>
            <w:sz w:val="28"/>
          </w:rPr>
          <w:t>OpenHazus</w:t>
        </w:r>
        <w:proofErr w:type="spellEnd"/>
        <w:r>
          <w:rPr>
            <w:b/>
            <w:sz w:val="28"/>
          </w:rPr>
          <w:t xml:space="preserve"> Site-Specific Flood Analysis</w:t>
        </w:r>
        <w:commentRangeEnd w:id="319"/>
        <w:r>
          <w:rPr>
            <w:rStyle w:val="CommentReference"/>
          </w:rPr>
          <w:commentReference w:id="319"/>
        </w:r>
      </w:ins>
    </w:p>
    <w:p w14:paraId="60654B13" w14:textId="77777777" w:rsidR="00A148B0" w:rsidRDefault="00A148B0" w:rsidP="00A148B0">
      <w:pPr>
        <w:rPr>
          <w:ins w:id="321" w:author="Doug Bausch" w:date="2019-03-04T07:31:00Z"/>
          <w:b/>
          <w:sz w:val="28"/>
        </w:rPr>
      </w:pPr>
    </w:p>
    <w:p w14:paraId="28FDF7F6" w14:textId="77777777" w:rsidR="00A148B0" w:rsidRDefault="00A148B0" w:rsidP="00A148B0">
      <w:pPr>
        <w:spacing w:line="360" w:lineRule="auto"/>
        <w:rPr>
          <w:ins w:id="322" w:author="Doug Bausch" w:date="2019-03-04T07:31:00Z"/>
        </w:rPr>
      </w:pPr>
      <w:ins w:id="323" w:author="Doug Bausch" w:date="2019-03-04T07:31:00Z">
        <w:r w:rsidRPr="004C0EDA">
          <w:t xml:space="preserve">The accuracy and credibility of a flood loss estimation study is substantially enhanced when the specific location of a structure is known in relation to the flood hazard.  Unlike other hazards, such as wind or earthquake, the severity of the flood hazard (usually water depth) may change dramatically over short distances.  Floods may result in deep water within residential streets but no </w:t>
        </w:r>
        <w:r w:rsidRPr="004C0EDA">
          <w:lastRenderedPageBreak/>
          <w:t xml:space="preserve">or limited flooding may occur at structures.  Assumptions made when distributing aggregated building stock or area weighting flood depths across a Census Block introduce significant sources of error or uncertainty.  An objective of </w:t>
        </w:r>
        <w:proofErr w:type="spellStart"/>
        <w:r w:rsidRPr="004C0EDA">
          <w:t>OpenHazus</w:t>
        </w:r>
        <w:proofErr w:type="spellEnd"/>
        <w:r w:rsidRPr="004C0EDA">
          <w:t xml:space="preserve"> is to provide an </w:t>
        </w:r>
        <w:r>
          <w:t>Open Source, enhanced,</w:t>
        </w:r>
        <w:r w:rsidRPr="004C0EDA">
          <w:t xml:space="preserve"> nationwide site-specific flood loss</w:t>
        </w:r>
        <w:r>
          <w:t xml:space="preserve"> analysis</w:t>
        </w:r>
        <w:r w:rsidRPr="004C0EDA">
          <w:t xml:space="preserve"> capability.  This requires significant optimization of the existing legacy Hazus UDF analysis in order to </w:t>
        </w:r>
        <w:r>
          <w:t xml:space="preserve">extract depth values and </w:t>
        </w:r>
        <w:r w:rsidRPr="004C0EDA">
          <w:t xml:space="preserve">process large numbers of facilities quickly, as well as the dynamic application of vulnerability attributes and Depth Damage Functions (DDFs) to user-supplied or nationwide building footprint-based inventory. While most users will be able to leverage a new web-based </w:t>
        </w:r>
        <w:proofErr w:type="spellStart"/>
        <w:r w:rsidRPr="004C0EDA">
          <w:t>OpenHazus</w:t>
        </w:r>
        <w:proofErr w:type="spellEnd"/>
        <w:r w:rsidRPr="004C0EDA">
          <w:t xml:space="preserve"> capability for flood loss estimation, users that are unable to share Personally Identifiable Information (PII) or sensitive datasets online would require a lightweight Open Source desktop utility to perform flood loss analysis locally.</w:t>
        </w:r>
      </w:ins>
    </w:p>
    <w:p w14:paraId="321E6CF6" w14:textId="77777777" w:rsidR="00A148B0" w:rsidRDefault="00A148B0" w:rsidP="00A148B0">
      <w:pPr>
        <w:spacing w:line="360" w:lineRule="auto"/>
        <w:rPr>
          <w:ins w:id="324" w:author="Doug Bausch" w:date="2019-03-04T07:31:00Z"/>
        </w:rPr>
      </w:pPr>
      <w:ins w:id="325" w:author="Doug Bausch" w:date="2019-03-04T07:31:00Z">
        <w:r w:rsidRPr="00644DDE">
          <w:t xml:space="preserve">An example of using the Hazus-based functions within an open source context is given by </w:t>
        </w:r>
        <w:proofErr w:type="spellStart"/>
        <w:r w:rsidRPr="00644DDE">
          <w:t>Gutenson</w:t>
        </w:r>
        <w:proofErr w:type="spellEnd"/>
        <w:r w:rsidRPr="00644DDE">
          <w:t xml:space="preserve"> and others (2017), whose Flood Damage Wizard built on Hazus DDFs using R (statistical computing language) package constructed by Gopi </w:t>
        </w:r>
        <w:proofErr w:type="spellStart"/>
        <w:r w:rsidRPr="00644DDE">
          <w:t>Goteti</w:t>
        </w:r>
        <w:proofErr w:type="spellEnd"/>
        <w:r w:rsidRPr="00644DDE">
          <w:t xml:space="preserve"> (Damage functions from FEMA's HAZUS software for use in modeling financial losses from natural disasters, </w:t>
        </w:r>
        <w:r>
          <w:rPr>
            <w:rStyle w:val="Hyperlink"/>
          </w:rPr>
          <w:fldChar w:fldCharType="begin"/>
        </w:r>
        <w:r>
          <w:rPr>
            <w:rStyle w:val="Hyperlink"/>
          </w:rPr>
          <w:instrText xml:space="preserve"> HYPERLINK "https://cran.r-project.org/package=hazus" </w:instrText>
        </w:r>
        <w:r>
          <w:rPr>
            <w:rStyle w:val="Hyperlink"/>
          </w:rPr>
          <w:fldChar w:fldCharType="separate"/>
        </w:r>
        <w:r w:rsidRPr="00B053A8">
          <w:rPr>
            <w:rStyle w:val="Hyperlink"/>
          </w:rPr>
          <w:t>https://cran.r-project.org/package=hazus</w:t>
        </w:r>
        <w:r>
          <w:rPr>
            <w:rStyle w:val="Hyperlink"/>
          </w:rPr>
          <w:fldChar w:fldCharType="end"/>
        </w:r>
        <w:r w:rsidRPr="00644DDE">
          <w:t>).  This Open Source publication of the Hazus flood damage functions includes not only the building and content DDFs but the damage parameters for other infrastructure as well as crop losses.  In addition, this package includes an Open Source visualization utility (ggplot2) for graphic display of selected damage functions.</w:t>
        </w:r>
      </w:ins>
    </w:p>
    <w:p w14:paraId="5446F5FA" w14:textId="77777777" w:rsidR="00A148B0" w:rsidRDefault="00A148B0" w:rsidP="00A148B0">
      <w:pPr>
        <w:spacing w:line="360" w:lineRule="auto"/>
        <w:rPr>
          <w:ins w:id="326" w:author="Doug Bausch" w:date="2019-03-04T07:31:00Z"/>
        </w:rPr>
      </w:pPr>
      <w:ins w:id="327" w:author="Doug Bausch" w:date="2019-03-04T07:31:00Z">
        <w:r>
          <w:rPr>
            <w:noProof/>
            <w:color w:val="222222"/>
          </w:rPr>
          <w:lastRenderedPageBreak/>
          <w:drawing>
            <wp:inline distT="0" distB="0" distL="0" distR="0" wp14:anchorId="15350488" wp14:editId="2DFB9C84">
              <wp:extent cx="4620413" cy="4082097"/>
              <wp:effectExtent l="133350" t="114300" r="123190" b="1663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3314" cy="4093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41576524" w14:textId="77777777" w:rsidR="00A148B0" w:rsidRPr="002D4FFD" w:rsidRDefault="00A148B0" w:rsidP="00A148B0">
      <w:pPr>
        <w:spacing w:line="360" w:lineRule="auto"/>
        <w:rPr>
          <w:ins w:id="328" w:author="Doug Bausch" w:date="2019-03-04T07:31:00Z"/>
        </w:rPr>
      </w:pPr>
      <w:ins w:id="329" w:author="Doug Bausch" w:date="2019-03-04T07:31:00Z">
        <w:r w:rsidRPr="002D4FFD">
          <w:t>A Proof of Concept (POC) was developed to demonstrate the feasibility of the following flood loss estimation capabilities:</w:t>
        </w:r>
      </w:ins>
    </w:p>
    <w:p w14:paraId="50CFF071" w14:textId="77777777" w:rsidR="00A148B0" w:rsidRPr="002D4FFD" w:rsidRDefault="00A148B0" w:rsidP="00A148B0">
      <w:pPr>
        <w:spacing w:line="240" w:lineRule="auto"/>
        <w:rPr>
          <w:ins w:id="330" w:author="Doug Bausch" w:date="2019-03-04T07:31:00Z"/>
        </w:rPr>
      </w:pPr>
      <w:ins w:id="331" w:author="Doug Bausch" w:date="2019-03-04T07:31:00Z">
        <w:r w:rsidRPr="002D4FFD">
          <w:t>1.</w:t>
        </w:r>
        <w:r w:rsidRPr="002D4FFD">
          <w:tab/>
          <w:t>Leverage free and open source tools</w:t>
        </w:r>
      </w:ins>
    </w:p>
    <w:p w14:paraId="5447FB23" w14:textId="77777777" w:rsidR="00A148B0" w:rsidRPr="002D4FFD" w:rsidRDefault="00A148B0" w:rsidP="00A148B0">
      <w:pPr>
        <w:spacing w:line="240" w:lineRule="auto"/>
        <w:ind w:left="720" w:hanging="720"/>
        <w:rPr>
          <w:ins w:id="332" w:author="Doug Bausch" w:date="2019-03-04T07:31:00Z"/>
        </w:rPr>
      </w:pPr>
      <w:ins w:id="333" w:author="Doug Bausch" w:date="2019-03-04T07:31:00Z">
        <w:r w:rsidRPr="002D4FFD">
          <w:t>2.</w:t>
        </w:r>
        <w:r w:rsidRPr="002D4FFD">
          <w:tab/>
          <w:t>Optimize processing time with the goal of extracting flood depths at structures and estimating losses for ~10K records per second</w:t>
        </w:r>
      </w:ins>
    </w:p>
    <w:p w14:paraId="687A509E" w14:textId="77777777" w:rsidR="00A148B0" w:rsidRDefault="00A148B0" w:rsidP="00A148B0">
      <w:pPr>
        <w:spacing w:line="240" w:lineRule="auto"/>
        <w:rPr>
          <w:ins w:id="334" w:author="Doug Bausch" w:date="2019-03-04T07:31:00Z"/>
        </w:rPr>
      </w:pPr>
      <w:ins w:id="335" w:author="Doug Bausch" w:date="2019-03-04T07:31:00Z">
        <w:r w:rsidRPr="002D4FFD">
          <w:t>3.</w:t>
        </w:r>
        <w:r w:rsidRPr="002D4FFD">
          <w:tab/>
          <w:t>Provide both a light weight desktop utility and web-based tool</w:t>
        </w:r>
      </w:ins>
    </w:p>
    <w:p w14:paraId="3773B49C" w14:textId="77777777" w:rsidR="00A148B0" w:rsidRDefault="00A148B0" w:rsidP="00A148B0">
      <w:pPr>
        <w:spacing w:line="360" w:lineRule="auto"/>
        <w:rPr>
          <w:ins w:id="336" w:author="Doug Bausch" w:date="2019-03-04T07:31:00Z"/>
        </w:rPr>
      </w:pPr>
      <w:ins w:id="337" w:author="Doug Bausch" w:date="2019-03-04T07:31:00Z">
        <w:r>
          <w:t xml:space="preserve">The </w:t>
        </w:r>
        <w:proofErr w:type="spellStart"/>
        <w:r>
          <w:t>OpenHazus</w:t>
        </w:r>
        <w:proofErr w:type="spellEnd"/>
        <w:r>
          <w:t xml:space="preserve"> Site-Specific Flood Analysis POC has evolved through four versions to arrive at its current state. These incremental versions are outlined and described below.</w:t>
        </w:r>
      </w:ins>
    </w:p>
    <w:tbl>
      <w:tblPr>
        <w:tblW w:w="9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1340"/>
        <w:gridCol w:w="1080"/>
        <w:gridCol w:w="2610"/>
        <w:gridCol w:w="1620"/>
        <w:gridCol w:w="1800"/>
      </w:tblGrid>
      <w:tr w:rsidR="00A148B0" w14:paraId="6C3909A2" w14:textId="77777777" w:rsidTr="00493A9D">
        <w:trPr>
          <w:jc w:val="center"/>
          <w:ins w:id="338" w:author="Doug Bausch" w:date="2019-03-04T07:31:00Z"/>
        </w:trPr>
        <w:tc>
          <w:tcPr>
            <w:tcW w:w="1430" w:type="dxa"/>
            <w:shd w:val="clear" w:color="auto" w:fill="auto"/>
            <w:tcMar>
              <w:top w:w="100" w:type="dxa"/>
              <w:left w:w="100" w:type="dxa"/>
              <w:bottom w:w="100" w:type="dxa"/>
              <w:right w:w="100" w:type="dxa"/>
            </w:tcMar>
          </w:tcPr>
          <w:p w14:paraId="6CE49E22" w14:textId="77777777" w:rsidR="00A148B0" w:rsidRPr="00881D69" w:rsidRDefault="00A148B0" w:rsidP="00493A9D">
            <w:pPr>
              <w:widowControl w:val="0"/>
              <w:pBdr>
                <w:top w:val="nil"/>
                <w:left w:val="nil"/>
                <w:bottom w:val="nil"/>
                <w:right w:val="nil"/>
                <w:between w:val="nil"/>
              </w:pBdr>
              <w:spacing w:line="360" w:lineRule="auto"/>
              <w:rPr>
                <w:ins w:id="339" w:author="Doug Bausch" w:date="2019-03-04T07:31:00Z"/>
                <w:b/>
                <w:sz w:val="22"/>
              </w:rPr>
            </w:pPr>
            <w:ins w:id="340" w:author="Doug Bausch" w:date="2019-03-04T07:31:00Z">
              <w:r w:rsidRPr="00881D69">
                <w:rPr>
                  <w:b/>
                  <w:sz w:val="22"/>
                </w:rPr>
                <w:t>Version</w:t>
              </w:r>
            </w:ins>
          </w:p>
        </w:tc>
        <w:tc>
          <w:tcPr>
            <w:tcW w:w="1340" w:type="dxa"/>
            <w:shd w:val="clear" w:color="auto" w:fill="auto"/>
            <w:tcMar>
              <w:top w:w="100" w:type="dxa"/>
              <w:left w:w="100" w:type="dxa"/>
              <w:bottom w:w="100" w:type="dxa"/>
              <w:right w:w="100" w:type="dxa"/>
            </w:tcMar>
          </w:tcPr>
          <w:p w14:paraId="199379E9" w14:textId="77777777" w:rsidR="00A148B0" w:rsidRPr="00881D69" w:rsidRDefault="00A148B0" w:rsidP="00493A9D">
            <w:pPr>
              <w:widowControl w:val="0"/>
              <w:pBdr>
                <w:top w:val="nil"/>
                <w:left w:val="nil"/>
                <w:bottom w:val="nil"/>
                <w:right w:val="nil"/>
                <w:between w:val="nil"/>
              </w:pBdr>
              <w:spacing w:line="360" w:lineRule="auto"/>
              <w:rPr>
                <w:ins w:id="341" w:author="Doug Bausch" w:date="2019-03-04T07:31:00Z"/>
                <w:b/>
                <w:sz w:val="22"/>
              </w:rPr>
            </w:pPr>
            <w:ins w:id="342" w:author="Doug Bausch" w:date="2019-03-04T07:31:00Z">
              <w:r w:rsidRPr="00881D69">
                <w:rPr>
                  <w:b/>
                  <w:sz w:val="22"/>
                </w:rPr>
                <w:t>Software</w:t>
              </w:r>
            </w:ins>
          </w:p>
        </w:tc>
        <w:tc>
          <w:tcPr>
            <w:tcW w:w="1080" w:type="dxa"/>
            <w:shd w:val="clear" w:color="auto" w:fill="auto"/>
            <w:tcMar>
              <w:top w:w="100" w:type="dxa"/>
              <w:left w:w="100" w:type="dxa"/>
              <w:bottom w:w="100" w:type="dxa"/>
              <w:right w:w="100" w:type="dxa"/>
            </w:tcMar>
          </w:tcPr>
          <w:p w14:paraId="49B8A75A" w14:textId="77777777" w:rsidR="00A148B0" w:rsidRPr="00881D69" w:rsidRDefault="00A148B0" w:rsidP="00493A9D">
            <w:pPr>
              <w:widowControl w:val="0"/>
              <w:pBdr>
                <w:top w:val="nil"/>
                <w:left w:val="nil"/>
                <w:bottom w:val="nil"/>
                <w:right w:val="nil"/>
                <w:between w:val="nil"/>
              </w:pBdr>
              <w:spacing w:line="360" w:lineRule="auto"/>
              <w:rPr>
                <w:ins w:id="343" w:author="Doug Bausch" w:date="2019-03-04T07:31:00Z"/>
                <w:b/>
                <w:sz w:val="22"/>
              </w:rPr>
            </w:pPr>
            <w:ins w:id="344" w:author="Doug Bausch" w:date="2019-03-04T07:31:00Z">
              <w:r w:rsidRPr="00881D69">
                <w:rPr>
                  <w:b/>
                  <w:sz w:val="22"/>
                </w:rPr>
                <w:t xml:space="preserve">Runtime </w:t>
              </w:r>
            </w:ins>
          </w:p>
        </w:tc>
        <w:tc>
          <w:tcPr>
            <w:tcW w:w="2610" w:type="dxa"/>
          </w:tcPr>
          <w:p w14:paraId="4BF8FB04" w14:textId="77777777" w:rsidR="00A148B0" w:rsidRPr="00881D69" w:rsidRDefault="00A148B0" w:rsidP="00493A9D">
            <w:pPr>
              <w:widowControl w:val="0"/>
              <w:pBdr>
                <w:top w:val="nil"/>
                <w:left w:val="nil"/>
                <w:bottom w:val="nil"/>
                <w:right w:val="nil"/>
                <w:between w:val="nil"/>
              </w:pBdr>
              <w:spacing w:line="360" w:lineRule="auto"/>
              <w:rPr>
                <w:ins w:id="345" w:author="Doug Bausch" w:date="2019-03-04T07:31:00Z"/>
                <w:b/>
                <w:sz w:val="22"/>
              </w:rPr>
            </w:pPr>
            <w:ins w:id="346" w:author="Doug Bausch" w:date="2019-03-04T07:31:00Z">
              <w:r w:rsidRPr="00881D69">
                <w:rPr>
                  <w:b/>
                  <w:sz w:val="22"/>
                </w:rPr>
                <w:t>Desktop Utility Size*</w:t>
              </w:r>
            </w:ins>
          </w:p>
        </w:tc>
        <w:tc>
          <w:tcPr>
            <w:tcW w:w="1620" w:type="dxa"/>
            <w:shd w:val="clear" w:color="auto" w:fill="auto"/>
            <w:tcMar>
              <w:top w:w="100" w:type="dxa"/>
              <w:left w:w="100" w:type="dxa"/>
              <w:bottom w:w="100" w:type="dxa"/>
              <w:right w:w="100" w:type="dxa"/>
            </w:tcMar>
          </w:tcPr>
          <w:p w14:paraId="29C2A1B2" w14:textId="77777777" w:rsidR="00A148B0" w:rsidRPr="00881D69" w:rsidRDefault="00A148B0" w:rsidP="00493A9D">
            <w:pPr>
              <w:widowControl w:val="0"/>
              <w:pBdr>
                <w:top w:val="nil"/>
                <w:left w:val="nil"/>
                <w:bottom w:val="nil"/>
                <w:right w:val="nil"/>
                <w:between w:val="nil"/>
              </w:pBdr>
              <w:spacing w:line="360" w:lineRule="auto"/>
              <w:rPr>
                <w:ins w:id="347" w:author="Doug Bausch" w:date="2019-03-04T07:31:00Z"/>
                <w:b/>
                <w:sz w:val="22"/>
              </w:rPr>
            </w:pPr>
            <w:ins w:id="348" w:author="Doug Bausch" w:date="2019-03-04T07:31:00Z">
              <w:r w:rsidRPr="00881D69">
                <w:rPr>
                  <w:b/>
                  <w:sz w:val="22"/>
                </w:rPr>
                <w:t>Input Format</w:t>
              </w:r>
            </w:ins>
          </w:p>
        </w:tc>
        <w:tc>
          <w:tcPr>
            <w:tcW w:w="1800" w:type="dxa"/>
            <w:shd w:val="clear" w:color="auto" w:fill="auto"/>
            <w:tcMar>
              <w:top w:w="100" w:type="dxa"/>
              <w:left w:w="100" w:type="dxa"/>
              <w:bottom w:w="100" w:type="dxa"/>
              <w:right w:w="100" w:type="dxa"/>
            </w:tcMar>
          </w:tcPr>
          <w:p w14:paraId="2AC1E9F4" w14:textId="77777777" w:rsidR="00A148B0" w:rsidRPr="00881D69" w:rsidRDefault="00A148B0" w:rsidP="00493A9D">
            <w:pPr>
              <w:widowControl w:val="0"/>
              <w:pBdr>
                <w:top w:val="nil"/>
                <w:left w:val="nil"/>
                <w:bottom w:val="nil"/>
                <w:right w:val="nil"/>
                <w:between w:val="nil"/>
              </w:pBdr>
              <w:spacing w:line="360" w:lineRule="auto"/>
              <w:rPr>
                <w:ins w:id="349" w:author="Doug Bausch" w:date="2019-03-04T07:31:00Z"/>
                <w:b/>
                <w:sz w:val="22"/>
              </w:rPr>
            </w:pPr>
            <w:ins w:id="350" w:author="Doug Bausch" w:date="2019-03-04T07:31:00Z">
              <w:r w:rsidRPr="00881D69">
                <w:rPr>
                  <w:b/>
                  <w:sz w:val="22"/>
                </w:rPr>
                <w:t>Output Format</w:t>
              </w:r>
            </w:ins>
          </w:p>
        </w:tc>
      </w:tr>
      <w:tr w:rsidR="00A148B0" w14:paraId="681EB77E" w14:textId="77777777" w:rsidTr="00493A9D">
        <w:trPr>
          <w:jc w:val="center"/>
          <w:ins w:id="351" w:author="Doug Bausch" w:date="2019-03-04T07:31:00Z"/>
        </w:trPr>
        <w:tc>
          <w:tcPr>
            <w:tcW w:w="1430" w:type="dxa"/>
            <w:shd w:val="clear" w:color="auto" w:fill="auto"/>
            <w:tcMar>
              <w:top w:w="100" w:type="dxa"/>
              <w:left w:w="100" w:type="dxa"/>
              <w:bottom w:w="100" w:type="dxa"/>
              <w:right w:w="100" w:type="dxa"/>
            </w:tcMar>
          </w:tcPr>
          <w:p w14:paraId="63337D71" w14:textId="77777777" w:rsidR="00A148B0" w:rsidRPr="00881D69" w:rsidRDefault="00A148B0" w:rsidP="00493A9D">
            <w:pPr>
              <w:widowControl w:val="0"/>
              <w:pBdr>
                <w:top w:val="nil"/>
                <w:left w:val="nil"/>
                <w:bottom w:val="nil"/>
                <w:right w:val="nil"/>
                <w:between w:val="nil"/>
              </w:pBdr>
              <w:spacing w:line="360" w:lineRule="auto"/>
              <w:jc w:val="center"/>
              <w:rPr>
                <w:ins w:id="352" w:author="Doug Bausch" w:date="2019-03-04T07:31:00Z"/>
                <w:sz w:val="22"/>
              </w:rPr>
            </w:pPr>
            <w:ins w:id="353" w:author="Doug Bausch" w:date="2019-03-04T07:31:00Z">
              <w:r w:rsidRPr="00881D69">
                <w:rPr>
                  <w:sz w:val="22"/>
                </w:rPr>
                <w:t>Hazus 4.2</w:t>
              </w:r>
            </w:ins>
          </w:p>
        </w:tc>
        <w:tc>
          <w:tcPr>
            <w:tcW w:w="1340" w:type="dxa"/>
            <w:shd w:val="clear" w:color="auto" w:fill="auto"/>
            <w:tcMar>
              <w:top w:w="100" w:type="dxa"/>
              <w:left w:w="100" w:type="dxa"/>
              <w:bottom w:w="100" w:type="dxa"/>
              <w:right w:w="100" w:type="dxa"/>
            </w:tcMar>
          </w:tcPr>
          <w:p w14:paraId="49603FFA" w14:textId="77777777" w:rsidR="00A148B0" w:rsidRPr="00881D69" w:rsidRDefault="00A148B0" w:rsidP="00493A9D">
            <w:pPr>
              <w:widowControl w:val="0"/>
              <w:pBdr>
                <w:top w:val="nil"/>
                <w:left w:val="nil"/>
                <w:bottom w:val="nil"/>
                <w:right w:val="nil"/>
                <w:between w:val="nil"/>
              </w:pBdr>
              <w:spacing w:line="360" w:lineRule="auto"/>
              <w:rPr>
                <w:ins w:id="354" w:author="Doug Bausch" w:date="2019-03-04T07:31:00Z"/>
                <w:sz w:val="22"/>
              </w:rPr>
            </w:pPr>
            <w:ins w:id="355" w:author="Doug Bausch" w:date="2019-03-04T07:31:00Z">
              <w:r w:rsidRPr="00881D69">
                <w:rPr>
                  <w:sz w:val="22"/>
                </w:rPr>
                <w:t>Hazus and ArcGIS with Spatial Analyst</w:t>
              </w:r>
            </w:ins>
          </w:p>
        </w:tc>
        <w:tc>
          <w:tcPr>
            <w:tcW w:w="1080" w:type="dxa"/>
            <w:shd w:val="clear" w:color="auto" w:fill="auto"/>
            <w:tcMar>
              <w:top w:w="100" w:type="dxa"/>
              <w:left w:w="100" w:type="dxa"/>
              <w:bottom w:w="100" w:type="dxa"/>
              <w:right w:w="100" w:type="dxa"/>
            </w:tcMar>
          </w:tcPr>
          <w:p w14:paraId="0C833131" w14:textId="77777777" w:rsidR="00A148B0" w:rsidRPr="00881D69" w:rsidRDefault="00A148B0" w:rsidP="00493A9D">
            <w:pPr>
              <w:widowControl w:val="0"/>
              <w:pBdr>
                <w:top w:val="nil"/>
                <w:left w:val="nil"/>
                <w:bottom w:val="nil"/>
                <w:right w:val="nil"/>
                <w:between w:val="nil"/>
              </w:pBdr>
              <w:spacing w:line="360" w:lineRule="auto"/>
              <w:rPr>
                <w:ins w:id="356" w:author="Doug Bausch" w:date="2019-03-04T07:31:00Z"/>
                <w:sz w:val="22"/>
              </w:rPr>
            </w:pPr>
            <w:ins w:id="357" w:author="Doug Bausch" w:date="2019-03-04T07:31:00Z">
              <w:r w:rsidRPr="00881D69">
                <w:rPr>
                  <w:sz w:val="22"/>
                </w:rPr>
                <w:t>44 min 20 sec</w:t>
              </w:r>
            </w:ins>
          </w:p>
        </w:tc>
        <w:tc>
          <w:tcPr>
            <w:tcW w:w="2610" w:type="dxa"/>
          </w:tcPr>
          <w:p w14:paraId="2002D056" w14:textId="77777777" w:rsidR="00A148B0" w:rsidRPr="00881D69" w:rsidRDefault="00A148B0" w:rsidP="00493A9D">
            <w:pPr>
              <w:widowControl w:val="0"/>
              <w:pBdr>
                <w:top w:val="nil"/>
                <w:left w:val="nil"/>
                <w:bottom w:val="nil"/>
                <w:right w:val="nil"/>
                <w:between w:val="nil"/>
              </w:pBdr>
              <w:spacing w:line="360" w:lineRule="auto"/>
              <w:rPr>
                <w:ins w:id="358" w:author="Doug Bausch" w:date="2019-03-04T07:31:00Z"/>
                <w:sz w:val="22"/>
              </w:rPr>
            </w:pPr>
            <w:ins w:id="359" w:author="Doug Bausch" w:date="2019-03-04T07:31:00Z">
              <w:r w:rsidRPr="00881D69">
                <w:rPr>
                  <w:sz w:val="22"/>
                </w:rPr>
                <w:t>12.4GB Hazus; 2.28GB ArcGIS with Spatial Analyst</w:t>
              </w:r>
            </w:ins>
          </w:p>
        </w:tc>
        <w:tc>
          <w:tcPr>
            <w:tcW w:w="1620" w:type="dxa"/>
            <w:shd w:val="clear" w:color="auto" w:fill="auto"/>
            <w:tcMar>
              <w:top w:w="100" w:type="dxa"/>
              <w:left w:w="100" w:type="dxa"/>
              <w:bottom w:w="100" w:type="dxa"/>
              <w:right w:w="100" w:type="dxa"/>
            </w:tcMar>
          </w:tcPr>
          <w:p w14:paraId="26FF3B2D" w14:textId="77777777" w:rsidR="00A148B0" w:rsidRPr="00881D69" w:rsidRDefault="00A148B0" w:rsidP="00493A9D">
            <w:pPr>
              <w:widowControl w:val="0"/>
              <w:pBdr>
                <w:top w:val="nil"/>
                <w:left w:val="nil"/>
                <w:bottom w:val="nil"/>
                <w:right w:val="nil"/>
                <w:between w:val="nil"/>
              </w:pBdr>
              <w:spacing w:line="360" w:lineRule="auto"/>
              <w:rPr>
                <w:ins w:id="360" w:author="Doug Bausch" w:date="2019-03-04T07:31:00Z"/>
                <w:sz w:val="22"/>
              </w:rPr>
            </w:pPr>
            <w:ins w:id="361" w:author="Doug Bausch" w:date="2019-03-04T07:31:00Z">
              <w:r w:rsidRPr="00881D69">
                <w:rPr>
                  <w:sz w:val="22"/>
                </w:rPr>
                <w:t>.</w:t>
              </w:r>
              <w:proofErr w:type="spellStart"/>
              <w:r w:rsidRPr="00881D69">
                <w:rPr>
                  <w:sz w:val="22"/>
                </w:rPr>
                <w:t>mdb</w:t>
              </w:r>
              <w:proofErr w:type="spellEnd"/>
              <w:r w:rsidRPr="00881D69">
                <w:rPr>
                  <w:sz w:val="22"/>
                </w:rPr>
                <w:t xml:space="preserve"> or .</w:t>
              </w:r>
              <w:proofErr w:type="spellStart"/>
              <w:r w:rsidRPr="00881D69">
                <w:rPr>
                  <w:sz w:val="22"/>
                </w:rPr>
                <w:t>xls</w:t>
              </w:r>
              <w:proofErr w:type="spellEnd"/>
              <w:r w:rsidRPr="00881D69">
                <w:rPr>
                  <w:sz w:val="22"/>
                </w:rPr>
                <w:t xml:space="preserve"> (using CDMS)</w:t>
              </w:r>
            </w:ins>
          </w:p>
        </w:tc>
        <w:tc>
          <w:tcPr>
            <w:tcW w:w="1800" w:type="dxa"/>
            <w:shd w:val="clear" w:color="auto" w:fill="auto"/>
            <w:tcMar>
              <w:top w:w="100" w:type="dxa"/>
              <w:left w:w="100" w:type="dxa"/>
              <w:bottom w:w="100" w:type="dxa"/>
              <w:right w:w="100" w:type="dxa"/>
            </w:tcMar>
          </w:tcPr>
          <w:p w14:paraId="288DEF36" w14:textId="77777777" w:rsidR="00A148B0" w:rsidRPr="00881D69" w:rsidRDefault="00A148B0" w:rsidP="00493A9D">
            <w:pPr>
              <w:widowControl w:val="0"/>
              <w:pBdr>
                <w:top w:val="nil"/>
                <w:left w:val="nil"/>
                <w:bottom w:val="nil"/>
                <w:right w:val="nil"/>
                <w:between w:val="nil"/>
              </w:pBdr>
              <w:spacing w:line="360" w:lineRule="auto"/>
              <w:rPr>
                <w:ins w:id="362" w:author="Doug Bausch" w:date="2019-03-04T07:31:00Z"/>
                <w:sz w:val="22"/>
              </w:rPr>
            </w:pPr>
            <w:ins w:id="363" w:author="Doug Bausch" w:date="2019-03-04T07:31:00Z">
              <w:r w:rsidRPr="00881D69">
                <w:rPr>
                  <w:sz w:val="22"/>
                </w:rPr>
                <w:t>SQL tables</w:t>
              </w:r>
            </w:ins>
          </w:p>
        </w:tc>
      </w:tr>
      <w:tr w:rsidR="00A148B0" w14:paraId="600CBF0E" w14:textId="77777777" w:rsidTr="00493A9D">
        <w:trPr>
          <w:jc w:val="center"/>
          <w:ins w:id="364" w:author="Doug Bausch" w:date="2019-03-04T07:31:00Z"/>
        </w:trPr>
        <w:tc>
          <w:tcPr>
            <w:tcW w:w="1430" w:type="dxa"/>
            <w:shd w:val="clear" w:color="auto" w:fill="auto"/>
            <w:tcMar>
              <w:top w:w="100" w:type="dxa"/>
              <w:left w:w="100" w:type="dxa"/>
              <w:bottom w:w="100" w:type="dxa"/>
              <w:right w:w="100" w:type="dxa"/>
            </w:tcMar>
          </w:tcPr>
          <w:p w14:paraId="7D72448C" w14:textId="77777777" w:rsidR="00A148B0" w:rsidRPr="00881D69" w:rsidRDefault="00A148B0" w:rsidP="00493A9D">
            <w:pPr>
              <w:widowControl w:val="0"/>
              <w:pBdr>
                <w:top w:val="nil"/>
                <w:left w:val="nil"/>
                <w:bottom w:val="nil"/>
                <w:right w:val="nil"/>
                <w:between w:val="nil"/>
              </w:pBdr>
              <w:spacing w:line="360" w:lineRule="auto"/>
              <w:jc w:val="center"/>
              <w:rPr>
                <w:ins w:id="365" w:author="Doug Bausch" w:date="2019-03-04T07:31:00Z"/>
                <w:sz w:val="22"/>
              </w:rPr>
            </w:pPr>
            <w:ins w:id="366" w:author="Doug Bausch" w:date="2019-03-04T07:31:00Z">
              <w:r w:rsidRPr="00881D69">
                <w:rPr>
                  <w:sz w:val="22"/>
                </w:rPr>
                <w:t>OpenHazus0</w:t>
              </w:r>
            </w:ins>
          </w:p>
        </w:tc>
        <w:tc>
          <w:tcPr>
            <w:tcW w:w="1340" w:type="dxa"/>
            <w:shd w:val="clear" w:color="auto" w:fill="auto"/>
            <w:tcMar>
              <w:top w:w="100" w:type="dxa"/>
              <w:left w:w="100" w:type="dxa"/>
              <w:bottom w:w="100" w:type="dxa"/>
              <w:right w:w="100" w:type="dxa"/>
            </w:tcMar>
          </w:tcPr>
          <w:p w14:paraId="23BC9EA8" w14:textId="77777777" w:rsidR="00A148B0" w:rsidRPr="00881D69" w:rsidRDefault="00A148B0" w:rsidP="00493A9D">
            <w:pPr>
              <w:widowControl w:val="0"/>
              <w:pBdr>
                <w:top w:val="nil"/>
                <w:left w:val="nil"/>
                <w:bottom w:val="nil"/>
                <w:right w:val="nil"/>
                <w:between w:val="nil"/>
              </w:pBdr>
              <w:spacing w:line="360" w:lineRule="auto"/>
              <w:rPr>
                <w:ins w:id="367" w:author="Doug Bausch" w:date="2019-03-04T07:31:00Z"/>
                <w:sz w:val="22"/>
              </w:rPr>
            </w:pPr>
            <w:ins w:id="368" w:author="Doug Bausch" w:date="2019-03-04T07:31:00Z">
              <w:r w:rsidRPr="00881D69">
                <w:rPr>
                  <w:sz w:val="22"/>
                </w:rPr>
                <w:t xml:space="preserve">ArcGIS </w:t>
              </w:r>
              <w:r w:rsidRPr="00881D69">
                <w:rPr>
                  <w:sz w:val="22"/>
                </w:rPr>
                <w:lastRenderedPageBreak/>
                <w:t>(DOGAMI)</w:t>
              </w:r>
            </w:ins>
          </w:p>
        </w:tc>
        <w:tc>
          <w:tcPr>
            <w:tcW w:w="1080" w:type="dxa"/>
            <w:shd w:val="clear" w:color="auto" w:fill="auto"/>
            <w:tcMar>
              <w:top w:w="100" w:type="dxa"/>
              <w:left w:w="100" w:type="dxa"/>
              <w:bottom w:w="100" w:type="dxa"/>
              <w:right w:w="100" w:type="dxa"/>
            </w:tcMar>
          </w:tcPr>
          <w:p w14:paraId="161F46CF" w14:textId="77777777" w:rsidR="00A148B0" w:rsidRPr="00881D69" w:rsidRDefault="00A148B0" w:rsidP="00493A9D">
            <w:pPr>
              <w:widowControl w:val="0"/>
              <w:pBdr>
                <w:top w:val="nil"/>
                <w:left w:val="nil"/>
                <w:bottom w:val="nil"/>
                <w:right w:val="nil"/>
                <w:between w:val="nil"/>
              </w:pBdr>
              <w:spacing w:line="360" w:lineRule="auto"/>
              <w:rPr>
                <w:ins w:id="369" w:author="Doug Bausch" w:date="2019-03-04T07:31:00Z"/>
                <w:sz w:val="22"/>
              </w:rPr>
            </w:pPr>
            <w:ins w:id="370" w:author="Doug Bausch" w:date="2019-03-04T07:31:00Z">
              <w:r w:rsidRPr="00881D69">
                <w:rPr>
                  <w:sz w:val="22"/>
                </w:rPr>
                <w:lastRenderedPageBreak/>
                <w:t>84 sec</w:t>
              </w:r>
            </w:ins>
          </w:p>
          <w:p w14:paraId="48EC3A62" w14:textId="77777777" w:rsidR="00A148B0" w:rsidRPr="00881D69" w:rsidRDefault="00A148B0" w:rsidP="00493A9D">
            <w:pPr>
              <w:widowControl w:val="0"/>
              <w:pBdr>
                <w:top w:val="nil"/>
                <w:left w:val="nil"/>
                <w:bottom w:val="nil"/>
                <w:right w:val="nil"/>
                <w:between w:val="nil"/>
              </w:pBdr>
              <w:spacing w:line="360" w:lineRule="auto"/>
              <w:rPr>
                <w:ins w:id="371" w:author="Doug Bausch" w:date="2019-03-04T07:31:00Z"/>
                <w:sz w:val="22"/>
              </w:rPr>
            </w:pPr>
          </w:p>
        </w:tc>
        <w:tc>
          <w:tcPr>
            <w:tcW w:w="2610" w:type="dxa"/>
          </w:tcPr>
          <w:p w14:paraId="29888A82" w14:textId="77777777" w:rsidR="00A148B0" w:rsidRPr="00881D69" w:rsidRDefault="00A148B0" w:rsidP="00493A9D">
            <w:pPr>
              <w:widowControl w:val="0"/>
              <w:pBdr>
                <w:top w:val="nil"/>
                <w:left w:val="nil"/>
                <w:bottom w:val="nil"/>
                <w:right w:val="nil"/>
                <w:between w:val="nil"/>
              </w:pBdr>
              <w:spacing w:line="360" w:lineRule="auto"/>
              <w:rPr>
                <w:ins w:id="372" w:author="Doug Bausch" w:date="2019-03-04T07:31:00Z"/>
                <w:sz w:val="22"/>
              </w:rPr>
            </w:pPr>
            <w:ins w:id="373" w:author="Doug Bausch" w:date="2019-03-04T07:31:00Z">
              <w:r w:rsidRPr="00881D69">
                <w:rPr>
                  <w:sz w:val="22"/>
                </w:rPr>
                <w:lastRenderedPageBreak/>
                <w:t>2.28GB</w:t>
              </w:r>
            </w:ins>
          </w:p>
        </w:tc>
        <w:tc>
          <w:tcPr>
            <w:tcW w:w="1620" w:type="dxa"/>
            <w:shd w:val="clear" w:color="auto" w:fill="auto"/>
            <w:tcMar>
              <w:top w:w="100" w:type="dxa"/>
              <w:left w:w="100" w:type="dxa"/>
              <w:bottom w:w="100" w:type="dxa"/>
              <w:right w:w="100" w:type="dxa"/>
            </w:tcMar>
          </w:tcPr>
          <w:p w14:paraId="76366CF3" w14:textId="77777777" w:rsidR="00A148B0" w:rsidRPr="00881D69" w:rsidRDefault="00A148B0" w:rsidP="00493A9D">
            <w:pPr>
              <w:widowControl w:val="0"/>
              <w:pBdr>
                <w:top w:val="nil"/>
                <w:left w:val="nil"/>
                <w:bottom w:val="nil"/>
                <w:right w:val="nil"/>
                <w:between w:val="nil"/>
              </w:pBdr>
              <w:spacing w:line="360" w:lineRule="auto"/>
              <w:rPr>
                <w:ins w:id="374" w:author="Doug Bausch" w:date="2019-03-04T07:31:00Z"/>
                <w:sz w:val="22"/>
              </w:rPr>
            </w:pPr>
            <w:proofErr w:type="gramStart"/>
            <w:ins w:id="375" w:author="Doug Bausch" w:date="2019-03-04T07:31:00Z">
              <w:r w:rsidRPr="00881D69">
                <w:rPr>
                  <w:sz w:val="22"/>
                </w:rPr>
                <w:t>.</w:t>
              </w:r>
              <w:proofErr w:type="spellStart"/>
              <w:r w:rsidRPr="00881D69">
                <w:rPr>
                  <w:sz w:val="22"/>
                </w:rPr>
                <w:t>gdb</w:t>
              </w:r>
              <w:proofErr w:type="spellEnd"/>
              <w:proofErr w:type="gramEnd"/>
              <w:r w:rsidRPr="00881D69">
                <w:rPr>
                  <w:sz w:val="22"/>
                </w:rPr>
                <w:t>, .</w:t>
              </w:r>
              <w:proofErr w:type="spellStart"/>
              <w:r w:rsidRPr="00881D69">
                <w:rPr>
                  <w:sz w:val="22"/>
                </w:rPr>
                <w:t>mdb</w:t>
              </w:r>
              <w:proofErr w:type="spellEnd"/>
              <w:r w:rsidRPr="00881D69">
                <w:rPr>
                  <w:sz w:val="22"/>
                </w:rPr>
                <w:t>, .</w:t>
              </w:r>
              <w:proofErr w:type="spellStart"/>
              <w:r w:rsidRPr="00881D69">
                <w:rPr>
                  <w:sz w:val="22"/>
                </w:rPr>
                <w:t>shp</w:t>
              </w:r>
              <w:proofErr w:type="spellEnd"/>
            </w:ins>
          </w:p>
        </w:tc>
        <w:tc>
          <w:tcPr>
            <w:tcW w:w="1800" w:type="dxa"/>
            <w:shd w:val="clear" w:color="auto" w:fill="auto"/>
            <w:tcMar>
              <w:top w:w="100" w:type="dxa"/>
              <w:left w:w="100" w:type="dxa"/>
              <w:bottom w:w="100" w:type="dxa"/>
              <w:right w:w="100" w:type="dxa"/>
            </w:tcMar>
          </w:tcPr>
          <w:p w14:paraId="20FE8A4F" w14:textId="77777777" w:rsidR="00A148B0" w:rsidRPr="00881D69" w:rsidRDefault="00A148B0" w:rsidP="00493A9D">
            <w:pPr>
              <w:widowControl w:val="0"/>
              <w:pBdr>
                <w:top w:val="nil"/>
                <w:left w:val="nil"/>
                <w:bottom w:val="nil"/>
                <w:right w:val="nil"/>
                <w:between w:val="nil"/>
              </w:pBdr>
              <w:spacing w:line="360" w:lineRule="auto"/>
              <w:rPr>
                <w:ins w:id="376" w:author="Doug Bausch" w:date="2019-03-04T07:31:00Z"/>
                <w:sz w:val="22"/>
              </w:rPr>
            </w:pPr>
            <w:proofErr w:type="gramStart"/>
            <w:ins w:id="377" w:author="Doug Bausch" w:date="2019-03-04T07:31:00Z">
              <w:r w:rsidRPr="00881D69">
                <w:rPr>
                  <w:sz w:val="22"/>
                </w:rPr>
                <w:t>.</w:t>
              </w:r>
              <w:proofErr w:type="spellStart"/>
              <w:r w:rsidRPr="00881D69">
                <w:rPr>
                  <w:sz w:val="22"/>
                </w:rPr>
                <w:t>gdb</w:t>
              </w:r>
              <w:proofErr w:type="spellEnd"/>
              <w:proofErr w:type="gramEnd"/>
            </w:ins>
          </w:p>
        </w:tc>
      </w:tr>
      <w:tr w:rsidR="00A148B0" w14:paraId="53102876" w14:textId="77777777" w:rsidTr="00493A9D">
        <w:trPr>
          <w:jc w:val="center"/>
          <w:ins w:id="378" w:author="Doug Bausch" w:date="2019-03-04T07:31:00Z"/>
        </w:trPr>
        <w:tc>
          <w:tcPr>
            <w:tcW w:w="1430" w:type="dxa"/>
            <w:shd w:val="clear" w:color="auto" w:fill="auto"/>
            <w:tcMar>
              <w:top w:w="100" w:type="dxa"/>
              <w:left w:w="100" w:type="dxa"/>
              <w:bottom w:w="100" w:type="dxa"/>
              <w:right w:w="100" w:type="dxa"/>
            </w:tcMar>
          </w:tcPr>
          <w:p w14:paraId="640A6B6D" w14:textId="77777777" w:rsidR="00A148B0" w:rsidRPr="00881D69" w:rsidRDefault="00A148B0" w:rsidP="00493A9D">
            <w:pPr>
              <w:widowControl w:val="0"/>
              <w:pBdr>
                <w:top w:val="nil"/>
                <w:left w:val="nil"/>
                <w:bottom w:val="nil"/>
                <w:right w:val="nil"/>
                <w:between w:val="nil"/>
              </w:pBdr>
              <w:spacing w:line="360" w:lineRule="auto"/>
              <w:jc w:val="center"/>
              <w:rPr>
                <w:ins w:id="379" w:author="Doug Bausch" w:date="2019-03-04T07:31:00Z"/>
                <w:sz w:val="22"/>
              </w:rPr>
            </w:pPr>
            <w:ins w:id="380" w:author="Doug Bausch" w:date="2019-03-04T07:31:00Z">
              <w:r w:rsidRPr="00881D69">
                <w:rPr>
                  <w:sz w:val="22"/>
                </w:rPr>
                <w:t>OpenHazus1</w:t>
              </w:r>
            </w:ins>
          </w:p>
        </w:tc>
        <w:tc>
          <w:tcPr>
            <w:tcW w:w="1340" w:type="dxa"/>
            <w:shd w:val="clear" w:color="auto" w:fill="auto"/>
            <w:tcMar>
              <w:top w:w="100" w:type="dxa"/>
              <w:left w:w="100" w:type="dxa"/>
              <w:bottom w:w="100" w:type="dxa"/>
              <w:right w:w="100" w:type="dxa"/>
            </w:tcMar>
          </w:tcPr>
          <w:p w14:paraId="7EC831A6" w14:textId="77777777" w:rsidR="00A148B0" w:rsidRPr="00881D69" w:rsidRDefault="00A148B0" w:rsidP="00493A9D">
            <w:pPr>
              <w:widowControl w:val="0"/>
              <w:pBdr>
                <w:top w:val="nil"/>
                <w:left w:val="nil"/>
                <w:bottom w:val="nil"/>
                <w:right w:val="nil"/>
                <w:between w:val="nil"/>
              </w:pBdr>
              <w:spacing w:line="360" w:lineRule="auto"/>
              <w:rPr>
                <w:ins w:id="381" w:author="Doug Bausch" w:date="2019-03-04T07:31:00Z"/>
                <w:sz w:val="22"/>
              </w:rPr>
            </w:pPr>
            <w:ins w:id="382" w:author="Doug Bausch" w:date="2019-03-04T07:31:00Z">
              <w:r w:rsidRPr="00881D69">
                <w:rPr>
                  <w:sz w:val="22"/>
                </w:rPr>
                <w:t>QGIS and .</w:t>
              </w:r>
              <w:proofErr w:type="spellStart"/>
              <w:r w:rsidRPr="00881D69">
                <w:rPr>
                  <w:sz w:val="22"/>
                </w:rPr>
                <w:t>shp</w:t>
              </w:r>
              <w:proofErr w:type="spellEnd"/>
            </w:ins>
          </w:p>
        </w:tc>
        <w:tc>
          <w:tcPr>
            <w:tcW w:w="1080" w:type="dxa"/>
            <w:shd w:val="clear" w:color="auto" w:fill="auto"/>
            <w:tcMar>
              <w:top w:w="100" w:type="dxa"/>
              <w:left w:w="100" w:type="dxa"/>
              <w:bottom w:w="100" w:type="dxa"/>
              <w:right w:w="100" w:type="dxa"/>
            </w:tcMar>
          </w:tcPr>
          <w:p w14:paraId="6125B393" w14:textId="77777777" w:rsidR="00A148B0" w:rsidRPr="00881D69" w:rsidRDefault="00A148B0" w:rsidP="00493A9D">
            <w:pPr>
              <w:widowControl w:val="0"/>
              <w:pBdr>
                <w:top w:val="nil"/>
                <w:left w:val="nil"/>
                <w:bottom w:val="nil"/>
                <w:right w:val="nil"/>
                <w:between w:val="nil"/>
              </w:pBdr>
              <w:spacing w:line="360" w:lineRule="auto"/>
              <w:rPr>
                <w:ins w:id="383" w:author="Doug Bausch" w:date="2019-03-04T07:31:00Z"/>
                <w:sz w:val="22"/>
              </w:rPr>
            </w:pPr>
            <w:ins w:id="384" w:author="Doug Bausch" w:date="2019-03-04T07:31:00Z">
              <w:r w:rsidRPr="00881D69">
                <w:rPr>
                  <w:sz w:val="22"/>
                </w:rPr>
                <w:t>300 sec</w:t>
              </w:r>
            </w:ins>
          </w:p>
        </w:tc>
        <w:tc>
          <w:tcPr>
            <w:tcW w:w="2610" w:type="dxa"/>
          </w:tcPr>
          <w:p w14:paraId="7E66FB6B" w14:textId="77777777" w:rsidR="00A148B0" w:rsidRPr="00881D69" w:rsidRDefault="00A148B0" w:rsidP="00493A9D">
            <w:pPr>
              <w:widowControl w:val="0"/>
              <w:pBdr>
                <w:top w:val="nil"/>
                <w:left w:val="nil"/>
                <w:bottom w:val="nil"/>
                <w:right w:val="nil"/>
                <w:between w:val="nil"/>
              </w:pBdr>
              <w:spacing w:line="360" w:lineRule="auto"/>
              <w:rPr>
                <w:ins w:id="385" w:author="Doug Bausch" w:date="2019-03-04T07:31:00Z"/>
                <w:sz w:val="22"/>
              </w:rPr>
            </w:pPr>
            <w:ins w:id="386" w:author="Doug Bausch" w:date="2019-03-04T07:31:00Z">
              <w:r w:rsidRPr="00881D69">
                <w:rPr>
                  <w:color w:val="222222"/>
                  <w:sz w:val="22"/>
                </w:rPr>
                <w:t>1.95GB</w:t>
              </w:r>
            </w:ins>
          </w:p>
        </w:tc>
        <w:tc>
          <w:tcPr>
            <w:tcW w:w="1620" w:type="dxa"/>
            <w:shd w:val="clear" w:color="auto" w:fill="auto"/>
            <w:tcMar>
              <w:top w:w="100" w:type="dxa"/>
              <w:left w:w="100" w:type="dxa"/>
              <w:bottom w:w="100" w:type="dxa"/>
              <w:right w:w="100" w:type="dxa"/>
            </w:tcMar>
          </w:tcPr>
          <w:p w14:paraId="4FC84316" w14:textId="77777777" w:rsidR="00A148B0" w:rsidRPr="00881D69" w:rsidRDefault="00A148B0" w:rsidP="00493A9D">
            <w:pPr>
              <w:widowControl w:val="0"/>
              <w:pBdr>
                <w:top w:val="nil"/>
                <w:left w:val="nil"/>
                <w:bottom w:val="nil"/>
                <w:right w:val="nil"/>
                <w:between w:val="nil"/>
              </w:pBdr>
              <w:spacing w:line="360" w:lineRule="auto"/>
              <w:rPr>
                <w:ins w:id="387" w:author="Doug Bausch" w:date="2019-03-04T07:31:00Z"/>
                <w:sz w:val="22"/>
              </w:rPr>
            </w:pPr>
            <w:ins w:id="388" w:author="Doug Bausch" w:date="2019-03-04T07:31:00Z">
              <w:r w:rsidRPr="00881D69">
                <w:rPr>
                  <w:sz w:val="22"/>
                </w:rPr>
                <w:t>.</w:t>
              </w:r>
              <w:proofErr w:type="spellStart"/>
              <w:r w:rsidRPr="00881D69">
                <w:rPr>
                  <w:sz w:val="22"/>
                </w:rPr>
                <w:t>mdb</w:t>
              </w:r>
              <w:proofErr w:type="spellEnd"/>
              <w:r w:rsidRPr="00881D69">
                <w:rPr>
                  <w:sz w:val="22"/>
                </w:rPr>
                <w:t>, .</w:t>
              </w:r>
              <w:proofErr w:type="spellStart"/>
              <w:r w:rsidRPr="00881D69">
                <w:rPr>
                  <w:sz w:val="22"/>
                </w:rPr>
                <w:t>shp</w:t>
              </w:r>
              <w:proofErr w:type="spellEnd"/>
            </w:ins>
          </w:p>
        </w:tc>
        <w:tc>
          <w:tcPr>
            <w:tcW w:w="1800" w:type="dxa"/>
            <w:shd w:val="clear" w:color="auto" w:fill="auto"/>
            <w:tcMar>
              <w:top w:w="100" w:type="dxa"/>
              <w:left w:w="100" w:type="dxa"/>
              <w:bottom w:w="100" w:type="dxa"/>
              <w:right w:w="100" w:type="dxa"/>
            </w:tcMar>
          </w:tcPr>
          <w:p w14:paraId="50C28FB6" w14:textId="77777777" w:rsidR="00A148B0" w:rsidRPr="00881D69" w:rsidRDefault="00A148B0" w:rsidP="00493A9D">
            <w:pPr>
              <w:widowControl w:val="0"/>
              <w:pBdr>
                <w:top w:val="nil"/>
                <w:left w:val="nil"/>
                <w:bottom w:val="nil"/>
                <w:right w:val="nil"/>
                <w:between w:val="nil"/>
              </w:pBdr>
              <w:spacing w:line="360" w:lineRule="auto"/>
              <w:rPr>
                <w:ins w:id="389" w:author="Doug Bausch" w:date="2019-03-04T07:31:00Z"/>
                <w:sz w:val="22"/>
              </w:rPr>
            </w:pPr>
            <w:ins w:id="390" w:author="Doug Bausch" w:date="2019-03-04T07:31:00Z">
              <w:r w:rsidRPr="00881D69">
                <w:rPr>
                  <w:sz w:val="22"/>
                </w:rPr>
                <w:t>.</w:t>
              </w:r>
              <w:proofErr w:type="spellStart"/>
              <w:r w:rsidRPr="00881D69">
                <w:rPr>
                  <w:sz w:val="22"/>
                </w:rPr>
                <w:t>shp</w:t>
              </w:r>
              <w:proofErr w:type="spellEnd"/>
            </w:ins>
          </w:p>
        </w:tc>
      </w:tr>
      <w:tr w:rsidR="00A148B0" w14:paraId="017A83A4" w14:textId="77777777" w:rsidTr="00493A9D">
        <w:trPr>
          <w:jc w:val="center"/>
          <w:ins w:id="391" w:author="Doug Bausch" w:date="2019-03-04T07:31:00Z"/>
        </w:trPr>
        <w:tc>
          <w:tcPr>
            <w:tcW w:w="1430" w:type="dxa"/>
            <w:shd w:val="clear" w:color="auto" w:fill="auto"/>
            <w:tcMar>
              <w:top w:w="100" w:type="dxa"/>
              <w:left w:w="100" w:type="dxa"/>
              <w:bottom w:w="100" w:type="dxa"/>
              <w:right w:w="100" w:type="dxa"/>
            </w:tcMar>
          </w:tcPr>
          <w:p w14:paraId="2DED0D90" w14:textId="77777777" w:rsidR="00A148B0" w:rsidRPr="00881D69" w:rsidRDefault="00A148B0" w:rsidP="00493A9D">
            <w:pPr>
              <w:widowControl w:val="0"/>
              <w:pBdr>
                <w:top w:val="nil"/>
                <w:left w:val="nil"/>
                <w:bottom w:val="nil"/>
                <w:right w:val="nil"/>
                <w:between w:val="nil"/>
              </w:pBdr>
              <w:spacing w:line="360" w:lineRule="auto"/>
              <w:jc w:val="center"/>
              <w:rPr>
                <w:ins w:id="392" w:author="Doug Bausch" w:date="2019-03-04T07:31:00Z"/>
                <w:sz w:val="22"/>
              </w:rPr>
            </w:pPr>
            <w:ins w:id="393" w:author="Doug Bausch" w:date="2019-03-04T07:31:00Z">
              <w:r w:rsidRPr="00881D69">
                <w:rPr>
                  <w:sz w:val="22"/>
                </w:rPr>
                <w:t>OpenHazus2</w:t>
              </w:r>
            </w:ins>
          </w:p>
        </w:tc>
        <w:tc>
          <w:tcPr>
            <w:tcW w:w="1340" w:type="dxa"/>
            <w:shd w:val="clear" w:color="auto" w:fill="auto"/>
            <w:tcMar>
              <w:top w:w="100" w:type="dxa"/>
              <w:left w:w="100" w:type="dxa"/>
              <w:bottom w:w="100" w:type="dxa"/>
              <w:right w:w="100" w:type="dxa"/>
            </w:tcMar>
          </w:tcPr>
          <w:p w14:paraId="7A2E06DB" w14:textId="77777777" w:rsidR="00A148B0" w:rsidRPr="00881D69" w:rsidRDefault="00A148B0" w:rsidP="00493A9D">
            <w:pPr>
              <w:widowControl w:val="0"/>
              <w:pBdr>
                <w:top w:val="nil"/>
                <w:left w:val="nil"/>
                <w:bottom w:val="nil"/>
                <w:right w:val="nil"/>
                <w:between w:val="nil"/>
              </w:pBdr>
              <w:spacing w:line="360" w:lineRule="auto"/>
              <w:rPr>
                <w:ins w:id="394" w:author="Doug Bausch" w:date="2019-03-04T07:31:00Z"/>
                <w:sz w:val="22"/>
              </w:rPr>
            </w:pPr>
            <w:ins w:id="395" w:author="Doug Bausch" w:date="2019-03-04T07:31:00Z">
              <w:r w:rsidRPr="00881D69">
                <w:rPr>
                  <w:sz w:val="22"/>
                </w:rPr>
                <w:t>QGIS and .csv</w:t>
              </w:r>
            </w:ins>
          </w:p>
        </w:tc>
        <w:tc>
          <w:tcPr>
            <w:tcW w:w="1080" w:type="dxa"/>
            <w:shd w:val="clear" w:color="auto" w:fill="auto"/>
            <w:tcMar>
              <w:top w:w="100" w:type="dxa"/>
              <w:left w:w="100" w:type="dxa"/>
              <w:bottom w:w="100" w:type="dxa"/>
              <w:right w:w="100" w:type="dxa"/>
            </w:tcMar>
          </w:tcPr>
          <w:p w14:paraId="52C9EC94" w14:textId="77777777" w:rsidR="00A148B0" w:rsidRPr="00881D69" w:rsidRDefault="00A148B0" w:rsidP="00493A9D">
            <w:pPr>
              <w:widowControl w:val="0"/>
              <w:pBdr>
                <w:top w:val="nil"/>
                <w:left w:val="nil"/>
                <w:bottom w:val="nil"/>
                <w:right w:val="nil"/>
                <w:between w:val="nil"/>
              </w:pBdr>
              <w:spacing w:line="360" w:lineRule="auto"/>
              <w:rPr>
                <w:ins w:id="396" w:author="Doug Bausch" w:date="2019-03-04T07:31:00Z"/>
                <w:sz w:val="22"/>
              </w:rPr>
            </w:pPr>
            <w:ins w:id="397" w:author="Doug Bausch" w:date="2019-03-04T07:31:00Z">
              <w:r w:rsidRPr="00881D69">
                <w:rPr>
                  <w:sz w:val="22"/>
                </w:rPr>
                <w:t>40 sec</w:t>
              </w:r>
            </w:ins>
          </w:p>
        </w:tc>
        <w:tc>
          <w:tcPr>
            <w:tcW w:w="2610" w:type="dxa"/>
          </w:tcPr>
          <w:p w14:paraId="2785CEB2" w14:textId="77777777" w:rsidR="00A148B0" w:rsidRPr="00881D69" w:rsidRDefault="00A148B0" w:rsidP="00493A9D">
            <w:pPr>
              <w:widowControl w:val="0"/>
              <w:pBdr>
                <w:top w:val="nil"/>
                <w:left w:val="nil"/>
                <w:bottom w:val="nil"/>
                <w:right w:val="nil"/>
                <w:between w:val="nil"/>
              </w:pBdr>
              <w:spacing w:line="360" w:lineRule="auto"/>
              <w:rPr>
                <w:ins w:id="398" w:author="Doug Bausch" w:date="2019-03-04T07:31:00Z"/>
                <w:sz w:val="22"/>
              </w:rPr>
            </w:pPr>
            <w:ins w:id="399" w:author="Doug Bausch" w:date="2019-03-04T07:31:00Z">
              <w:r w:rsidRPr="00881D69">
                <w:rPr>
                  <w:color w:val="222222"/>
                  <w:sz w:val="22"/>
                </w:rPr>
                <w:t>1.95GB</w:t>
              </w:r>
            </w:ins>
          </w:p>
        </w:tc>
        <w:tc>
          <w:tcPr>
            <w:tcW w:w="1620" w:type="dxa"/>
            <w:shd w:val="clear" w:color="auto" w:fill="auto"/>
            <w:tcMar>
              <w:top w:w="100" w:type="dxa"/>
              <w:left w:w="100" w:type="dxa"/>
              <w:bottom w:w="100" w:type="dxa"/>
              <w:right w:w="100" w:type="dxa"/>
            </w:tcMar>
          </w:tcPr>
          <w:p w14:paraId="53574FD7" w14:textId="77777777" w:rsidR="00A148B0" w:rsidRPr="00881D69" w:rsidRDefault="00A148B0" w:rsidP="00493A9D">
            <w:pPr>
              <w:widowControl w:val="0"/>
              <w:pBdr>
                <w:top w:val="nil"/>
                <w:left w:val="nil"/>
                <w:bottom w:val="nil"/>
                <w:right w:val="nil"/>
                <w:between w:val="nil"/>
              </w:pBdr>
              <w:spacing w:line="360" w:lineRule="auto"/>
              <w:rPr>
                <w:ins w:id="400" w:author="Doug Bausch" w:date="2019-03-04T07:31:00Z"/>
                <w:sz w:val="22"/>
              </w:rPr>
            </w:pPr>
            <w:ins w:id="401" w:author="Doug Bausch" w:date="2019-03-04T07:31:00Z">
              <w:r w:rsidRPr="00881D69">
                <w:rPr>
                  <w:sz w:val="22"/>
                </w:rPr>
                <w:t>.</w:t>
              </w:r>
              <w:proofErr w:type="spellStart"/>
              <w:r w:rsidRPr="00881D69">
                <w:rPr>
                  <w:sz w:val="22"/>
                </w:rPr>
                <w:t>mdb</w:t>
              </w:r>
              <w:proofErr w:type="spellEnd"/>
              <w:r w:rsidRPr="00881D69">
                <w:rPr>
                  <w:sz w:val="22"/>
                </w:rPr>
                <w:t>, .</w:t>
              </w:r>
              <w:proofErr w:type="spellStart"/>
              <w:r w:rsidRPr="00881D69">
                <w:rPr>
                  <w:sz w:val="22"/>
                </w:rPr>
                <w:t>shp</w:t>
              </w:r>
              <w:proofErr w:type="spellEnd"/>
            </w:ins>
          </w:p>
        </w:tc>
        <w:tc>
          <w:tcPr>
            <w:tcW w:w="1800" w:type="dxa"/>
            <w:shd w:val="clear" w:color="auto" w:fill="auto"/>
            <w:tcMar>
              <w:top w:w="100" w:type="dxa"/>
              <w:left w:w="100" w:type="dxa"/>
              <w:bottom w:w="100" w:type="dxa"/>
              <w:right w:w="100" w:type="dxa"/>
            </w:tcMar>
          </w:tcPr>
          <w:p w14:paraId="579EC864" w14:textId="77777777" w:rsidR="00A148B0" w:rsidRPr="00881D69" w:rsidRDefault="00A148B0" w:rsidP="00493A9D">
            <w:pPr>
              <w:widowControl w:val="0"/>
              <w:pBdr>
                <w:top w:val="nil"/>
                <w:left w:val="nil"/>
                <w:bottom w:val="nil"/>
                <w:right w:val="nil"/>
                <w:between w:val="nil"/>
              </w:pBdr>
              <w:spacing w:line="360" w:lineRule="auto"/>
              <w:rPr>
                <w:ins w:id="402" w:author="Doug Bausch" w:date="2019-03-04T07:31:00Z"/>
                <w:sz w:val="22"/>
              </w:rPr>
            </w:pPr>
            <w:ins w:id="403" w:author="Doug Bausch" w:date="2019-03-04T07:31:00Z">
              <w:r w:rsidRPr="00881D69">
                <w:rPr>
                  <w:sz w:val="22"/>
                </w:rPr>
                <w:t>.</w:t>
              </w:r>
              <w:proofErr w:type="spellStart"/>
              <w:r w:rsidRPr="00881D69">
                <w:rPr>
                  <w:sz w:val="22"/>
                </w:rPr>
                <w:t>shp</w:t>
              </w:r>
              <w:proofErr w:type="spellEnd"/>
              <w:r w:rsidRPr="00881D69">
                <w:rPr>
                  <w:sz w:val="22"/>
                </w:rPr>
                <w:t>, .csv</w:t>
              </w:r>
            </w:ins>
          </w:p>
        </w:tc>
      </w:tr>
      <w:tr w:rsidR="00A148B0" w14:paraId="1F774B13" w14:textId="77777777" w:rsidTr="00493A9D">
        <w:trPr>
          <w:jc w:val="center"/>
          <w:ins w:id="404" w:author="Doug Bausch" w:date="2019-03-04T07:31:00Z"/>
        </w:trPr>
        <w:tc>
          <w:tcPr>
            <w:tcW w:w="1430" w:type="dxa"/>
            <w:shd w:val="clear" w:color="auto" w:fill="auto"/>
            <w:tcMar>
              <w:top w:w="100" w:type="dxa"/>
              <w:left w:w="100" w:type="dxa"/>
              <w:bottom w:w="100" w:type="dxa"/>
              <w:right w:w="100" w:type="dxa"/>
            </w:tcMar>
          </w:tcPr>
          <w:p w14:paraId="5418DFDA" w14:textId="77777777" w:rsidR="00A148B0" w:rsidRPr="00881D69" w:rsidRDefault="00A148B0" w:rsidP="00493A9D">
            <w:pPr>
              <w:widowControl w:val="0"/>
              <w:pBdr>
                <w:top w:val="nil"/>
                <w:left w:val="nil"/>
                <w:bottom w:val="nil"/>
                <w:right w:val="nil"/>
                <w:between w:val="nil"/>
              </w:pBdr>
              <w:spacing w:line="360" w:lineRule="auto"/>
              <w:jc w:val="center"/>
              <w:rPr>
                <w:ins w:id="405" w:author="Doug Bausch" w:date="2019-03-04T07:31:00Z"/>
                <w:sz w:val="22"/>
              </w:rPr>
            </w:pPr>
            <w:ins w:id="406" w:author="Doug Bausch" w:date="2019-03-04T07:31:00Z">
              <w:r w:rsidRPr="00881D69">
                <w:rPr>
                  <w:sz w:val="22"/>
                </w:rPr>
                <w:t>OpenHazus3</w:t>
              </w:r>
            </w:ins>
          </w:p>
        </w:tc>
        <w:tc>
          <w:tcPr>
            <w:tcW w:w="1340" w:type="dxa"/>
            <w:shd w:val="clear" w:color="auto" w:fill="auto"/>
            <w:tcMar>
              <w:top w:w="100" w:type="dxa"/>
              <w:left w:w="100" w:type="dxa"/>
              <w:bottom w:w="100" w:type="dxa"/>
              <w:right w:w="100" w:type="dxa"/>
            </w:tcMar>
          </w:tcPr>
          <w:p w14:paraId="59508DA7" w14:textId="77777777" w:rsidR="00A148B0" w:rsidRPr="00881D69" w:rsidRDefault="00A148B0" w:rsidP="00493A9D">
            <w:pPr>
              <w:widowControl w:val="0"/>
              <w:pBdr>
                <w:top w:val="nil"/>
                <w:left w:val="nil"/>
                <w:bottom w:val="nil"/>
                <w:right w:val="nil"/>
                <w:between w:val="nil"/>
              </w:pBdr>
              <w:spacing w:line="360" w:lineRule="auto"/>
              <w:rPr>
                <w:ins w:id="407" w:author="Doug Bausch" w:date="2019-03-04T07:31:00Z"/>
                <w:sz w:val="22"/>
              </w:rPr>
            </w:pPr>
            <w:ins w:id="408" w:author="Doug Bausch" w:date="2019-03-04T07:31:00Z">
              <w:r w:rsidRPr="00881D69">
                <w:rPr>
                  <w:sz w:val="22"/>
                </w:rPr>
                <w:t>GDAL and .</w:t>
              </w:r>
              <w:proofErr w:type="spellStart"/>
              <w:r w:rsidRPr="00881D69">
                <w:rPr>
                  <w:sz w:val="22"/>
                </w:rPr>
                <w:t>shp</w:t>
              </w:r>
              <w:proofErr w:type="spellEnd"/>
            </w:ins>
          </w:p>
        </w:tc>
        <w:tc>
          <w:tcPr>
            <w:tcW w:w="1080" w:type="dxa"/>
            <w:shd w:val="clear" w:color="auto" w:fill="auto"/>
            <w:tcMar>
              <w:top w:w="100" w:type="dxa"/>
              <w:left w:w="100" w:type="dxa"/>
              <w:bottom w:w="100" w:type="dxa"/>
              <w:right w:w="100" w:type="dxa"/>
            </w:tcMar>
          </w:tcPr>
          <w:p w14:paraId="025734B6" w14:textId="77777777" w:rsidR="00A148B0" w:rsidRPr="00881D69" w:rsidRDefault="00A148B0" w:rsidP="00493A9D">
            <w:pPr>
              <w:widowControl w:val="0"/>
              <w:pBdr>
                <w:top w:val="nil"/>
                <w:left w:val="nil"/>
                <w:bottom w:val="nil"/>
                <w:right w:val="nil"/>
                <w:between w:val="nil"/>
              </w:pBdr>
              <w:spacing w:line="360" w:lineRule="auto"/>
              <w:rPr>
                <w:ins w:id="409" w:author="Doug Bausch" w:date="2019-03-04T07:31:00Z"/>
                <w:sz w:val="22"/>
              </w:rPr>
            </w:pPr>
            <w:ins w:id="410" w:author="Doug Bausch" w:date="2019-03-04T07:31:00Z">
              <w:r w:rsidRPr="00881D69">
                <w:rPr>
                  <w:sz w:val="22"/>
                </w:rPr>
                <w:t>13 sec</w:t>
              </w:r>
            </w:ins>
          </w:p>
        </w:tc>
        <w:tc>
          <w:tcPr>
            <w:tcW w:w="2610" w:type="dxa"/>
          </w:tcPr>
          <w:p w14:paraId="668DD2F3" w14:textId="77777777" w:rsidR="00A148B0" w:rsidRPr="00881D69" w:rsidRDefault="00A148B0" w:rsidP="00493A9D">
            <w:pPr>
              <w:widowControl w:val="0"/>
              <w:pBdr>
                <w:top w:val="nil"/>
                <w:left w:val="nil"/>
                <w:bottom w:val="nil"/>
                <w:right w:val="nil"/>
                <w:between w:val="nil"/>
              </w:pBdr>
              <w:spacing w:line="360" w:lineRule="auto"/>
              <w:rPr>
                <w:ins w:id="411" w:author="Doug Bausch" w:date="2019-03-04T07:31:00Z"/>
                <w:sz w:val="22"/>
              </w:rPr>
            </w:pPr>
            <w:ins w:id="412" w:author="Doug Bausch" w:date="2019-03-04T07:31:00Z">
              <w:r w:rsidRPr="00881D69">
                <w:rPr>
                  <w:sz w:val="22"/>
                </w:rPr>
                <w:t>56.5MB GDAL plugins; 206MB Python libraries</w:t>
              </w:r>
            </w:ins>
          </w:p>
        </w:tc>
        <w:tc>
          <w:tcPr>
            <w:tcW w:w="1620" w:type="dxa"/>
            <w:shd w:val="clear" w:color="auto" w:fill="auto"/>
            <w:tcMar>
              <w:top w:w="100" w:type="dxa"/>
              <w:left w:w="100" w:type="dxa"/>
              <w:bottom w:w="100" w:type="dxa"/>
              <w:right w:w="100" w:type="dxa"/>
            </w:tcMar>
          </w:tcPr>
          <w:p w14:paraId="69E2B441" w14:textId="77777777" w:rsidR="00A148B0" w:rsidRPr="00881D69" w:rsidRDefault="00A148B0" w:rsidP="00493A9D">
            <w:pPr>
              <w:widowControl w:val="0"/>
              <w:pBdr>
                <w:top w:val="nil"/>
                <w:left w:val="nil"/>
                <w:bottom w:val="nil"/>
                <w:right w:val="nil"/>
                <w:between w:val="nil"/>
              </w:pBdr>
              <w:spacing w:line="360" w:lineRule="auto"/>
              <w:rPr>
                <w:ins w:id="413" w:author="Doug Bausch" w:date="2019-03-04T07:31:00Z"/>
                <w:sz w:val="22"/>
              </w:rPr>
            </w:pPr>
            <w:ins w:id="414" w:author="Doug Bausch" w:date="2019-03-04T07:31:00Z">
              <w:r w:rsidRPr="00881D69">
                <w:rPr>
                  <w:sz w:val="22"/>
                </w:rPr>
                <w:t>.</w:t>
              </w:r>
              <w:proofErr w:type="spellStart"/>
              <w:r w:rsidRPr="00881D69">
                <w:rPr>
                  <w:sz w:val="22"/>
                </w:rPr>
                <w:t>shp</w:t>
              </w:r>
              <w:proofErr w:type="spellEnd"/>
            </w:ins>
          </w:p>
        </w:tc>
        <w:tc>
          <w:tcPr>
            <w:tcW w:w="1800" w:type="dxa"/>
            <w:shd w:val="clear" w:color="auto" w:fill="auto"/>
            <w:tcMar>
              <w:top w:w="100" w:type="dxa"/>
              <w:left w:w="100" w:type="dxa"/>
              <w:bottom w:w="100" w:type="dxa"/>
              <w:right w:w="100" w:type="dxa"/>
            </w:tcMar>
          </w:tcPr>
          <w:p w14:paraId="392A1BBF" w14:textId="77777777" w:rsidR="00A148B0" w:rsidRPr="00881D69" w:rsidRDefault="00A148B0" w:rsidP="00493A9D">
            <w:pPr>
              <w:widowControl w:val="0"/>
              <w:pBdr>
                <w:top w:val="nil"/>
                <w:left w:val="nil"/>
                <w:bottom w:val="nil"/>
                <w:right w:val="nil"/>
                <w:between w:val="nil"/>
              </w:pBdr>
              <w:spacing w:line="360" w:lineRule="auto"/>
              <w:rPr>
                <w:ins w:id="415" w:author="Doug Bausch" w:date="2019-03-04T07:31:00Z"/>
                <w:sz w:val="22"/>
              </w:rPr>
            </w:pPr>
            <w:ins w:id="416" w:author="Doug Bausch" w:date="2019-03-04T07:31:00Z">
              <w:r w:rsidRPr="00881D69">
                <w:rPr>
                  <w:sz w:val="22"/>
                </w:rPr>
                <w:t>.csv</w:t>
              </w:r>
            </w:ins>
          </w:p>
        </w:tc>
      </w:tr>
      <w:tr w:rsidR="00A148B0" w14:paraId="4FEF4BA5" w14:textId="77777777" w:rsidTr="00493A9D">
        <w:trPr>
          <w:jc w:val="center"/>
          <w:ins w:id="417" w:author="Doug Bausch" w:date="2019-03-04T07:31:00Z"/>
        </w:trPr>
        <w:tc>
          <w:tcPr>
            <w:tcW w:w="1430" w:type="dxa"/>
            <w:shd w:val="clear" w:color="auto" w:fill="auto"/>
            <w:tcMar>
              <w:top w:w="100" w:type="dxa"/>
              <w:left w:w="100" w:type="dxa"/>
              <w:bottom w:w="100" w:type="dxa"/>
              <w:right w:w="100" w:type="dxa"/>
            </w:tcMar>
          </w:tcPr>
          <w:p w14:paraId="3E87E5D4" w14:textId="77777777" w:rsidR="00A148B0" w:rsidRPr="00881D69" w:rsidRDefault="00A148B0" w:rsidP="00493A9D">
            <w:pPr>
              <w:widowControl w:val="0"/>
              <w:pBdr>
                <w:top w:val="nil"/>
                <w:left w:val="nil"/>
                <w:bottom w:val="nil"/>
                <w:right w:val="nil"/>
                <w:between w:val="nil"/>
              </w:pBdr>
              <w:spacing w:line="360" w:lineRule="auto"/>
              <w:jc w:val="center"/>
              <w:rPr>
                <w:ins w:id="418" w:author="Doug Bausch" w:date="2019-03-04T07:31:00Z"/>
                <w:sz w:val="22"/>
              </w:rPr>
            </w:pPr>
            <w:ins w:id="419" w:author="Doug Bausch" w:date="2019-03-04T07:31:00Z">
              <w:r w:rsidRPr="00881D69">
                <w:rPr>
                  <w:sz w:val="22"/>
                </w:rPr>
                <w:t>OpenHazus4</w:t>
              </w:r>
            </w:ins>
          </w:p>
        </w:tc>
        <w:tc>
          <w:tcPr>
            <w:tcW w:w="1340" w:type="dxa"/>
            <w:shd w:val="clear" w:color="auto" w:fill="auto"/>
            <w:tcMar>
              <w:top w:w="100" w:type="dxa"/>
              <w:left w:w="100" w:type="dxa"/>
              <w:bottom w:w="100" w:type="dxa"/>
              <w:right w:w="100" w:type="dxa"/>
            </w:tcMar>
          </w:tcPr>
          <w:p w14:paraId="7E88CC41" w14:textId="77777777" w:rsidR="00A148B0" w:rsidRPr="00881D69" w:rsidRDefault="00A148B0" w:rsidP="00493A9D">
            <w:pPr>
              <w:widowControl w:val="0"/>
              <w:pBdr>
                <w:top w:val="nil"/>
                <w:left w:val="nil"/>
                <w:bottom w:val="nil"/>
                <w:right w:val="nil"/>
                <w:between w:val="nil"/>
              </w:pBdr>
              <w:spacing w:line="360" w:lineRule="auto"/>
              <w:rPr>
                <w:ins w:id="420" w:author="Doug Bausch" w:date="2019-03-04T07:31:00Z"/>
                <w:sz w:val="22"/>
              </w:rPr>
            </w:pPr>
            <w:ins w:id="421" w:author="Doug Bausch" w:date="2019-03-04T07:31:00Z">
              <w:r w:rsidRPr="00881D69">
                <w:rPr>
                  <w:sz w:val="22"/>
                </w:rPr>
                <w:t>GDAL and .csv</w:t>
              </w:r>
            </w:ins>
          </w:p>
        </w:tc>
        <w:tc>
          <w:tcPr>
            <w:tcW w:w="1080" w:type="dxa"/>
            <w:shd w:val="clear" w:color="auto" w:fill="auto"/>
            <w:tcMar>
              <w:top w:w="100" w:type="dxa"/>
              <w:left w:w="100" w:type="dxa"/>
              <w:bottom w:w="100" w:type="dxa"/>
              <w:right w:w="100" w:type="dxa"/>
            </w:tcMar>
          </w:tcPr>
          <w:p w14:paraId="6110DC70" w14:textId="77777777" w:rsidR="00A148B0" w:rsidRPr="00881D69" w:rsidRDefault="00A148B0" w:rsidP="00493A9D">
            <w:pPr>
              <w:widowControl w:val="0"/>
              <w:pBdr>
                <w:top w:val="nil"/>
                <w:left w:val="nil"/>
                <w:bottom w:val="nil"/>
                <w:right w:val="nil"/>
                <w:between w:val="nil"/>
              </w:pBdr>
              <w:spacing w:line="360" w:lineRule="auto"/>
              <w:rPr>
                <w:ins w:id="422" w:author="Doug Bausch" w:date="2019-03-04T07:31:00Z"/>
                <w:sz w:val="22"/>
              </w:rPr>
            </w:pPr>
            <w:ins w:id="423" w:author="Doug Bausch" w:date="2019-03-04T07:31:00Z">
              <w:r w:rsidRPr="00881D69">
                <w:rPr>
                  <w:sz w:val="22"/>
                </w:rPr>
                <w:t>4 sec</w:t>
              </w:r>
            </w:ins>
          </w:p>
        </w:tc>
        <w:tc>
          <w:tcPr>
            <w:tcW w:w="2610" w:type="dxa"/>
          </w:tcPr>
          <w:p w14:paraId="5EE59438" w14:textId="77777777" w:rsidR="00A148B0" w:rsidRPr="00881D69" w:rsidRDefault="00A148B0" w:rsidP="00493A9D">
            <w:pPr>
              <w:widowControl w:val="0"/>
              <w:pBdr>
                <w:top w:val="nil"/>
                <w:left w:val="nil"/>
                <w:bottom w:val="nil"/>
                <w:right w:val="nil"/>
                <w:between w:val="nil"/>
              </w:pBdr>
              <w:spacing w:line="360" w:lineRule="auto"/>
              <w:rPr>
                <w:ins w:id="424" w:author="Doug Bausch" w:date="2019-03-04T07:31:00Z"/>
                <w:sz w:val="22"/>
              </w:rPr>
            </w:pPr>
            <w:ins w:id="425" w:author="Doug Bausch" w:date="2019-03-04T07:31:00Z">
              <w:r w:rsidRPr="00881D69">
                <w:rPr>
                  <w:sz w:val="22"/>
                </w:rPr>
                <w:t>56.5MB GDAL plugins; 206MB Python libraries</w:t>
              </w:r>
            </w:ins>
          </w:p>
        </w:tc>
        <w:tc>
          <w:tcPr>
            <w:tcW w:w="1620" w:type="dxa"/>
            <w:shd w:val="clear" w:color="auto" w:fill="auto"/>
            <w:tcMar>
              <w:top w:w="100" w:type="dxa"/>
              <w:left w:w="100" w:type="dxa"/>
              <w:bottom w:w="100" w:type="dxa"/>
              <w:right w:w="100" w:type="dxa"/>
            </w:tcMar>
          </w:tcPr>
          <w:p w14:paraId="287418E3" w14:textId="77777777" w:rsidR="00A148B0" w:rsidRPr="00881D69" w:rsidRDefault="00A148B0" w:rsidP="00493A9D">
            <w:pPr>
              <w:widowControl w:val="0"/>
              <w:pBdr>
                <w:top w:val="nil"/>
                <w:left w:val="nil"/>
                <w:bottom w:val="nil"/>
                <w:right w:val="nil"/>
                <w:between w:val="nil"/>
              </w:pBdr>
              <w:spacing w:line="360" w:lineRule="auto"/>
              <w:rPr>
                <w:ins w:id="426" w:author="Doug Bausch" w:date="2019-03-04T07:31:00Z"/>
                <w:sz w:val="22"/>
              </w:rPr>
            </w:pPr>
            <w:ins w:id="427" w:author="Doug Bausch" w:date="2019-03-04T07:31:00Z">
              <w:r w:rsidRPr="00881D69">
                <w:rPr>
                  <w:sz w:val="22"/>
                </w:rPr>
                <w:t>.csv</w:t>
              </w:r>
            </w:ins>
          </w:p>
        </w:tc>
        <w:tc>
          <w:tcPr>
            <w:tcW w:w="1800" w:type="dxa"/>
            <w:shd w:val="clear" w:color="auto" w:fill="auto"/>
            <w:tcMar>
              <w:top w:w="100" w:type="dxa"/>
              <w:left w:w="100" w:type="dxa"/>
              <w:bottom w:w="100" w:type="dxa"/>
              <w:right w:w="100" w:type="dxa"/>
            </w:tcMar>
          </w:tcPr>
          <w:p w14:paraId="08EB8F90" w14:textId="77777777" w:rsidR="00A148B0" w:rsidRPr="00881D69" w:rsidRDefault="00A148B0" w:rsidP="00493A9D">
            <w:pPr>
              <w:widowControl w:val="0"/>
              <w:pBdr>
                <w:top w:val="nil"/>
                <w:left w:val="nil"/>
                <w:bottom w:val="nil"/>
                <w:right w:val="nil"/>
                <w:between w:val="nil"/>
              </w:pBdr>
              <w:spacing w:line="360" w:lineRule="auto"/>
              <w:rPr>
                <w:ins w:id="428" w:author="Doug Bausch" w:date="2019-03-04T07:31:00Z"/>
                <w:sz w:val="22"/>
              </w:rPr>
            </w:pPr>
            <w:ins w:id="429" w:author="Doug Bausch" w:date="2019-03-04T07:31:00Z">
              <w:r w:rsidRPr="00881D69">
                <w:rPr>
                  <w:sz w:val="22"/>
                </w:rPr>
                <w:t>.csv</w:t>
              </w:r>
            </w:ins>
          </w:p>
        </w:tc>
      </w:tr>
      <w:tr w:rsidR="00A148B0" w14:paraId="76C7A1F3" w14:textId="77777777" w:rsidTr="00493A9D">
        <w:trPr>
          <w:jc w:val="center"/>
          <w:ins w:id="430" w:author="Doug Bausch" w:date="2019-03-04T07:31:00Z"/>
        </w:trPr>
        <w:tc>
          <w:tcPr>
            <w:tcW w:w="1430" w:type="dxa"/>
            <w:shd w:val="clear" w:color="auto" w:fill="auto"/>
            <w:tcMar>
              <w:top w:w="100" w:type="dxa"/>
              <w:left w:w="100" w:type="dxa"/>
              <w:bottom w:w="100" w:type="dxa"/>
              <w:right w:w="100" w:type="dxa"/>
            </w:tcMar>
          </w:tcPr>
          <w:p w14:paraId="2A35EBF5" w14:textId="77777777" w:rsidR="00A148B0" w:rsidRPr="00881D69" w:rsidRDefault="00A148B0" w:rsidP="00493A9D">
            <w:pPr>
              <w:widowControl w:val="0"/>
              <w:pBdr>
                <w:top w:val="nil"/>
                <w:left w:val="nil"/>
                <w:bottom w:val="nil"/>
                <w:right w:val="nil"/>
                <w:between w:val="nil"/>
              </w:pBdr>
              <w:spacing w:line="360" w:lineRule="auto"/>
              <w:jc w:val="center"/>
              <w:rPr>
                <w:ins w:id="431" w:author="Doug Bausch" w:date="2019-03-04T07:31:00Z"/>
                <w:sz w:val="22"/>
              </w:rPr>
            </w:pPr>
            <w:ins w:id="432" w:author="Doug Bausch" w:date="2019-03-04T07:31:00Z">
              <w:r w:rsidRPr="00881D69">
                <w:rPr>
                  <w:sz w:val="22"/>
                </w:rPr>
                <w:t>OpenHazus5</w:t>
              </w:r>
            </w:ins>
          </w:p>
        </w:tc>
        <w:tc>
          <w:tcPr>
            <w:tcW w:w="1340" w:type="dxa"/>
            <w:shd w:val="clear" w:color="auto" w:fill="auto"/>
            <w:tcMar>
              <w:top w:w="100" w:type="dxa"/>
              <w:left w:w="100" w:type="dxa"/>
              <w:bottom w:w="100" w:type="dxa"/>
              <w:right w:w="100" w:type="dxa"/>
            </w:tcMar>
          </w:tcPr>
          <w:p w14:paraId="71A9E8DF" w14:textId="77777777" w:rsidR="00A148B0" w:rsidRPr="00881D69" w:rsidRDefault="00A148B0" w:rsidP="00493A9D">
            <w:pPr>
              <w:widowControl w:val="0"/>
              <w:pBdr>
                <w:top w:val="nil"/>
                <w:left w:val="nil"/>
                <w:bottom w:val="nil"/>
                <w:right w:val="nil"/>
                <w:between w:val="nil"/>
              </w:pBdr>
              <w:spacing w:line="360" w:lineRule="auto"/>
              <w:rPr>
                <w:ins w:id="433" w:author="Doug Bausch" w:date="2019-03-04T07:31:00Z"/>
                <w:sz w:val="22"/>
              </w:rPr>
            </w:pPr>
            <w:ins w:id="434" w:author="Doug Bausch" w:date="2019-03-04T07:31:00Z">
              <w:r w:rsidRPr="00881D69">
                <w:rPr>
                  <w:sz w:val="22"/>
                </w:rPr>
                <w:t>Hazus Web</w:t>
              </w:r>
            </w:ins>
          </w:p>
        </w:tc>
        <w:tc>
          <w:tcPr>
            <w:tcW w:w="1080" w:type="dxa"/>
            <w:shd w:val="clear" w:color="auto" w:fill="auto"/>
            <w:tcMar>
              <w:top w:w="100" w:type="dxa"/>
              <w:left w:w="100" w:type="dxa"/>
              <w:bottom w:w="100" w:type="dxa"/>
              <w:right w:w="100" w:type="dxa"/>
            </w:tcMar>
          </w:tcPr>
          <w:p w14:paraId="1E57AF2C" w14:textId="77777777" w:rsidR="00A148B0" w:rsidRPr="00881D69" w:rsidRDefault="00A148B0" w:rsidP="00493A9D">
            <w:pPr>
              <w:widowControl w:val="0"/>
              <w:pBdr>
                <w:top w:val="nil"/>
                <w:left w:val="nil"/>
                <w:bottom w:val="nil"/>
                <w:right w:val="nil"/>
                <w:between w:val="nil"/>
              </w:pBdr>
              <w:spacing w:line="360" w:lineRule="auto"/>
              <w:rPr>
                <w:ins w:id="435" w:author="Doug Bausch" w:date="2019-03-04T07:31:00Z"/>
                <w:sz w:val="22"/>
              </w:rPr>
            </w:pPr>
            <w:ins w:id="436" w:author="Doug Bausch" w:date="2019-03-04T07:31:00Z">
              <w:r w:rsidRPr="00881D69">
                <w:rPr>
                  <w:sz w:val="22"/>
                </w:rPr>
                <w:t>~1 min up and down</w:t>
              </w:r>
            </w:ins>
          </w:p>
        </w:tc>
        <w:tc>
          <w:tcPr>
            <w:tcW w:w="2610" w:type="dxa"/>
          </w:tcPr>
          <w:p w14:paraId="24E7DDB6" w14:textId="77777777" w:rsidR="00A148B0" w:rsidRPr="00881D69" w:rsidRDefault="00A148B0" w:rsidP="00493A9D">
            <w:pPr>
              <w:widowControl w:val="0"/>
              <w:pBdr>
                <w:top w:val="nil"/>
                <w:left w:val="nil"/>
                <w:bottom w:val="nil"/>
                <w:right w:val="nil"/>
                <w:between w:val="nil"/>
              </w:pBdr>
              <w:spacing w:line="360" w:lineRule="auto"/>
              <w:rPr>
                <w:ins w:id="437" w:author="Doug Bausch" w:date="2019-03-04T07:31:00Z"/>
                <w:sz w:val="22"/>
              </w:rPr>
            </w:pPr>
            <w:ins w:id="438" w:author="Doug Bausch" w:date="2019-03-04T07:31:00Z">
              <w:r w:rsidRPr="00881D69">
                <w:rPr>
                  <w:sz w:val="22"/>
                </w:rPr>
                <w:t>None; 6.6MB .csv upload and 11.3MB .csv results</w:t>
              </w:r>
            </w:ins>
          </w:p>
        </w:tc>
        <w:tc>
          <w:tcPr>
            <w:tcW w:w="1620" w:type="dxa"/>
            <w:shd w:val="clear" w:color="auto" w:fill="auto"/>
            <w:tcMar>
              <w:top w:w="100" w:type="dxa"/>
              <w:left w:w="100" w:type="dxa"/>
              <w:bottom w:w="100" w:type="dxa"/>
              <w:right w:w="100" w:type="dxa"/>
            </w:tcMar>
          </w:tcPr>
          <w:p w14:paraId="6E3167D4" w14:textId="77777777" w:rsidR="00A148B0" w:rsidRPr="00881D69" w:rsidRDefault="00A148B0" w:rsidP="00493A9D">
            <w:pPr>
              <w:widowControl w:val="0"/>
              <w:pBdr>
                <w:top w:val="nil"/>
                <w:left w:val="nil"/>
                <w:bottom w:val="nil"/>
                <w:right w:val="nil"/>
                <w:between w:val="nil"/>
              </w:pBdr>
              <w:spacing w:line="360" w:lineRule="auto"/>
              <w:rPr>
                <w:ins w:id="439" w:author="Doug Bausch" w:date="2019-03-04T07:31:00Z"/>
                <w:sz w:val="22"/>
              </w:rPr>
            </w:pPr>
            <w:ins w:id="440" w:author="Doug Bausch" w:date="2019-03-04T07:31:00Z">
              <w:r w:rsidRPr="00881D69">
                <w:rPr>
                  <w:sz w:val="22"/>
                </w:rPr>
                <w:t>.csv</w:t>
              </w:r>
            </w:ins>
          </w:p>
        </w:tc>
        <w:tc>
          <w:tcPr>
            <w:tcW w:w="1800" w:type="dxa"/>
            <w:shd w:val="clear" w:color="auto" w:fill="auto"/>
            <w:tcMar>
              <w:top w:w="100" w:type="dxa"/>
              <w:left w:w="100" w:type="dxa"/>
              <w:bottom w:w="100" w:type="dxa"/>
              <w:right w:w="100" w:type="dxa"/>
            </w:tcMar>
          </w:tcPr>
          <w:p w14:paraId="7869329D" w14:textId="77777777" w:rsidR="00A148B0" w:rsidRPr="00881D69" w:rsidRDefault="00A148B0" w:rsidP="00493A9D">
            <w:pPr>
              <w:widowControl w:val="0"/>
              <w:pBdr>
                <w:top w:val="nil"/>
                <w:left w:val="nil"/>
                <w:bottom w:val="nil"/>
                <w:right w:val="nil"/>
                <w:between w:val="nil"/>
              </w:pBdr>
              <w:spacing w:line="360" w:lineRule="auto"/>
              <w:rPr>
                <w:ins w:id="441" w:author="Doug Bausch" w:date="2019-03-04T07:31:00Z"/>
                <w:sz w:val="22"/>
              </w:rPr>
            </w:pPr>
            <w:ins w:id="442" w:author="Doug Bausch" w:date="2019-03-04T07:31:00Z">
              <w:r w:rsidRPr="00881D69">
                <w:rPr>
                  <w:sz w:val="22"/>
                </w:rPr>
                <w:t>.csv</w:t>
              </w:r>
            </w:ins>
          </w:p>
        </w:tc>
      </w:tr>
      <w:tr w:rsidR="00A148B0" w14:paraId="13E23D06" w14:textId="77777777" w:rsidTr="00493A9D">
        <w:trPr>
          <w:jc w:val="center"/>
          <w:ins w:id="443" w:author="Doug Bausch" w:date="2019-03-04T07:31:00Z"/>
        </w:trPr>
        <w:tc>
          <w:tcPr>
            <w:tcW w:w="9880" w:type="dxa"/>
            <w:gridSpan w:val="6"/>
            <w:shd w:val="clear" w:color="auto" w:fill="auto"/>
            <w:tcMar>
              <w:top w:w="100" w:type="dxa"/>
              <w:left w:w="100" w:type="dxa"/>
              <w:bottom w:w="100" w:type="dxa"/>
              <w:right w:w="100" w:type="dxa"/>
            </w:tcMar>
          </w:tcPr>
          <w:p w14:paraId="639CDD4A" w14:textId="77777777" w:rsidR="00A148B0" w:rsidRPr="00881D69" w:rsidRDefault="00A148B0" w:rsidP="00493A9D">
            <w:pPr>
              <w:widowControl w:val="0"/>
              <w:pBdr>
                <w:top w:val="nil"/>
                <w:left w:val="nil"/>
                <w:bottom w:val="nil"/>
                <w:right w:val="nil"/>
                <w:between w:val="nil"/>
              </w:pBdr>
              <w:spacing w:line="360" w:lineRule="auto"/>
              <w:rPr>
                <w:ins w:id="444" w:author="Doug Bausch" w:date="2019-03-04T07:31:00Z"/>
                <w:sz w:val="22"/>
              </w:rPr>
            </w:pPr>
            <w:ins w:id="445" w:author="Doug Bausch" w:date="2019-03-04T07:31:00Z">
              <w:r w:rsidRPr="00881D69">
                <w:rPr>
                  <w:b/>
                  <w:i/>
                  <w:sz w:val="22"/>
                </w:rPr>
                <w:t>Note:</w:t>
              </w:r>
              <w:r w:rsidRPr="00881D69">
                <w:rPr>
                  <w:sz w:val="22"/>
                </w:rPr>
                <w:t xml:space="preserve">  Oahu site-specific building inventory (27K </w:t>
              </w:r>
              <w:proofErr w:type="spellStart"/>
              <w:r w:rsidRPr="00881D69">
                <w:rPr>
                  <w:sz w:val="22"/>
                </w:rPr>
                <w:t>bldgs</w:t>
              </w:r>
              <w:proofErr w:type="spellEnd"/>
              <w:r w:rsidRPr="00881D69">
                <w:rPr>
                  <w:sz w:val="22"/>
                </w:rPr>
                <w:t xml:space="preserve">) was 35MB shapefile or 6.6MB csv.  Oahu input hazard was 232MB </w:t>
              </w:r>
              <w:proofErr w:type="spellStart"/>
              <w:r w:rsidRPr="00881D69">
                <w:rPr>
                  <w:sz w:val="22"/>
                </w:rPr>
                <w:t>GeoTIFF</w:t>
              </w:r>
              <w:proofErr w:type="spellEnd"/>
              <w:r w:rsidRPr="00881D69">
                <w:rPr>
                  <w:sz w:val="22"/>
                </w:rPr>
                <w:t xml:space="preserve"> depth grid representing potential inundation from Great </w:t>
              </w:r>
              <w:proofErr w:type="spellStart"/>
              <w:r w:rsidRPr="00881D69">
                <w:rPr>
                  <w:sz w:val="22"/>
                </w:rPr>
                <w:t>A</w:t>
              </w:r>
              <w:r>
                <w:rPr>
                  <w:sz w:val="22"/>
                </w:rPr>
                <w:t>luetain</w:t>
              </w:r>
              <w:proofErr w:type="spellEnd"/>
              <w:r w:rsidRPr="00881D69">
                <w:rPr>
                  <w:sz w:val="22"/>
                </w:rPr>
                <w:t xml:space="preserve"> Tsunami.</w:t>
              </w:r>
            </w:ins>
          </w:p>
        </w:tc>
      </w:tr>
    </w:tbl>
    <w:p w14:paraId="694BBA30" w14:textId="77777777" w:rsidR="00A148B0" w:rsidRPr="00644DDE" w:rsidRDefault="00A148B0" w:rsidP="00A148B0">
      <w:pPr>
        <w:spacing w:line="360" w:lineRule="auto"/>
        <w:rPr>
          <w:ins w:id="446" w:author="Doug Bausch" w:date="2019-03-04T07:31:00Z"/>
        </w:rPr>
      </w:pPr>
    </w:p>
    <w:p w14:paraId="1932A752" w14:textId="77777777" w:rsidR="00A148B0" w:rsidRPr="002D4FFD" w:rsidRDefault="00A148B0" w:rsidP="00A148B0">
      <w:pPr>
        <w:spacing w:line="360" w:lineRule="auto"/>
        <w:rPr>
          <w:ins w:id="447" w:author="Doug Bausch" w:date="2019-03-04T07:31:00Z"/>
          <w:b/>
        </w:rPr>
      </w:pPr>
      <w:ins w:id="448" w:author="Doug Bausch" w:date="2019-03-04T07:31:00Z">
        <w:r w:rsidRPr="002D4FFD">
          <w:rPr>
            <w:b/>
          </w:rPr>
          <w:t>Current Hazus (Version 4.2) Capabilities</w:t>
        </w:r>
      </w:ins>
    </w:p>
    <w:p w14:paraId="4749AD23" w14:textId="77777777" w:rsidR="00A148B0" w:rsidRDefault="00A148B0" w:rsidP="00A148B0">
      <w:pPr>
        <w:spacing w:line="360" w:lineRule="auto"/>
        <w:rPr>
          <w:ins w:id="449" w:author="Doug Bausch" w:date="2019-03-04T07:31:00Z"/>
        </w:rPr>
      </w:pPr>
      <w:ins w:id="450" w:author="Doug Bausch" w:date="2019-03-04T07:31:00Z">
        <w:r w:rsidRPr="002D4FFD">
          <w:t>The current Hazus flood loss model supports UDF capabilities that have been enhanced over time with processing optimization, the ability to assign custom DDFs, streamlined reporting and the ability to estimate Average Annualized Losses (AAL) when 5 return period depth grids are available.  Preparing UDF data for Hazus has been supported with the Comprehensive Data Management System (CDMS), which helps users develop default building areas, building and content valuations, foundation types and finished floor elevations for their user-supplied datasets.  CDMS will prepare UDF data from either Personal Geodatabases (.</w:t>
        </w:r>
        <w:proofErr w:type="spellStart"/>
        <w:r w:rsidRPr="002D4FFD">
          <w:t>mdb</w:t>
        </w:r>
        <w:proofErr w:type="spellEnd"/>
        <w:r w:rsidRPr="002D4FFD">
          <w:t>) or Excel spreadsheets (.</w:t>
        </w:r>
        <w:proofErr w:type="spellStart"/>
        <w:r w:rsidRPr="002D4FFD">
          <w:t>xls</w:t>
        </w:r>
        <w:proofErr w:type="spellEnd"/>
        <w:r w:rsidRPr="002D4FFD">
          <w:t>) and load the results into a user’s State dataset or study region.  If users do not assign DDFs from the Hazus library, defaults based on occupancy type, number of stories and foundation type, as well as hazard type (riverine, coastal A or coastal V) will be used during analysis.  The current Hazus UDF module performs a point by point extraction of flood depth at user-supplied locations and analyzes losses for buildings, contents and inventory.  Income losses, debris estimates, and functionality losses are not provided.</w:t>
        </w:r>
      </w:ins>
    </w:p>
    <w:p w14:paraId="7083E1F7" w14:textId="77777777" w:rsidR="00A148B0" w:rsidRDefault="00A148B0" w:rsidP="00A148B0">
      <w:pPr>
        <w:spacing w:line="360" w:lineRule="auto"/>
        <w:rPr>
          <w:ins w:id="451" w:author="Doug Bausch" w:date="2019-03-04T07:31:00Z"/>
        </w:rPr>
      </w:pPr>
      <w:ins w:id="452" w:author="Doug Bausch" w:date="2019-03-04T07:31:00Z">
        <w:r>
          <w:rPr>
            <w:noProof/>
          </w:rPr>
          <w:lastRenderedPageBreak/>
          <w:drawing>
            <wp:inline distT="0" distB="0" distL="0" distR="0" wp14:anchorId="28B035E4" wp14:editId="0B103FAD">
              <wp:extent cx="2435337" cy="2416721"/>
              <wp:effectExtent l="133350" t="114300" r="136525" b="155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2339" cy="24335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09678D25" wp14:editId="649E67E1">
              <wp:extent cx="3024717" cy="2159785"/>
              <wp:effectExtent l="114300" t="114300" r="99695"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5233" cy="22172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0E80C129" w14:textId="77777777" w:rsidR="00A148B0" w:rsidRDefault="00A148B0" w:rsidP="00A148B0">
      <w:pPr>
        <w:spacing w:line="360" w:lineRule="auto"/>
        <w:rPr>
          <w:ins w:id="453" w:author="Doug Bausch" w:date="2019-03-04T07:31:00Z"/>
          <w:i/>
        </w:rPr>
      </w:pPr>
      <w:ins w:id="454" w:author="Doug Bausch" w:date="2019-03-04T07:31:00Z">
        <w:r w:rsidRPr="002D4FFD">
          <w:rPr>
            <w:b/>
            <w:i/>
          </w:rPr>
          <w:t>Figure 1</w:t>
        </w:r>
        <w:r w:rsidRPr="002D4FFD">
          <w:rPr>
            <w:i/>
          </w:rPr>
          <w:t xml:space="preserve"> shows screenshots from a typical Hazus UDF flood analysis. Damages are driven primarily by the locational accuracy of site-specific inventory in relation to the flood hazard layer. Processing for analysis on the right took about 45 minutes to complete.</w:t>
        </w:r>
      </w:ins>
    </w:p>
    <w:p w14:paraId="7C7F0241" w14:textId="77777777" w:rsidR="00A148B0" w:rsidRDefault="00A148B0" w:rsidP="00A148B0">
      <w:pPr>
        <w:spacing w:line="360" w:lineRule="auto"/>
        <w:rPr>
          <w:ins w:id="455" w:author="Doug Bausch" w:date="2019-03-04T07:31:00Z"/>
          <w:b/>
        </w:rPr>
      </w:pPr>
    </w:p>
    <w:p w14:paraId="2F8678F1" w14:textId="77777777" w:rsidR="00A148B0" w:rsidRPr="00644DDE" w:rsidRDefault="00A148B0" w:rsidP="00A148B0">
      <w:pPr>
        <w:spacing w:line="360" w:lineRule="auto"/>
        <w:rPr>
          <w:ins w:id="456" w:author="Doug Bausch" w:date="2019-03-04T07:31:00Z"/>
          <w:b/>
        </w:rPr>
      </w:pPr>
      <w:ins w:id="457" w:author="Doug Bausch" w:date="2019-03-04T07:31:00Z">
        <w:r w:rsidRPr="00644DDE">
          <w:rPr>
            <w:b/>
          </w:rPr>
          <w:t>ArcGIS DOGAMI Tool (</w:t>
        </w:r>
        <w:r>
          <w:rPr>
            <w:b/>
          </w:rPr>
          <w:t xml:space="preserve">POC Version </w:t>
        </w:r>
        <w:r w:rsidRPr="00644DDE">
          <w:rPr>
            <w:b/>
          </w:rPr>
          <w:t>0)</w:t>
        </w:r>
      </w:ins>
    </w:p>
    <w:p w14:paraId="54DA7CCF" w14:textId="77777777" w:rsidR="00A148B0" w:rsidRDefault="00A148B0" w:rsidP="00A148B0">
      <w:pPr>
        <w:spacing w:line="360" w:lineRule="auto"/>
        <w:rPr>
          <w:ins w:id="458" w:author="Doug Bausch" w:date="2019-03-04T07:31:00Z"/>
        </w:rPr>
      </w:pPr>
      <w:ins w:id="459" w:author="Doug Bausch" w:date="2019-03-04T07:31:00Z">
        <w:r w:rsidRPr="00644DDE">
          <w:t>The Oregon Department of Geology and Mineral Industries (DOGAMI) serves as FEMA’s Cooperating Technical Partner (CTP) in implementation of the Risk MAP program across the State.  In order to optimize UDF flood analysis times and incorporate additional capabilities, DOGAMI exported Hazus flood damage functions and developed an ArcGIS Python tool that streamlines analysis steps and provides additional site-specific results such as debris and days to restoration.  The DOGAMI tool takes tabular input data, including .</w:t>
        </w:r>
        <w:proofErr w:type="spellStart"/>
        <w:r w:rsidRPr="00644DDE">
          <w:t>mdb</w:t>
        </w:r>
        <w:proofErr w:type="spellEnd"/>
        <w:r w:rsidRPr="00644DDE">
          <w:t xml:space="preserve"> or shapefiles. The tool looks for specifically named attributes/columns required for analysis including user provided building, content and inventory damage function IDs matching those in the Hazus DDF libraries.  Both the field headings and data types need to be provided in a required format.  Coordinate attributes are used to extract flood depth at UDF locations by referencing a supplied flood hazard raster file. The tool also references supplied csv files containing the various damage functions extracted from Hazus 4.0 SQL tables.  </w:t>
        </w:r>
        <w:proofErr w:type="gramStart"/>
        <w:r w:rsidRPr="00644DDE">
          <w:t>The end result</w:t>
        </w:r>
        <w:proofErr w:type="gramEnd"/>
        <w:r w:rsidRPr="00644DDE">
          <w:t xml:space="preserve"> is another inventory table with additional results columns representing building, content, and inventory percent damage and economic losses, as well as debris estimates and loss of use in days.  In the DOGAMI tool, only the extraction of flood depth at structure requires the use of GIS.</w:t>
        </w:r>
      </w:ins>
    </w:p>
    <w:p w14:paraId="5CF2E112" w14:textId="77777777" w:rsidR="00A148B0" w:rsidRPr="00F70897" w:rsidRDefault="00A148B0" w:rsidP="00A148B0">
      <w:pPr>
        <w:spacing w:line="360" w:lineRule="auto"/>
        <w:rPr>
          <w:ins w:id="460" w:author="Doug Bausch" w:date="2019-03-04T07:31:00Z"/>
        </w:rPr>
      </w:pPr>
      <w:ins w:id="461" w:author="Doug Bausch" w:date="2019-03-04T07:31:00Z">
        <w:r w:rsidRPr="00F70897">
          <w:lastRenderedPageBreak/>
          <w:t>The DOGAMI tool provides .csv versions of Hazus loss model tables exported from SQL.  These include lookup tables that provide building, content and inventory losses for all 3 hazard environments (riverine, coasta</w:t>
        </w:r>
        <w:r>
          <w:t>l</w:t>
        </w:r>
        <w:r w:rsidRPr="00F70897">
          <w:t xml:space="preserve"> A and V), economic income loss table parameters as well as finish, structural and foundation debris param</w:t>
        </w:r>
        <w:r>
          <w:t>e</w:t>
        </w:r>
        <w:r w:rsidRPr="00F70897">
          <w:t>ters:</w:t>
        </w:r>
      </w:ins>
    </w:p>
    <w:p w14:paraId="6CB16181" w14:textId="77777777" w:rsidR="00A148B0" w:rsidRDefault="00A148B0" w:rsidP="00A148B0">
      <w:pPr>
        <w:pStyle w:val="Default"/>
        <w:rPr>
          <w:ins w:id="462" w:author="Doug Bausch" w:date="2019-03-04T07:31:00Z"/>
          <w:sz w:val="20"/>
          <w:szCs w:val="20"/>
        </w:rPr>
      </w:pPr>
      <w:ins w:id="463" w:author="Doug Bausch" w:date="2019-03-04T07:31:00Z">
        <w:r>
          <w:rPr>
            <w:b/>
            <w:bCs/>
            <w:sz w:val="20"/>
            <w:szCs w:val="20"/>
          </w:rPr>
          <w:t xml:space="preserve">DDF_Hazus4p0_LookupTables </w:t>
        </w:r>
        <w:r>
          <w:rPr>
            <w:i/>
            <w:iCs/>
            <w:sz w:val="20"/>
            <w:szCs w:val="20"/>
          </w:rPr>
          <w:t xml:space="preserve">folder, containing the following CSV (comma-separated values) files: </w:t>
        </w:r>
      </w:ins>
    </w:p>
    <w:p w14:paraId="6BF67644" w14:textId="77777777" w:rsidR="00A148B0" w:rsidRDefault="00A148B0" w:rsidP="00A148B0">
      <w:pPr>
        <w:pStyle w:val="Default"/>
        <w:ind w:left="720"/>
        <w:rPr>
          <w:ins w:id="464" w:author="Doug Bausch" w:date="2019-03-04T07:31:00Z"/>
          <w:rFonts w:ascii="Courier New" w:hAnsi="Courier New" w:cs="Courier New"/>
          <w:sz w:val="20"/>
          <w:szCs w:val="20"/>
        </w:rPr>
      </w:pPr>
      <w:ins w:id="465" w:author="Doug Bausch" w:date="2019-03-04T07:31:00Z">
        <w:r>
          <w:rPr>
            <w:rFonts w:ascii="Courier New" w:hAnsi="Courier New" w:cs="Courier New"/>
            <w:sz w:val="20"/>
            <w:szCs w:val="20"/>
          </w:rPr>
          <w:t xml:space="preserve">Building_DDF_CoastalA_LUT_Hazus4.0.csv </w:t>
        </w:r>
      </w:ins>
    </w:p>
    <w:p w14:paraId="6923F7D3" w14:textId="77777777" w:rsidR="00A148B0" w:rsidRDefault="00A148B0" w:rsidP="00A148B0">
      <w:pPr>
        <w:pStyle w:val="Default"/>
        <w:ind w:left="720"/>
        <w:rPr>
          <w:ins w:id="466" w:author="Doug Bausch" w:date="2019-03-04T07:31:00Z"/>
          <w:rFonts w:ascii="Courier New" w:hAnsi="Courier New" w:cs="Courier New"/>
          <w:sz w:val="20"/>
          <w:szCs w:val="20"/>
        </w:rPr>
      </w:pPr>
      <w:ins w:id="467" w:author="Doug Bausch" w:date="2019-03-04T07:31:00Z">
        <w:r>
          <w:rPr>
            <w:rFonts w:ascii="Courier New" w:hAnsi="Courier New" w:cs="Courier New"/>
            <w:sz w:val="20"/>
            <w:szCs w:val="20"/>
          </w:rPr>
          <w:t xml:space="preserve">Building_DDF_CoastalV_LUT_Hazus4.0.csv </w:t>
        </w:r>
      </w:ins>
    </w:p>
    <w:p w14:paraId="23E753DD" w14:textId="77777777" w:rsidR="00A148B0" w:rsidRDefault="00A148B0" w:rsidP="00A148B0">
      <w:pPr>
        <w:pStyle w:val="Default"/>
        <w:ind w:left="720"/>
        <w:rPr>
          <w:ins w:id="468" w:author="Doug Bausch" w:date="2019-03-04T07:31:00Z"/>
          <w:rFonts w:ascii="Courier New" w:hAnsi="Courier New" w:cs="Courier New"/>
          <w:sz w:val="20"/>
          <w:szCs w:val="20"/>
        </w:rPr>
      </w:pPr>
      <w:ins w:id="469" w:author="Doug Bausch" w:date="2019-03-04T07:31:00Z">
        <w:r>
          <w:rPr>
            <w:rFonts w:ascii="Courier New" w:hAnsi="Courier New" w:cs="Courier New"/>
            <w:sz w:val="20"/>
            <w:szCs w:val="20"/>
          </w:rPr>
          <w:t xml:space="preserve">Building_DDF_Riverine_LUT_Hazus4p0.csv </w:t>
        </w:r>
      </w:ins>
    </w:p>
    <w:p w14:paraId="7C890293" w14:textId="77777777" w:rsidR="00A148B0" w:rsidRDefault="00A148B0" w:rsidP="00A148B0">
      <w:pPr>
        <w:pStyle w:val="Default"/>
        <w:ind w:left="720"/>
        <w:rPr>
          <w:ins w:id="470" w:author="Doug Bausch" w:date="2019-03-04T07:31:00Z"/>
          <w:rFonts w:ascii="Courier New" w:hAnsi="Courier New" w:cs="Courier New"/>
          <w:sz w:val="20"/>
          <w:szCs w:val="20"/>
        </w:rPr>
      </w:pPr>
      <w:ins w:id="471" w:author="Doug Bausch" w:date="2019-03-04T07:31:00Z">
        <w:r>
          <w:rPr>
            <w:rFonts w:ascii="Courier New" w:hAnsi="Courier New" w:cs="Courier New"/>
            <w:sz w:val="20"/>
            <w:szCs w:val="20"/>
          </w:rPr>
          <w:t xml:space="preserve">Content_DDF_CoastalA_LUT_Hazus4p0.csv </w:t>
        </w:r>
      </w:ins>
    </w:p>
    <w:p w14:paraId="2F34B192" w14:textId="77777777" w:rsidR="00A148B0" w:rsidRDefault="00A148B0" w:rsidP="00A148B0">
      <w:pPr>
        <w:pStyle w:val="Default"/>
        <w:ind w:left="720"/>
        <w:rPr>
          <w:ins w:id="472" w:author="Doug Bausch" w:date="2019-03-04T07:31:00Z"/>
          <w:rFonts w:ascii="Courier New" w:hAnsi="Courier New" w:cs="Courier New"/>
          <w:sz w:val="20"/>
          <w:szCs w:val="20"/>
        </w:rPr>
      </w:pPr>
      <w:ins w:id="473" w:author="Doug Bausch" w:date="2019-03-04T07:31:00Z">
        <w:r>
          <w:rPr>
            <w:rFonts w:ascii="Courier New" w:hAnsi="Courier New" w:cs="Courier New"/>
            <w:sz w:val="20"/>
            <w:szCs w:val="20"/>
          </w:rPr>
          <w:t xml:space="preserve">Content_DDF_CoastalV_LUT_Hazus4p0.csv </w:t>
        </w:r>
      </w:ins>
    </w:p>
    <w:p w14:paraId="138D04BC" w14:textId="77777777" w:rsidR="00A148B0" w:rsidRDefault="00A148B0" w:rsidP="00A148B0">
      <w:pPr>
        <w:pStyle w:val="Default"/>
        <w:ind w:left="720"/>
        <w:rPr>
          <w:ins w:id="474" w:author="Doug Bausch" w:date="2019-03-04T07:31:00Z"/>
          <w:rFonts w:ascii="Courier New" w:hAnsi="Courier New" w:cs="Courier New"/>
          <w:sz w:val="20"/>
          <w:szCs w:val="20"/>
        </w:rPr>
      </w:pPr>
      <w:ins w:id="475" w:author="Doug Bausch" w:date="2019-03-04T07:31:00Z">
        <w:r>
          <w:rPr>
            <w:rFonts w:ascii="Courier New" w:hAnsi="Courier New" w:cs="Courier New"/>
            <w:sz w:val="20"/>
            <w:szCs w:val="20"/>
          </w:rPr>
          <w:t xml:space="preserve">Content_DDF_Riverine_LUT_Hazus4p0.csv </w:t>
        </w:r>
      </w:ins>
    </w:p>
    <w:p w14:paraId="23FB59D8" w14:textId="77777777" w:rsidR="00A148B0" w:rsidRDefault="00A148B0" w:rsidP="00A148B0">
      <w:pPr>
        <w:pStyle w:val="Default"/>
        <w:ind w:left="720"/>
        <w:rPr>
          <w:ins w:id="476" w:author="Doug Bausch" w:date="2019-03-04T07:31:00Z"/>
          <w:rFonts w:ascii="Courier New" w:hAnsi="Courier New" w:cs="Courier New"/>
          <w:sz w:val="20"/>
          <w:szCs w:val="20"/>
        </w:rPr>
      </w:pPr>
      <w:ins w:id="477" w:author="Doug Bausch" w:date="2019-03-04T07:31:00Z">
        <w:r>
          <w:rPr>
            <w:rFonts w:ascii="Courier New" w:hAnsi="Courier New" w:cs="Courier New"/>
            <w:sz w:val="20"/>
            <w:szCs w:val="20"/>
          </w:rPr>
          <w:t xml:space="preserve">flBldgContDmgFn.csv </w:t>
        </w:r>
      </w:ins>
    </w:p>
    <w:p w14:paraId="7CB27A1F" w14:textId="77777777" w:rsidR="00A148B0" w:rsidRDefault="00A148B0" w:rsidP="00A148B0">
      <w:pPr>
        <w:pStyle w:val="Default"/>
        <w:ind w:left="720"/>
        <w:rPr>
          <w:ins w:id="478" w:author="Doug Bausch" w:date="2019-03-04T07:31:00Z"/>
          <w:rFonts w:ascii="Courier New" w:hAnsi="Courier New" w:cs="Courier New"/>
          <w:sz w:val="20"/>
          <w:szCs w:val="20"/>
        </w:rPr>
      </w:pPr>
      <w:ins w:id="479" w:author="Doug Bausch" w:date="2019-03-04T07:31:00Z">
        <w:r>
          <w:rPr>
            <w:rFonts w:ascii="Courier New" w:hAnsi="Courier New" w:cs="Courier New"/>
            <w:sz w:val="20"/>
            <w:szCs w:val="20"/>
          </w:rPr>
          <w:t xml:space="preserve">flBldgEconParamOwnerOccupied.csv </w:t>
        </w:r>
      </w:ins>
    </w:p>
    <w:p w14:paraId="6604027A" w14:textId="77777777" w:rsidR="00A148B0" w:rsidRDefault="00A148B0" w:rsidP="00A148B0">
      <w:pPr>
        <w:pStyle w:val="Default"/>
        <w:ind w:left="720"/>
        <w:rPr>
          <w:ins w:id="480" w:author="Doug Bausch" w:date="2019-03-04T07:31:00Z"/>
          <w:rFonts w:ascii="Courier New" w:hAnsi="Courier New" w:cs="Courier New"/>
          <w:sz w:val="20"/>
          <w:szCs w:val="20"/>
        </w:rPr>
      </w:pPr>
      <w:ins w:id="481" w:author="Doug Bausch" w:date="2019-03-04T07:31:00Z">
        <w:r>
          <w:rPr>
            <w:rFonts w:ascii="Courier New" w:hAnsi="Courier New" w:cs="Courier New"/>
            <w:sz w:val="20"/>
            <w:szCs w:val="20"/>
          </w:rPr>
          <w:t xml:space="preserve">flBldgEconParamRecaptureFactors.csv </w:t>
        </w:r>
      </w:ins>
    </w:p>
    <w:p w14:paraId="42DFEF0B" w14:textId="77777777" w:rsidR="00A148B0" w:rsidRDefault="00A148B0" w:rsidP="00A148B0">
      <w:pPr>
        <w:pStyle w:val="Default"/>
        <w:ind w:left="720"/>
        <w:rPr>
          <w:ins w:id="482" w:author="Doug Bausch" w:date="2019-03-04T07:31:00Z"/>
          <w:rFonts w:ascii="Courier New" w:hAnsi="Courier New" w:cs="Courier New"/>
          <w:sz w:val="20"/>
          <w:szCs w:val="20"/>
        </w:rPr>
      </w:pPr>
      <w:ins w:id="483" w:author="Doug Bausch" w:date="2019-03-04T07:31:00Z">
        <w:r>
          <w:rPr>
            <w:rFonts w:ascii="Courier New" w:hAnsi="Courier New" w:cs="Courier New"/>
            <w:sz w:val="20"/>
            <w:szCs w:val="20"/>
          </w:rPr>
          <w:t xml:space="preserve">flBldgEconParamRental.csv </w:t>
        </w:r>
      </w:ins>
    </w:p>
    <w:p w14:paraId="23E241FA" w14:textId="77777777" w:rsidR="00A148B0" w:rsidRDefault="00A148B0" w:rsidP="00A148B0">
      <w:pPr>
        <w:pStyle w:val="Default"/>
        <w:ind w:left="720"/>
        <w:rPr>
          <w:ins w:id="484" w:author="Doug Bausch" w:date="2019-03-04T07:31:00Z"/>
          <w:rFonts w:ascii="Courier New" w:hAnsi="Courier New" w:cs="Courier New"/>
          <w:sz w:val="20"/>
          <w:szCs w:val="20"/>
        </w:rPr>
      </w:pPr>
      <w:ins w:id="485" w:author="Doug Bausch" w:date="2019-03-04T07:31:00Z">
        <w:r>
          <w:rPr>
            <w:rFonts w:ascii="Courier New" w:hAnsi="Courier New" w:cs="Courier New"/>
            <w:sz w:val="20"/>
            <w:szCs w:val="20"/>
          </w:rPr>
          <w:t xml:space="preserve">flBldgEconParamSalesAndInv.csv </w:t>
        </w:r>
      </w:ins>
    </w:p>
    <w:p w14:paraId="3A09EA83" w14:textId="77777777" w:rsidR="00A148B0" w:rsidRDefault="00A148B0" w:rsidP="00A148B0">
      <w:pPr>
        <w:pStyle w:val="Default"/>
        <w:ind w:left="720"/>
        <w:rPr>
          <w:ins w:id="486" w:author="Doug Bausch" w:date="2019-03-04T07:31:00Z"/>
          <w:rFonts w:ascii="Courier New" w:hAnsi="Courier New" w:cs="Courier New"/>
          <w:sz w:val="20"/>
          <w:szCs w:val="20"/>
        </w:rPr>
      </w:pPr>
      <w:ins w:id="487" w:author="Doug Bausch" w:date="2019-03-04T07:31:00Z">
        <w:r>
          <w:rPr>
            <w:rFonts w:ascii="Courier New" w:hAnsi="Courier New" w:cs="Courier New"/>
            <w:sz w:val="20"/>
            <w:szCs w:val="20"/>
          </w:rPr>
          <w:t xml:space="preserve">flBldgEconParamWageCapitalIncome.csv </w:t>
        </w:r>
      </w:ins>
    </w:p>
    <w:p w14:paraId="29768380" w14:textId="77777777" w:rsidR="00A148B0" w:rsidRDefault="00A148B0" w:rsidP="00A148B0">
      <w:pPr>
        <w:pStyle w:val="Default"/>
        <w:ind w:left="720"/>
        <w:rPr>
          <w:ins w:id="488" w:author="Doug Bausch" w:date="2019-03-04T07:31:00Z"/>
          <w:rFonts w:ascii="Courier New" w:hAnsi="Courier New" w:cs="Courier New"/>
          <w:sz w:val="20"/>
          <w:szCs w:val="20"/>
        </w:rPr>
      </w:pPr>
      <w:ins w:id="489" w:author="Doug Bausch" w:date="2019-03-04T07:31:00Z">
        <w:r>
          <w:rPr>
            <w:rFonts w:ascii="Courier New" w:hAnsi="Courier New" w:cs="Courier New"/>
            <w:sz w:val="20"/>
            <w:szCs w:val="20"/>
          </w:rPr>
          <w:t xml:space="preserve">flBldgInvDmgFn.csv </w:t>
        </w:r>
      </w:ins>
    </w:p>
    <w:p w14:paraId="429F8C28" w14:textId="77777777" w:rsidR="00A148B0" w:rsidRDefault="00A148B0" w:rsidP="00A148B0">
      <w:pPr>
        <w:pStyle w:val="Default"/>
        <w:ind w:left="720"/>
        <w:rPr>
          <w:ins w:id="490" w:author="Doug Bausch" w:date="2019-03-04T07:31:00Z"/>
          <w:rFonts w:ascii="Courier New" w:hAnsi="Courier New" w:cs="Courier New"/>
          <w:sz w:val="20"/>
          <w:szCs w:val="20"/>
        </w:rPr>
      </w:pPr>
      <w:ins w:id="491" w:author="Doug Bausch" w:date="2019-03-04T07:31:00Z">
        <w:r>
          <w:rPr>
            <w:rFonts w:ascii="Courier New" w:hAnsi="Courier New" w:cs="Courier New"/>
            <w:sz w:val="20"/>
            <w:szCs w:val="20"/>
          </w:rPr>
          <w:t xml:space="preserve">flBldgStructDmgFn.csv </w:t>
        </w:r>
      </w:ins>
    </w:p>
    <w:p w14:paraId="7DD0BF62" w14:textId="77777777" w:rsidR="00A148B0" w:rsidRDefault="00A148B0" w:rsidP="00A148B0">
      <w:pPr>
        <w:pStyle w:val="Default"/>
        <w:ind w:left="720"/>
        <w:rPr>
          <w:ins w:id="492" w:author="Doug Bausch" w:date="2019-03-04T07:31:00Z"/>
          <w:rFonts w:ascii="Courier New" w:hAnsi="Courier New" w:cs="Courier New"/>
          <w:sz w:val="20"/>
          <w:szCs w:val="20"/>
        </w:rPr>
      </w:pPr>
      <w:ins w:id="493" w:author="Doug Bausch" w:date="2019-03-04T07:31:00Z">
        <w:r>
          <w:rPr>
            <w:rFonts w:ascii="Courier New" w:hAnsi="Courier New" w:cs="Courier New"/>
            <w:sz w:val="20"/>
            <w:szCs w:val="20"/>
          </w:rPr>
          <w:t xml:space="preserve">flDebris_LUT.csv </w:t>
        </w:r>
      </w:ins>
    </w:p>
    <w:p w14:paraId="4C4AFF2C" w14:textId="77777777" w:rsidR="00A148B0" w:rsidRDefault="00A148B0" w:rsidP="00A148B0">
      <w:pPr>
        <w:pStyle w:val="Default"/>
        <w:ind w:left="720"/>
        <w:rPr>
          <w:ins w:id="494" w:author="Doug Bausch" w:date="2019-03-04T07:31:00Z"/>
          <w:rFonts w:ascii="Courier New" w:hAnsi="Courier New" w:cs="Courier New"/>
          <w:sz w:val="20"/>
          <w:szCs w:val="20"/>
        </w:rPr>
      </w:pPr>
      <w:ins w:id="495" w:author="Doug Bausch" w:date="2019-03-04T07:31:00Z">
        <w:r>
          <w:rPr>
            <w:rFonts w:ascii="Courier New" w:hAnsi="Courier New" w:cs="Courier New"/>
            <w:sz w:val="20"/>
            <w:szCs w:val="20"/>
          </w:rPr>
          <w:t xml:space="preserve">flRsFnGBS_LUT.csv </w:t>
        </w:r>
      </w:ins>
    </w:p>
    <w:p w14:paraId="742C1C77" w14:textId="77777777" w:rsidR="00A148B0" w:rsidRPr="006A7E66" w:rsidRDefault="00A148B0" w:rsidP="00A148B0">
      <w:pPr>
        <w:spacing w:line="360" w:lineRule="auto"/>
        <w:ind w:left="720"/>
        <w:rPr>
          <w:ins w:id="496" w:author="Doug Bausch" w:date="2019-03-04T07:31:00Z"/>
          <w:rFonts w:ascii="Courier New" w:hAnsi="Courier New" w:cs="Courier New"/>
          <w:sz w:val="20"/>
        </w:rPr>
      </w:pPr>
      <w:ins w:id="497" w:author="Doug Bausch" w:date="2019-03-04T07:31:00Z">
        <w:r>
          <w:rPr>
            <w:rFonts w:ascii="Courier New" w:hAnsi="Courier New" w:cs="Courier New"/>
            <w:sz w:val="20"/>
          </w:rPr>
          <w:t>Inventory_DDF_LUT_Hazus4p0.csv</w:t>
        </w:r>
      </w:ins>
    </w:p>
    <w:p w14:paraId="5B4CE722" w14:textId="77777777" w:rsidR="00A148B0" w:rsidRPr="00644DDE" w:rsidRDefault="00A148B0" w:rsidP="00A148B0">
      <w:pPr>
        <w:spacing w:line="360" w:lineRule="auto"/>
        <w:rPr>
          <w:ins w:id="498" w:author="Doug Bausch" w:date="2019-03-04T07:31:00Z"/>
        </w:rPr>
      </w:pPr>
      <w:ins w:id="499" w:author="Doug Bausch" w:date="2019-03-04T07:31:00Z">
        <w:r w:rsidRPr="00644DDE">
          <w:t xml:space="preserve">The development of the DOGAMI tool is well documented in Open File Report O-18-04:  </w:t>
        </w:r>
        <w:r>
          <w:rPr>
            <w:rStyle w:val="Hyperlink"/>
          </w:rPr>
          <w:fldChar w:fldCharType="begin"/>
        </w:r>
        <w:r>
          <w:rPr>
            <w:rStyle w:val="Hyperlink"/>
          </w:rPr>
          <w:instrText xml:space="preserve"> HYPERLINK "https://www.oregongeology.org/pubs/ofr/p-O-18-04.htm" </w:instrText>
        </w:r>
        <w:r>
          <w:rPr>
            <w:rStyle w:val="Hyperlink"/>
          </w:rPr>
          <w:fldChar w:fldCharType="separate"/>
        </w:r>
        <w:r w:rsidRPr="00B053A8">
          <w:rPr>
            <w:rStyle w:val="Hyperlink"/>
          </w:rPr>
          <w:t>https://www.oregongeology.org/pubs/ofr/p-O-18-04.htm</w:t>
        </w:r>
        <w:r>
          <w:rPr>
            <w:rStyle w:val="Hyperlink"/>
          </w:rPr>
          <w:fldChar w:fldCharType="end"/>
        </w:r>
        <w:r>
          <w:t xml:space="preserve">. </w:t>
        </w:r>
        <w:r w:rsidRPr="00644DDE">
          <w:t xml:space="preserve"> In addition, the development included extensive validation against the Hazus flood model itself.  While the tool delivered the same DDF libraries available in the Hazus flood model, additional user-developed DDFs can be added as additional rows in the tool’s input .csv files.   The DOGAMI tool process about 10,000 records per minute, while the current Hazus UDF flood analysis process a similar number of records in ~15 minutes.</w:t>
        </w:r>
      </w:ins>
    </w:p>
    <w:p w14:paraId="304BDE64" w14:textId="77777777" w:rsidR="00A148B0" w:rsidRPr="00644DDE" w:rsidRDefault="00A148B0" w:rsidP="00A148B0">
      <w:pPr>
        <w:spacing w:line="360" w:lineRule="auto"/>
        <w:rPr>
          <w:ins w:id="500" w:author="Doug Bausch" w:date="2019-03-04T07:31:00Z"/>
        </w:rPr>
      </w:pPr>
      <w:ins w:id="501" w:author="Doug Bausch" w:date="2019-03-04T07:31:00Z">
        <w:r w:rsidRPr="00644DDE">
          <w:t>The DOGAMI flood tool requires 4 basic steps:</w:t>
        </w:r>
      </w:ins>
    </w:p>
    <w:p w14:paraId="699F7067" w14:textId="77777777" w:rsidR="00A148B0" w:rsidRPr="00644DDE" w:rsidRDefault="00A148B0" w:rsidP="00A148B0">
      <w:pPr>
        <w:spacing w:line="276" w:lineRule="auto"/>
        <w:rPr>
          <w:ins w:id="502" w:author="Doug Bausch" w:date="2019-03-04T07:31:00Z"/>
        </w:rPr>
      </w:pPr>
      <w:ins w:id="503" w:author="Doug Bausch" w:date="2019-03-04T07:31:00Z">
        <w:r w:rsidRPr="00644DDE">
          <w:t>1.</w:t>
        </w:r>
        <w:r w:rsidRPr="00644DDE">
          <w:tab/>
          <w:t>Define location of input file either file or personal geodatabase, or shape file</w:t>
        </w:r>
      </w:ins>
    </w:p>
    <w:p w14:paraId="24A80399" w14:textId="77777777" w:rsidR="00A148B0" w:rsidRPr="00644DDE" w:rsidRDefault="00A148B0" w:rsidP="00A148B0">
      <w:pPr>
        <w:spacing w:line="276" w:lineRule="auto"/>
        <w:rPr>
          <w:ins w:id="504" w:author="Doug Bausch" w:date="2019-03-04T07:31:00Z"/>
        </w:rPr>
      </w:pPr>
      <w:ins w:id="505" w:author="Doug Bausch" w:date="2019-03-04T07:31:00Z">
        <w:r w:rsidRPr="00644DDE">
          <w:t>2.</w:t>
        </w:r>
        <w:r w:rsidRPr="00644DDE">
          <w:tab/>
          <w:t>Define location of damage parameter tables (.csv)</w:t>
        </w:r>
      </w:ins>
    </w:p>
    <w:p w14:paraId="5C9ED8CD" w14:textId="77777777" w:rsidR="00A148B0" w:rsidRPr="00644DDE" w:rsidRDefault="00A148B0" w:rsidP="00A148B0">
      <w:pPr>
        <w:spacing w:line="276" w:lineRule="auto"/>
        <w:rPr>
          <w:ins w:id="506" w:author="Doug Bausch" w:date="2019-03-04T07:31:00Z"/>
        </w:rPr>
      </w:pPr>
      <w:ins w:id="507" w:author="Doug Bausch" w:date="2019-03-04T07:31:00Z">
        <w:r w:rsidRPr="00644DDE">
          <w:t>3.</w:t>
        </w:r>
        <w:r w:rsidRPr="00644DDE">
          <w:tab/>
          <w:t>Define folder location for results and a new file geodatabase will be created</w:t>
        </w:r>
      </w:ins>
    </w:p>
    <w:p w14:paraId="54F0109B" w14:textId="77777777" w:rsidR="00A148B0" w:rsidRDefault="00A148B0" w:rsidP="00A148B0">
      <w:pPr>
        <w:spacing w:line="276" w:lineRule="auto"/>
        <w:rPr>
          <w:ins w:id="508" w:author="Doug Bausch" w:date="2019-03-04T07:31:00Z"/>
        </w:rPr>
      </w:pPr>
      <w:ins w:id="509" w:author="Doug Bausch" w:date="2019-03-04T07:31:00Z">
        <w:r w:rsidRPr="00644DDE">
          <w:t>4.</w:t>
        </w:r>
        <w:r w:rsidRPr="00644DDE">
          <w:tab/>
          <w:t>Define location of depth grid(s) supporting various formats and any projection</w:t>
        </w:r>
      </w:ins>
    </w:p>
    <w:p w14:paraId="18B9E5E0" w14:textId="77777777" w:rsidR="00A148B0" w:rsidRPr="00644DDE" w:rsidRDefault="00A148B0" w:rsidP="00A148B0">
      <w:pPr>
        <w:spacing w:line="360" w:lineRule="auto"/>
        <w:rPr>
          <w:ins w:id="510" w:author="Doug Bausch" w:date="2019-03-04T07:31:00Z"/>
        </w:rPr>
      </w:pPr>
      <w:ins w:id="511" w:author="Doug Bausch" w:date="2019-03-04T07:31:00Z">
        <w:r>
          <w:rPr>
            <w:noProof/>
            <w:color w:val="222222"/>
          </w:rPr>
          <w:lastRenderedPageBreak/>
          <w:drawing>
            <wp:inline distT="0" distB="0" distL="0" distR="0" wp14:anchorId="2C041FB8" wp14:editId="3541AEC9">
              <wp:extent cx="5037844" cy="3372802"/>
              <wp:effectExtent l="133350" t="114300" r="144145" b="1708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035" cy="3393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2EB47481" w14:textId="77777777" w:rsidR="00A148B0" w:rsidRPr="00897DAE" w:rsidRDefault="00A148B0" w:rsidP="00A148B0">
      <w:pPr>
        <w:rPr>
          <w:ins w:id="512" w:author="Doug Bausch" w:date="2019-03-04T07:31:00Z"/>
          <w:b/>
        </w:rPr>
      </w:pPr>
      <w:ins w:id="513" w:author="Doug Bausch" w:date="2019-03-04T07:31:00Z">
        <w:r w:rsidRPr="00897DAE">
          <w:rPr>
            <w:b/>
          </w:rPr>
          <w:t>QGIS and .</w:t>
        </w:r>
        <w:proofErr w:type="spellStart"/>
        <w:r w:rsidRPr="00897DAE">
          <w:rPr>
            <w:b/>
          </w:rPr>
          <w:t>shp</w:t>
        </w:r>
        <w:proofErr w:type="spellEnd"/>
        <w:r w:rsidRPr="00897DAE">
          <w:rPr>
            <w:b/>
          </w:rPr>
          <w:t xml:space="preserve"> (POC </w:t>
        </w:r>
        <w:r>
          <w:rPr>
            <w:b/>
          </w:rPr>
          <w:t xml:space="preserve">Version </w:t>
        </w:r>
        <w:r w:rsidRPr="00897DAE">
          <w:rPr>
            <w:b/>
          </w:rPr>
          <w:t>1.0)</w:t>
        </w:r>
      </w:ins>
    </w:p>
    <w:p w14:paraId="5BE64032" w14:textId="77777777" w:rsidR="00A148B0" w:rsidRDefault="00A148B0" w:rsidP="00A148B0">
      <w:pPr>
        <w:spacing w:line="360" w:lineRule="auto"/>
        <w:rPr>
          <w:ins w:id="514" w:author="Doug Bausch" w:date="2019-03-04T07:31:00Z"/>
        </w:rPr>
      </w:pPr>
      <w:ins w:id="515" w:author="Doug Bausch" w:date="2019-03-04T07:31:00Z">
        <w:r w:rsidRPr="00897DAE">
          <w:t xml:space="preserve">Quantum GIS or QGIS is perhaps the most widely used free and Open Source GIS system.  This first alternative version used QGIS and the Python package side of QGIS, called </w:t>
        </w:r>
        <w:proofErr w:type="spellStart"/>
        <w:r w:rsidRPr="00897DAE">
          <w:t>PyQGIS</w:t>
        </w:r>
        <w:proofErr w:type="spellEnd"/>
        <w:r w:rsidRPr="00897DAE">
          <w:t xml:space="preserve">.  </w:t>
        </w:r>
        <w:proofErr w:type="spellStart"/>
        <w:r w:rsidRPr="00897DAE">
          <w:t>PyQGIS</w:t>
        </w:r>
        <w:proofErr w:type="spellEnd"/>
        <w:r w:rsidRPr="00897DAE">
          <w:t xml:space="preserve"> was used to process the input files and provide results identical to those provided from the UDF flood analysis methods in ArcGIS. This version was indented to be equivalent to the original DOGAMI script. This program ran slower than the original due to inherited differences between </w:t>
        </w:r>
        <w:proofErr w:type="spellStart"/>
        <w:r w:rsidRPr="00897DAE">
          <w:t>ArcPy</w:t>
        </w:r>
        <w:proofErr w:type="spellEnd"/>
        <w:r w:rsidRPr="00897DAE">
          <w:t xml:space="preserve"> and </w:t>
        </w:r>
        <w:proofErr w:type="spellStart"/>
        <w:r w:rsidRPr="00897DAE">
          <w:t>PyQGIS</w:t>
        </w:r>
        <w:proofErr w:type="spellEnd"/>
        <w:r w:rsidRPr="00897DAE">
          <w:t xml:space="preserve">.  There are aspects of the </w:t>
        </w:r>
        <w:proofErr w:type="spellStart"/>
        <w:r w:rsidRPr="00897DAE">
          <w:t>PyQGIS</w:t>
        </w:r>
        <w:proofErr w:type="spellEnd"/>
        <w:r w:rsidRPr="00897DAE">
          <w:t xml:space="preserve"> package that appear underdeveloped compared to </w:t>
        </w:r>
        <w:proofErr w:type="spellStart"/>
        <w:r w:rsidRPr="00897DAE">
          <w:t>ArcPY</w:t>
        </w:r>
        <w:proofErr w:type="spellEnd"/>
        <w:r w:rsidRPr="00897DAE">
          <w:t xml:space="preserve">, </w:t>
        </w:r>
        <w:proofErr w:type="gramStart"/>
        <w:r w:rsidRPr="00897DAE">
          <w:t>in particular its</w:t>
        </w:r>
        <w:proofErr w:type="gramEnd"/>
        <w:r w:rsidRPr="00897DAE">
          <w:t xml:space="preserve"> much smaller active user community available for debugging.  Another limitation is the size of the overall QGIS package at 1.95GB. While smaller than Hazus, this version is almost as large as the original ArcGIS package leveraged in the DOGAMI script.</w:t>
        </w:r>
      </w:ins>
    </w:p>
    <w:p w14:paraId="2B399502" w14:textId="77777777" w:rsidR="00A148B0" w:rsidRPr="00897DAE" w:rsidRDefault="00A148B0" w:rsidP="00A148B0">
      <w:pPr>
        <w:spacing w:line="360" w:lineRule="auto"/>
        <w:rPr>
          <w:ins w:id="516" w:author="Doug Bausch" w:date="2019-03-04T07:31:00Z"/>
        </w:rPr>
      </w:pPr>
    </w:p>
    <w:p w14:paraId="5B163535" w14:textId="77777777" w:rsidR="00A148B0" w:rsidRPr="00897DAE" w:rsidRDefault="00A148B0" w:rsidP="00A148B0">
      <w:pPr>
        <w:spacing w:after="120" w:line="360" w:lineRule="auto"/>
        <w:ind w:right="173"/>
        <w:rPr>
          <w:ins w:id="517" w:author="Doug Bausch" w:date="2019-03-04T07:31:00Z"/>
          <w:b/>
        </w:rPr>
      </w:pPr>
      <w:ins w:id="518" w:author="Doug Bausch" w:date="2019-03-04T07:31:00Z">
        <w:r w:rsidRPr="00897DAE">
          <w:rPr>
            <w:b/>
          </w:rPr>
          <w:t xml:space="preserve">QGIS and .csv (POC </w:t>
        </w:r>
        <w:r>
          <w:rPr>
            <w:b/>
          </w:rPr>
          <w:t xml:space="preserve">Version </w:t>
        </w:r>
        <w:r w:rsidRPr="00897DAE">
          <w:rPr>
            <w:b/>
          </w:rPr>
          <w:t>2.0)</w:t>
        </w:r>
      </w:ins>
    </w:p>
    <w:p w14:paraId="7E041707" w14:textId="77777777" w:rsidR="00A148B0" w:rsidRDefault="00A148B0" w:rsidP="00A148B0">
      <w:pPr>
        <w:spacing w:after="120" w:line="360" w:lineRule="auto"/>
        <w:ind w:right="173"/>
        <w:rPr>
          <w:ins w:id="519" w:author="Doug Bausch" w:date="2019-03-04T07:31:00Z"/>
        </w:rPr>
      </w:pPr>
      <w:ins w:id="520" w:author="Doug Bausch" w:date="2019-03-04T07:31:00Z">
        <w:r w:rsidRPr="00897DAE">
          <w:t xml:space="preserve">This second alternative version is still based in QGIS and utilized QGIS tools to convert input tables into .csv format.  However, it then uses a more efficient built-in Python tool for processing the .csv input and output tables.   This processing tool results in an order of magnitude decrease in overall processing time compared with the original QGIS version.  However, the approach requires input shapefiles to be converted to .csv before processing, and the conversion of outputs </w:t>
        </w:r>
        <w:r w:rsidRPr="00897DAE">
          <w:lastRenderedPageBreak/>
          <w:t xml:space="preserve">back to shapefile formats using </w:t>
        </w:r>
        <w:proofErr w:type="spellStart"/>
        <w:r w:rsidRPr="00897DAE">
          <w:t>PyQGIS</w:t>
        </w:r>
        <w:proofErr w:type="spellEnd"/>
        <w:r w:rsidRPr="00897DAE">
          <w:t xml:space="preserve"> would increase processing time. This version is far more efficient (x10) in terms of processing time compared to v1.0, however, it still requires the large QGIS package download.</w:t>
        </w:r>
      </w:ins>
    </w:p>
    <w:p w14:paraId="7DF47381" w14:textId="77777777" w:rsidR="00A148B0" w:rsidRDefault="00A148B0" w:rsidP="00A148B0">
      <w:pPr>
        <w:spacing w:after="120" w:line="360" w:lineRule="auto"/>
        <w:ind w:right="173"/>
        <w:rPr>
          <w:ins w:id="521" w:author="Doug Bausch" w:date="2019-03-04T07:31:00Z"/>
        </w:rPr>
      </w:pPr>
    </w:p>
    <w:p w14:paraId="260027C2" w14:textId="77777777" w:rsidR="00A148B0" w:rsidRPr="0093698E" w:rsidRDefault="00A148B0" w:rsidP="00A148B0">
      <w:pPr>
        <w:spacing w:after="120" w:line="360" w:lineRule="auto"/>
        <w:ind w:right="173"/>
        <w:rPr>
          <w:ins w:id="522" w:author="Doug Bausch" w:date="2019-03-04T07:31:00Z"/>
          <w:b/>
        </w:rPr>
      </w:pPr>
      <w:ins w:id="523" w:author="Doug Bausch" w:date="2019-03-04T07:31:00Z">
        <w:r w:rsidRPr="0093698E">
          <w:rPr>
            <w:b/>
          </w:rPr>
          <w:t>GDAL and .</w:t>
        </w:r>
        <w:proofErr w:type="spellStart"/>
        <w:r w:rsidRPr="0093698E">
          <w:rPr>
            <w:b/>
          </w:rPr>
          <w:t>shp</w:t>
        </w:r>
        <w:proofErr w:type="spellEnd"/>
        <w:r w:rsidRPr="0093698E">
          <w:rPr>
            <w:b/>
          </w:rPr>
          <w:t xml:space="preserve"> (POC </w:t>
        </w:r>
        <w:r>
          <w:rPr>
            <w:b/>
          </w:rPr>
          <w:t xml:space="preserve">Version </w:t>
        </w:r>
        <w:r w:rsidRPr="0093698E">
          <w:rPr>
            <w:b/>
          </w:rPr>
          <w:t>3.0)</w:t>
        </w:r>
      </w:ins>
    </w:p>
    <w:p w14:paraId="6F01F5BF" w14:textId="77777777" w:rsidR="00A148B0" w:rsidRDefault="00A148B0" w:rsidP="00A148B0">
      <w:pPr>
        <w:spacing w:after="120" w:line="360" w:lineRule="auto"/>
        <w:ind w:right="173"/>
        <w:rPr>
          <w:ins w:id="524" w:author="Doug Bausch" w:date="2019-03-04T07:31:00Z"/>
        </w:rPr>
      </w:pPr>
      <w:ins w:id="525" w:author="Doug Bausch" w:date="2019-03-04T07:31:00Z">
        <w:r w:rsidRPr="0093698E">
          <w:t>A third alternative version diverged more from the original, including a .</w:t>
        </w:r>
        <w:proofErr w:type="spellStart"/>
        <w:r w:rsidRPr="0093698E">
          <w:t>shp</w:t>
        </w:r>
        <w:proofErr w:type="spellEnd"/>
        <w:r w:rsidRPr="0093698E">
          <w:t xml:space="preserve"> input and creating .csv outputs.  This more simplified program allowed for the use of Python's faster .csv processing tools.  However, the significant benefit was in the use of GDAL for raster processing.  GDAL is a powerful and mature library for reading, writing and manipulating raster datasets, written in C++ with bindings to other languages.  This version had dramatically lower overhead than previous versions (the environment for running this version is much smaller than previous versions since QGIS was not needed) and the least reliance on external packages, resulting in a 256MB total package size down from almost 2GB.  This version also achieved much faster processing times – about 13 seconds for ~27K records, with </w:t>
        </w:r>
        <w:proofErr w:type="gramStart"/>
        <w:r w:rsidRPr="0093698E">
          <w:t>the majority of</w:t>
        </w:r>
        <w:proofErr w:type="gramEnd"/>
        <w:r w:rsidRPr="0093698E">
          <w:t xml:space="preserve"> processing time spent on converting the .</w:t>
        </w:r>
        <w:proofErr w:type="spellStart"/>
        <w:r w:rsidRPr="0093698E">
          <w:t>shp</w:t>
        </w:r>
        <w:proofErr w:type="spellEnd"/>
        <w:r w:rsidRPr="0093698E">
          <w:t xml:space="preserve"> to .csv.  </w:t>
        </w:r>
      </w:ins>
    </w:p>
    <w:p w14:paraId="393D8A09" w14:textId="77777777" w:rsidR="00A148B0" w:rsidRDefault="00A148B0" w:rsidP="00A148B0">
      <w:pPr>
        <w:spacing w:after="120" w:line="360" w:lineRule="auto"/>
        <w:ind w:right="173"/>
        <w:rPr>
          <w:ins w:id="526" w:author="Doug Bausch" w:date="2019-03-04T07:31:00Z"/>
        </w:rPr>
      </w:pPr>
    </w:p>
    <w:p w14:paraId="08E5599C" w14:textId="77777777" w:rsidR="00A148B0" w:rsidRPr="0093698E" w:rsidRDefault="00A148B0" w:rsidP="00A148B0">
      <w:pPr>
        <w:spacing w:after="120" w:line="360" w:lineRule="auto"/>
        <w:ind w:right="173"/>
        <w:rPr>
          <w:ins w:id="527" w:author="Doug Bausch" w:date="2019-03-04T07:31:00Z"/>
          <w:b/>
        </w:rPr>
      </w:pPr>
      <w:ins w:id="528" w:author="Doug Bausch" w:date="2019-03-04T07:31:00Z">
        <w:r w:rsidRPr="0093698E">
          <w:rPr>
            <w:b/>
          </w:rPr>
          <w:t xml:space="preserve">GDAL and .csv (POC </w:t>
        </w:r>
        <w:r>
          <w:rPr>
            <w:b/>
          </w:rPr>
          <w:t>Version 4</w:t>
        </w:r>
        <w:r w:rsidRPr="0093698E">
          <w:rPr>
            <w:b/>
          </w:rPr>
          <w:t>.0)</w:t>
        </w:r>
      </w:ins>
    </w:p>
    <w:p w14:paraId="61AB5D15" w14:textId="77777777" w:rsidR="00A148B0" w:rsidRDefault="00A148B0" w:rsidP="00A148B0">
      <w:pPr>
        <w:spacing w:after="120" w:line="360" w:lineRule="auto"/>
        <w:ind w:right="173"/>
        <w:rPr>
          <w:ins w:id="529" w:author="Doug Bausch" w:date="2019-03-04T07:31:00Z"/>
        </w:rPr>
      </w:pPr>
      <w:ins w:id="530" w:author="Doug Bausch" w:date="2019-03-04T07:31:00Z">
        <w:r w:rsidRPr="0093698E">
          <w:t>This version is identical to v3.0 above but allows the use of .csv input, thus not requiring any conversion of .</w:t>
        </w:r>
        <w:proofErr w:type="spellStart"/>
        <w:r w:rsidRPr="0093698E">
          <w:t>shp</w:t>
        </w:r>
        <w:proofErr w:type="spellEnd"/>
        <w:r w:rsidRPr="0093698E">
          <w:t xml:space="preserve"> to .csv.  This version completes analysis and provides results in less than 4 seconds for ~27K records.  This version very nearly achieves the POC objective of 10K records per second.  This version is being enhanced for use as a local user-friendly version of the tool with a graphical user interface with customization </w:t>
        </w:r>
        <w:proofErr w:type="gramStart"/>
        <w:r w:rsidRPr="0093698E">
          <w:t>similar to</w:t>
        </w:r>
        <w:proofErr w:type="gramEnd"/>
        <w:r w:rsidRPr="0093698E">
          <w:t xml:space="preserve"> the web-version (v5.0) that supports attribute mapping and raster selection based on a library of available depth grids.  This fast </w:t>
        </w:r>
        <w:proofErr w:type="gramStart"/>
        <w:r w:rsidRPr="0093698E">
          <w:t>and  lightweight</w:t>
        </w:r>
        <w:proofErr w:type="gramEnd"/>
        <w:r w:rsidRPr="0093698E">
          <w:t xml:space="preserve"> utility will help meet the loss estimation requirements of </w:t>
        </w:r>
        <w:proofErr w:type="spellStart"/>
        <w:r w:rsidRPr="0093698E">
          <w:t>OpenHazus</w:t>
        </w:r>
        <w:proofErr w:type="spellEnd"/>
        <w:r w:rsidRPr="0093698E">
          <w:t xml:space="preserve"> users that will be unable to upload PII or secure data to a future </w:t>
        </w:r>
        <w:proofErr w:type="spellStart"/>
        <w:r w:rsidRPr="0093698E">
          <w:t>OpenHazus</w:t>
        </w:r>
        <w:proofErr w:type="spellEnd"/>
        <w:r w:rsidRPr="0093698E">
          <w:t xml:space="preserve"> web platform.</w:t>
        </w:r>
      </w:ins>
    </w:p>
    <w:p w14:paraId="061EDD4D" w14:textId="77777777" w:rsidR="00A148B0" w:rsidRDefault="00A148B0" w:rsidP="00A148B0">
      <w:pPr>
        <w:spacing w:after="120" w:line="360" w:lineRule="auto"/>
        <w:ind w:right="173"/>
        <w:rPr>
          <w:ins w:id="531" w:author="Doug Bausch" w:date="2019-03-04T07:31:00Z"/>
        </w:rPr>
      </w:pPr>
    </w:p>
    <w:p w14:paraId="691C9150" w14:textId="77777777" w:rsidR="00A148B0" w:rsidRPr="00053856" w:rsidRDefault="00A148B0" w:rsidP="00A148B0">
      <w:pPr>
        <w:spacing w:after="120" w:line="360" w:lineRule="auto"/>
        <w:ind w:right="173"/>
        <w:rPr>
          <w:ins w:id="532" w:author="Doug Bausch" w:date="2019-03-04T07:31:00Z"/>
          <w:b/>
        </w:rPr>
      </w:pPr>
      <w:ins w:id="533" w:author="Doug Bausch" w:date="2019-03-04T07:31:00Z">
        <w:r w:rsidRPr="00053856">
          <w:rPr>
            <w:b/>
          </w:rPr>
          <w:t>Hazus Web POC (</w:t>
        </w:r>
        <w:r>
          <w:rPr>
            <w:b/>
          </w:rPr>
          <w:t xml:space="preserve">POC Version </w:t>
        </w:r>
        <w:r w:rsidRPr="00053856">
          <w:rPr>
            <w:b/>
          </w:rPr>
          <w:t>5.0)</w:t>
        </w:r>
      </w:ins>
    </w:p>
    <w:p w14:paraId="07FF88B3" w14:textId="77777777" w:rsidR="00A148B0" w:rsidRPr="00053856" w:rsidRDefault="00A148B0" w:rsidP="00A148B0">
      <w:pPr>
        <w:spacing w:after="120" w:line="360" w:lineRule="auto"/>
        <w:ind w:right="173"/>
        <w:rPr>
          <w:ins w:id="534" w:author="Doug Bausch" w:date="2019-03-04T07:31:00Z"/>
        </w:rPr>
      </w:pPr>
      <w:ins w:id="535" w:author="Doug Bausch" w:date="2019-03-04T07:31:00Z">
        <w:r w:rsidRPr="00053856">
          <w:t xml:space="preserve">A very simple browser interface was developed to prove web capability and test upload of inventory, download of results and runtimes based on a version deployed on a test web server </w:t>
        </w:r>
        <w:r w:rsidRPr="00053856">
          <w:lastRenderedPageBreak/>
          <w:t>running POC Version 4.0. This web version is made using a Python micro-framework for web tools called Flask. When users run the tool from the web page, the hosting server computer performs computational work by running the associated Python script on the server. The computation time is based on available server power, but total processing time will include time for user upload of input data and user download of results.  Use of the smaller .csv formatted files will improve upload and download times as well as benefit processing time.  Based on the ~27K record Oahu dataset, total upload and download times were ~1 minute.  As with other POC versions, the .csv results file contained the original inventory attributes plus building, content and inventory damage percentage and economic losses, as well as estimates of debris tonnage by type (finish, structure and foundation), and days to restoration.</w:t>
        </w:r>
      </w:ins>
    </w:p>
    <w:p w14:paraId="712BFE4F" w14:textId="77777777" w:rsidR="00A148B0" w:rsidRPr="00053856" w:rsidRDefault="00A148B0" w:rsidP="00A148B0">
      <w:pPr>
        <w:spacing w:after="120" w:line="360" w:lineRule="auto"/>
        <w:ind w:right="173"/>
        <w:rPr>
          <w:ins w:id="536" w:author="Doug Bausch" w:date="2019-03-04T07:31:00Z"/>
        </w:rPr>
      </w:pPr>
      <w:ins w:id="537" w:author="Doug Bausch" w:date="2019-03-04T07:31:00Z">
        <w:r w:rsidRPr="00053856">
          <w:t>There are 4 steps required for the online version:</w:t>
        </w:r>
      </w:ins>
    </w:p>
    <w:p w14:paraId="3FC8213F" w14:textId="77777777" w:rsidR="00A148B0" w:rsidRPr="00053856" w:rsidRDefault="00A148B0" w:rsidP="00A148B0">
      <w:pPr>
        <w:spacing w:after="120" w:line="240" w:lineRule="auto"/>
        <w:ind w:right="173"/>
        <w:rPr>
          <w:ins w:id="538" w:author="Doug Bausch" w:date="2019-03-04T07:31:00Z"/>
        </w:rPr>
      </w:pPr>
      <w:ins w:id="539" w:author="Doug Bausch" w:date="2019-03-04T07:31:00Z">
        <w:r w:rsidRPr="00053856">
          <w:t>1.</w:t>
        </w:r>
        <w:r w:rsidRPr="00053856">
          <w:tab/>
          <w:t>Browse to input file</w:t>
        </w:r>
      </w:ins>
    </w:p>
    <w:p w14:paraId="7BB05429" w14:textId="77777777" w:rsidR="00A148B0" w:rsidRPr="00053856" w:rsidRDefault="00A148B0" w:rsidP="00A148B0">
      <w:pPr>
        <w:spacing w:after="120" w:line="240" w:lineRule="auto"/>
        <w:ind w:right="173"/>
        <w:rPr>
          <w:ins w:id="540" w:author="Doug Bausch" w:date="2019-03-04T07:31:00Z"/>
        </w:rPr>
      </w:pPr>
      <w:ins w:id="541" w:author="Doug Bausch" w:date="2019-03-04T07:31:00Z">
        <w:r w:rsidRPr="00053856">
          <w:t>2.</w:t>
        </w:r>
        <w:r w:rsidRPr="00053856">
          <w:tab/>
          <w:t>Select depth grid</w:t>
        </w:r>
      </w:ins>
    </w:p>
    <w:p w14:paraId="3699A6C6" w14:textId="77777777" w:rsidR="00A148B0" w:rsidRPr="00053856" w:rsidRDefault="00A148B0" w:rsidP="00A148B0">
      <w:pPr>
        <w:spacing w:after="120" w:line="240" w:lineRule="auto"/>
        <w:ind w:right="173"/>
        <w:rPr>
          <w:ins w:id="542" w:author="Doug Bausch" w:date="2019-03-04T07:31:00Z"/>
        </w:rPr>
      </w:pPr>
      <w:ins w:id="543" w:author="Doug Bausch" w:date="2019-03-04T07:31:00Z">
        <w:r w:rsidRPr="00053856">
          <w:t>3.</w:t>
        </w:r>
        <w:r w:rsidRPr="00053856">
          <w:tab/>
          <w:t>Use default fieldnames or enter fieldnames if different</w:t>
        </w:r>
      </w:ins>
    </w:p>
    <w:p w14:paraId="3F9FD9C3" w14:textId="77777777" w:rsidR="00A148B0" w:rsidRDefault="00A148B0" w:rsidP="00A148B0">
      <w:pPr>
        <w:spacing w:after="120" w:line="240" w:lineRule="auto"/>
        <w:ind w:right="173"/>
        <w:rPr>
          <w:ins w:id="544" w:author="Doug Bausch" w:date="2019-03-04T07:31:00Z"/>
        </w:rPr>
      </w:pPr>
      <w:ins w:id="545" w:author="Doug Bausch" w:date="2019-03-04T07:31:00Z">
        <w:r w:rsidRPr="00053856">
          <w:t>4.</w:t>
        </w:r>
        <w:r w:rsidRPr="00053856">
          <w:tab/>
          <w:t>Select upload</w:t>
        </w:r>
      </w:ins>
    </w:p>
    <w:p w14:paraId="7271F3E4" w14:textId="77777777" w:rsidR="00A148B0" w:rsidRDefault="00A148B0" w:rsidP="00A148B0">
      <w:pPr>
        <w:spacing w:after="120" w:line="360" w:lineRule="auto"/>
        <w:ind w:right="173"/>
        <w:rPr>
          <w:ins w:id="546" w:author="Doug Bausch" w:date="2019-03-04T07:31:00Z"/>
        </w:rPr>
      </w:pPr>
      <w:ins w:id="547" w:author="Doug Bausch" w:date="2019-03-04T07:31:00Z">
        <w:r>
          <w:rPr>
            <w:noProof/>
          </w:rPr>
          <w:drawing>
            <wp:inline distT="0" distB="0" distL="0" distR="0" wp14:anchorId="33DB1FCD" wp14:editId="785FB996">
              <wp:extent cx="3544500" cy="2914650"/>
              <wp:effectExtent l="133350" t="114300" r="151765" b="1714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73251" cy="29382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ins>
    </w:p>
    <w:p w14:paraId="18A65ACE" w14:textId="77777777" w:rsidR="00A148B0" w:rsidRDefault="00A148B0" w:rsidP="00A148B0">
      <w:pPr>
        <w:spacing w:line="360" w:lineRule="auto"/>
        <w:rPr>
          <w:ins w:id="548" w:author="Doug Bausch" w:date="2019-03-04T07:31:00Z"/>
          <w:b/>
        </w:rPr>
      </w:pPr>
      <w:proofErr w:type="spellStart"/>
      <w:ins w:id="549" w:author="Doug Bausch" w:date="2019-03-04T07:31:00Z">
        <w:r>
          <w:rPr>
            <w:b/>
          </w:rPr>
          <w:t>OpenHazus</w:t>
        </w:r>
        <w:proofErr w:type="spellEnd"/>
        <w:r>
          <w:rPr>
            <w:b/>
          </w:rPr>
          <w:t xml:space="preserve"> Assignment of</w:t>
        </w:r>
        <w:r w:rsidRPr="003D27D9">
          <w:rPr>
            <w:b/>
          </w:rPr>
          <w:t xml:space="preserve"> Default Depth Damage Functions</w:t>
        </w:r>
        <w:r>
          <w:rPr>
            <w:b/>
          </w:rPr>
          <w:t xml:space="preserve"> (DDFs)</w:t>
        </w:r>
      </w:ins>
    </w:p>
    <w:p w14:paraId="40F656BF" w14:textId="77777777" w:rsidR="00A148B0" w:rsidRDefault="00A148B0" w:rsidP="00A148B0">
      <w:pPr>
        <w:spacing w:line="360" w:lineRule="auto"/>
        <w:rPr>
          <w:ins w:id="550" w:author="Doug Bausch" w:date="2019-03-04T07:31:00Z"/>
        </w:rPr>
      </w:pPr>
      <w:ins w:id="551" w:author="Doug Bausch" w:date="2019-03-04T07:31:00Z">
        <w:r>
          <w:t xml:space="preserve">To provide a rapid site-specific flood loss estimation capability within the </w:t>
        </w:r>
        <w:proofErr w:type="spellStart"/>
        <w:r>
          <w:t>OpenHazus</w:t>
        </w:r>
        <w:proofErr w:type="spellEnd"/>
        <w:r>
          <w:t xml:space="preserve"> environment, techniques to select and assign appropriate DDFs need to be developed.  User-provided DDFs offer </w:t>
        </w:r>
        <w:r>
          <w:lastRenderedPageBreak/>
          <w:t xml:space="preserve">the opportunity for additional customization and detail, such as the use of long-duration DDFs in areas behind levees.  However, a significant number of users will not be familiar with the process of assigning DDFs. </w:t>
        </w:r>
        <w:r w:rsidRPr="003D27D9">
          <w:t xml:space="preserve"> </w:t>
        </w:r>
        <w:r>
          <w:t xml:space="preserve">This proposed proof of concept will develop sophisticated methods for assigning DDFs to user provided, as well as national building datasets.  </w:t>
        </w:r>
        <w:r w:rsidRPr="003D27D9">
          <w:t>When structure, content or inventory DDFs are not provide</w:t>
        </w:r>
        <w:r>
          <w:t>d</w:t>
        </w:r>
        <w:r w:rsidRPr="003D27D9">
          <w:t xml:space="preserve"> by the user, </w:t>
        </w:r>
        <w:proofErr w:type="spellStart"/>
        <w:r>
          <w:t>Open</w:t>
        </w:r>
        <w:r w:rsidRPr="003D27D9">
          <w:t>Hazus</w:t>
        </w:r>
        <w:proofErr w:type="spellEnd"/>
        <w:r w:rsidRPr="003D27D9">
          <w:t xml:space="preserve"> will </w:t>
        </w:r>
        <w:r>
          <w:t>assign best fit</w:t>
        </w:r>
        <w:r w:rsidRPr="003D27D9">
          <w:t xml:space="preserve"> defaults </w:t>
        </w:r>
        <w:r>
          <w:t>based on user input for general building characteristics and proximity to riverine, coastal A and coastal V hazard areas:</w:t>
        </w:r>
      </w:ins>
    </w:p>
    <w:p w14:paraId="456AA2EC" w14:textId="77777777" w:rsidR="00A148B0" w:rsidRDefault="00A148B0" w:rsidP="00A148B0">
      <w:pPr>
        <w:pStyle w:val="ListParagraph"/>
        <w:numPr>
          <w:ilvl w:val="0"/>
          <w:numId w:val="32"/>
        </w:numPr>
        <w:spacing w:line="360" w:lineRule="auto"/>
        <w:rPr>
          <w:ins w:id="552" w:author="Doug Bausch" w:date="2019-03-04T07:31:00Z"/>
        </w:rPr>
      </w:pPr>
      <w:ins w:id="553" w:author="Doug Bausch" w:date="2019-03-04T07:31:00Z">
        <w:r w:rsidRPr="005C7301">
          <w:rPr>
            <w:b/>
            <w:i/>
          </w:rPr>
          <w:t>Occupancy Type</w:t>
        </w:r>
        <w:r>
          <w:t>: based on Hazus 33 model building occupancy type categories</w:t>
        </w:r>
      </w:ins>
    </w:p>
    <w:p w14:paraId="26F900CB" w14:textId="77777777" w:rsidR="00A148B0" w:rsidRDefault="00A148B0" w:rsidP="00A148B0">
      <w:pPr>
        <w:pStyle w:val="ListParagraph"/>
        <w:numPr>
          <w:ilvl w:val="0"/>
          <w:numId w:val="32"/>
        </w:numPr>
        <w:spacing w:line="360" w:lineRule="auto"/>
        <w:rPr>
          <w:ins w:id="554" w:author="Doug Bausch" w:date="2019-03-04T07:31:00Z"/>
        </w:rPr>
      </w:pPr>
      <w:ins w:id="555" w:author="Doug Bausch" w:date="2019-03-04T07:31:00Z">
        <w:r w:rsidRPr="005C7301">
          <w:rPr>
            <w:b/>
            <w:i/>
          </w:rPr>
          <w:t>Number of Stories</w:t>
        </w:r>
        <w:r>
          <w:t>: used to classify buildings into low-, mid- and high-rise types (</w:t>
        </w:r>
        <w:r w:rsidRPr="005C7301">
          <w:rPr>
            <w:i/>
          </w:rPr>
          <w:t>note that Hazus also provides damage functions for split-level single family residential, for these 99 is used to delineate these types</w:t>
        </w:r>
        <w:r>
          <w:t xml:space="preserve">).  We also need to handle cases where the use may not know or enter 0 </w:t>
        </w:r>
        <w:proofErr w:type="spellStart"/>
        <w:r>
          <w:t>num</w:t>
        </w:r>
        <w:proofErr w:type="spellEnd"/>
        <w:r>
          <w:t xml:space="preserve"> stories that should default to low rise.  </w:t>
        </w:r>
      </w:ins>
    </w:p>
    <w:p w14:paraId="39A0230B" w14:textId="77777777" w:rsidR="00A148B0" w:rsidRDefault="00A148B0" w:rsidP="00A148B0">
      <w:pPr>
        <w:pStyle w:val="ListParagraph"/>
        <w:numPr>
          <w:ilvl w:val="0"/>
          <w:numId w:val="32"/>
        </w:numPr>
        <w:spacing w:line="360" w:lineRule="auto"/>
        <w:rPr>
          <w:ins w:id="556" w:author="Doug Bausch" w:date="2019-03-04T07:31:00Z"/>
        </w:rPr>
      </w:pPr>
      <w:ins w:id="557" w:author="Doug Bausch" w:date="2019-03-04T07:31:00Z">
        <w:r w:rsidRPr="005C7301">
          <w:rPr>
            <w:b/>
            <w:i/>
          </w:rPr>
          <w:t>Basement:</w:t>
        </w:r>
        <w:r>
          <w:t xml:space="preserve"> a flag indicates if the structure has a basement (a 4 is used to indicate a Hazus basement foundation type)</w:t>
        </w:r>
      </w:ins>
    </w:p>
    <w:p w14:paraId="4F6D38C8" w14:textId="77777777" w:rsidR="00A148B0" w:rsidRDefault="00A148B0" w:rsidP="00A148B0">
      <w:pPr>
        <w:spacing w:line="360" w:lineRule="auto"/>
        <w:rPr>
          <w:ins w:id="558" w:author="Doug Bausch" w:date="2019-03-04T07:31:00Z"/>
        </w:rPr>
      </w:pPr>
      <w:ins w:id="559" w:author="Doug Bausch" w:date="2019-03-04T07:31:00Z">
        <w:r>
          <w:t>The combination of these 3 attributes are used to assign 1 of 196 specific occupancy type IDs (</w:t>
        </w:r>
        <w:proofErr w:type="spellStart"/>
        <w:r>
          <w:t>SOoccupID</w:t>
        </w:r>
        <w:proofErr w:type="spellEnd"/>
        <w:r>
          <w:t xml:space="preserve">). </w:t>
        </w:r>
        <w:proofErr w:type="spellStart"/>
        <w:r>
          <w:t>OpenHazus</w:t>
        </w:r>
        <w:proofErr w:type="spellEnd"/>
        <w:r>
          <w:t xml:space="preserve"> (as well as current Hazus) then assigns default DDFs for structure, contents and inventory based on these 196 specific occupancy type categories and the type of hazard, including riverine, coastal A or coastal V zones: </w:t>
        </w:r>
      </w:ins>
    </w:p>
    <w:p w14:paraId="2C283E0E" w14:textId="77777777" w:rsidR="00A148B0" w:rsidRDefault="00A148B0" w:rsidP="00A148B0">
      <w:pPr>
        <w:pStyle w:val="ListParagraph"/>
        <w:numPr>
          <w:ilvl w:val="0"/>
          <w:numId w:val="33"/>
        </w:numPr>
        <w:spacing w:line="360" w:lineRule="auto"/>
        <w:rPr>
          <w:ins w:id="560" w:author="Doug Bausch" w:date="2019-03-04T07:31:00Z"/>
        </w:rPr>
      </w:pPr>
      <w:ins w:id="561" w:author="Doug Bausch" w:date="2019-03-04T07:31:00Z">
        <w:r w:rsidRPr="00DB567A">
          <w:rPr>
            <w:b/>
            <w:i/>
          </w:rPr>
          <w:t>Structural Damage DDFs</w:t>
        </w:r>
        <w:r>
          <w:t xml:space="preserve">:  Default structural DDFs are contained in </w:t>
        </w:r>
        <w:proofErr w:type="spellStart"/>
        <w:r w:rsidRPr="00DB567A">
          <w:rPr>
            <w:i/>
          </w:rPr>
          <w:t>flBldgStructDmgFinal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rsidRPr="00DB567A">
          <w:rPr>
            <w:i/>
          </w:rPr>
          <w:t>BldgDmgFnId</w:t>
        </w:r>
        <w:proofErr w:type="spellEnd"/>
        <w:r>
          <w:t xml:space="preserve">).  </w:t>
        </w:r>
      </w:ins>
    </w:p>
    <w:p w14:paraId="1EE15A0F" w14:textId="77777777" w:rsidR="00A148B0" w:rsidRDefault="00A148B0" w:rsidP="00A148B0">
      <w:pPr>
        <w:pStyle w:val="ListParagraph"/>
        <w:numPr>
          <w:ilvl w:val="0"/>
          <w:numId w:val="33"/>
        </w:numPr>
        <w:spacing w:line="360" w:lineRule="auto"/>
        <w:rPr>
          <w:ins w:id="562" w:author="Doug Bausch" w:date="2019-03-04T07:31:00Z"/>
        </w:rPr>
      </w:pPr>
      <w:ins w:id="563" w:author="Doug Bausch" w:date="2019-03-04T07:31:00Z">
        <w:r w:rsidRPr="00DB567A">
          <w:rPr>
            <w:b/>
            <w:i/>
          </w:rPr>
          <w:t>Content Damage DDFs</w:t>
        </w:r>
        <w:r>
          <w:t xml:space="preserve">:  Default structural DDFs are contained in </w:t>
        </w:r>
        <w:proofErr w:type="spellStart"/>
        <w:r w:rsidRPr="00DB567A">
          <w:rPr>
            <w:i/>
          </w:rPr>
          <w:t>flBldgContDmgFinal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t>Cont</w:t>
        </w:r>
        <w:r w:rsidRPr="00DB567A">
          <w:rPr>
            <w:i/>
          </w:rPr>
          <w:t>DmgFnId</w:t>
        </w:r>
        <w:proofErr w:type="spellEnd"/>
        <w:r>
          <w:t xml:space="preserve">).  </w:t>
        </w:r>
      </w:ins>
    </w:p>
    <w:p w14:paraId="4648A30D" w14:textId="77777777" w:rsidR="00A148B0" w:rsidRDefault="00A148B0" w:rsidP="00A148B0">
      <w:pPr>
        <w:pStyle w:val="ListParagraph"/>
        <w:numPr>
          <w:ilvl w:val="0"/>
          <w:numId w:val="33"/>
        </w:numPr>
        <w:spacing w:line="360" w:lineRule="auto"/>
        <w:rPr>
          <w:ins w:id="564" w:author="Doug Bausch" w:date="2019-03-04T07:31:00Z"/>
        </w:rPr>
      </w:pPr>
      <w:ins w:id="565" w:author="Doug Bausch" w:date="2019-03-04T07:31:00Z">
        <w:r w:rsidRPr="00DB567A">
          <w:rPr>
            <w:b/>
            <w:i/>
          </w:rPr>
          <w:t>Inventory Damage DDFs</w:t>
        </w:r>
        <w:r>
          <w:t xml:space="preserve">:  Default structural DDFs are contained in </w:t>
        </w:r>
        <w:proofErr w:type="spellStart"/>
        <w:r w:rsidRPr="00DB567A">
          <w:rPr>
            <w:i/>
          </w:rPr>
          <w:t>flBldgInvDmgFinal</w:t>
        </w:r>
        <w:proofErr w:type="spellEnd"/>
        <w:r>
          <w:t xml:space="preserve"> and assigned based on the </w:t>
        </w:r>
        <w:proofErr w:type="spellStart"/>
        <w:r>
          <w:t>SOoccupID</w:t>
        </w:r>
        <w:proofErr w:type="spellEnd"/>
        <w:r>
          <w:t xml:space="preserve"> and hazard type (</w:t>
        </w:r>
        <w:proofErr w:type="spellStart"/>
        <w:r w:rsidRPr="00DB567A">
          <w:rPr>
            <w:i/>
          </w:rPr>
          <w:t>HazardR</w:t>
        </w:r>
        <w:proofErr w:type="spellEnd"/>
        <w:r w:rsidRPr="00DB567A">
          <w:rPr>
            <w:i/>
          </w:rPr>
          <w:t xml:space="preserve">, </w:t>
        </w:r>
        <w:proofErr w:type="spellStart"/>
        <w:r w:rsidRPr="00DB567A">
          <w:rPr>
            <w:i/>
          </w:rPr>
          <w:t>HazardCA</w:t>
        </w:r>
        <w:proofErr w:type="spellEnd"/>
        <w:r w:rsidRPr="00DB567A">
          <w:rPr>
            <w:i/>
          </w:rPr>
          <w:t xml:space="preserve">, </w:t>
        </w:r>
        <w:proofErr w:type="spellStart"/>
        <w:r w:rsidRPr="00DB567A">
          <w:rPr>
            <w:i/>
          </w:rPr>
          <w:t>HazardCV</w:t>
        </w:r>
        <w:proofErr w:type="spellEnd"/>
        <w:r>
          <w:t>) to determine the Building Damage DDF (</w:t>
        </w:r>
        <w:proofErr w:type="spellStart"/>
        <w:r>
          <w:t>Inv</w:t>
        </w:r>
        <w:r w:rsidRPr="00DB567A">
          <w:rPr>
            <w:i/>
          </w:rPr>
          <w:t>DmgFnId</w:t>
        </w:r>
        <w:proofErr w:type="spellEnd"/>
        <w:r>
          <w:t>).  (</w:t>
        </w:r>
        <w:r w:rsidRPr="00DB567A">
          <w:rPr>
            <w:i/>
          </w:rPr>
          <w:t>Note that only a few commercial and industrial occupancy types are susceptibility to inventory losses.</w:t>
        </w:r>
        <w:r>
          <w:t>)</w:t>
        </w:r>
      </w:ins>
    </w:p>
    <w:p w14:paraId="6BA40D00" w14:textId="77777777" w:rsidR="00A148B0" w:rsidRDefault="00A148B0" w:rsidP="00A148B0">
      <w:pPr>
        <w:rPr>
          <w:ins w:id="566" w:author="Doug Bausch" w:date="2019-03-04T07:31:00Z"/>
          <w:b/>
          <w:sz w:val="28"/>
        </w:rPr>
      </w:pPr>
    </w:p>
    <w:p w14:paraId="0F93ACB1" w14:textId="77777777" w:rsidR="00A148B0" w:rsidRPr="00D6269D" w:rsidRDefault="00A148B0" w:rsidP="00A148B0">
      <w:pPr>
        <w:rPr>
          <w:ins w:id="567" w:author="Doug Bausch" w:date="2019-03-04T07:31:00Z"/>
          <w:b/>
          <w:sz w:val="28"/>
        </w:rPr>
      </w:pPr>
      <w:ins w:id="568" w:author="Doug Bausch" w:date="2019-03-04T07:31:00Z">
        <w:r>
          <w:rPr>
            <w:b/>
            <w:sz w:val="28"/>
          </w:rPr>
          <w:t xml:space="preserve">Microsoft Footprints as </w:t>
        </w:r>
        <w:proofErr w:type="spellStart"/>
        <w:r>
          <w:rPr>
            <w:b/>
            <w:sz w:val="28"/>
          </w:rPr>
          <w:t>OpenHazus</w:t>
        </w:r>
        <w:proofErr w:type="spellEnd"/>
        <w:r>
          <w:rPr>
            <w:b/>
            <w:sz w:val="28"/>
          </w:rPr>
          <w:t xml:space="preserve"> Foundational Inventory</w:t>
        </w:r>
      </w:ins>
    </w:p>
    <w:p w14:paraId="2F54C729" w14:textId="77777777" w:rsidR="00A148B0" w:rsidRDefault="00A148B0" w:rsidP="00A148B0">
      <w:pPr>
        <w:rPr>
          <w:ins w:id="569" w:author="Doug Bausch" w:date="2019-03-04T07:31:00Z"/>
          <w:b/>
          <w:sz w:val="28"/>
        </w:rPr>
      </w:pPr>
    </w:p>
    <w:p w14:paraId="626946F6" w14:textId="77777777" w:rsidR="00A148B0" w:rsidRPr="00D6269D" w:rsidRDefault="00A148B0" w:rsidP="00A148B0">
      <w:pPr>
        <w:rPr>
          <w:ins w:id="570" w:author="Doug Bausch" w:date="2019-03-04T07:31:00Z"/>
          <w:b/>
          <w:sz w:val="28"/>
        </w:rPr>
      </w:pPr>
      <w:ins w:id="571" w:author="Doug Bausch" w:date="2019-03-04T07:31:00Z">
        <w:r w:rsidRPr="00992F12">
          <w:rPr>
            <w:b/>
            <w:sz w:val="28"/>
          </w:rPr>
          <w:t xml:space="preserve">Importing from the MIP, </w:t>
        </w:r>
        <w:r>
          <w:rPr>
            <w:b/>
            <w:sz w:val="28"/>
          </w:rPr>
          <w:t xml:space="preserve">MSC </w:t>
        </w:r>
        <w:r w:rsidRPr="00992F12">
          <w:rPr>
            <w:b/>
            <w:sz w:val="28"/>
          </w:rPr>
          <w:t>feasibility</w:t>
        </w:r>
      </w:ins>
    </w:p>
    <w:p w14:paraId="7BD427C0" w14:textId="77777777" w:rsidR="00A148B0" w:rsidRDefault="00A148B0" w:rsidP="00A148B0">
      <w:pPr>
        <w:rPr>
          <w:ins w:id="572" w:author="Doug Bausch" w:date="2019-03-04T07:31:00Z"/>
          <w:b/>
          <w:sz w:val="28"/>
        </w:rPr>
      </w:pPr>
    </w:p>
    <w:p w14:paraId="1505EF88" w14:textId="77777777" w:rsidR="00A148B0" w:rsidRDefault="00A148B0" w:rsidP="00A148B0">
      <w:pPr>
        <w:rPr>
          <w:ins w:id="573" w:author="Doug Bausch" w:date="2019-03-04T07:31:00Z"/>
          <w:b/>
          <w:sz w:val="28"/>
        </w:rPr>
      </w:pPr>
      <w:ins w:id="574" w:author="Doug Bausch" w:date="2019-03-04T07:31:00Z">
        <w:r w:rsidRPr="00992F12">
          <w:rPr>
            <w:b/>
            <w:sz w:val="28"/>
          </w:rPr>
          <w:t>Inventory coverage of flood products</w:t>
        </w:r>
      </w:ins>
    </w:p>
    <w:p w14:paraId="1FC2F4C6" w14:textId="77777777" w:rsidR="00A148B0" w:rsidRDefault="00A148B0" w:rsidP="00A148B0">
      <w:pPr>
        <w:rPr>
          <w:ins w:id="575" w:author="Doug Bausch" w:date="2019-03-04T07:31:00Z"/>
        </w:rPr>
      </w:pPr>
    </w:p>
    <w:p w14:paraId="754D81BD" w14:textId="77777777" w:rsidR="00E200D3" w:rsidRPr="00961C9B" w:rsidRDefault="00E200D3" w:rsidP="00E200D3">
      <w:pPr>
        <w:spacing w:afterLines="120" w:after="288" w:line="360" w:lineRule="auto"/>
        <w:rPr>
          <w:rFonts w:asciiTheme="minorHAnsi" w:hAnsiTheme="minorHAnsi" w:cstheme="minorHAnsi"/>
          <w:sz w:val="22"/>
          <w:szCs w:val="22"/>
        </w:rPr>
      </w:pPr>
    </w:p>
    <w:p w14:paraId="397736C2" w14:textId="77777777" w:rsidR="00E200D3" w:rsidRPr="00961C9B" w:rsidRDefault="00E200D3" w:rsidP="00E200D3">
      <w:pPr>
        <w:spacing w:afterLines="120" w:after="288" w:line="360" w:lineRule="auto"/>
        <w:rPr>
          <w:rFonts w:asciiTheme="minorHAnsi" w:hAnsiTheme="minorHAnsi" w:cstheme="minorHAnsi"/>
          <w:sz w:val="22"/>
          <w:szCs w:val="22"/>
        </w:rPr>
      </w:pPr>
    </w:p>
    <w:p w14:paraId="33D62482" w14:textId="77777777" w:rsidR="008C0476" w:rsidRPr="008675B3" w:rsidRDefault="008C0476" w:rsidP="008C0476">
      <w:pPr>
        <w:pStyle w:val="Heading1"/>
      </w:pPr>
      <w:bookmarkStart w:id="576" w:name="_Toc2091116"/>
      <w:r>
        <w:t>Conclusion</w:t>
      </w:r>
      <w:bookmarkEnd w:id="576"/>
    </w:p>
    <w:p w14:paraId="39436159" w14:textId="77777777" w:rsidR="004D61E9" w:rsidRDefault="004D61E9">
      <w:pPr>
        <w:pStyle w:val="template"/>
      </w:pPr>
    </w:p>
    <w:p w14:paraId="2C090848" w14:textId="77777777" w:rsidR="004F210C" w:rsidRDefault="004F210C">
      <w:pPr>
        <w:pStyle w:val="TOCEntry"/>
        <w:sectPr w:rsidR="004F210C" w:rsidSect="00EC1069">
          <w:headerReference w:type="default" r:id="rId30"/>
          <w:pgSz w:w="12240" w:h="15840" w:code="1"/>
          <w:pgMar w:top="1440" w:right="1296" w:bottom="1440" w:left="1296" w:header="720" w:footer="720" w:gutter="0"/>
          <w:pgNumType w:start="1"/>
          <w:cols w:space="720"/>
          <w:noEndnote/>
        </w:sectPr>
      </w:pPr>
      <w:bookmarkStart w:id="579" w:name="_Toc439994696"/>
      <w:bookmarkStart w:id="580" w:name="_Toc2091117"/>
    </w:p>
    <w:p w14:paraId="68FA702A" w14:textId="1285A49E" w:rsidR="00EC1069" w:rsidRDefault="009264C5">
      <w:pPr>
        <w:pStyle w:val="TOCEntry"/>
      </w:pPr>
      <w:r>
        <w:lastRenderedPageBreak/>
        <w:t>Appendix A: Glossary</w:t>
      </w:r>
      <w:bookmarkEnd w:id="579"/>
      <w:bookmarkEnd w:id="580"/>
    </w:p>
    <w:p w14:paraId="6AADFD7B" w14:textId="77777777" w:rsidR="00EC1069" w:rsidRDefault="009264C5">
      <w:pPr>
        <w:pStyle w:val="template"/>
      </w:pPr>
      <w:r>
        <w:t xml:space="preserve">&lt;Define all the terms necessary to properly interpret the </w:t>
      </w:r>
      <w:r w:rsidR="003A2318">
        <w:t>Geospatial System Requirement Specification</w:t>
      </w:r>
      <w:r>
        <w:t xml:space="preserve">, including acronyms and abbreviations. You may wish to build a separate glossary that spans multiple projects or the entire organization, and just include terms specific to a single project in each </w:t>
      </w:r>
      <w:r w:rsidR="003A2318">
        <w:t>Geospatial System Requirement Specification</w:t>
      </w:r>
      <w:r>
        <w:t>.&gt;</w:t>
      </w:r>
    </w:p>
    <w:p w14:paraId="123DD8FB" w14:textId="77777777" w:rsidR="004F210C" w:rsidRDefault="004F210C" w:rsidP="004F210C">
      <w:pPr>
        <w:pStyle w:val="Appendix1"/>
        <w:numPr>
          <w:ilvl w:val="0"/>
          <w:numId w:val="0"/>
        </w:numPr>
        <w:sectPr w:rsidR="004F210C" w:rsidSect="00EC1069">
          <w:headerReference w:type="default" r:id="rId31"/>
          <w:pgSz w:w="12240" w:h="15840" w:code="1"/>
          <w:pgMar w:top="1440" w:right="1296" w:bottom="1440" w:left="1296" w:header="720" w:footer="720" w:gutter="0"/>
          <w:pgNumType w:start="1"/>
          <w:cols w:space="720"/>
          <w:noEndnote/>
        </w:sectPr>
      </w:pPr>
      <w:bookmarkStart w:id="581" w:name="_Toc439994697"/>
      <w:bookmarkStart w:id="582" w:name="_Toc2091118"/>
    </w:p>
    <w:p w14:paraId="14B34C14" w14:textId="25E661AC" w:rsidR="004F6532" w:rsidRPr="00E74722" w:rsidRDefault="004F6532" w:rsidP="004F210C">
      <w:pPr>
        <w:pStyle w:val="Appendix1"/>
        <w:numPr>
          <w:ilvl w:val="0"/>
          <w:numId w:val="0"/>
        </w:numPr>
        <w:rPr>
          <w:highlight w:val="lightGray"/>
        </w:rPr>
      </w:pPr>
      <w:r w:rsidRPr="00E74722">
        <w:rPr>
          <w:highlight w:val="lightGray"/>
        </w:rPr>
        <w:lastRenderedPageBreak/>
        <w:t>Appendix B: Open Source Product Review</w:t>
      </w:r>
    </w:p>
    <w:p w14:paraId="1AC40DB9" w14:textId="77777777" w:rsidR="004F6532" w:rsidRPr="00E74722" w:rsidRDefault="004F6532" w:rsidP="004F6532">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5F50F2D7" w14:textId="52353781" w:rsidR="004F6532" w:rsidRPr="00E74722" w:rsidRDefault="004F6532" w:rsidP="003F3FDB">
      <w:pPr>
        <w:pStyle w:val="Heading2"/>
        <w:numPr>
          <w:ilvl w:val="0"/>
          <w:numId w:val="0"/>
        </w:numPr>
        <w:rPr>
          <w:highlight w:val="lightGray"/>
        </w:rPr>
      </w:pPr>
      <w:r w:rsidRPr="00E74722">
        <w:rPr>
          <w:highlight w:val="lightGray"/>
        </w:rPr>
        <w:t>B.1</w:t>
      </w:r>
      <w:r w:rsidRPr="00E74722">
        <w:rPr>
          <w:highlight w:val="lightGray"/>
        </w:rPr>
        <w:tab/>
        <w:t>Description of Open Source Desktop GIS</w:t>
      </w:r>
    </w:p>
    <w:p w14:paraId="3F81163F" w14:textId="77777777" w:rsidR="004F6532" w:rsidRPr="00E74722" w:rsidRDefault="004F6532" w:rsidP="004F6532">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There are dozens of open source geospatial desktop applications and it is beyond the scope of this whitepaper to describe them all. The following six sub sections are intended to describe well-established, widely supported and implemented GIS packages that fit the scope of Open Hazus. Specialty applications, developed for niche application areas (the </w:t>
      </w:r>
      <w:hyperlink r:id="rId32" w:history="1">
        <w:r w:rsidRPr="00E74722">
          <w:rPr>
            <w:rStyle w:val="Hyperlink"/>
            <w:rFonts w:asciiTheme="minorHAnsi" w:hAnsiTheme="minorHAnsi" w:cstheme="minorHAnsi"/>
            <w:sz w:val="22"/>
            <w:highlight w:val="lightGray"/>
          </w:rPr>
          <w:t>Whitebox geospatial analysis tool</w:t>
        </w:r>
      </w:hyperlink>
      <w:r w:rsidRPr="00E74722">
        <w:rPr>
          <w:rFonts w:asciiTheme="minorHAnsi" w:hAnsiTheme="minorHAnsi" w:cstheme="minorHAnsi"/>
          <w:sz w:val="22"/>
          <w:highlight w:val="lightGray"/>
        </w:rPr>
        <w:t xml:space="preserve"> from the University of Guelph might serve as an example here) as well as applications whose core area is image processing are specifically excluded from the discussion here.</w:t>
      </w:r>
    </w:p>
    <w:p w14:paraId="471DDA6A" w14:textId="01A1C87A" w:rsidR="004F6532" w:rsidRPr="00E74722" w:rsidRDefault="004F6532" w:rsidP="003F3FDB">
      <w:pPr>
        <w:pStyle w:val="Heading3"/>
        <w:rPr>
          <w:highlight w:val="lightGray"/>
        </w:rPr>
      </w:pPr>
      <w:r w:rsidRPr="00E74722">
        <w:rPr>
          <w:highlight w:val="lightGray"/>
        </w:rPr>
        <w:t>Geographic Resources Analysis Support System (GRASS)</w:t>
      </w:r>
    </w:p>
    <w:p w14:paraId="16F632F9" w14:textId="77777777" w:rsidR="004F6532" w:rsidRPr="00E74722" w:rsidRDefault="004F6532" w:rsidP="004F6532">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 </w:t>
      </w:r>
      <w:hyperlink r:id="rId33" w:history="1">
        <w:r w:rsidRPr="00E74722">
          <w:rPr>
            <w:rStyle w:val="Hyperlink"/>
            <w:rFonts w:asciiTheme="minorHAnsi" w:hAnsiTheme="minorHAnsi" w:cstheme="minorHAnsi"/>
            <w:sz w:val="22"/>
            <w:highlight w:val="lightGray"/>
          </w:rPr>
          <w:t>Geographic Resources Analysis Support System</w:t>
        </w:r>
      </w:hyperlink>
      <w:r w:rsidRPr="00E74722">
        <w:rPr>
          <w:rFonts w:asciiTheme="minorHAnsi" w:hAnsiTheme="minorHAnsi" w:cstheme="minorHAnsi"/>
          <w:sz w:val="22"/>
          <w:highlight w:val="lightGray"/>
        </w:rPr>
        <w:t>, commonly referred to as GRASS GIS, is used for data management, image processing, graphics production, spatial modelling, and visualization of many types of data. It is Open Source released under GNU General Public License (GPL) &gt;= V2. GRASS GIS is an official project of the Open Source Geospatial Foundation.</w:t>
      </w:r>
    </w:p>
    <w:p w14:paraId="7E0E3DE4" w14:textId="77777777" w:rsidR="004F6532" w:rsidRPr="00E74722" w:rsidRDefault="004F6532" w:rsidP="004F6532">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Originally developed by the U.S. Army Construction Engineering Research Laboratories (USA-CERL, 1982-1995), a branch of the US Army Corp of Engineers, as a tool for land management and environmental planning by the military, GRASS GIS has evolved into a powerful utility with a wide range of applications in many different areas of applications and scientific research. GRASS is currently used in academic and commercial settings around the world, as well as many governmental agencies including NASA, NOAA, USDA, DLR, CSIRO, the National Park Service, the U.S. Census Bureau, USGS, and many environmental consulting companies. The GRASS Development Team has grown into a multi-national team consisting of developers at numerous locations.</w:t>
      </w:r>
    </w:p>
    <w:p w14:paraId="03693FF4" w14:textId="77777777" w:rsidR="004F6532" w:rsidRPr="00E74722" w:rsidRDefault="004F6532" w:rsidP="004F6532">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lastRenderedPageBreak/>
        <w:t>GRASS GIS contains over 350 modules to render maps and images on monitor and paper; manipulate raster, and vector data including vector networks; process multispectral image data; and create, manage, and store spatial data. GRASS GIS offers both a graphical user interface as well as command line syntax for ease of operations.</w:t>
      </w:r>
    </w:p>
    <w:p w14:paraId="6BA03CEF"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Raster analysis</w:t>
      </w:r>
      <w:r w:rsidRPr="00E74722">
        <w:rPr>
          <w:rFonts w:asciiTheme="minorHAnsi" w:hAnsiTheme="minorHAnsi" w:cstheme="minorHAnsi"/>
          <w:sz w:val="22"/>
          <w:highlight w:val="lightGray"/>
        </w:rPr>
        <w:t>: Automatic raster line and area to vector conversion, Buffering of line structures, Cell and profile data query, color table modifications, Conversion to vector and point data format, Correlation / covariance analysis, Expert system analysis , Map algebra (map calculator), Interpolation for missing values, Neighborhood matrix analysis, Raster overlay with or without weight, Reclassification of cell labels, Resampling (resolution), Rescaling of cell values, Statistical cell analysis, Surface generation from vector lines</w:t>
      </w:r>
    </w:p>
    <w:p w14:paraId="7D4E893E"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3D-Raster (voxel) analysis</w:t>
      </w:r>
      <w:r w:rsidRPr="00E74722">
        <w:rPr>
          <w:rFonts w:asciiTheme="minorHAnsi" w:hAnsiTheme="minorHAnsi" w:cstheme="minorHAnsi"/>
          <w:sz w:val="22"/>
          <w:highlight w:val="lightGray"/>
        </w:rPr>
        <w:t>: 3D data import and export, 3D masks, 3D map algebra, 3D interpolation (IDW, Regularized Splines with Tension), 3D Visualization (</w:t>
      </w:r>
      <w:proofErr w:type="spellStart"/>
      <w:r w:rsidRPr="00E74722">
        <w:rPr>
          <w:rFonts w:asciiTheme="minorHAnsi" w:hAnsiTheme="minorHAnsi" w:cstheme="minorHAnsi"/>
          <w:sz w:val="22"/>
          <w:highlight w:val="lightGray"/>
        </w:rPr>
        <w:t>isosurfaces</w:t>
      </w:r>
      <w:proofErr w:type="spellEnd"/>
      <w:r w:rsidRPr="00E74722">
        <w:rPr>
          <w:rFonts w:asciiTheme="minorHAnsi" w:hAnsiTheme="minorHAnsi" w:cstheme="minorHAnsi"/>
          <w:sz w:val="22"/>
          <w:highlight w:val="lightGray"/>
        </w:rPr>
        <w:t xml:space="preserve">), Interface to </w:t>
      </w:r>
      <w:proofErr w:type="spellStart"/>
      <w:r w:rsidRPr="00E74722">
        <w:rPr>
          <w:rFonts w:asciiTheme="minorHAnsi" w:hAnsiTheme="minorHAnsi" w:cstheme="minorHAnsi"/>
          <w:sz w:val="22"/>
          <w:highlight w:val="lightGray"/>
        </w:rPr>
        <w:t>Paraview</w:t>
      </w:r>
      <w:proofErr w:type="spellEnd"/>
      <w:r w:rsidRPr="00E74722">
        <w:rPr>
          <w:rFonts w:asciiTheme="minorHAnsi" w:hAnsiTheme="minorHAnsi" w:cstheme="minorHAnsi"/>
          <w:sz w:val="22"/>
          <w:highlight w:val="lightGray"/>
        </w:rPr>
        <w:t xml:space="preserve"> and </w:t>
      </w:r>
      <w:proofErr w:type="spellStart"/>
      <w:r w:rsidRPr="00E74722">
        <w:rPr>
          <w:rFonts w:asciiTheme="minorHAnsi" w:hAnsiTheme="minorHAnsi" w:cstheme="minorHAnsi"/>
          <w:sz w:val="22"/>
          <w:highlight w:val="lightGray"/>
        </w:rPr>
        <w:t>POVray</w:t>
      </w:r>
      <w:proofErr w:type="spellEnd"/>
      <w:r w:rsidRPr="00E74722">
        <w:rPr>
          <w:rFonts w:asciiTheme="minorHAnsi" w:hAnsiTheme="minorHAnsi" w:cstheme="minorHAnsi"/>
          <w:sz w:val="22"/>
          <w:highlight w:val="lightGray"/>
        </w:rPr>
        <w:t xml:space="preserve"> visualization tools</w:t>
      </w:r>
    </w:p>
    <w:p w14:paraId="48F4096E"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Vector analysis</w:t>
      </w:r>
      <w:r w:rsidRPr="00E74722">
        <w:rPr>
          <w:rFonts w:asciiTheme="minorHAnsi" w:hAnsiTheme="minorHAnsi" w:cstheme="minorHAnsi"/>
          <w:sz w:val="22"/>
          <w:highlight w:val="lightGray"/>
        </w:rPr>
        <w:t xml:space="preserve">: Contour generation from raster surfaces (IDW, Splines algorithm), Conversion to raster and point data format, Digitizing (scanned raster image) with mouse, Reclassification of vector labels, </w:t>
      </w:r>
      <w:proofErr w:type="spellStart"/>
      <w:r w:rsidRPr="00E74722">
        <w:rPr>
          <w:rFonts w:asciiTheme="minorHAnsi" w:hAnsiTheme="minorHAnsi" w:cstheme="minorHAnsi"/>
          <w:sz w:val="22"/>
          <w:highlight w:val="lightGray"/>
        </w:rPr>
        <w:t>Superpositioning</w:t>
      </w:r>
      <w:proofErr w:type="spellEnd"/>
      <w:r w:rsidRPr="00E74722">
        <w:rPr>
          <w:rFonts w:asciiTheme="minorHAnsi" w:hAnsiTheme="minorHAnsi" w:cstheme="minorHAnsi"/>
          <w:sz w:val="22"/>
          <w:highlight w:val="lightGray"/>
        </w:rPr>
        <w:t xml:space="preserve"> of vector layers</w:t>
      </w:r>
    </w:p>
    <w:p w14:paraId="551AAF2E"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Point data analysis</w:t>
      </w:r>
      <w:r w:rsidRPr="00E74722">
        <w:rPr>
          <w:rFonts w:asciiTheme="minorHAnsi" w:hAnsiTheme="minorHAnsi" w:cstheme="minorHAnsi"/>
          <w:sz w:val="22"/>
          <w:highlight w:val="lightGray"/>
        </w:rPr>
        <w:t>: Delaunay triangulation, Surface interpolation from spot heights, Thiessen polygons, Topographic analysis (curvature, slope, aspect), LiDAR</w:t>
      </w:r>
    </w:p>
    <w:p w14:paraId="7BBF58F7"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Image processing</w:t>
      </w:r>
      <w:r w:rsidRPr="00E74722">
        <w:rPr>
          <w:rFonts w:asciiTheme="minorHAnsi" w:hAnsiTheme="minorHAnsi" w:cstheme="minorHAnsi"/>
          <w:sz w:val="22"/>
          <w:highlight w:val="lightGray"/>
        </w:rPr>
        <w:t>: Support for aerial and UAV images, satellite data (optical, radar, thermal), Canonical component analysis (CCA), Color composite generation, Edge detection, Frequency filtering (Fourier, convolution matrices), Fourier and inverse Fourier transformation, Histogram stretching, IHS transformation to RGB, Image rectification (affine and polynomial transformations on raster and vector targets), Ortho photo rectification, Principal component analysis (PCA), Radiometric corrections (Fourier), Resampling, Resolution enhancement (with RGB/IHS), RGB to IHS transformation, Texture oriented classification (sequential maximum a posteriori classification), Shape detection, Supervised classification (training areas, maximum likelihood classification), Unsupervised classification (minimum distance clustering, maximum likelihood classification)</w:t>
      </w:r>
    </w:p>
    <w:p w14:paraId="76C4F317"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DTM-Analysis</w:t>
      </w:r>
      <w:r w:rsidRPr="00E74722">
        <w:rPr>
          <w:rFonts w:asciiTheme="minorHAnsi" w:hAnsiTheme="minorHAnsi" w:cstheme="minorHAnsi"/>
          <w:sz w:val="22"/>
          <w:highlight w:val="lightGray"/>
        </w:rPr>
        <w:t>: Contour generation, Cost / path analysis, Slope / aspect analysis, Surface generation from spot heights or contours</w:t>
      </w:r>
    </w:p>
    <w:p w14:paraId="7CAEA0D4"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Geocoding</w:t>
      </w:r>
      <w:r w:rsidRPr="00E74722">
        <w:rPr>
          <w:rFonts w:asciiTheme="minorHAnsi" w:hAnsiTheme="minorHAnsi" w:cstheme="minorHAnsi"/>
          <w:sz w:val="22"/>
          <w:highlight w:val="lightGray"/>
        </w:rPr>
        <w:t>: Geocoding of raster and vector maps including (LiDAR) point clouds</w:t>
      </w:r>
    </w:p>
    <w:p w14:paraId="525CDF5F"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lastRenderedPageBreak/>
        <w:t>Visualization</w:t>
      </w:r>
      <w:r w:rsidRPr="00E74722">
        <w:rPr>
          <w:rFonts w:asciiTheme="minorHAnsi" w:hAnsiTheme="minorHAnsi" w:cstheme="minorHAnsi"/>
          <w:sz w:val="22"/>
          <w:highlight w:val="lightGray"/>
        </w:rPr>
        <w:t xml:space="preserve">: 3D surfaces with 3D query (NVIZ), Color assignments, Histogram presentation, Map overlay, </w:t>
      </w:r>
      <w:proofErr w:type="gramStart"/>
      <w:r w:rsidRPr="00E74722">
        <w:rPr>
          <w:rFonts w:asciiTheme="minorHAnsi" w:hAnsiTheme="minorHAnsi" w:cstheme="minorHAnsi"/>
          <w:sz w:val="22"/>
          <w:highlight w:val="lightGray"/>
        </w:rPr>
        <w:t>Point</w:t>
      </w:r>
      <w:proofErr w:type="gramEnd"/>
      <w:r w:rsidRPr="00E74722">
        <w:rPr>
          <w:rFonts w:asciiTheme="minorHAnsi" w:hAnsiTheme="minorHAnsi" w:cstheme="minorHAnsi"/>
          <w:sz w:val="22"/>
          <w:highlight w:val="lightGray"/>
        </w:rPr>
        <w:t xml:space="preserve"> data maps, Raster maps, Vector maps, Zoom / </w:t>
      </w:r>
      <w:proofErr w:type="spellStart"/>
      <w:r w:rsidRPr="00E74722">
        <w:rPr>
          <w:rFonts w:asciiTheme="minorHAnsi" w:hAnsiTheme="minorHAnsi" w:cstheme="minorHAnsi"/>
          <w:sz w:val="22"/>
          <w:highlight w:val="lightGray"/>
        </w:rPr>
        <w:t>unzoom</w:t>
      </w:r>
      <w:proofErr w:type="spellEnd"/>
      <w:r w:rsidRPr="00E74722">
        <w:rPr>
          <w:rFonts w:asciiTheme="minorHAnsi" w:hAnsiTheme="minorHAnsi" w:cstheme="minorHAnsi"/>
          <w:sz w:val="22"/>
          <w:highlight w:val="lightGray"/>
        </w:rPr>
        <w:t xml:space="preserve"> -function</w:t>
      </w:r>
    </w:p>
    <w:p w14:paraId="4FF2312D"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Map creation</w:t>
      </w:r>
      <w:r w:rsidRPr="00E74722">
        <w:rPr>
          <w:rFonts w:asciiTheme="minorHAnsi" w:hAnsiTheme="minorHAnsi" w:cstheme="minorHAnsi"/>
          <w:sz w:val="22"/>
          <w:highlight w:val="lightGray"/>
        </w:rPr>
        <w:t>: Image maps, Postscript maps, HTML maps</w:t>
      </w:r>
    </w:p>
    <w:p w14:paraId="19557A3F"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rPr>
        <w:t xml:space="preserve">SQL-support: Database interfaces (DBF, SQLite, PostgreSQL, </w:t>
      </w:r>
      <w:proofErr w:type="spellStart"/>
      <w:r w:rsidRPr="00E74722">
        <w:rPr>
          <w:rFonts w:asciiTheme="minorHAnsi" w:hAnsiTheme="minorHAnsi" w:cstheme="minorHAnsi"/>
          <w:sz w:val="22"/>
          <w:highlight w:val="lightGray"/>
        </w:rPr>
        <w:t>mySQL</w:t>
      </w:r>
      <w:proofErr w:type="spellEnd"/>
      <w:r w:rsidRPr="00E74722">
        <w:rPr>
          <w:rFonts w:asciiTheme="minorHAnsi" w:hAnsiTheme="minorHAnsi" w:cstheme="minorHAnsi"/>
          <w:sz w:val="22"/>
          <w:highlight w:val="lightGray"/>
        </w:rPr>
        <w:t>, ODBC)</w:t>
      </w:r>
    </w:p>
    <w:p w14:paraId="7F3F6FC4" w14:textId="2BE57A71" w:rsidR="004F6532" w:rsidRPr="00E74722" w:rsidRDefault="004F6532" w:rsidP="004F6532">
      <w:pPr>
        <w:spacing w:after="120" w:line="360" w:lineRule="auto"/>
        <w:ind w:left="567" w:hanging="567"/>
        <w:rPr>
          <w:rFonts w:asciiTheme="minorHAnsi" w:hAnsiTheme="minorHAnsi" w:cstheme="minorHAnsi"/>
          <w:sz w:val="22"/>
          <w:highlight w:val="lightGray"/>
        </w:rPr>
      </w:pPr>
      <w:proofErr w:type="spellStart"/>
      <w:r w:rsidRPr="00E74722">
        <w:rPr>
          <w:rFonts w:asciiTheme="minorHAnsi" w:hAnsiTheme="minorHAnsi" w:cstheme="minorHAnsi"/>
          <w:sz w:val="22"/>
          <w:highlight w:val="lightGray"/>
          <w:u w:val="single"/>
        </w:rPr>
        <w:t>Geostatistics</w:t>
      </w:r>
      <w:proofErr w:type="spellEnd"/>
      <w:r w:rsidRPr="00E74722">
        <w:rPr>
          <w:rFonts w:asciiTheme="minorHAnsi" w:hAnsiTheme="minorHAnsi" w:cstheme="minorHAnsi"/>
          <w:sz w:val="22"/>
          <w:highlight w:val="lightGray"/>
        </w:rPr>
        <w:t>: Interface to "R" (see section</w:t>
      </w:r>
      <w:r w:rsidR="002F2DA1" w:rsidRPr="00E74722">
        <w:rPr>
          <w:rFonts w:asciiTheme="minorHAnsi" w:hAnsiTheme="minorHAnsi" w:cstheme="minorHAnsi"/>
          <w:sz w:val="22"/>
          <w:highlight w:val="lightGray"/>
        </w:rPr>
        <w:t xml:space="preserve"> </w:t>
      </w:r>
      <w:r w:rsidR="002F2DA1" w:rsidRPr="00E74722">
        <w:rPr>
          <w:rFonts w:asciiTheme="minorHAnsi" w:hAnsiTheme="minorHAnsi" w:cstheme="minorHAnsi"/>
          <w:sz w:val="22"/>
          <w:highlight w:val="lightGray"/>
        </w:rPr>
        <w:fldChar w:fldCharType="begin"/>
      </w:r>
      <w:r w:rsidR="002F2DA1" w:rsidRPr="00E74722">
        <w:rPr>
          <w:rFonts w:asciiTheme="minorHAnsi" w:hAnsiTheme="minorHAnsi" w:cstheme="minorHAnsi"/>
          <w:sz w:val="22"/>
          <w:highlight w:val="lightGray"/>
        </w:rPr>
        <w:instrText xml:space="preserve"> REF _Ref2269978 \r \h </w:instrText>
      </w:r>
      <w:r w:rsidR="00E74722">
        <w:rPr>
          <w:rFonts w:asciiTheme="minorHAnsi" w:hAnsiTheme="minorHAnsi" w:cstheme="minorHAnsi"/>
          <w:sz w:val="22"/>
          <w:highlight w:val="lightGray"/>
        </w:rPr>
        <w:instrText xml:space="preserve"> \* MERGEFORMAT </w:instrText>
      </w:r>
      <w:r w:rsidR="002F2DA1" w:rsidRPr="00E74722">
        <w:rPr>
          <w:rFonts w:asciiTheme="minorHAnsi" w:hAnsiTheme="minorHAnsi" w:cstheme="minorHAnsi"/>
          <w:sz w:val="22"/>
          <w:highlight w:val="lightGray"/>
        </w:rPr>
      </w:r>
      <w:r w:rsidR="002F2DA1" w:rsidRPr="00E74722">
        <w:rPr>
          <w:rFonts w:asciiTheme="minorHAnsi" w:hAnsiTheme="minorHAnsi" w:cstheme="minorHAnsi"/>
          <w:sz w:val="22"/>
          <w:highlight w:val="lightGray"/>
        </w:rPr>
        <w:fldChar w:fldCharType="separate"/>
      </w:r>
      <w:r w:rsidR="002F2DA1" w:rsidRPr="00E74722">
        <w:rPr>
          <w:rFonts w:asciiTheme="minorHAnsi" w:hAnsiTheme="minorHAnsi" w:cstheme="minorHAnsi"/>
          <w:sz w:val="22"/>
          <w:highlight w:val="lightGray"/>
        </w:rPr>
        <w:t>B.5.1</w:t>
      </w:r>
      <w:r w:rsidR="002F2DA1" w:rsidRPr="00E74722">
        <w:rPr>
          <w:rFonts w:asciiTheme="minorHAnsi" w:hAnsiTheme="minorHAnsi" w:cstheme="minorHAnsi"/>
          <w:sz w:val="22"/>
          <w:highlight w:val="lightGray"/>
        </w:rPr>
        <w:fldChar w:fldCharType="end"/>
      </w:r>
      <w:r w:rsidRPr="00E74722">
        <w:rPr>
          <w:rFonts w:asciiTheme="minorHAnsi" w:hAnsiTheme="minorHAnsi" w:cstheme="minorHAnsi"/>
          <w:sz w:val="22"/>
          <w:highlight w:val="lightGray"/>
        </w:rPr>
        <w:t xml:space="preserve">), </w:t>
      </w:r>
      <w:proofErr w:type="spellStart"/>
      <w:r w:rsidRPr="00E74722">
        <w:rPr>
          <w:rFonts w:asciiTheme="minorHAnsi" w:hAnsiTheme="minorHAnsi" w:cstheme="minorHAnsi"/>
          <w:sz w:val="22"/>
          <w:highlight w:val="lightGray"/>
        </w:rPr>
        <w:t>Matlab</w:t>
      </w:r>
      <w:proofErr w:type="spellEnd"/>
      <w:r w:rsidRPr="00E74722">
        <w:rPr>
          <w:rFonts w:asciiTheme="minorHAnsi" w:hAnsiTheme="minorHAnsi" w:cstheme="minorHAnsi"/>
          <w:sz w:val="22"/>
          <w:highlight w:val="lightGray"/>
        </w:rPr>
        <w:t>, and other software packages</w:t>
      </w:r>
    </w:p>
    <w:p w14:paraId="3FAFAAD7"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Temporal framework</w:t>
      </w:r>
      <w:r w:rsidRPr="00E74722">
        <w:rPr>
          <w:rFonts w:asciiTheme="minorHAnsi" w:hAnsiTheme="minorHAnsi" w:cstheme="minorHAnsi"/>
          <w:sz w:val="22"/>
          <w:highlight w:val="lightGray"/>
        </w:rPr>
        <w:t xml:space="preserve">: support for time series analysis to manage, process and analyze (big) </w:t>
      </w:r>
      <w:proofErr w:type="spellStart"/>
      <w:r w:rsidRPr="00E74722">
        <w:rPr>
          <w:rFonts w:asciiTheme="minorHAnsi" w:hAnsiTheme="minorHAnsi" w:cstheme="minorHAnsi"/>
          <w:sz w:val="22"/>
          <w:highlight w:val="lightGray"/>
        </w:rPr>
        <w:t>spatio</w:t>
      </w:r>
      <w:proofErr w:type="spellEnd"/>
      <w:r w:rsidRPr="00E74722">
        <w:rPr>
          <w:rFonts w:asciiTheme="minorHAnsi" w:hAnsiTheme="minorHAnsi" w:cstheme="minorHAnsi"/>
          <w:sz w:val="22"/>
          <w:highlight w:val="lightGray"/>
        </w:rPr>
        <w:t xml:space="preserve">-temporal environmental data. It supports querying, map calculation, aggregation, statistics and gap filling for raster, vector and raster3D data. A temporal topology builder is available to build </w:t>
      </w:r>
      <w:proofErr w:type="spellStart"/>
      <w:r w:rsidRPr="00E74722">
        <w:rPr>
          <w:rFonts w:asciiTheme="minorHAnsi" w:hAnsiTheme="minorHAnsi" w:cstheme="minorHAnsi"/>
          <w:sz w:val="22"/>
          <w:highlight w:val="lightGray"/>
        </w:rPr>
        <w:t>spatio</w:t>
      </w:r>
      <w:proofErr w:type="spellEnd"/>
      <w:r w:rsidRPr="00E74722">
        <w:rPr>
          <w:rFonts w:asciiTheme="minorHAnsi" w:hAnsiTheme="minorHAnsi" w:cstheme="minorHAnsi"/>
          <w:sz w:val="22"/>
          <w:highlight w:val="lightGray"/>
        </w:rPr>
        <w:t>-temporal topology connections between map objects for 1D, 3D and 4D extents.</w:t>
      </w:r>
    </w:p>
    <w:p w14:paraId="5139BEAA" w14:textId="77777777" w:rsidR="004F6532" w:rsidRPr="00E74722" w:rsidRDefault="004F6532" w:rsidP="004F6532">
      <w:pPr>
        <w:spacing w:after="120" w:line="360" w:lineRule="auto"/>
        <w:ind w:left="567" w:hanging="567"/>
        <w:rPr>
          <w:rFonts w:asciiTheme="minorHAnsi" w:hAnsiTheme="minorHAnsi" w:cstheme="minorHAnsi"/>
          <w:sz w:val="22"/>
          <w:highlight w:val="lightGray"/>
        </w:rPr>
      </w:pPr>
      <w:r w:rsidRPr="00E74722">
        <w:rPr>
          <w:rFonts w:asciiTheme="minorHAnsi" w:hAnsiTheme="minorHAnsi" w:cstheme="minorHAnsi"/>
          <w:sz w:val="22"/>
          <w:highlight w:val="lightGray"/>
          <w:u w:val="single"/>
        </w:rPr>
        <w:t>Furthermore</w:t>
      </w:r>
      <w:r w:rsidRPr="00E74722">
        <w:rPr>
          <w:rFonts w:asciiTheme="minorHAnsi" w:hAnsiTheme="minorHAnsi" w:cstheme="minorHAnsi"/>
          <w:sz w:val="22"/>
          <w:highlight w:val="lightGray"/>
        </w:rPr>
        <w:t>: Erosion modelling, Landscape structure analysis, Solution transport, Watershed analysis.</w:t>
      </w:r>
    </w:p>
    <w:p w14:paraId="70C5724B" w14:textId="4B7A96E1" w:rsidR="004F6532" w:rsidRPr="00E74722" w:rsidRDefault="004F6532" w:rsidP="003F3FDB">
      <w:pPr>
        <w:pStyle w:val="Heading3"/>
        <w:rPr>
          <w:highlight w:val="lightGray"/>
        </w:rPr>
      </w:pPr>
      <w:r w:rsidRPr="00E74722">
        <w:rPr>
          <w:highlight w:val="lightGray"/>
        </w:rPr>
        <w:t>Quantum GIS</w:t>
      </w:r>
    </w:p>
    <w:p w14:paraId="1A136304" w14:textId="77777777" w:rsidR="004F6532" w:rsidRPr="00E74722" w:rsidRDefault="00B40A28" w:rsidP="004F6532">
      <w:pPr>
        <w:spacing w:after="120" w:line="360" w:lineRule="auto"/>
        <w:rPr>
          <w:rFonts w:asciiTheme="minorHAnsi" w:hAnsiTheme="minorHAnsi" w:cstheme="minorHAnsi"/>
          <w:sz w:val="22"/>
          <w:highlight w:val="lightGray"/>
        </w:rPr>
      </w:pPr>
      <w:hyperlink r:id="rId34" w:history="1">
        <w:r w:rsidR="004F6532" w:rsidRPr="00E74722">
          <w:rPr>
            <w:rStyle w:val="Hyperlink"/>
            <w:rFonts w:asciiTheme="minorHAnsi" w:hAnsiTheme="minorHAnsi" w:cstheme="minorHAnsi"/>
            <w:sz w:val="22"/>
            <w:highlight w:val="lightGray"/>
          </w:rPr>
          <w:t>Quantum GIS</w:t>
        </w:r>
      </w:hyperlink>
      <w:r w:rsidR="004F6532" w:rsidRPr="00E74722">
        <w:rPr>
          <w:rFonts w:asciiTheme="minorHAnsi" w:hAnsiTheme="minorHAnsi" w:cstheme="minorHAnsi"/>
          <w:sz w:val="22"/>
          <w:highlight w:val="lightGray"/>
        </w:rPr>
        <w:t xml:space="preserve">, better known by its acronym QGIS, is the leading open source </w:t>
      </w:r>
      <w:r w:rsidR="004F6532" w:rsidRPr="00E74722">
        <w:rPr>
          <w:rFonts w:asciiTheme="minorHAnsi" w:hAnsiTheme="minorHAnsi" w:cstheme="minorHAnsi"/>
          <w:b/>
          <w:i/>
          <w:sz w:val="22"/>
          <w:highlight w:val="lightGray"/>
        </w:rPr>
        <w:t>desktop</w:t>
      </w:r>
      <w:r w:rsidR="004F6532" w:rsidRPr="00E74722">
        <w:rPr>
          <w:rFonts w:asciiTheme="minorHAnsi" w:hAnsiTheme="minorHAnsi" w:cstheme="minorHAnsi"/>
          <w:sz w:val="22"/>
          <w:highlight w:val="lightGray"/>
        </w:rPr>
        <w:t xml:space="preserve"> GIS. It allows users to create, edit, visualize, analyze and publish geospatial information on Windows, Mac OS, Linux, BSD and Android (via the </w:t>
      </w:r>
      <w:proofErr w:type="spellStart"/>
      <w:r w:rsidR="004F6532" w:rsidRPr="00E74722">
        <w:rPr>
          <w:rFonts w:asciiTheme="minorHAnsi" w:hAnsiTheme="minorHAnsi" w:cstheme="minorHAnsi"/>
          <w:sz w:val="22"/>
          <w:highlight w:val="lightGray"/>
        </w:rPr>
        <w:t>QField</w:t>
      </w:r>
      <w:proofErr w:type="spellEnd"/>
      <w:r w:rsidR="004F6532" w:rsidRPr="00E74722">
        <w:rPr>
          <w:rFonts w:asciiTheme="minorHAnsi" w:hAnsiTheme="minorHAnsi" w:cstheme="minorHAnsi"/>
          <w:sz w:val="22"/>
          <w:highlight w:val="lightGray"/>
        </w:rPr>
        <w:t xml:space="preserve"> app). There is also an OGC Web Server application, a web browser client and developer libraries. QGIS is licensed under the GNU General Public License. The QGIS project is under very active development by an enthusiastic and engaged developer community with good mechanisms for help via stack exchange, mailing lists and through a global network of commercial support providers.</w:t>
      </w:r>
    </w:p>
    <w:p w14:paraId="74CA57EF" w14:textId="77777777" w:rsidR="004F6532" w:rsidRPr="00E74722" w:rsidRDefault="004F6532" w:rsidP="004F6532">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QGIS has grown from a simple ArcView-like shapefile manipulation program to a full-fledged GIS that mirrors to a large degree the concepts and functionalities of ArcGIS. With this came a now confusing plethora of UX items that lacks the streamlining that ESRI has gone through in its development from ArcGIS Desktop to ArcGIS Pro. However, if one were to base a desktop implementation of Open Hazus on QGIS, then it would be possible for developers to customize the user interface to the specific needs of a hazards-oriented spatial decision support system.</w:t>
      </w:r>
    </w:p>
    <w:p w14:paraId="119C509B" w14:textId="77777777" w:rsidR="004F6532" w:rsidRPr="00E74722" w:rsidRDefault="004F6532" w:rsidP="004F6532">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QGIS connects the spatial versions of Postgres, SQLite, MS SQL, and Oracle and reads through the OGR and GDAL libraries every conceivable raster and vector format, as well as OGC web services. QGIS has morphed from being its own desktop GIS to a shell that integrates open source GIS functions from GRASS, SAGA, </w:t>
      </w:r>
      <w:proofErr w:type="spellStart"/>
      <w:r w:rsidRPr="00E74722">
        <w:rPr>
          <w:rFonts w:asciiTheme="minorHAnsi" w:hAnsiTheme="minorHAnsi" w:cstheme="minorHAnsi"/>
          <w:sz w:val="22"/>
          <w:highlight w:val="lightGray"/>
        </w:rPr>
        <w:t>gvSIG</w:t>
      </w:r>
      <w:proofErr w:type="spellEnd"/>
      <w:r w:rsidRPr="00E74722">
        <w:rPr>
          <w:rFonts w:asciiTheme="minorHAnsi" w:hAnsiTheme="minorHAnsi" w:cstheme="minorHAnsi"/>
          <w:sz w:val="22"/>
          <w:highlight w:val="lightGray"/>
        </w:rPr>
        <w:t xml:space="preserve">, and others. Like ArcGIS, it is relatively poor </w:t>
      </w:r>
      <w:proofErr w:type="gramStart"/>
      <w:r w:rsidRPr="00E74722">
        <w:rPr>
          <w:rFonts w:asciiTheme="minorHAnsi" w:hAnsiTheme="minorHAnsi" w:cstheme="minorHAnsi"/>
          <w:sz w:val="22"/>
          <w:highlight w:val="lightGray"/>
        </w:rPr>
        <w:t>with regard to</w:t>
      </w:r>
      <w:proofErr w:type="gramEnd"/>
      <w:r w:rsidRPr="00E74722">
        <w:rPr>
          <w:rFonts w:asciiTheme="minorHAnsi" w:hAnsiTheme="minorHAnsi" w:cstheme="minorHAnsi"/>
          <w:sz w:val="22"/>
          <w:highlight w:val="lightGray"/>
        </w:rPr>
        <w:t xml:space="preserve"> manipulating attribute data, which in both cases is better done outside the GIS.</w:t>
      </w:r>
    </w:p>
    <w:p w14:paraId="34CD09A0" w14:textId="77777777" w:rsidR="004F6532" w:rsidRPr="00E74722" w:rsidRDefault="004F6532" w:rsidP="004F6532">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lastRenderedPageBreak/>
        <w:t>While most core functions are written in C, QGIS offers both a Python console as well as a plethora of Python plugins or extensions provided by developers world-wide.</w:t>
      </w:r>
    </w:p>
    <w:p w14:paraId="030B9DD5" w14:textId="1985F342" w:rsidR="00C73D9A" w:rsidRPr="00E74722" w:rsidRDefault="00C73D9A" w:rsidP="003F3FDB">
      <w:pPr>
        <w:pStyle w:val="Heading3"/>
        <w:rPr>
          <w:highlight w:val="lightGray"/>
        </w:rPr>
      </w:pPr>
      <w:r w:rsidRPr="00E74722">
        <w:rPr>
          <w:highlight w:val="lightGray"/>
        </w:rPr>
        <w:t>User-friendly Desktop Internet-oriented GIS (</w:t>
      </w:r>
      <w:proofErr w:type="spellStart"/>
      <w:r w:rsidRPr="00E74722">
        <w:rPr>
          <w:highlight w:val="lightGray"/>
        </w:rPr>
        <w:t>uDig</w:t>
      </w:r>
      <w:proofErr w:type="spellEnd"/>
      <w:r w:rsidRPr="00E74722">
        <w:rPr>
          <w:highlight w:val="lightGray"/>
        </w:rPr>
        <w:t>)</w:t>
      </w:r>
    </w:p>
    <w:p w14:paraId="61216228" w14:textId="77777777" w:rsidR="00C73D9A" w:rsidRPr="00E74722" w:rsidRDefault="00B40A28" w:rsidP="00C73D9A">
      <w:pPr>
        <w:spacing w:after="120" w:line="360" w:lineRule="auto"/>
        <w:rPr>
          <w:rFonts w:asciiTheme="minorHAnsi" w:hAnsiTheme="minorHAnsi" w:cstheme="minorHAnsi"/>
          <w:sz w:val="22"/>
          <w:szCs w:val="22"/>
          <w:highlight w:val="lightGray"/>
        </w:rPr>
      </w:pPr>
      <w:hyperlink r:id="rId35" w:history="1">
        <w:proofErr w:type="spellStart"/>
        <w:r w:rsidR="00C73D9A" w:rsidRPr="00E74722">
          <w:rPr>
            <w:rStyle w:val="Hyperlink"/>
            <w:rFonts w:asciiTheme="minorHAnsi" w:hAnsiTheme="minorHAnsi" w:cstheme="minorHAnsi"/>
            <w:sz w:val="22"/>
            <w:szCs w:val="22"/>
            <w:highlight w:val="lightGray"/>
          </w:rPr>
          <w:t>uDig</w:t>
        </w:r>
        <w:proofErr w:type="spellEnd"/>
      </w:hyperlink>
      <w:r w:rsidR="00C73D9A" w:rsidRPr="00E74722">
        <w:rPr>
          <w:rFonts w:asciiTheme="minorHAnsi" w:hAnsiTheme="minorHAnsi" w:cstheme="minorHAnsi"/>
          <w:sz w:val="22"/>
          <w:szCs w:val="22"/>
          <w:highlight w:val="lightGray"/>
        </w:rPr>
        <w:t xml:space="preserve"> is an open source spatial data viewer/editor, with special emphasis on the OGC standards for Internet GIS, the Web Map Server (WMS) and Web Feature Server (WFS) standards. The goal of </w:t>
      </w:r>
      <w:proofErr w:type="spellStart"/>
      <w:r w:rsidR="00C73D9A" w:rsidRPr="00E74722">
        <w:rPr>
          <w:rFonts w:asciiTheme="minorHAnsi" w:hAnsiTheme="minorHAnsi" w:cstheme="minorHAnsi"/>
          <w:sz w:val="22"/>
          <w:szCs w:val="22"/>
          <w:highlight w:val="lightGray"/>
        </w:rPr>
        <w:t>uDig</w:t>
      </w:r>
      <w:proofErr w:type="spellEnd"/>
      <w:r w:rsidR="00C73D9A" w:rsidRPr="00E74722">
        <w:rPr>
          <w:rFonts w:asciiTheme="minorHAnsi" w:hAnsiTheme="minorHAnsi" w:cstheme="minorHAnsi"/>
          <w:sz w:val="22"/>
          <w:szCs w:val="22"/>
          <w:highlight w:val="lightGray"/>
        </w:rPr>
        <w:t xml:space="preserve"> is to provide a complete Java solution for desktop GIS data access, editing, and viewing. There are standalone versions for Windows, Mac OS and Linux, however, for the purposes of Open Hazus, the application framework, built with Eclipse Rich Client (RCP) technology might be more promising. Their </w:t>
      </w:r>
      <w:hyperlink r:id="rId36" w:history="1">
        <w:r w:rsidR="00C73D9A" w:rsidRPr="00E74722">
          <w:rPr>
            <w:rStyle w:val="Hyperlink"/>
            <w:rFonts w:asciiTheme="minorHAnsi" w:hAnsiTheme="minorHAnsi" w:cstheme="minorHAnsi"/>
            <w:sz w:val="22"/>
            <w:szCs w:val="22"/>
            <w:highlight w:val="lightGray"/>
          </w:rPr>
          <w:t>gallery of sample applications</w:t>
        </w:r>
      </w:hyperlink>
      <w:r w:rsidR="00C73D9A" w:rsidRPr="00E74722">
        <w:rPr>
          <w:rFonts w:asciiTheme="minorHAnsi" w:hAnsiTheme="minorHAnsi" w:cstheme="minorHAnsi"/>
          <w:sz w:val="22"/>
          <w:szCs w:val="22"/>
          <w:highlight w:val="lightGray"/>
        </w:rPr>
        <w:t xml:space="preserve"> built with </w:t>
      </w:r>
      <w:proofErr w:type="spellStart"/>
      <w:r w:rsidR="00C73D9A" w:rsidRPr="00E74722">
        <w:rPr>
          <w:rFonts w:asciiTheme="minorHAnsi" w:hAnsiTheme="minorHAnsi" w:cstheme="minorHAnsi"/>
          <w:sz w:val="22"/>
          <w:szCs w:val="22"/>
          <w:highlight w:val="lightGray"/>
        </w:rPr>
        <w:t>uDig</w:t>
      </w:r>
      <w:proofErr w:type="spellEnd"/>
      <w:r w:rsidR="00C73D9A" w:rsidRPr="00E74722">
        <w:rPr>
          <w:rFonts w:asciiTheme="minorHAnsi" w:hAnsiTheme="minorHAnsi" w:cstheme="minorHAnsi"/>
          <w:sz w:val="22"/>
          <w:szCs w:val="22"/>
          <w:highlight w:val="lightGray"/>
        </w:rPr>
        <w:t xml:space="preserve"> illustrates implementations in hydrology, logistics, forest management, and the </w:t>
      </w:r>
      <w:hyperlink r:id="rId37" w:history="1">
        <w:r w:rsidR="00C73D9A" w:rsidRPr="00E74722">
          <w:rPr>
            <w:rStyle w:val="Hyperlink"/>
            <w:rFonts w:asciiTheme="minorHAnsi" w:hAnsiTheme="minorHAnsi" w:cstheme="minorHAnsi"/>
            <w:sz w:val="22"/>
            <w:szCs w:val="22"/>
            <w:highlight w:val="lightGray"/>
          </w:rPr>
          <w:t>Distant Early Warning System for Tsunamis</w:t>
        </w:r>
      </w:hyperlink>
      <w:r w:rsidR="00C73D9A" w:rsidRPr="00E74722">
        <w:rPr>
          <w:rFonts w:asciiTheme="minorHAnsi" w:hAnsiTheme="minorHAnsi" w:cstheme="minorHAnsi"/>
          <w:sz w:val="22"/>
          <w:szCs w:val="22"/>
          <w:highlight w:val="lightGray"/>
        </w:rPr>
        <w:t xml:space="preserve">. </w:t>
      </w:r>
      <w:proofErr w:type="spellStart"/>
      <w:r w:rsidR="00C73D9A" w:rsidRPr="00E74722">
        <w:rPr>
          <w:rFonts w:asciiTheme="minorHAnsi" w:hAnsiTheme="minorHAnsi" w:cstheme="minorHAnsi"/>
          <w:sz w:val="22"/>
          <w:szCs w:val="22"/>
          <w:highlight w:val="lightGray"/>
        </w:rPr>
        <w:t>uDig</w:t>
      </w:r>
      <w:proofErr w:type="spellEnd"/>
      <w:r w:rsidR="00C73D9A" w:rsidRPr="00E74722">
        <w:rPr>
          <w:rFonts w:asciiTheme="minorHAnsi" w:hAnsiTheme="minorHAnsi" w:cstheme="minorHAnsi"/>
          <w:sz w:val="22"/>
          <w:szCs w:val="22"/>
          <w:highlight w:val="lightGray"/>
        </w:rPr>
        <w:t xml:space="preserve"> is also the underlying platform for DIVA GIS.</w:t>
      </w:r>
    </w:p>
    <w:p w14:paraId="51830927" w14:textId="77777777" w:rsidR="00C73D9A" w:rsidRPr="00E74722" w:rsidRDefault="00B40A28" w:rsidP="00C73D9A">
      <w:pPr>
        <w:spacing w:after="120" w:line="360" w:lineRule="auto"/>
        <w:rPr>
          <w:rFonts w:asciiTheme="minorHAnsi" w:hAnsiTheme="minorHAnsi" w:cstheme="minorHAnsi"/>
          <w:sz w:val="22"/>
          <w:szCs w:val="22"/>
          <w:highlight w:val="lightGray"/>
        </w:rPr>
      </w:pPr>
      <w:hyperlink r:id="rId38" w:history="1">
        <w:r w:rsidR="00C73D9A" w:rsidRPr="00E74722">
          <w:rPr>
            <w:rStyle w:val="Hyperlink"/>
            <w:rFonts w:asciiTheme="minorHAnsi" w:hAnsiTheme="minorHAnsi" w:cstheme="minorHAnsi"/>
            <w:sz w:val="22"/>
            <w:szCs w:val="22"/>
            <w:highlight w:val="lightGray"/>
          </w:rPr>
          <w:t>DIVA-GIS</w:t>
        </w:r>
      </w:hyperlink>
      <w:r w:rsidR="00C73D9A" w:rsidRPr="00E74722">
        <w:rPr>
          <w:rFonts w:asciiTheme="minorHAnsi" w:hAnsiTheme="minorHAnsi" w:cstheme="minorHAnsi"/>
          <w:sz w:val="22"/>
          <w:szCs w:val="22"/>
          <w:highlight w:val="lightGray"/>
        </w:rPr>
        <w:t xml:space="preserve"> is a free GIS used for the analysis of geographic data, </w:t>
      </w:r>
      <w:proofErr w:type="gramStart"/>
      <w:r w:rsidR="00C73D9A" w:rsidRPr="00E74722">
        <w:rPr>
          <w:rFonts w:asciiTheme="minorHAnsi" w:hAnsiTheme="minorHAnsi" w:cstheme="minorHAnsi"/>
          <w:sz w:val="22"/>
          <w:szCs w:val="22"/>
          <w:highlight w:val="lightGray"/>
        </w:rPr>
        <w:t>in particular point</w:t>
      </w:r>
      <w:proofErr w:type="gramEnd"/>
      <w:r w:rsidR="00C73D9A" w:rsidRPr="00E74722">
        <w:rPr>
          <w:rFonts w:asciiTheme="minorHAnsi" w:hAnsiTheme="minorHAnsi" w:cstheme="minorHAnsi"/>
          <w:sz w:val="22"/>
          <w:szCs w:val="22"/>
          <w:highlight w:val="lightGray"/>
        </w:rPr>
        <w:t xml:space="preserve"> data on biodiversity, published under the GNU General Public license. The software was first designed for application to the study of wild potatoes in South America. DIVA-GIS was developed as a joint project by the International Potato Center in Peru, the International Plant Genetic Resources Institute, the Museum of Vertebrate Zoology at the University of California at Berkeley, the Secretariat of the Pacific Community, and the FAO. DIVA-GIS has a wide range of tools for evaluation of mapping and modeling of habitats. DIVA-GIS can process data in all standard GIS formats, including data from ESRI's ArcGIS programs. The program runs on Windows and OS X. DIVA raster files generated may be imported and exported into R or the modeling program </w:t>
      </w:r>
      <w:hyperlink r:id="rId39" w:history="1">
        <w:r w:rsidR="00C73D9A" w:rsidRPr="00E74722">
          <w:rPr>
            <w:rStyle w:val="Hyperlink"/>
            <w:rFonts w:asciiTheme="minorHAnsi" w:hAnsiTheme="minorHAnsi" w:cstheme="minorHAnsi"/>
            <w:sz w:val="22"/>
            <w:szCs w:val="22"/>
            <w:highlight w:val="lightGray"/>
          </w:rPr>
          <w:t>Maxent</w:t>
        </w:r>
      </w:hyperlink>
      <w:r w:rsidR="00C73D9A" w:rsidRPr="00E74722">
        <w:rPr>
          <w:rFonts w:asciiTheme="minorHAnsi" w:hAnsiTheme="minorHAnsi" w:cstheme="minorHAnsi"/>
          <w:sz w:val="22"/>
          <w:szCs w:val="22"/>
          <w:highlight w:val="lightGray"/>
        </w:rPr>
        <w:t>.</w:t>
      </w:r>
    </w:p>
    <w:p w14:paraId="2C6052AD" w14:textId="77777777" w:rsidR="00C73D9A" w:rsidRPr="00E74722" w:rsidRDefault="00C73D9A" w:rsidP="00C73D9A">
      <w:pPr>
        <w:spacing w:after="120"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The previously discussed GRASS and QGIS programs were developed with end users in mind, i.e., a lot of effort has been expanded on provided a one-stop solution for the user’s GIS needs. </w:t>
      </w:r>
      <w:proofErr w:type="spellStart"/>
      <w:r w:rsidRPr="00E74722">
        <w:rPr>
          <w:rFonts w:asciiTheme="minorHAnsi" w:hAnsiTheme="minorHAnsi" w:cstheme="minorHAnsi"/>
          <w:sz w:val="22"/>
          <w:szCs w:val="22"/>
          <w:highlight w:val="lightGray"/>
        </w:rPr>
        <w:t>uDig’s</w:t>
      </w:r>
      <w:proofErr w:type="spellEnd"/>
      <w:r w:rsidRPr="00E74722">
        <w:rPr>
          <w:rFonts w:asciiTheme="minorHAnsi" w:hAnsiTheme="minorHAnsi" w:cstheme="minorHAnsi"/>
          <w:sz w:val="22"/>
          <w:szCs w:val="22"/>
          <w:highlight w:val="lightGray"/>
        </w:rPr>
        <w:t xml:space="preserve"> philosophy is different in that it acts more like a (Java-based) framework that allows </w:t>
      </w:r>
      <w:hyperlink r:id="rId40" w:history="1">
        <w:r w:rsidRPr="00E74722">
          <w:rPr>
            <w:rStyle w:val="Hyperlink"/>
            <w:rFonts w:asciiTheme="minorHAnsi" w:hAnsiTheme="minorHAnsi" w:cstheme="minorHAnsi"/>
            <w:sz w:val="22"/>
            <w:szCs w:val="22"/>
            <w:highlight w:val="lightGray"/>
          </w:rPr>
          <w:t>(experienced Java) developers</w:t>
        </w:r>
      </w:hyperlink>
      <w:r w:rsidRPr="00E74722">
        <w:rPr>
          <w:rFonts w:asciiTheme="minorHAnsi" w:hAnsiTheme="minorHAnsi" w:cstheme="minorHAnsi"/>
          <w:sz w:val="22"/>
          <w:szCs w:val="22"/>
          <w:highlight w:val="lightGray"/>
        </w:rPr>
        <w:t xml:space="preserve"> to write their own GIS (like, for example, </w:t>
      </w:r>
      <w:hyperlink r:id="rId41" w:history="1">
        <w:r w:rsidRPr="00E74722">
          <w:rPr>
            <w:rStyle w:val="Hyperlink"/>
            <w:rFonts w:asciiTheme="minorHAnsi" w:hAnsiTheme="minorHAnsi" w:cstheme="minorHAnsi"/>
            <w:sz w:val="22"/>
            <w:szCs w:val="22"/>
            <w:highlight w:val="lightGray"/>
          </w:rPr>
          <w:t>JGRASS</w:t>
        </w:r>
      </w:hyperlink>
      <w:r w:rsidRPr="00E74722">
        <w:rPr>
          <w:rFonts w:asciiTheme="minorHAnsi" w:hAnsiTheme="minorHAnsi" w:cstheme="minorHAnsi"/>
          <w:sz w:val="22"/>
          <w:szCs w:val="22"/>
          <w:highlight w:val="lightGray"/>
        </w:rPr>
        <w:t xml:space="preserve">) based on the Eclipse platform. </w:t>
      </w:r>
    </w:p>
    <w:p w14:paraId="585BE92F" w14:textId="340FCF79" w:rsidR="00C73D9A" w:rsidRPr="00E74722" w:rsidRDefault="00C73D9A" w:rsidP="003F3FDB">
      <w:pPr>
        <w:pStyle w:val="Heading3"/>
        <w:rPr>
          <w:highlight w:val="lightGray"/>
        </w:rPr>
      </w:pPr>
      <w:r w:rsidRPr="00E74722">
        <w:rPr>
          <w:sz w:val="28"/>
          <w:highlight w:val="lightGray"/>
        </w:rPr>
        <w:t>System for Automated Geoscientific Analysis (SAGA)</w:t>
      </w:r>
    </w:p>
    <w:p w14:paraId="623BE52D" w14:textId="77777777" w:rsidR="00C73D9A" w:rsidRPr="00E74722" w:rsidRDefault="00B40A28" w:rsidP="00C73D9A">
      <w:pPr>
        <w:spacing w:after="120" w:line="360" w:lineRule="auto"/>
        <w:rPr>
          <w:rFonts w:asciiTheme="minorHAnsi" w:hAnsiTheme="minorHAnsi" w:cstheme="minorHAnsi"/>
          <w:sz w:val="22"/>
          <w:highlight w:val="lightGray"/>
        </w:rPr>
      </w:pPr>
      <w:hyperlink r:id="rId42" w:history="1">
        <w:r w:rsidR="00C73D9A" w:rsidRPr="00E74722">
          <w:rPr>
            <w:rStyle w:val="Hyperlink"/>
            <w:rFonts w:asciiTheme="minorHAnsi" w:hAnsiTheme="minorHAnsi" w:cstheme="minorHAnsi"/>
            <w:sz w:val="22"/>
            <w:highlight w:val="lightGray"/>
          </w:rPr>
          <w:t xml:space="preserve">SAGA </w:t>
        </w:r>
      </w:hyperlink>
      <w:r w:rsidR="00C73D9A" w:rsidRPr="00E74722">
        <w:rPr>
          <w:rFonts w:asciiTheme="minorHAnsi" w:hAnsiTheme="minorHAnsi" w:cstheme="minorHAnsi"/>
          <w:sz w:val="22"/>
          <w:highlight w:val="lightGray"/>
        </w:rPr>
        <w:t>started out as a set of programs the quantitative description of topographies (landform shapes). It has now become a serious competitor for the raster-based GRASS GIS. SAGA's overarching goal is to provide (geo-) scientists with an effective API for the implementation of geoscientific methods. Conceived of in the early 2000s and unencumbered by legacy code, SAGA's true strength lies in its architecture and very fast code.</w:t>
      </w:r>
    </w:p>
    <w:p w14:paraId="2ED3E8A8" w14:textId="77777777" w:rsidR="00C73D9A" w:rsidRPr="00E74722" w:rsidRDefault="00C73D9A" w:rsidP="00C73D9A">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lastRenderedPageBreak/>
        <w:t xml:space="preserve">SAGA is written in C++ and has an </w:t>
      </w:r>
      <w:proofErr w:type="gramStart"/>
      <w:r w:rsidRPr="00E74722">
        <w:rPr>
          <w:rFonts w:asciiTheme="minorHAnsi" w:hAnsiTheme="minorHAnsi" w:cstheme="minorHAnsi"/>
          <w:sz w:val="22"/>
          <w:highlight w:val="lightGray"/>
        </w:rPr>
        <w:t>object oriented</w:t>
      </w:r>
      <w:proofErr w:type="gramEnd"/>
      <w:r w:rsidRPr="00E74722">
        <w:rPr>
          <w:rFonts w:asciiTheme="minorHAnsi" w:hAnsiTheme="minorHAnsi" w:cstheme="minorHAnsi"/>
          <w:sz w:val="22"/>
          <w:highlight w:val="lightGray"/>
        </w:rPr>
        <w:t xml:space="preserve"> system design. It uses the cross-platform GUI library </w:t>
      </w:r>
      <w:proofErr w:type="spellStart"/>
      <w:r w:rsidRPr="00E74722">
        <w:rPr>
          <w:rFonts w:asciiTheme="minorHAnsi" w:hAnsiTheme="minorHAnsi" w:cstheme="minorHAnsi"/>
          <w:sz w:val="22"/>
          <w:highlight w:val="lightGray"/>
        </w:rPr>
        <w:t>wxWidgets</w:t>
      </w:r>
      <w:proofErr w:type="spellEnd"/>
      <w:r w:rsidRPr="00E74722">
        <w:rPr>
          <w:rFonts w:asciiTheme="minorHAnsi" w:hAnsiTheme="minorHAnsi" w:cstheme="minorHAnsi"/>
          <w:sz w:val="22"/>
          <w:highlight w:val="lightGray"/>
        </w:rPr>
        <w:t xml:space="preserve"> for user interface functionality. Because </w:t>
      </w:r>
      <w:proofErr w:type="spellStart"/>
      <w:r w:rsidRPr="00E74722">
        <w:rPr>
          <w:rFonts w:asciiTheme="minorHAnsi" w:hAnsiTheme="minorHAnsi" w:cstheme="minorHAnsi"/>
          <w:sz w:val="22"/>
          <w:highlight w:val="lightGray"/>
        </w:rPr>
        <w:t>wxWidgets</w:t>
      </w:r>
      <w:proofErr w:type="spellEnd"/>
      <w:r w:rsidRPr="00E74722">
        <w:rPr>
          <w:rFonts w:asciiTheme="minorHAnsi" w:hAnsiTheme="minorHAnsi" w:cstheme="minorHAnsi"/>
          <w:sz w:val="22"/>
          <w:highlight w:val="lightGray"/>
        </w:rPr>
        <w:t xml:space="preserve"> enables operating system independent software development, SAGA runs on MS-Windows as well as on Linux.</w:t>
      </w:r>
    </w:p>
    <w:p w14:paraId="6BFBADA3" w14:textId="77777777" w:rsidR="00C73D9A" w:rsidRPr="00E74722" w:rsidRDefault="00C73D9A" w:rsidP="00C73D9A">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One of the attractions of SAGA is its compact modular design that allows to run the software without installation even from flash drives. It has an unusually flexible command line interface that supports scripting in Python, Java, and R. There are more than 450 raster functions for geodata analysis (including a good amount of image processing and </w:t>
      </w:r>
      <w:proofErr w:type="spellStart"/>
      <w:r w:rsidRPr="00E74722">
        <w:rPr>
          <w:rFonts w:asciiTheme="minorHAnsi" w:hAnsiTheme="minorHAnsi" w:cstheme="minorHAnsi"/>
          <w:sz w:val="22"/>
          <w:highlight w:val="lightGray"/>
        </w:rPr>
        <w:t>geostatistics</w:t>
      </w:r>
      <w:proofErr w:type="spellEnd"/>
      <w:r w:rsidRPr="00E74722">
        <w:rPr>
          <w:rFonts w:asciiTheme="minorHAnsi" w:hAnsiTheme="minorHAnsi" w:cstheme="minorHAnsi"/>
          <w:sz w:val="22"/>
          <w:highlight w:val="lightGray"/>
        </w:rPr>
        <w:t xml:space="preserve">) – but only minimal vector GIS support for clipping, buffering and raster to vector conversion. </w:t>
      </w:r>
    </w:p>
    <w:p w14:paraId="58BF9429" w14:textId="77777777" w:rsidR="00C73D9A" w:rsidRPr="00E74722" w:rsidRDefault="00C73D9A" w:rsidP="00C73D9A">
      <w:pPr>
        <w:spacing w:after="120" w:line="360" w:lineRule="auto"/>
        <w:rPr>
          <w:rFonts w:asciiTheme="minorHAnsi" w:hAnsiTheme="minorHAnsi" w:cstheme="minorHAnsi"/>
          <w:sz w:val="22"/>
          <w:highlight w:val="lightGray"/>
        </w:rPr>
      </w:pPr>
    </w:p>
    <w:p w14:paraId="36713A2B" w14:textId="3FF25C18" w:rsidR="007479EA" w:rsidRPr="00E74722" w:rsidRDefault="007479EA" w:rsidP="007479EA">
      <w:pPr>
        <w:pStyle w:val="Heading2"/>
        <w:rPr>
          <w:highlight w:val="lightGray"/>
        </w:rPr>
      </w:pPr>
      <w:r w:rsidRPr="00E74722">
        <w:rPr>
          <w:highlight w:val="lightGray"/>
        </w:rPr>
        <w:t>Description of Open Source Web Mapping Applications</w:t>
      </w:r>
    </w:p>
    <w:p w14:paraId="019D3CDD" w14:textId="77777777" w:rsidR="00C73D9A" w:rsidRPr="00E74722" w:rsidRDefault="00C73D9A" w:rsidP="00C73D9A">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 </w:t>
      </w:r>
      <w:proofErr w:type="spellStart"/>
      <w:r w:rsidRPr="00E74722">
        <w:rPr>
          <w:rFonts w:asciiTheme="minorHAnsi" w:hAnsiTheme="minorHAnsi" w:cstheme="minorHAnsi"/>
          <w:sz w:val="22"/>
          <w:highlight w:val="lightGray"/>
        </w:rPr>
        <w:t>OSGeo</w:t>
      </w:r>
      <w:proofErr w:type="spellEnd"/>
      <w:r w:rsidRPr="00E74722">
        <w:rPr>
          <w:rFonts w:asciiTheme="minorHAnsi" w:hAnsiTheme="minorHAnsi" w:cstheme="minorHAnsi"/>
          <w:sz w:val="22"/>
          <w:highlight w:val="lightGray"/>
        </w:rPr>
        <w:t xml:space="preserve"> Foundation supports some ten web mapping applications. Detailed descriptions can be found at </w:t>
      </w:r>
      <w:hyperlink r:id="rId43" w:history="1">
        <w:r w:rsidRPr="00E74722">
          <w:rPr>
            <w:rStyle w:val="Hyperlink"/>
            <w:rFonts w:asciiTheme="minorHAnsi" w:hAnsiTheme="minorHAnsi" w:cstheme="minorHAnsi"/>
            <w:sz w:val="22"/>
            <w:highlight w:val="lightGray"/>
          </w:rPr>
          <w:t>https://www.osgeo.org/projects</w:t>
        </w:r>
      </w:hyperlink>
      <w:r w:rsidRPr="00E74722">
        <w:rPr>
          <w:rFonts w:asciiTheme="minorHAnsi" w:hAnsiTheme="minorHAnsi" w:cstheme="minorHAnsi"/>
          <w:sz w:val="22"/>
          <w:highlight w:val="lightGray"/>
        </w:rPr>
        <w:t>. The following notes concentrate on what might be useful in the context of this whitepaper, including non-</w:t>
      </w:r>
      <w:proofErr w:type="spellStart"/>
      <w:r w:rsidRPr="00E74722">
        <w:rPr>
          <w:rFonts w:asciiTheme="minorHAnsi" w:hAnsiTheme="minorHAnsi" w:cstheme="minorHAnsi"/>
          <w:sz w:val="22"/>
          <w:highlight w:val="lightGray"/>
        </w:rPr>
        <w:t>OSGeo</w:t>
      </w:r>
      <w:proofErr w:type="spellEnd"/>
      <w:r w:rsidRPr="00E74722">
        <w:rPr>
          <w:rFonts w:asciiTheme="minorHAnsi" w:hAnsiTheme="minorHAnsi" w:cstheme="minorHAnsi"/>
          <w:sz w:val="22"/>
          <w:highlight w:val="lightGray"/>
        </w:rPr>
        <w:t xml:space="preserve"> projects like Carto.</w:t>
      </w:r>
    </w:p>
    <w:p w14:paraId="680D770F" w14:textId="7BF47D7A" w:rsidR="00C73D9A" w:rsidRPr="00E74722" w:rsidRDefault="00C73D9A" w:rsidP="007479EA">
      <w:pPr>
        <w:pStyle w:val="Heading3"/>
        <w:rPr>
          <w:highlight w:val="lightGray"/>
        </w:rPr>
      </w:pPr>
      <w:proofErr w:type="spellStart"/>
      <w:r w:rsidRPr="00E74722">
        <w:rPr>
          <w:highlight w:val="lightGray"/>
        </w:rPr>
        <w:t>MapServer</w:t>
      </w:r>
      <w:proofErr w:type="spellEnd"/>
    </w:p>
    <w:p w14:paraId="2F731E9B" w14:textId="77777777" w:rsidR="00C73D9A" w:rsidRPr="00E74722" w:rsidRDefault="00B40A28" w:rsidP="00C73D9A">
      <w:pPr>
        <w:spacing w:after="120" w:line="360" w:lineRule="auto"/>
        <w:rPr>
          <w:rFonts w:asciiTheme="minorHAnsi" w:hAnsiTheme="minorHAnsi" w:cstheme="minorHAnsi"/>
          <w:sz w:val="22"/>
          <w:highlight w:val="lightGray"/>
        </w:rPr>
      </w:pPr>
      <w:hyperlink r:id="rId44" w:history="1">
        <w:proofErr w:type="spellStart"/>
        <w:r w:rsidR="00C73D9A" w:rsidRPr="00E74722">
          <w:rPr>
            <w:rStyle w:val="Hyperlink"/>
            <w:rFonts w:asciiTheme="minorHAnsi" w:hAnsiTheme="minorHAnsi" w:cstheme="minorHAnsi"/>
            <w:sz w:val="22"/>
            <w:highlight w:val="lightGray"/>
          </w:rPr>
          <w:t>MapServer</w:t>
        </w:r>
        <w:proofErr w:type="spellEnd"/>
      </w:hyperlink>
      <w:r w:rsidR="00C73D9A" w:rsidRPr="00E74722">
        <w:rPr>
          <w:rFonts w:asciiTheme="minorHAnsi" w:hAnsiTheme="minorHAnsi" w:cstheme="minorHAnsi"/>
          <w:sz w:val="22"/>
          <w:highlight w:val="lightGray"/>
        </w:rPr>
        <w:t xml:space="preserve"> is one of the oldest web mapping engines around. Written in C, it runs on all major platforms, has some pretty advanced cartographic features and supports most OGC map-related standards. Although it can be customized to have a relatively light footprint, the full-fledged version with all bells and whistles is so feature-rich that it can be daunting to maintain. Best suited for developers who are not afraid of editing configuration files. </w:t>
      </w:r>
      <w:proofErr w:type="spellStart"/>
      <w:r w:rsidR="00C73D9A" w:rsidRPr="00E74722">
        <w:rPr>
          <w:rFonts w:asciiTheme="minorHAnsi" w:hAnsiTheme="minorHAnsi" w:cstheme="minorHAnsi"/>
          <w:sz w:val="22"/>
          <w:highlight w:val="lightGray"/>
        </w:rPr>
        <w:t>MapServer</w:t>
      </w:r>
      <w:proofErr w:type="spellEnd"/>
      <w:r w:rsidR="00C73D9A" w:rsidRPr="00E74722">
        <w:rPr>
          <w:rFonts w:asciiTheme="minorHAnsi" w:hAnsiTheme="minorHAnsi" w:cstheme="minorHAnsi"/>
          <w:sz w:val="22"/>
          <w:highlight w:val="lightGray"/>
        </w:rPr>
        <w:t xml:space="preserve"> can be used as a CGI or a plugin to various languages.</w:t>
      </w:r>
    </w:p>
    <w:p w14:paraId="70BBB04E" w14:textId="6E69E0AB" w:rsidR="004F6532" w:rsidRPr="00E74722" w:rsidRDefault="00C73D9A" w:rsidP="003F3FDB">
      <w:pPr>
        <w:pStyle w:val="Heading3"/>
        <w:rPr>
          <w:highlight w:val="lightGray"/>
        </w:rPr>
      </w:pPr>
      <w:proofErr w:type="spellStart"/>
      <w:r w:rsidRPr="00E74722">
        <w:rPr>
          <w:highlight w:val="lightGray"/>
        </w:rPr>
        <w:t>MapGuide</w:t>
      </w:r>
      <w:proofErr w:type="spellEnd"/>
    </w:p>
    <w:p w14:paraId="2F8D6009" w14:textId="77777777" w:rsidR="00C73D9A" w:rsidRPr="00E74722" w:rsidRDefault="00C73D9A" w:rsidP="00C73D9A">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Where </w:t>
      </w:r>
      <w:proofErr w:type="spellStart"/>
      <w:r w:rsidRPr="00E74722">
        <w:rPr>
          <w:rFonts w:asciiTheme="minorHAnsi" w:hAnsiTheme="minorHAnsi" w:cstheme="minorHAnsi"/>
          <w:sz w:val="22"/>
          <w:highlight w:val="lightGray"/>
        </w:rPr>
        <w:t>MapServer</w:t>
      </w:r>
      <w:proofErr w:type="spellEnd"/>
      <w:r w:rsidRPr="00E74722">
        <w:rPr>
          <w:rFonts w:asciiTheme="minorHAnsi" w:hAnsiTheme="minorHAnsi" w:cstheme="minorHAnsi"/>
          <w:sz w:val="22"/>
          <w:highlight w:val="lightGray"/>
        </w:rPr>
        <w:t xml:space="preserve"> is the well-established can-do-everything behemoth, </w:t>
      </w:r>
      <w:proofErr w:type="spellStart"/>
      <w:r w:rsidRPr="00E74722">
        <w:rPr>
          <w:rFonts w:asciiTheme="minorHAnsi" w:hAnsiTheme="minorHAnsi" w:cstheme="minorHAnsi"/>
          <w:sz w:val="22"/>
          <w:highlight w:val="lightGray"/>
        </w:rPr>
        <w:t>MapGuide</w:t>
      </w:r>
      <w:proofErr w:type="spellEnd"/>
      <w:r w:rsidRPr="00E74722">
        <w:rPr>
          <w:rFonts w:asciiTheme="minorHAnsi" w:hAnsiTheme="minorHAnsi" w:cstheme="minorHAnsi"/>
          <w:sz w:val="22"/>
          <w:highlight w:val="lightGray"/>
        </w:rPr>
        <w:t xml:space="preserve"> offers a very practical subset of functionalities that are easy to link with a server-side GIS. The cartography is not sophisticated but suitable for web-based applications. Unusual for a web </w:t>
      </w:r>
      <w:r w:rsidRPr="00E74722">
        <w:rPr>
          <w:rFonts w:asciiTheme="minorHAnsi" w:hAnsiTheme="minorHAnsi" w:cstheme="minorHAnsi"/>
          <w:i/>
          <w:sz w:val="22"/>
          <w:highlight w:val="lightGray"/>
        </w:rPr>
        <w:t>mapping</w:t>
      </w:r>
      <w:r w:rsidRPr="00E74722">
        <w:rPr>
          <w:rFonts w:asciiTheme="minorHAnsi" w:hAnsiTheme="minorHAnsi" w:cstheme="minorHAnsi"/>
          <w:sz w:val="22"/>
          <w:highlight w:val="lightGray"/>
        </w:rPr>
        <w:t xml:space="preserve"> application, </w:t>
      </w:r>
      <w:proofErr w:type="spellStart"/>
      <w:r w:rsidRPr="00E74722">
        <w:rPr>
          <w:rFonts w:asciiTheme="minorHAnsi" w:hAnsiTheme="minorHAnsi" w:cstheme="minorHAnsi"/>
          <w:sz w:val="22"/>
          <w:highlight w:val="lightGray"/>
        </w:rPr>
        <w:t>MapGuide</w:t>
      </w:r>
      <w:proofErr w:type="spellEnd"/>
      <w:r w:rsidRPr="00E74722">
        <w:rPr>
          <w:rFonts w:asciiTheme="minorHAnsi" w:hAnsiTheme="minorHAnsi" w:cstheme="minorHAnsi"/>
          <w:sz w:val="22"/>
          <w:highlight w:val="lightGray"/>
        </w:rPr>
        <w:t xml:space="preserve"> supports </w:t>
      </w:r>
      <w:proofErr w:type="gramStart"/>
      <w:r w:rsidRPr="00E74722">
        <w:rPr>
          <w:rFonts w:asciiTheme="minorHAnsi" w:hAnsiTheme="minorHAnsi" w:cstheme="minorHAnsi"/>
          <w:sz w:val="22"/>
          <w:highlight w:val="lightGray"/>
        </w:rPr>
        <w:t>a number of</w:t>
      </w:r>
      <w:proofErr w:type="gramEnd"/>
      <w:r w:rsidRPr="00E74722">
        <w:rPr>
          <w:rFonts w:asciiTheme="minorHAnsi" w:hAnsiTheme="minorHAnsi" w:cstheme="minorHAnsi"/>
          <w:sz w:val="22"/>
          <w:highlight w:val="lightGray"/>
        </w:rPr>
        <w:t xml:space="preserve"> basic measurement and topology operations. It has a modern XML-based resource library that allows for a high degree of customization.</w:t>
      </w:r>
    </w:p>
    <w:p w14:paraId="2D6D4A73" w14:textId="3120FA35" w:rsidR="004F6532" w:rsidRPr="00E74722" w:rsidRDefault="0019533E" w:rsidP="003F3FDB">
      <w:pPr>
        <w:pStyle w:val="Heading3"/>
        <w:rPr>
          <w:highlight w:val="lightGray"/>
        </w:rPr>
      </w:pPr>
      <w:proofErr w:type="spellStart"/>
      <w:r w:rsidRPr="00E74722">
        <w:rPr>
          <w:highlight w:val="lightGray"/>
        </w:rPr>
        <w:t>deegree</w:t>
      </w:r>
      <w:proofErr w:type="spellEnd"/>
    </w:p>
    <w:p w14:paraId="764DF4E2" w14:textId="77777777" w:rsidR="0019533E" w:rsidRPr="00E74722" w:rsidRDefault="0019533E" w:rsidP="0019533E">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Java-based </w:t>
      </w:r>
      <w:hyperlink r:id="rId45" w:history="1">
        <w:r w:rsidRPr="00E74722">
          <w:rPr>
            <w:rStyle w:val="Hyperlink"/>
            <w:rFonts w:asciiTheme="minorHAnsi" w:hAnsiTheme="minorHAnsi" w:cstheme="minorHAnsi"/>
            <w:sz w:val="22"/>
            <w:highlight w:val="lightGray"/>
          </w:rPr>
          <w:t>degree</w:t>
        </w:r>
      </w:hyperlink>
      <w:r w:rsidRPr="00E74722">
        <w:rPr>
          <w:rFonts w:asciiTheme="minorHAnsi" w:hAnsiTheme="minorHAnsi" w:cstheme="minorHAnsi"/>
          <w:sz w:val="22"/>
          <w:highlight w:val="lightGray"/>
        </w:rPr>
        <w:t xml:space="preserve"> differs from the two introduced web mapping applications in one important way: it has been written for spatial data infrastructures and includes OGC-compliant packages for cataloguing, data </w:t>
      </w:r>
      <w:r w:rsidRPr="00E74722">
        <w:rPr>
          <w:rFonts w:asciiTheme="minorHAnsi" w:hAnsiTheme="minorHAnsi" w:cstheme="minorHAnsi"/>
          <w:sz w:val="22"/>
          <w:highlight w:val="lightGray"/>
        </w:rPr>
        <w:lastRenderedPageBreak/>
        <w:t xml:space="preserve">access, discovery and security. It handles all </w:t>
      </w:r>
      <w:proofErr w:type="spellStart"/>
      <w:r w:rsidRPr="00E74722">
        <w:rPr>
          <w:rFonts w:asciiTheme="minorHAnsi" w:hAnsiTheme="minorHAnsi" w:cstheme="minorHAnsi"/>
          <w:sz w:val="22"/>
          <w:highlight w:val="lightGray"/>
        </w:rPr>
        <w:t>queryable</w:t>
      </w:r>
      <w:proofErr w:type="spellEnd"/>
      <w:r w:rsidRPr="00E74722">
        <w:rPr>
          <w:rFonts w:asciiTheme="minorHAnsi" w:hAnsiTheme="minorHAnsi" w:cstheme="minorHAnsi"/>
          <w:sz w:val="22"/>
          <w:highlight w:val="lightGray"/>
        </w:rPr>
        <w:t xml:space="preserve"> properties of the Dublin Core and supports KVP as well as XML and SOAP requests. It is fully transactional, even for rich data models and supports a flexible mapping of GML application schemas (like the </w:t>
      </w:r>
      <w:proofErr w:type="spellStart"/>
      <w:r w:rsidRPr="00E74722">
        <w:rPr>
          <w:rFonts w:asciiTheme="minorHAnsi" w:hAnsiTheme="minorHAnsi" w:cstheme="minorHAnsi"/>
          <w:sz w:val="22"/>
          <w:highlight w:val="lightGray"/>
        </w:rPr>
        <w:t>CityGML</w:t>
      </w:r>
      <w:proofErr w:type="spellEnd"/>
      <w:r w:rsidRPr="00E74722">
        <w:rPr>
          <w:rFonts w:asciiTheme="minorHAnsi" w:hAnsiTheme="minorHAnsi" w:cstheme="minorHAnsi"/>
          <w:sz w:val="22"/>
          <w:highlight w:val="lightGray"/>
        </w:rPr>
        <w:t xml:space="preserve"> mentioned as a basis for the Open Hazus building inventory) to relational models. This makes degree uniquely qualified to become a component of the Open Hazus server – even if it is more commonly used in Europe rather than the United States.</w:t>
      </w:r>
    </w:p>
    <w:p w14:paraId="5DAA0937" w14:textId="33701277" w:rsidR="00C73D9A" w:rsidRPr="00E74722" w:rsidRDefault="0019533E" w:rsidP="003F3FDB">
      <w:pPr>
        <w:pStyle w:val="Heading3"/>
        <w:keepNext/>
        <w:rPr>
          <w:highlight w:val="lightGray"/>
        </w:rPr>
      </w:pPr>
      <w:proofErr w:type="spellStart"/>
      <w:r w:rsidRPr="00E74722">
        <w:rPr>
          <w:highlight w:val="lightGray"/>
        </w:rPr>
        <w:t>GeoMOOSE</w:t>
      </w:r>
      <w:proofErr w:type="spellEnd"/>
    </w:p>
    <w:p w14:paraId="6B54E8B3" w14:textId="77777777" w:rsidR="0019533E" w:rsidRPr="00E74722" w:rsidRDefault="00B40A28" w:rsidP="0019533E">
      <w:pPr>
        <w:spacing w:after="120" w:line="360" w:lineRule="auto"/>
        <w:rPr>
          <w:rFonts w:asciiTheme="minorHAnsi" w:hAnsiTheme="minorHAnsi" w:cstheme="minorHAnsi"/>
          <w:sz w:val="22"/>
          <w:highlight w:val="lightGray"/>
        </w:rPr>
      </w:pPr>
      <w:hyperlink r:id="rId46" w:history="1">
        <w:proofErr w:type="spellStart"/>
        <w:r w:rsidR="0019533E" w:rsidRPr="00E74722">
          <w:rPr>
            <w:rStyle w:val="Hyperlink"/>
            <w:rFonts w:asciiTheme="minorHAnsi" w:hAnsiTheme="minorHAnsi" w:cstheme="minorHAnsi"/>
            <w:sz w:val="22"/>
            <w:highlight w:val="lightGray"/>
          </w:rPr>
          <w:t>GeoMOOSE</w:t>
        </w:r>
        <w:proofErr w:type="spellEnd"/>
      </w:hyperlink>
      <w:r w:rsidR="0019533E" w:rsidRPr="00E74722">
        <w:rPr>
          <w:rFonts w:asciiTheme="minorHAnsi" w:hAnsiTheme="minorHAnsi" w:cstheme="minorHAnsi"/>
          <w:sz w:val="22"/>
          <w:highlight w:val="lightGray"/>
        </w:rPr>
        <w:t xml:space="preserve"> is a </w:t>
      </w:r>
      <w:proofErr w:type="gramStart"/>
      <w:r w:rsidR="0019533E" w:rsidRPr="00E74722">
        <w:rPr>
          <w:rFonts w:asciiTheme="minorHAnsi" w:hAnsiTheme="minorHAnsi" w:cstheme="minorHAnsi"/>
          <w:sz w:val="22"/>
          <w:highlight w:val="lightGray"/>
        </w:rPr>
        <w:t>browser based</w:t>
      </w:r>
      <w:proofErr w:type="gramEnd"/>
      <w:r w:rsidR="0019533E" w:rsidRPr="00E74722">
        <w:rPr>
          <w:rFonts w:asciiTheme="minorHAnsi" w:hAnsiTheme="minorHAnsi" w:cstheme="minorHAnsi"/>
          <w:sz w:val="22"/>
          <w:highlight w:val="lightGray"/>
        </w:rPr>
        <w:t xml:space="preserve"> mapping framework for displaying distributed cartographic data. It is particularly useful for managing spatial and non-spatial data within county, city and municipal offices (from which </w:t>
      </w:r>
      <w:proofErr w:type="spellStart"/>
      <w:r w:rsidR="0019533E" w:rsidRPr="00E74722">
        <w:rPr>
          <w:rFonts w:asciiTheme="minorHAnsi" w:hAnsiTheme="minorHAnsi" w:cstheme="minorHAnsi"/>
          <w:sz w:val="22"/>
          <w:highlight w:val="lightGray"/>
        </w:rPr>
        <w:t>GeoMoose</w:t>
      </w:r>
      <w:proofErr w:type="spellEnd"/>
      <w:r w:rsidR="0019533E" w:rsidRPr="00E74722">
        <w:rPr>
          <w:rFonts w:asciiTheme="minorHAnsi" w:hAnsiTheme="minorHAnsi" w:cstheme="minorHAnsi"/>
          <w:sz w:val="22"/>
          <w:highlight w:val="lightGray"/>
        </w:rPr>
        <w:t xml:space="preserve"> originated). It extends the functionality of </w:t>
      </w:r>
      <w:proofErr w:type="spellStart"/>
      <w:r w:rsidR="0019533E" w:rsidRPr="00E74722">
        <w:rPr>
          <w:rFonts w:asciiTheme="minorHAnsi" w:hAnsiTheme="minorHAnsi" w:cstheme="minorHAnsi"/>
          <w:sz w:val="22"/>
          <w:highlight w:val="lightGray"/>
        </w:rPr>
        <w:t>MapServer</w:t>
      </w:r>
      <w:proofErr w:type="spellEnd"/>
      <w:r w:rsidR="0019533E" w:rsidRPr="00E74722">
        <w:rPr>
          <w:rFonts w:asciiTheme="minorHAnsi" w:hAnsiTheme="minorHAnsi" w:cstheme="minorHAnsi"/>
          <w:sz w:val="22"/>
          <w:highlight w:val="lightGray"/>
        </w:rPr>
        <w:t xml:space="preserve"> and </w:t>
      </w:r>
      <w:proofErr w:type="spellStart"/>
      <w:r w:rsidR="0019533E" w:rsidRPr="00E74722">
        <w:rPr>
          <w:rFonts w:asciiTheme="minorHAnsi" w:hAnsiTheme="minorHAnsi" w:cstheme="minorHAnsi"/>
          <w:sz w:val="22"/>
          <w:highlight w:val="lightGray"/>
        </w:rPr>
        <w:t>OpenLayers</w:t>
      </w:r>
      <w:proofErr w:type="spellEnd"/>
      <w:r w:rsidR="0019533E" w:rsidRPr="00E74722">
        <w:rPr>
          <w:rFonts w:asciiTheme="minorHAnsi" w:hAnsiTheme="minorHAnsi" w:cstheme="minorHAnsi"/>
          <w:sz w:val="22"/>
          <w:highlight w:val="lightGray"/>
        </w:rPr>
        <w:t xml:space="preserve"> to provide built in services, like drill-down identify operations for viewing and </w:t>
      </w:r>
      <w:proofErr w:type="spellStart"/>
      <w:r w:rsidR="0019533E" w:rsidRPr="00E74722">
        <w:rPr>
          <w:rFonts w:asciiTheme="minorHAnsi" w:hAnsiTheme="minorHAnsi" w:cstheme="minorHAnsi"/>
          <w:sz w:val="22"/>
          <w:highlight w:val="lightGray"/>
        </w:rPr>
        <w:t>organising</w:t>
      </w:r>
      <w:proofErr w:type="spellEnd"/>
      <w:r w:rsidR="0019533E" w:rsidRPr="00E74722">
        <w:rPr>
          <w:rFonts w:asciiTheme="minorHAnsi" w:hAnsiTheme="minorHAnsi" w:cstheme="minorHAnsi"/>
          <w:sz w:val="22"/>
          <w:highlight w:val="lightGray"/>
        </w:rPr>
        <w:t xml:space="preserve"> many layers, selection operations and dataset searches. </w:t>
      </w:r>
      <w:proofErr w:type="spellStart"/>
      <w:r w:rsidR="0019533E" w:rsidRPr="00E74722">
        <w:rPr>
          <w:rFonts w:asciiTheme="minorHAnsi" w:hAnsiTheme="minorHAnsi" w:cstheme="minorHAnsi"/>
          <w:sz w:val="22"/>
          <w:highlight w:val="lightGray"/>
        </w:rPr>
        <w:t>GeoMOOSE</w:t>
      </w:r>
      <w:proofErr w:type="spellEnd"/>
      <w:r w:rsidR="0019533E" w:rsidRPr="00E74722">
        <w:rPr>
          <w:rFonts w:asciiTheme="minorHAnsi" w:hAnsiTheme="minorHAnsi" w:cstheme="minorHAnsi"/>
          <w:sz w:val="22"/>
          <w:highlight w:val="lightGray"/>
        </w:rPr>
        <w:t xml:space="preserve"> is fast, performing well with hundreds of layers and/or services at a time. Data from multiple custodians can be maintained with different tools and on different schedules as each map layer has its own set of configuration files for publishing, symbols, templates as well as source data. The user interface is easily configurable, and additional services can be added through a modular architecture. </w:t>
      </w:r>
      <w:proofErr w:type="spellStart"/>
      <w:r w:rsidR="0019533E" w:rsidRPr="00E74722">
        <w:rPr>
          <w:rFonts w:asciiTheme="minorHAnsi" w:hAnsiTheme="minorHAnsi" w:cstheme="minorHAnsi"/>
          <w:sz w:val="22"/>
          <w:highlight w:val="lightGray"/>
        </w:rPr>
        <w:t>GeoMOOSE</w:t>
      </w:r>
      <w:proofErr w:type="spellEnd"/>
      <w:r w:rsidR="0019533E" w:rsidRPr="00E74722">
        <w:rPr>
          <w:rFonts w:asciiTheme="minorHAnsi" w:hAnsiTheme="minorHAnsi" w:cstheme="minorHAnsi"/>
          <w:sz w:val="22"/>
          <w:highlight w:val="lightGray"/>
        </w:rPr>
        <w:t xml:space="preserve"> allows for distributed maintenance amongst multiple owners – useful in Open Hazus’ multi user environment. </w:t>
      </w:r>
      <w:proofErr w:type="gramStart"/>
      <w:r w:rsidR="0019533E" w:rsidRPr="00E74722">
        <w:rPr>
          <w:rFonts w:asciiTheme="minorHAnsi" w:hAnsiTheme="minorHAnsi" w:cstheme="minorHAnsi"/>
          <w:sz w:val="22"/>
          <w:highlight w:val="lightGray"/>
        </w:rPr>
        <w:t>Similar to</w:t>
      </w:r>
      <w:proofErr w:type="gramEnd"/>
      <w:r w:rsidR="0019533E" w:rsidRPr="00E74722">
        <w:rPr>
          <w:rFonts w:asciiTheme="minorHAnsi" w:hAnsiTheme="minorHAnsi" w:cstheme="minorHAnsi"/>
          <w:sz w:val="22"/>
          <w:highlight w:val="lightGray"/>
        </w:rPr>
        <w:t xml:space="preserve"> degree (although not as sophisticated), it supports discovery and filtering from data catalogs.</w:t>
      </w:r>
    </w:p>
    <w:p w14:paraId="5F307BEA" w14:textId="20506D3E" w:rsidR="00C73D9A" w:rsidRPr="00E74722" w:rsidRDefault="0019533E" w:rsidP="003F3FDB">
      <w:pPr>
        <w:pStyle w:val="Heading3"/>
        <w:rPr>
          <w:highlight w:val="lightGray"/>
        </w:rPr>
      </w:pPr>
      <w:proofErr w:type="spellStart"/>
      <w:r w:rsidRPr="00E74722">
        <w:rPr>
          <w:highlight w:val="lightGray"/>
        </w:rPr>
        <w:t>Mapbender</w:t>
      </w:r>
      <w:proofErr w:type="spellEnd"/>
    </w:p>
    <w:p w14:paraId="4CD79912" w14:textId="77777777" w:rsidR="0019533E" w:rsidRPr="00E74722" w:rsidRDefault="00B40A28" w:rsidP="0019533E">
      <w:pPr>
        <w:spacing w:after="120" w:line="360" w:lineRule="auto"/>
        <w:rPr>
          <w:rFonts w:asciiTheme="minorHAnsi" w:hAnsiTheme="minorHAnsi" w:cstheme="minorHAnsi"/>
          <w:sz w:val="22"/>
          <w:highlight w:val="lightGray"/>
        </w:rPr>
      </w:pPr>
      <w:hyperlink r:id="rId47" w:history="1">
        <w:proofErr w:type="spellStart"/>
        <w:r w:rsidR="0019533E" w:rsidRPr="00E74722">
          <w:rPr>
            <w:rStyle w:val="Hyperlink"/>
            <w:rFonts w:asciiTheme="minorHAnsi" w:hAnsiTheme="minorHAnsi" w:cstheme="minorHAnsi"/>
            <w:sz w:val="22"/>
            <w:highlight w:val="lightGray"/>
          </w:rPr>
          <w:t>Mapbender</w:t>
        </w:r>
        <w:proofErr w:type="spellEnd"/>
      </w:hyperlink>
      <w:r w:rsidR="0019533E" w:rsidRPr="00E74722">
        <w:rPr>
          <w:rFonts w:asciiTheme="minorHAnsi" w:hAnsiTheme="minorHAnsi" w:cstheme="minorHAnsi"/>
          <w:sz w:val="22"/>
          <w:highlight w:val="lightGray"/>
        </w:rPr>
        <w:t xml:space="preserve"> is a content management system for geospatial data services and map applications. </w:t>
      </w:r>
      <w:proofErr w:type="spellStart"/>
      <w:r w:rsidR="0019533E" w:rsidRPr="00E74722">
        <w:rPr>
          <w:rFonts w:asciiTheme="minorHAnsi" w:hAnsiTheme="minorHAnsi" w:cstheme="minorHAnsi"/>
          <w:sz w:val="22"/>
          <w:highlight w:val="lightGray"/>
        </w:rPr>
        <w:t>Mapbender</w:t>
      </w:r>
      <w:proofErr w:type="spellEnd"/>
      <w:r w:rsidR="0019533E" w:rsidRPr="00E74722">
        <w:rPr>
          <w:rFonts w:asciiTheme="minorHAnsi" w:hAnsiTheme="minorHAnsi" w:cstheme="minorHAnsi"/>
          <w:sz w:val="22"/>
          <w:highlight w:val="lightGray"/>
        </w:rPr>
        <w:t xml:space="preserve"> is mostly written in JavaScript and based on the frameworks </w:t>
      </w:r>
      <w:proofErr w:type="spellStart"/>
      <w:r w:rsidR="0019533E" w:rsidRPr="00E74722">
        <w:rPr>
          <w:rFonts w:asciiTheme="minorHAnsi" w:hAnsiTheme="minorHAnsi" w:cstheme="minorHAnsi"/>
          <w:sz w:val="22"/>
          <w:highlight w:val="lightGray"/>
        </w:rPr>
        <w:t>Symfony</w:t>
      </w:r>
      <w:proofErr w:type="spellEnd"/>
      <w:r w:rsidR="0019533E" w:rsidRPr="00E74722">
        <w:rPr>
          <w:rFonts w:asciiTheme="minorHAnsi" w:hAnsiTheme="minorHAnsi" w:cstheme="minorHAnsi"/>
          <w:sz w:val="22"/>
          <w:highlight w:val="lightGray"/>
        </w:rPr>
        <w:t xml:space="preserve">, </w:t>
      </w:r>
      <w:proofErr w:type="spellStart"/>
      <w:r w:rsidR="0019533E" w:rsidRPr="00E74722">
        <w:rPr>
          <w:rFonts w:asciiTheme="minorHAnsi" w:hAnsiTheme="minorHAnsi" w:cstheme="minorHAnsi"/>
          <w:sz w:val="22"/>
          <w:highlight w:val="lightGray"/>
        </w:rPr>
        <w:t>JQuery</w:t>
      </w:r>
      <w:proofErr w:type="spellEnd"/>
      <w:r w:rsidR="0019533E" w:rsidRPr="00E74722">
        <w:rPr>
          <w:rFonts w:asciiTheme="minorHAnsi" w:hAnsiTheme="minorHAnsi" w:cstheme="minorHAnsi"/>
          <w:sz w:val="22"/>
          <w:highlight w:val="lightGray"/>
        </w:rPr>
        <w:t xml:space="preserve"> and </w:t>
      </w:r>
      <w:proofErr w:type="spellStart"/>
      <w:r w:rsidR="0019533E" w:rsidRPr="00E74722">
        <w:rPr>
          <w:rFonts w:asciiTheme="minorHAnsi" w:hAnsiTheme="minorHAnsi" w:cstheme="minorHAnsi"/>
          <w:sz w:val="22"/>
          <w:highlight w:val="lightGray"/>
        </w:rPr>
        <w:t>OpenLayers</w:t>
      </w:r>
      <w:proofErr w:type="spellEnd"/>
      <w:r w:rsidR="0019533E" w:rsidRPr="00E74722">
        <w:rPr>
          <w:rFonts w:asciiTheme="minorHAnsi" w:hAnsiTheme="minorHAnsi" w:cstheme="minorHAnsi"/>
          <w:sz w:val="22"/>
          <w:highlight w:val="lightGray"/>
        </w:rPr>
        <w:t xml:space="preserve">. </w:t>
      </w:r>
      <w:proofErr w:type="spellStart"/>
      <w:r w:rsidR="0019533E" w:rsidRPr="00E74722">
        <w:rPr>
          <w:rFonts w:asciiTheme="minorHAnsi" w:hAnsiTheme="minorHAnsi" w:cstheme="minorHAnsi"/>
          <w:sz w:val="22"/>
          <w:highlight w:val="lightGray"/>
        </w:rPr>
        <w:t>Mapbender</w:t>
      </w:r>
      <w:proofErr w:type="spellEnd"/>
      <w:r w:rsidR="0019533E" w:rsidRPr="00E74722">
        <w:rPr>
          <w:rFonts w:asciiTheme="minorHAnsi" w:hAnsiTheme="minorHAnsi" w:cstheme="minorHAnsi"/>
          <w:sz w:val="22"/>
          <w:highlight w:val="lightGray"/>
        </w:rPr>
        <w:t xml:space="preserve"> is platform independent and can be used on Windows, Mac and Linux. </w:t>
      </w:r>
      <w:proofErr w:type="spellStart"/>
      <w:r w:rsidR="0019533E" w:rsidRPr="00E74722">
        <w:rPr>
          <w:rFonts w:asciiTheme="minorHAnsi" w:hAnsiTheme="minorHAnsi" w:cstheme="minorHAnsi"/>
          <w:sz w:val="22"/>
          <w:highlight w:val="lightGray"/>
        </w:rPr>
        <w:t>Mapbender</w:t>
      </w:r>
      <w:proofErr w:type="spellEnd"/>
      <w:r w:rsidR="0019533E" w:rsidRPr="00E74722">
        <w:rPr>
          <w:rFonts w:asciiTheme="minorHAnsi" w:hAnsiTheme="minorHAnsi" w:cstheme="minorHAnsi"/>
          <w:sz w:val="22"/>
          <w:highlight w:val="lightGray"/>
        </w:rPr>
        <w:t xml:space="preserve"> has its own template for mobile applications, which has been optimized for use on smart phones and tablets. Administration of OGC Services in a Service repository. Individual configuration of Services in every application. Customization of applications to individual requirements via the web interface with a collection of customizable elements. The adaption of the designs can be done via customizable templates and CSS. Based on the integrated user management, individual applications, single functionality and services can be assigned to specific users or groups.</w:t>
      </w:r>
    </w:p>
    <w:p w14:paraId="620EA04A" w14:textId="64E86F44" w:rsidR="00C73D9A" w:rsidRPr="00E74722" w:rsidRDefault="0019533E" w:rsidP="00764D45">
      <w:pPr>
        <w:pStyle w:val="Heading3"/>
        <w:keepNext/>
        <w:rPr>
          <w:highlight w:val="lightGray"/>
        </w:rPr>
      </w:pPr>
      <w:proofErr w:type="spellStart"/>
      <w:r w:rsidRPr="00E74722">
        <w:rPr>
          <w:highlight w:val="lightGray"/>
        </w:rPr>
        <w:lastRenderedPageBreak/>
        <w:t>GeoServer</w:t>
      </w:r>
      <w:proofErr w:type="spellEnd"/>
    </w:p>
    <w:p w14:paraId="6D1B14B9" w14:textId="77777777" w:rsidR="0019533E" w:rsidRPr="00E74722" w:rsidRDefault="00B40A28" w:rsidP="0019533E">
      <w:pPr>
        <w:spacing w:after="120" w:line="360" w:lineRule="auto"/>
        <w:rPr>
          <w:rFonts w:asciiTheme="minorHAnsi" w:hAnsiTheme="minorHAnsi" w:cstheme="minorHAnsi"/>
          <w:sz w:val="22"/>
          <w:highlight w:val="lightGray"/>
        </w:rPr>
      </w:pPr>
      <w:hyperlink r:id="rId48" w:history="1">
        <w:proofErr w:type="spellStart"/>
        <w:r w:rsidR="0019533E" w:rsidRPr="00E74722">
          <w:rPr>
            <w:rStyle w:val="Hyperlink"/>
            <w:rFonts w:asciiTheme="minorHAnsi" w:hAnsiTheme="minorHAnsi" w:cstheme="minorHAnsi"/>
            <w:sz w:val="22"/>
            <w:highlight w:val="lightGray"/>
          </w:rPr>
          <w:t>GeoServer</w:t>
        </w:r>
        <w:proofErr w:type="spellEnd"/>
      </w:hyperlink>
      <w:r w:rsidR="0019533E" w:rsidRPr="00E74722">
        <w:rPr>
          <w:rFonts w:asciiTheme="minorHAnsi" w:hAnsiTheme="minorHAnsi" w:cstheme="minorHAnsi"/>
          <w:sz w:val="22"/>
          <w:highlight w:val="lightGray"/>
        </w:rPr>
        <w:t xml:space="preserve"> is an open source software server written in Java that allows users to share and edit geospatial data. It is the reference implementation of the OGC’s Web Feature Service (WFS) and Web Coverage Service (WCS) standards, as well as a high performance certified compliant Web Map Service (WMS). </w:t>
      </w:r>
    </w:p>
    <w:p w14:paraId="42F6E4D5" w14:textId="5A758BF7" w:rsidR="0019533E" w:rsidRPr="00E74722" w:rsidRDefault="0019533E" w:rsidP="0019533E">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Started in 2001, </w:t>
      </w:r>
      <w:proofErr w:type="spellStart"/>
      <w:r w:rsidRPr="00E74722">
        <w:rPr>
          <w:rFonts w:asciiTheme="minorHAnsi" w:hAnsiTheme="minorHAnsi" w:cstheme="minorHAnsi"/>
          <w:sz w:val="22"/>
          <w:highlight w:val="lightGray"/>
        </w:rPr>
        <w:t>GeoServer</w:t>
      </w:r>
      <w:proofErr w:type="spellEnd"/>
      <w:r w:rsidRPr="00E74722">
        <w:rPr>
          <w:rFonts w:asciiTheme="minorHAnsi" w:hAnsiTheme="minorHAnsi" w:cstheme="minorHAnsi"/>
          <w:sz w:val="22"/>
          <w:highlight w:val="lightGray"/>
        </w:rPr>
        <w:t xml:space="preserve"> has become the more modern competitor of </w:t>
      </w:r>
      <w:proofErr w:type="spellStart"/>
      <w:r w:rsidRPr="00E74722">
        <w:rPr>
          <w:rFonts w:asciiTheme="minorHAnsi" w:hAnsiTheme="minorHAnsi" w:cstheme="minorHAnsi"/>
          <w:sz w:val="22"/>
          <w:highlight w:val="lightGray"/>
        </w:rPr>
        <w:t>MapServer</w:t>
      </w:r>
      <w:proofErr w:type="spellEnd"/>
      <w:r w:rsidRPr="00E74722">
        <w:rPr>
          <w:rFonts w:asciiTheme="minorHAnsi" w:hAnsiTheme="minorHAnsi" w:cstheme="minorHAnsi"/>
          <w:sz w:val="22"/>
          <w:highlight w:val="lightGray"/>
        </w:rPr>
        <w:t xml:space="preserve">. Those involved with </w:t>
      </w:r>
      <w:proofErr w:type="spellStart"/>
      <w:r w:rsidRPr="00E74722">
        <w:rPr>
          <w:rFonts w:asciiTheme="minorHAnsi" w:hAnsiTheme="minorHAnsi" w:cstheme="minorHAnsi"/>
          <w:sz w:val="22"/>
          <w:highlight w:val="lightGray"/>
        </w:rPr>
        <w:t>GeoServer</w:t>
      </w:r>
      <w:proofErr w:type="spellEnd"/>
      <w:r w:rsidRPr="00E74722">
        <w:rPr>
          <w:rFonts w:asciiTheme="minorHAnsi" w:hAnsiTheme="minorHAnsi" w:cstheme="minorHAnsi"/>
          <w:sz w:val="22"/>
          <w:highlight w:val="lightGray"/>
        </w:rPr>
        <w:t xml:space="preserve"> project also founded the </w:t>
      </w:r>
      <w:proofErr w:type="spellStart"/>
      <w:r w:rsidRPr="00E74722">
        <w:rPr>
          <w:rFonts w:asciiTheme="minorHAnsi" w:hAnsiTheme="minorHAnsi" w:cstheme="minorHAnsi"/>
          <w:sz w:val="22"/>
          <w:highlight w:val="lightGray"/>
        </w:rPr>
        <w:t>GeoTools</w:t>
      </w:r>
      <w:proofErr w:type="spellEnd"/>
      <w:r w:rsidRPr="00E74722">
        <w:rPr>
          <w:rFonts w:asciiTheme="minorHAnsi" w:hAnsiTheme="minorHAnsi" w:cstheme="minorHAnsi"/>
          <w:sz w:val="22"/>
          <w:highlight w:val="lightGray"/>
        </w:rPr>
        <w:t xml:space="preserve"> project (see</w:t>
      </w:r>
      <w:r w:rsidR="002F2DA1" w:rsidRPr="00E74722">
        <w:rPr>
          <w:rFonts w:asciiTheme="minorHAnsi" w:hAnsiTheme="minorHAnsi" w:cstheme="minorHAnsi"/>
          <w:sz w:val="22"/>
          <w:highlight w:val="lightGray"/>
        </w:rPr>
        <w:t xml:space="preserve"> </w:t>
      </w:r>
      <w:r w:rsidR="002F2DA1" w:rsidRPr="00E74722">
        <w:rPr>
          <w:rFonts w:asciiTheme="minorHAnsi" w:hAnsiTheme="minorHAnsi" w:cstheme="minorHAnsi"/>
          <w:sz w:val="22"/>
          <w:highlight w:val="lightGray"/>
        </w:rPr>
        <w:fldChar w:fldCharType="begin"/>
      </w:r>
      <w:r w:rsidR="002F2DA1" w:rsidRPr="00E74722">
        <w:rPr>
          <w:rFonts w:asciiTheme="minorHAnsi" w:hAnsiTheme="minorHAnsi" w:cstheme="minorHAnsi"/>
          <w:sz w:val="22"/>
          <w:highlight w:val="lightGray"/>
        </w:rPr>
        <w:instrText xml:space="preserve"> REF _Ref2269809 \r \h </w:instrText>
      </w:r>
      <w:r w:rsidR="00E74722">
        <w:rPr>
          <w:rFonts w:asciiTheme="minorHAnsi" w:hAnsiTheme="minorHAnsi" w:cstheme="minorHAnsi"/>
          <w:sz w:val="22"/>
          <w:highlight w:val="lightGray"/>
        </w:rPr>
        <w:instrText xml:space="preserve"> \* MERGEFORMAT </w:instrText>
      </w:r>
      <w:r w:rsidR="002F2DA1" w:rsidRPr="00E74722">
        <w:rPr>
          <w:rFonts w:asciiTheme="minorHAnsi" w:hAnsiTheme="minorHAnsi" w:cstheme="minorHAnsi"/>
          <w:sz w:val="22"/>
          <w:highlight w:val="lightGray"/>
        </w:rPr>
      </w:r>
      <w:r w:rsidR="002F2DA1" w:rsidRPr="00E74722">
        <w:rPr>
          <w:rFonts w:asciiTheme="minorHAnsi" w:hAnsiTheme="minorHAnsi" w:cstheme="minorHAnsi"/>
          <w:sz w:val="22"/>
          <w:highlight w:val="lightGray"/>
        </w:rPr>
        <w:fldChar w:fldCharType="separate"/>
      </w:r>
      <w:r w:rsidR="002F2DA1" w:rsidRPr="00E74722">
        <w:rPr>
          <w:rFonts w:asciiTheme="minorHAnsi" w:hAnsiTheme="minorHAnsi" w:cstheme="minorHAnsi"/>
          <w:sz w:val="22"/>
          <w:highlight w:val="lightGray"/>
        </w:rPr>
        <w:t>B.4.1</w:t>
      </w:r>
      <w:r w:rsidR="002F2DA1" w:rsidRPr="00E74722">
        <w:rPr>
          <w:rFonts w:asciiTheme="minorHAnsi" w:hAnsiTheme="minorHAnsi" w:cstheme="minorHAnsi"/>
          <w:sz w:val="22"/>
          <w:highlight w:val="lightGray"/>
        </w:rPr>
        <w:fldChar w:fldCharType="end"/>
      </w:r>
      <w:r w:rsidRPr="00E74722">
        <w:rPr>
          <w:rFonts w:asciiTheme="minorHAnsi" w:hAnsiTheme="minorHAnsi" w:cstheme="minorHAnsi"/>
          <w:sz w:val="22"/>
          <w:highlight w:val="lightGray"/>
        </w:rPr>
        <w:t xml:space="preserve">), an open source GIS Java toolkit. Together with </w:t>
      </w:r>
      <w:proofErr w:type="spellStart"/>
      <w:r w:rsidRPr="00E74722">
        <w:rPr>
          <w:rFonts w:asciiTheme="minorHAnsi" w:hAnsiTheme="minorHAnsi" w:cstheme="minorHAnsi"/>
          <w:sz w:val="22"/>
          <w:highlight w:val="lightGray"/>
        </w:rPr>
        <w:t>PostGIS</w:t>
      </w:r>
      <w:proofErr w:type="spellEnd"/>
      <w:r w:rsidRPr="00E74722">
        <w:rPr>
          <w:rFonts w:asciiTheme="minorHAnsi" w:hAnsiTheme="minorHAnsi" w:cstheme="minorHAnsi"/>
          <w:sz w:val="22"/>
          <w:highlight w:val="lightGray"/>
        </w:rPr>
        <w:t xml:space="preserve"> (see</w:t>
      </w:r>
      <w:r w:rsidR="002F2DA1" w:rsidRPr="00E74722">
        <w:rPr>
          <w:rFonts w:asciiTheme="minorHAnsi" w:hAnsiTheme="minorHAnsi" w:cstheme="minorHAnsi"/>
          <w:sz w:val="22"/>
          <w:highlight w:val="lightGray"/>
        </w:rPr>
        <w:t xml:space="preserve"> </w:t>
      </w:r>
      <w:r w:rsidR="002F2DA1" w:rsidRPr="00E74722">
        <w:rPr>
          <w:rFonts w:asciiTheme="minorHAnsi" w:hAnsiTheme="minorHAnsi" w:cstheme="minorHAnsi"/>
          <w:sz w:val="22"/>
          <w:highlight w:val="lightGray"/>
        </w:rPr>
        <w:fldChar w:fldCharType="begin"/>
      </w:r>
      <w:r w:rsidR="002F2DA1" w:rsidRPr="00E74722">
        <w:rPr>
          <w:rFonts w:asciiTheme="minorHAnsi" w:hAnsiTheme="minorHAnsi" w:cstheme="minorHAnsi"/>
          <w:sz w:val="22"/>
          <w:highlight w:val="lightGray"/>
        </w:rPr>
        <w:instrText xml:space="preserve"> REF _Ref2269692 \r \h </w:instrText>
      </w:r>
      <w:r w:rsidR="00E74722">
        <w:rPr>
          <w:rFonts w:asciiTheme="minorHAnsi" w:hAnsiTheme="minorHAnsi" w:cstheme="minorHAnsi"/>
          <w:sz w:val="22"/>
          <w:highlight w:val="lightGray"/>
        </w:rPr>
        <w:instrText xml:space="preserve"> \* MERGEFORMAT </w:instrText>
      </w:r>
      <w:r w:rsidR="002F2DA1" w:rsidRPr="00E74722">
        <w:rPr>
          <w:rFonts w:asciiTheme="minorHAnsi" w:hAnsiTheme="minorHAnsi" w:cstheme="minorHAnsi"/>
          <w:sz w:val="22"/>
          <w:highlight w:val="lightGray"/>
        </w:rPr>
      </w:r>
      <w:r w:rsidR="002F2DA1" w:rsidRPr="00E74722">
        <w:rPr>
          <w:rFonts w:asciiTheme="minorHAnsi" w:hAnsiTheme="minorHAnsi" w:cstheme="minorHAnsi"/>
          <w:sz w:val="22"/>
          <w:highlight w:val="lightGray"/>
        </w:rPr>
        <w:fldChar w:fldCharType="separate"/>
      </w:r>
      <w:r w:rsidR="002F2DA1" w:rsidRPr="00E74722">
        <w:rPr>
          <w:rFonts w:asciiTheme="minorHAnsi" w:hAnsiTheme="minorHAnsi" w:cstheme="minorHAnsi"/>
          <w:sz w:val="22"/>
          <w:highlight w:val="lightGray"/>
        </w:rPr>
        <w:t>B.6.1</w:t>
      </w:r>
      <w:r w:rsidR="002F2DA1" w:rsidRPr="00E74722">
        <w:rPr>
          <w:rFonts w:asciiTheme="minorHAnsi" w:hAnsiTheme="minorHAnsi" w:cstheme="minorHAnsi"/>
          <w:sz w:val="22"/>
          <w:highlight w:val="lightGray"/>
        </w:rPr>
        <w:fldChar w:fldCharType="end"/>
      </w:r>
      <w:r w:rsidRPr="00E74722">
        <w:rPr>
          <w:rFonts w:asciiTheme="minorHAnsi" w:hAnsiTheme="minorHAnsi" w:cstheme="minorHAnsi"/>
          <w:sz w:val="22"/>
          <w:highlight w:val="lightGray"/>
        </w:rPr>
        <w:t xml:space="preserve">) and </w:t>
      </w:r>
      <w:proofErr w:type="spellStart"/>
      <w:r w:rsidRPr="00E74722">
        <w:rPr>
          <w:rFonts w:asciiTheme="minorHAnsi" w:hAnsiTheme="minorHAnsi" w:cstheme="minorHAnsi"/>
          <w:sz w:val="22"/>
          <w:highlight w:val="lightGray"/>
        </w:rPr>
        <w:t>OpenLayers</w:t>
      </w:r>
      <w:proofErr w:type="spellEnd"/>
      <w:r w:rsidRPr="00E74722">
        <w:rPr>
          <w:rFonts w:asciiTheme="minorHAnsi" w:hAnsiTheme="minorHAnsi" w:cstheme="minorHAnsi"/>
          <w:sz w:val="22"/>
          <w:highlight w:val="lightGray"/>
        </w:rPr>
        <w:t xml:space="preserve">, and with significant support by the company </w:t>
      </w:r>
      <w:hyperlink r:id="rId49" w:history="1">
        <w:r w:rsidRPr="00E74722">
          <w:rPr>
            <w:rStyle w:val="Hyperlink"/>
            <w:rFonts w:asciiTheme="minorHAnsi" w:hAnsiTheme="minorHAnsi" w:cstheme="minorHAnsi"/>
            <w:sz w:val="22"/>
            <w:highlight w:val="lightGray"/>
          </w:rPr>
          <w:t>Boundless</w:t>
        </w:r>
      </w:hyperlink>
      <w:r w:rsidRPr="00E74722">
        <w:rPr>
          <w:rFonts w:asciiTheme="minorHAnsi" w:hAnsiTheme="minorHAnsi" w:cstheme="minorHAnsi"/>
          <w:sz w:val="22"/>
          <w:highlight w:val="lightGray"/>
        </w:rPr>
        <w:t xml:space="preserve">, </w:t>
      </w:r>
      <w:proofErr w:type="spellStart"/>
      <w:r w:rsidRPr="00E74722">
        <w:rPr>
          <w:rFonts w:asciiTheme="minorHAnsi" w:hAnsiTheme="minorHAnsi" w:cstheme="minorHAnsi"/>
          <w:sz w:val="22"/>
          <w:highlight w:val="lightGray"/>
        </w:rPr>
        <w:t>GeoServer</w:t>
      </w:r>
      <w:proofErr w:type="spellEnd"/>
      <w:r w:rsidRPr="00E74722">
        <w:rPr>
          <w:rFonts w:asciiTheme="minorHAnsi" w:hAnsiTheme="minorHAnsi" w:cstheme="minorHAnsi"/>
          <w:sz w:val="22"/>
          <w:highlight w:val="lightGray"/>
        </w:rPr>
        <w:t xml:space="preserve"> has become the industry standard in web mapping software. </w:t>
      </w:r>
      <w:proofErr w:type="gramStart"/>
      <w:r w:rsidRPr="00E74722">
        <w:rPr>
          <w:rFonts w:asciiTheme="minorHAnsi" w:hAnsiTheme="minorHAnsi" w:cstheme="minorHAnsi"/>
          <w:sz w:val="22"/>
          <w:highlight w:val="lightGray"/>
        </w:rPr>
        <w:t>Similar to</w:t>
      </w:r>
      <w:proofErr w:type="gramEnd"/>
      <w:r w:rsidRPr="00E74722">
        <w:rPr>
          <w:rFonts w:asciiTheme="minorHAnsi" w:hAnsiTheme="minorHAnsi" w:cstheme="minorHAnsi"/>
          <w:sz w:val="22"/>
          <w:highlight w:val="lightGray"/>
        </w:rPr>
        <w:t xml:space="preserve"> degree, it features cataloging services (although not as comprehensive as those of degree) and web processing services (see also</w:t>
      </w:r>
      <w:r w:rsidR="002F2DA1" w:rsidRPr="00E74722">
        <w:rPr>
          <w:rFonts w:asciiTheme="minorHAnsi" w:hAnsiTheme="minorHAnsi" w:cstheme="minorHAnsi"/>
          <w:sz w:val="22"/>
          <w:highlight w:val="lightGray"/>
        </w:rPr>
        <w:t xml:space="preserve"> </w:t>
      </w:r>
      <w:r w:rsidR="002F2DA1" w:rsidRPr="00E74722">
        <w:rPr>
          <w:rFonts w:asciiTheme="minorHAnsi" w:hAnsiTheme="minorHAnsi" w:cstheme="minorHAnsi"/>
          <w:sz w:val="22"/>
          <w:highlight w:val="lightGray"/>
        </w:rPr>
        <w:fldChar w:fldCharType="begin"/>
      </w:r>
      <w:r w:rsidR="002F2DA1" w:rsidRPr="00E74722">
        <w:rPr>
          <w:rFonts w:asciiTheme="minorHAnsi" w:hAnsiTheme="minorHAnsi" w:cstheme="minorHAnsi"/>
          <w:sz w:val="22"/>
          <w:highlight w:val="lightGray"/>
        </w:rPr>
        <w:instrText xml:space="preserve"> REF _Ref2269763 \r \h </w:instrText>
      </w:r>
      <w:r w:rsidR="00E74722">
        <w:rPr>
          <w:rFonts w:asciiTheme="minorHAnsi" w:hAnsiTheme="minorHAnsi" w:cstheme="minorHAnsi"/>
          <w:sz w:val="22"/>
          <w:highlight w:val="lightGray"/>
        </w:rPr>
        <w:instrText xml:space="preserve"> \* MERGEFORMAT </w:instrText>
      </w:r>
      <w:r w:rsidR="002F2DA1" w:rsidRPr="00E74722">
        <w:rPr>
          <w:rFonts w:asciiTheme="minorHAnsi" w:hAnsiTheme="minorHAnsi" w:cstheme="minorHAnsi"/>
          <w:sz w:val="22"/>
          <w:highlight w:val="lightGray"/>
        </w:rPr>
      </w:r>
      <w:r w:rsidR="002F2DA1" w:rsidRPr="00E74722">
        <w:rPr>
          <w:rFonts w:asciiTheme="minorHAnsi" w:hAnsiTheme="minorHAnsi" w:cstheme="minorHAnsi"/>
          <w:sz w:val="22"/>
          <w:highlight w:val="lightGray"/>
        </w:rPr>
        <w:fldChar w:fldCharType="separate"/>
      </w:r>
      <w:r w:rsidR="002F2DA1" w:rsidRPr="00E74722">
        <w:rPr>
          <w:rFonts w:asciiTheme="minorHAnsi" w:hAnsiTheme="minorHAnsi" w:cstheme="minorHAnsi"/>
          <w:sz w:val="22"/>
          <w:highlight w:val="lightGray"/>
        </w:rPr>
        <w:t>B.2.8</w:t>
      </w:r>
      <w:r w:rsidR="002F2DA1" w:rsidRPr="00E74722">
        <w:rPr>
          <w:rFonts w:asciiTheme="minorHAnsi" w:hAnsiTheme="minorHAnsi" w:cstheme="minorHAnsi"/>
          <w:sz w:val="22"/>
          <w:highlight w:val="lightGray"/>
        </w:rPr>
        <w:fldChar w:fldCharType="end"/>
      </w:r>
      <w:r w:rsidRPr="00E74722">
        <w:rPr>
          <w:rFonts w:asciiTheme="minorHAnsi" w:hAnsiTheme="minorHAnsi" w:cstheme="minorHAnsi"/>
          <w:sz w:val="22"/>
          <w:highlight w:val="lightGray"/>
        </w:rPr>
        <w:t xml:space="preserve">). </w:t>
      </w:r>
      <w:proofErr w:type="spellStart"/>
      <w:r w:rsidRPr="00E74722">
        <w:rPr>
          <w:rFonts w:asciiTheme="minorHAnsi" w:hAnsiTheme="minorHAnsi" w:cstheme="minorHAnsi"/>
          <w:sz w:val="22"/>
          <w:highlight w:val="lightGray"/>
        </w:rPr>
        <w:t>GeoServer</w:t>
      </w:r>
      <w:proofErr w:type="spellEnd"/>
      <w:r w:rsidRPr="00E74722">
        <w:rPr>
          <w:rFonts w:asciiTheme="minorHAnsi" w:hAnsiTheme="minorHAnsi" w:cstheme="minorHAnsi"/>
          <w:sz w:val="22"/>
          <w:highlight w:val="lightGray"/>
        </w:rPr>
        <w:t xml:space="preserve"> is comprehensive enough to require either a dedicated staff person or the kind of commercial managed services that allows Boundless to place this product in the public domain and still stay in business. </w:t>
      </w:r>
      <w:hyperlink r:id="rId50" w:history="1">
        <w:proofErr w:type="spellStart"/>
        <w:r w:rsidRPr="00E74722">
          <w:rPr>
            <w:rStyle w:val="Hyperlink"/>
            <w:rFonts w:asciiTheme="minorHAnsi" w:hAnsiTheme="minorHAnsi" w:cstheme="minorHAnsi"/>
            <w:sz w:val="22"/>
            <w:highlight w:val="lightGray"/>
          </w:rPr>
          <w:t>GeoServer</w:t>
        </w:r>
        <w:proofErr w:type="spellEnd"/>
        <w:r w:rsidRPr="00E74722">
          <w:rPr>
            <w:rStyle w:val="Hyperlink"/>
            <w:rFonts w:asciiTheme="minorHAnsi" w:hAnsiTheme="minorHAnsi" w:cstheme="minorHAnsi"/>
            <w:sz w:val="22"/>
            <w:highlight w:val="lightGray"/>
          </w:rPr>
          <w:t xml:space="preserve"> is widely used in US federal</w:t>
        </w:r>
      </w:hyperlink>
      <w:r w:rsidRPr="00E74722">
        <w:rPr>
          <w:rFonts w:asciiTheme="minorHAnsi" w:hAnsiTheme="minorHAnsi" w:cstheme="minorHAnsi"/>
          <w:sz w:val="22"/>
          <w:highlight w:val="lightGray"/>
        </w:rPr>
        <w:t xml:space="preserve">, state, and larger local government agencies. </w:t>
      </w:r>
      <w:proofErr w:type="spellStart"/>
      <w:r w:rsidRPr="00E74722">
        <w:rPr>
          <w:rFonts w:asciiTheme="minorHAnsi" w:hAnsiTheme="minorHAnsi" w:cstheme="minorHAnsi"/>
          <w:sz w:val="22"/>
          <w:highlight w:val="lightGray"/>
        </w:rPr>
        <w:t>GeoServer</w:t>
      </w:r>
      <w:proofErr w:type="spellEnd"/>
      <w:r w:rsidRPr="00E74722">
        <w:rPr>
          <w:rFonts w:asciiTheme="minorHAnsi" w:hAnsiTheme="minorHAnsi" w:cstheme="minorHAnsi"/>
          <w:sz w:val="22"/>
          <w:highlight w:val="lightGray"/>
        </w:rPr>
        <w:t xml:space="preserve"> has just been ported to run on Java 11.</w:t>
      </w:r>
    </w:p>
    <w:p w14:paraId="06182641" w14:textId="14B5A150" w:rsidR="0019533E" w:rsidRPr="00E74722" w:rsidRDefault="0019533E" w:rsidP="003F3FDB">
      <w:pPr>
        <w:pStyle w:val="Heading3"/>
        <w:rPr>
          <w:highlight w:val="lightGray"/>
        </w:rPr>
      </w:pPr>
      <w:r w:rsidRPr="00E74722">
        <w:rPr>
          <w:highlight w:val="lightGray"/>
        </w:rPr>
        <w:t>Carto</w:t>
      </w:r>
    </w:p>
    <w:p w14:paraId="1904DE09" w14:textId="77777777" w:rsidR="0019533E" w:rsidRPr="00E74722" w:rsidRDefault="0019533E" w:rsidP="0019533E">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Carto (formerly </w:t>
      </w:r>
      <w:proofErr w:type="spellStart"/>
      <w:r w:rsidRPr="00E74722">
        <w:rPr>
          <w:rFonts w:asciiTheme="minorHAnsi" w:hAnsiTheme="minorHAnsi" w:cstheme="minorHAnsi"/>
          <w:sz w:val="22"/>
          <w:highlight w:val="lightGray"/>
        </w:rPr>
        <w:t>CartoDB</w:t>
      </w:r>
      <w:proofErr w:type="spellEnd"/>
      <w:r w:rsidRPr="00E74722">
        <w:rPr>
          <w:rFonts w:asciiTheme="minorHAnsi" w:hAnsiTheme="minorHAnsi" w:cstheme="minorHAnsi"/>
          <w:sz w:val="22"/>
          <w:highlight w:val="lightGray"/>
        </w:rPr>
        <w:t xml:space="preserve">) is a complete web-based GIS that is entirely based on dozens of open source packages and hence itself </w:t>
      </w:r>
      <w:hyperlink r:id="rId51" w:history="1">
        <w:r w:rsidRPr="00E74722">
          <w:rPr>
            <w:rStyle w:val="Hyperlink"/>
            <w:rFonts w:asciiTheme="minorHAnsi" w:hAnsiTheme="minorHAnsi" w:cstheme="minorHAnsi"/>
            <w:sz w:val="22"/>
            <w:highlight w:val="lightGray"/>
          </w:rPr>
          <w:t>a</w:t>
        </w:r>
      </w:hyperlink>
      <w:hyperlink r:id="rId52" w:history="1">
        <w:r w:rsidRPr="00E74722">
          <w:rPr>
            <w:rStyle w:val="Hyperlink"/>
            <w:rFonts w:asciiTheme="minorHAnsi" w:hAnsiTheme="minorHAnsi" w:cstheme="minorHAnsi"/>
            <w:sz w:val="22"/>
            <w:highlight w:val="lightGray"/>
          </w:rPr>
          <w:t>vailable in source code on GitHub</w:t>
        </w:r>
      </w:hyperlink>
      <w:r w:rsidRPr="00E74722">
        <w:rPr>
          <w:rFonts w:asciiTheme="minorHAnsi" w:hAnsiTheme="minorHAnsi" w:cstheme="minorHAnsi"/>
          <w:sz w:val="22"/>
          <w:highlight w:val="lightGray"/>
        </w:rPr>
        <w:t xml:space="preserve">. Similar to </w:t>
      </w:r>
      <w:proofErr w:type="spellStart"/>
      <w:r w:rsidRPr="00E74722">
        <w:rPr>
          <w:rFonts w:asciiTheme="minorHAnsi" w:hAnsiTheme="minorHAnsi" w:cstheme="minorHAnsi"/>
          <w:sz w:val="22"/>
          <w:highlight w:val="lightGray"/>
        </w:rPr>
        <w:t>GeoServer</w:t>
      </w:r>
      <w:proofErr w:type="spellEnd"/>
      <w:r w:rsidRPr="00E74722">
        <w:rPr>
          <w:rFonts w:asciiTheme="minorHAnsi" w:hAnsiTheme="minorHAnsi" w:cstheme="minorHAnsi"/>
          <w:sz w:val="22"/>
          <w:highlight w:val="lightGray"/>
        </w:rPr>
        <w:t xml:space="preserve">, the plethora of packages (as of December 2018, more than 300) that make up Carto is so big that a company, </w:t>
      </w:r>
      <w:hyperlink r:id="rId53" w:history="1">
        <w:proofErr w:type="spellStart"/>
        <w:r w:rsidRPr="00E74722">
          <w:rPr>
            <w:rStyle w:val="Hyperlink"/>
            <w:rFonts w:asciiTheme="minorHAnsi" w:hAnsiTheme="minorHAnsi" w:cstheme="minorHAnsi"/>
            <w:sz w:val="22"/>
            <w:highlight w:val="lightGray"/>
          </w:rPr>
          <w:t>Vizzuality</w:t>
        </w:r>
        <w:proofErr w:type="spellEnd"/>
      </w:hyperlink>
      <w:r w:rsidRPr="00E74722">
        <w:rPr>
          <w:rFonts w:asciiTheme="minorHAnsi" w:hAnsiTheme="minorHAnsi" w:cstheme="minorHAnsi"/>
          <w:sz w:val="22"/>
          <w:highlight w:val="lightGray"/>
        </w:rPr>
        <w:t xml:space="preserve">, makes its living by hosting customized Carto GIS server instances and developing specialized front and backends. Carto does an excellent job of bridging the gap between complex data analysis under the hood and intuitive, dash board-based user interfaces that are serving a wide range of stakeholders. Carto has been shifting its emphasis from that of a Web-GIS to a big geospatial data visualization platform. </w:t>
      </w:r>
    </w:p>
    <w:p w14:paraId="67802F80" w14:textId="6AC6CF97" w:rsidR="0019533E" w:rsidRPr="00E74722" w:rsidRDefault="0019533E" w:rsidP="003F3FDB">
      <w:pPr>
        <w:pStyle w:val="Heading3"/>
        <w:rPr>
          <w:highlight w:val="lightGray"/>
        </w:rPr>
      </w:pPr>
      <w:bookmarkStart w:id="583" w:name="_Ref2269763"/>
      <w:proofErr w:type="spellStart"/>
      <w:r w:rsidRPr="00E74722">
        <w:rPr>
          <w:highlight w:val="lightGray"/>
        </w:rPr>
        <w:t>PyWPS</w:t>
      </w:r>
      <w:bookmarkEnd w:id="583"/>
      <w:proofErr w:type="spellEnd"/>
    </w:p>
    <w:p w14:paraId="4D3427D2" w14:textId="77777777" w:rsidR="0019533E" w:rsidRPr="00E74722" w:rsidRDefault="00B40A28" w:rsidP="0019533E">
      <w:pPr>
        <w:spacing w:after="120" w:line="360" w:lineRule="auto"/>
        <w:rPr>
          <w:rFonts w:asciiTheme="minorHAnsi" w:hAnsiTheme="minorHAnsi" w:cstheme="minorHAnsi"/>
          <w:sz w:val="22"/>
          <w:highlight w:val="lightGray"/>
        </w:rPr>
      </w:pPr>
      <w:hyperlink r:id="rId54" w:history="1">
        <w:proofErr w:type="spellStart"/>
        <w:r w:rsidR="0019533E" w:rsidRPr="00E74722">
          <w:rPr>
            <w:rStyle w:val="Hyperlink"/>
            <w:rFonts w:asciiTheme="minorHAnsi" w:hAnsiTheme="minorHAnsi" w:cstheme="minorHAnsi"/>
            <w:sz w:val="22"/>
            <w:highlight w:val="lightGray"/>
          </w:rPr>
          <w:t>PyWPS</w:t>
        </w:r>
        <w:proofErr w:type="spellEnd"/>
      </w:hyperlink>
      <w:r w:rsidR="0019533E" w:rsidRPr="00E74722">
        <w:rPr>
          <w:rFonts w:asciiTheme="minorHAnsi" w:hAnsiTheme="minorHAnsi" w:cstheme="minorHAnsi"/>
          <w:sz w:val="22"/>
          <w:highlight w:val="lightGray"/>
        </w:rPr>
        <w:t xml:space="preserve"> is not a classic web mapping application but a platform for web-based geoprocessing services – in this case based on Python. </w:t>
      </w:r>
      <w:proofErr w:type="spellStart"/>
      <w:r w:rsidR="0019533E" w:rsidRPr="00E74722">
        <w:rPr>
          <w:rFonts w:asciiTheme="minorHAnsi" w:hAnsiTheme="minorHAnsi" w:cstheme="minorHAnsi"/>
          <w:sz w:val="22"/>
          <w:highlight w:val="lightGray"/>
        </w:rPr>
        <w:t>PyWPS</w:t>
      </w:r>
      <w:proofErr w:type="spellEnd"/>
      <w:r w:rsidR="0019533E" w:rsidRPr="00E74722">
        <w:rPr>
          <w:rFonts w:asciiTheme="minorHAnsi" w:hAnsiTheme="minorHAnsi" w:cstheme="minorHAnsi"/>
          <w:sz w:val="22"/>
          <w:highlight w:val="lightGray"/>
        </w:rPr>
        <w:t xml:space="preserve"> implements the OGC web processing services specification and integrates with GRASS, GDAL, R, Fiona, </w:t>
      </w:r>
      <w:proofErr w:type="spellStart"/>
      <w:r w:rsidR="0019533E" w:rsidRPr="00E74722">
        <w:rPr>
          <w:rFonts w:asciiTheme="minorHAnsi" w:hAnsiTheme="minorHAnsi" w:cstheme="minorHAnsi"/>
          <w:sz w:val="22"/>
          <w:highlight w:val="lightGray"/>
        </w:rPr>
        <w:t>RasterIO</w:t>
      </w:r>
      <w:proofErr w:type="spellEnd"/>
      <w:r w:rsidR="0019533E" w:rsidRPr="00E74722">
        <w:rPr>
          <w:rFonts w:asciiTheme="minorHAnsi" w:hAnsiTheme="minorHAnsi" w:cstheme="minorHAnsi"/>
          <w:sz w:val="22"/>
          <w:highlight w:val="lightGray"/>
        </w:rPr>
        <w:t xml:space="preserve">, </w:t>
      </w:r>
      <w:proofErr w:type="spellStart"/>
      <w:r w:rsidR="0019533E" w:rsidRPr="00E74722">
        <w:rPr>
          <w:rFonts w:asciiTheme="minorHAnsi" w:hAnsiTheme="minorHAnsi" w:cstheme="minorHAnsi"/>
          <w:sz w:val="22"/>
          <w:highlight w:val="lightGray"/>
        </w:rPr>
        <w:t>MapServer</w:t>
      </w:r>
      <w:proofErr w:type="spellEnd"/>
      <w:r w:rsidR="0019533E" w:rsidRPr="00E74722">
        <w:rPr>
          <w:rFonts w:asciiTheme="minorHAnsi" w:hAnsiTheme="minorHAnsi" w:cstheme="minorHAnsi"/>
          <w:sz w:val="22"/>
          <w:highlight w:val="lightGray"/>
        </w:rPr>
        <w:t xml:space="preserve">, and QGIS. It is ideal for setting up, running and archiving all Open Hazus process models. </w:t>
      </w:r>
    </w:p>
    <w:p w14:paraId="3BAB41ED" w14:textId="77777777" w:rsidR="0019533E" w:rsidRPr="00E74722" w:rsidRDefault="0019533E" w:rsidP="004F6532">
      <w:pPr>
        <w:spacing w:after="120" w:line="360" w:lineRule="auto"/>
        <w:rPr>
          <w:rFonts w:asciiTheme="minorHAnsi" w:hAnsiTheme="minorHAnsi" w:cstheme="minorHAnsi"/>
          <w:sz w:val="20"/>
          <w:highlight w:val="lightGray"/>
        </w:rPr>
      </w:pPr>
    </w:p>
    <w:p w14:paraId="44016496" w14:textId="3C867FBC" w:rsidR="0019533E" w:rsidRPr="00E74722" w:rsidRDefault="0019533E" w:rsidP="003F3FDB">
      <w:pPr>
        <w:pStyle w:val="Heading2"/>
        <w:rPr>
          <w:highlight w:val="lightGray"/>
        </w:rPr>
      </w:pPr>
      <w:r w:rsidRPr="00E74722">
        <w:rPr>
          <w:highlight w:val="lightGray"/>
        </w:rPr>
        <w:lastRenderedPageBreak/>
        <w:t>JavaScript Libraries</w:t>
      </w:r>
    </w:p>
    <w:p w14:paraId="047CA304" w14:textId="2F370567" w:rsidR="0019533E" w:rsidRPr="00E74722" w:rsidRDefault="0019533E" w:rsidP="004F6532">
      <w:pPr>
        <w:spacing w:after="120" w:line="360" w:lineRule="auto"/>
        <w:rPr>
          <w:rFonts w:asciiTheme="minorHAnsi" w:hAnsiTheme="minorHAnsi" w:cstheme="minorHAnsi"/>
          <w:sz w:val="20"/>
          <w:highlight w:val="lightGray"/>
        </w:rPr>
      </w:pPr>
      <w:r w:rsidRPr="00E74722">
        <w:rPr>
          <w:rFonts w:asciiTheme="minorHAnsi" w:hAnsiTheme="minorHAnsi" w:cstheme="minorHAnsi"/>
          <w:sz w:val="20"/>
          <w:highlight w:val="lightGray"/>
        </w:rPr>
        <w:t xml:space="preserve">JavaScript libraries serve mainly as the front-end </w:t>
      </w:r>
      <w:r w:rsidR="00E05F40" w:rsidRPr="00E74722">
        <w:rPr>
          <w:rFonts w:asciiTheme="minorHAnsi" w:hAnsiTheme="minorHAnsi" w:cstheme="minorHAnsi"/>
          <w:sz w:val="20"/>
          <w:highlight w:val="lightGray"/>
        </w:rPr>
        <w:t>of web-based solutions facing the end user. The choice of programming framework (not covered here) can be confusing but the review of the following six packages covers the current state of the art for geospatial applications.</w:t>
      </w:r>
    </w:p>
    <w:p w14:paraId="4848E2F1" w14:textId="68711771" w:rsidR="00E05F40" w:rsidRPr="00E74722" w:rsidRDefault="00E05F40" w:rsidP="003F3FDB">
      <w:pPr>
        <w:pStyle w:val="Heading3"/>
        <w:rPr>
          <w:highlight w:val="lightGray"/>
        </w:rPr>
      </w:pPr>
      <w:proofErr w:type="spellStart"/>
      <w:r w:rsidRPr="00E74722">
        <w:rPr>
          <w:highlight w:val="lightGray"/>
        </w:rPr>
        <w:t>OpenLayers</w:t>
      </w:r>
      <w:proofErr w:type="spellEnd"/>
    </w:p>
    <w:p w14:paraId="0AAA1A28" w14:textId="77777777" w:rsidR="00E05F40" w:rsidRPr="00E74722" w:rsidRDefault="00B40A28" w:rsidP="00E05F40">
      <w:pPr>
        <w:spacing w:after="120" w:line="360" w:lineRule="auto"/>
        <w:rPr>
          <w:rFonts w:asciiTheme="minorHAnsi" w:hAnsiTheme="minorHAnsi" w:cstheme="minorHAnsi"/>
          <w:sz w:val="22"/>
          <w:highlight w:val="lightGray"/>
        </w:rPr>
      </w:pPr>
      <w:hyperlink r:id="rId55" w:history="1">
        <w:proofErr w:type="spellStart"/>
        <w:r w:rsidR="00E05F40" w:rsidRPr="00E74722">
          <w:rPr>
            <w:rStyle w:val="Hyperlink"/>
            <w:rFonts w:asciiTheme="minorHAnsi" w:hAnsiTheme="minorHAnsi" w:cstheme="minorHAnsi"/>
            <w:sz w:val="22"/>
            <w:highlight w:val="lightGray"/>
          </w:rPr>
          <w:t>OpenLayers</w:t>
        </w:r>
        <w:proofErr w:type="spellEnd"/>
      </w:hyperlink>
      <w:r w:rsidR="00E05F40" w:rsidRPr="00E74722">
        <w:rPr>
          <w:rFonts w:asciiTheme="minorHAnsi" w:hAnsiTheme="minorHAnsi" w:cstheme="minorHAnsi"/>
          <w:sz w:val="22"/>
          <w:highlight w:val="lightGray"/>
        </w:rPr>
        <w:t xml:space="preserve"> is a JavaScript library that allows for putting a dynamic map in any web page. It can display map tiles and markers loaded from any source. In contrast to the previously discussed applications, </w:t>
      </w:r>
      <w:proofErr w:type="spellStart"/>
      <w:r w:rsidR="00E05F40" w:rsidRPr="00E74722">
        <w:rPr>
          <w:rFonts w:asciiTheme="minorHAnsi" w:hAnsiTheme="minorHAnsi" w:cstheme="minorHAnsi"/>
          <w:sz w:val="22"/>
          <w:highlight w:val="lightGray"/>
        </w:rPr>
        <w:t>OpenLayers</w:t>
      </w:r>
      <w:proofErr w:type="spellEnd"/>
      <w:r w:rsidR="00E05F40" w:rsidRPr="00E74722">
        <w:rPr>
          <w:rFonts w:asciiTheme="minorHAnsi" w:hAnsiTheme="minorHAnsi" w:cstheme="minorHAnsi"/>
          <w:sz w:val="22"/>
          <w:highlight w:val="lightGray"/>
        </w:rPr>
        <w:t xml:space="preserve"> is not a full-fledged web mapping server software but an easy to use library that allows for light-weight web applications, leveraging WebGL and HTML5. This makes it eminently suitable for supporting mobile applications.</w:t>
      </w:r>
    </w:p>
    <w:p w14:paraId="6CD70FB1" w14:textId="3ABA2176" w:rsidR="00E05F40" w:rsidRPr="00E74722" w:rsidRDefault="00E05F40" w:rsidP="003F3FDB">
      <w:pPr>
        <w:pStyle w:val="Heading3"/>
        <w:keepNext/>
        <w:rPr>
          <w:highlight w:val="lightGray"/>
        </w:rPr>
      </w:pPr>
      <w:r w:rsidRPr="00E74722">
        <w:rPr>
          <w:highlight w:val="lightGray"/>
        </w:rPr>
        <w:t>Leaflet</w:t>
      </w:r>
    </w:p>
    <w:p w14:paraId="20B43C2A" w14:textId="77777777" w:rsidR="00E05F40" w:rsidRPr="00E74722" w:rsidRDefault="00E05F40" w:rsidP="00E05F40">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Leaflet is a younger web mapping API that is designed to be lightweight, mobile-friendly, and easy to get started with. It places heavy emphasis on the use of tiled maps and client-side vector graphics drawn from sources such as </w:t>
      </w:r>
      <w:proofErr w:type="spellStart"/>
      <w:r w:rsidRPr="00E74722">
        <w:rPr>
          <w:rFonts w:asciiTheme="minorHAnsi" w:hAnsiTheme="minorHAnsi" w:cstheme="minorHAnsi"/>
          <w:sz w:val="22"/>
          <w:highlight w:val="lightGray"/>
        </w:rPr>
        <w:t>GeoJSON</w:t>
      </w:r>
      <w:proofErr w:type="spellEnd"/>
      <w:r w:rsidRPr="00E74722">
        <w:rPr>
          <w:rFonts w:asciiTheme="minorHAnsi" w:hAnsiTheme="minorHAnsi" w:cstheme="minorHAnsi"/>
          <w:sz w:val="22"/>
          <w:highlight w:val="lightGray"/>
        </w:rPr>
        <w:t xml:space="preserve">. For basic maps that use these layer types, Leaflet is an excellent choice that has already endeared itself to many GIS developers. Impressive examples for </w:t>
      </w:r>
      <w:proofErr w:type="spellStart"/>
      <w:r w:rsidRPr="00E74722">
        <w:rPr>
          <w:rFonts w:asciiTheme="minorHAnsi" w:hAnsiTheme="minorHAnsi" w:cstheme="minorHAnsi"/>
          <w:sz w:val="22"/>
          <w:highlight w:val="lightGray"/>
        </w:rPr>
        <w:t>spatio</w:t>
      </w:r>
      <w:proofErr w:type="spellEnd"/>
      <w:r w:rsidRPr="00E74722">
        <w:rPr>
          <w:rFonts w:asciiTheme="minorHAnsi" w:hAnsiTheme="minorHAnsi" w:cstheme="minorHAnsi"/>
          <w:sz w:val="22"/>
          <w:highlight w:val="lightGray"/>
        </w:rPr>
        <w:t xml:space="preserve">-temporal visualizations can be found at </w:t>
      </w:r>
      <w:hyperlink r:id="rId56" w:history="1">
        <w:r w:rsidRPr="00E74722">
          <w:rPr>
            <w:rStyle w:val="Hyperlink"/>
            <w:rFonts w:asciiTheme="minorHAnsi" w:hAnsiTheme="minorHAnsi" w:cstheme="minorHAnsi"/>
            <w:sz w:val="22"/>
            <w:highlight w:val="lightGray"/>
          </w:rPr>
          <w:t>http://apps.socib.es/Leaflet.TimeDimension/examples/</w:t>
        </w:r>
      </w:hyperlink>
      <w:r w:rsidRPr="00E74722">
        <w:rPr>
          <w:rFonts w:asciiTheme="minorHAnsi" w:hAnsiTheme="minorHAnsi" w:cstheme="minorHAnsi"/>
          <w:sz w:val="22"/>
          <w:highlight w:val="lightGray"/>
        </w:rPr>
        <w:t>.</w:t>
      </w:r>
    </w:p>
    <w:p w14:paraId="1181D9E3" w14:textId="773CC82E" w:rsidR="00E05F40" w:rsidRPr="00E74722" w:rsidRDefault="00E05F40" w:rsidP="003F3FDB">
      <w:pPr>
        <w:pStyle w:val="Heading3"/>
        <w:rPr>
          <w:highlight w:val="lightGray"/>
        </w:rPr>
      </w:pPr>
      <w:bookmarkStart w:id="584" w:name="_Ref2269654"/>
      <w:r w:rsidRPr="00E74722">
        <w:rPr>
          <w:highlight w:val="lightGray"/>
        </w:rPr>
        <w:t>D3</w:t>
      </w:r>
      <w:bookmarkEnd w:id="584"/>
    </w:p>
    <w:p w14:paraId="1CC7F191" w14:textId="77777777" w:rsidR="00E05F40" w:rsidRPr="00E74722" w:rsidRDefault="00B40A28" w:rsidP="00E05F40">
      <w:pPr>
        <w:keepNext/>
        <w:spacing w:after="120" w:line="360" w:lineRule="auto"/>
        <w:rPr>
          <w:rFonts w:asciiTheme="minorHAnsi" w:hAnsiTheme="minorHAnsi" w:cstheme="minorHAnsi"/>
          <w:sz w:val="22"/>
          <w:highlight w:val="lightGray"/>
        </w:rPr>
      </w:pPr>
      <w:hyperlink r:id="rId57" w:history="1">
        <w:r w:rsidR="00E05F40" w:rsidRPr="00E74722">
          <w:rPr>
            <w:rStyle w:val="Hyperlink"/>
            <w:rFonts w:asciiTheme="minorHAnsi" w:hAnsiTheme="minorHAnsi" w:cstheme="minorHAnsi"/>
            <w:sz w:val="22"/>
            <w:highlight w:val="lightGray"/>
          </w:rPr>
          <w:t>D3.js</w:t>
        </w:r>
      </w:hyperlink>
      <w:r w:rsidR="00E05F40" w:rsidRPr="00E74722">
        <w:rPr>
          <w:rFonts w:asciiTheme="minorHAnsi" w:hAnsiTheme="minorHAnsi" w:cstheme="minorHAnsi"/>
          <w:sz w:val="22"/>
          <w:highlight w:val="lightGray"/>
        </w:rPr>
        <w:t xml:space="preserve">, an acronym for Data-Driven Documents, is a JavaScript data visualization library that is frequently used for charting but also contains many map examples. It binds data elements to the page’s document object model (DOM), allowing for interesting and flexible data animations and transitions. D3 is a nice option for composing a web app with interactive maps and charts. It also offers examples for using non-Mercator projections. Although D3 has originally been designed as a visualization tool, the library contains almost as many geospatial as visualization functions, especially once one considers shape and scale-related routines to fit neatly into either </w:t>
      </w:r>
      <w:proofErr w:type="gramStart"/>
      <w:r w:rsidR="00E05F40" w:rsidRPr="00E74722">
        <w:rPr>
          <w:rFonts w:asciiTheme="minorHAnsi" w:hAnsiTheme="minorHAnsi" w:cstheme="minorHAnsi"/>
          <w:sz w:val="22"/>
          <w:highlight w:val="lightGray"/>
        </w:rPr>
        <w:t>domains</w:t>
      </w:r>
      <w:proofErr w:type="gramEnd"/>
      <w:r w:rsidR="00E05F40" w:rsidRPr="00E74722">
        <w:rPr>
          <w:rFonts w:asciiTheme="minorHAnsi" w:hAnsiTheme="minorHAnsi" w:cstheme="minorHAnsi"/>
          <w:sz w:val="22"/>
          <w:highlight w:val="lightGray"/>
        </w:rPr>
        <w:t>.</w:t>
      </w:r>
    </w:p>
    <w:p w14:paraId="3D909230" w14:textId="3D8B0365" w:rsidR="00E05F40" w:rsidRPr="00E74722" w:rsidRDefault="00E05F40" w:rsidP="003F3FDB">
      <w:pPr>
        <w:pStyle w:val="Heading3"/>
        <w:rPr>
          <w:highlight w:val="lightGray"/>
        </w:rPr>
      </w:pPr>
      <w:r w:rsidRPr="00E74722">
        <w:rPr>
          <w:highlight w:val="lightGray"/>
        </w:rPr>
        <w:t>turf</w:t>
      </w:r>
    </w:p>
    <w:p w14:paraId="4ABA0978" w14:textId="77777777" w:rsidR="00E05F40" w:rsidRPr="00E74722" w:rsidRDefault="00B40A28" w:rsidP="00E05F40">
      <w:pPr>
        <w:spacing w:after="120" w:line="360" w:lineRule="auto"/>
        <w:rPr>
          <w:rFonts w:asciiTheme="minorHAnsi" w:hAnsiTheme="minorHAnsi" w:cstheme="minorHAnsi"/>
          <w:sz w:val="22"/>
          <w:highlight w:val="lightGray"/>
        </w:rPr>
      </w:pPr>
      <w:hyperlink r:id="rId58" w:history="1">
        <w:r w:rsidR="00E05F40" w:rsidRPr="00E74722">
          <w:rPr>
            <w:rStyle w:val="Hyperlink"/>
            <w:rFonts w:asciiTheme="minorHAnsi" w:hAnsiTheme="minorHAnsi" w:cstheme="minorHAnsi"/>
            <w:sz w:val="22"/>
            <w:highlight w:val="lightGray"/>
          </w:rPr>
          <w:t>Turf</w:t>
        </w:r>
      </w:hyperlink>
      <w:r w:rsidR="00E05F40" w:rsidRPr="00E74722">
        <w:rPr>
          <w:rFonts w:asciiTheme="minorHAnsi" w:hAnsiTheme="minorHAnsi" w:cstheme="minorHAnsi"/>
          <w:sz w:val="22"/>
          <w:highlight w:val="lightGray"/>
        </w:rPr>
        <w:t xml:space="preserve"> is a JavaScript library for spatial analysis. It includes traditional spatial operations, helper functions for creating </w:t>
      </w:r>
      <w:proofErr w:type="spellStart"/>
      <w:r w:rsidR="00E05F40" w:rsidRPr="00E74722">
        <w:rPr>
          <w:rFonts w:asciiTheme="minorHAnsi" w:hAnsiTheme="minorHAnsi" w:cstheme="minorHAnsi"/>
          <w:sz w:val="22"/>
          <w:highlight w:val="lightGray"/>
        </w:rPr>
        <w:t>GeoJSON</w:t>
      </w:r>
      <w:proofErr w:type="spellEnd"/>
      <w:r w:rsidR="00E05F40" w:rsidRPr="00E74722">
        <w:rPr>
          <w:rFonts w:asciiTheme="minorHAnsi" w:hAnsiTheme="minorHAnsi" w:cstheme="minorHAnsi"/>
          <w:sz w:val="22"/>
          <w:highlight w:val="lightGray"/>
        </w:rPr>
        <w:t xml:space="preserve"> data, and data classification and statistics tools. Although developed by </w:t>
      </w:r>
      <w:proofErr w:type="spellStart"/>
      <w:r w:rsidR="00E05F40" w:rsidRPr="00E74722">
        <w:rPr>
          <w:rFonts w:asciiTheme="minorHAnsi" w:hAnsiTheme="minorHAnsi" w:cstheme="minorHAnsi"/>
          <w:sz w:val="22"/>
          <w:highlight w:val="lightGray"/>
        </w:rPr>
        <w:t>Mapbox</w:t>
      </w:r>
      <w:proofErr w:type="spellEnd"/>
      <w:r w:rsidR="00E05F40" w:rsidRPr="00E74722">
        <w:rPr>
          <w:rFonts w:asciiTheme="minorHAnsi" w:hAnsiTheme="minorHAnsi" w:cstheme="minorHAnsi"/>
          <w:sz w:val="22"/>
          <w:highlight w:val="lightGray"/>
        </w:rPr>
        <w:t>, it is not a plugin but a standalone JavaScript library that works with any web mapping package.</w:t>
      </w:r>
    </w:p>
    <w:p w14:paraId="6E45022B" w14:textId="67D55DB6" w:rsidR="00E05F40" w:rsidRPr="00E74722" w:rsidRDefault="00E05F40" w:rsidP="003F3FDB">
      <w:pPr>
        <w:pStyle w:val="Heading3"/>
        <w:rPr>
          <w:highlight w:val="lightGray"/>
        </w:rPr>
      </w:pPr>
      <w:r w:rsidRPr="00E74722">
        <w:rPr>
          <w:highlight w:val="lightGray"/>
        </w:rPr>
        <w:lastRenderedPageBreak/>
        <w:t>Cesium</w:t>
      </w:r>
    </w:p>
    <w:p w14:paraId="5D141E25" w14:textId="77777777" w:rsidR="00E05F40" w:rsidRPr="00E74722" w:rsidRDefault="00B40A28" w:rsidP="00E05F40">
      <w:pPr>
        <w:spacing w:after="120" w:line="360" w:lineRule="auto"/>
        <w:rPr>
          <w:rFonts w:asciiTheme="minorHAnsi" w:hAnsiTheme="minorHAnsi" w:cstheme="minorHAnsi"/>
          <w:sz w:val="22"/>
          <w:highlight w:val="lightGray"/>
        </w:rPr>
      </w:pPr>
      <w:hyperlink r:id="rId59" w:history="1">
        <w:proofErr w:type="spellStart"/>
        <w:r w:rsidR="00E05F40" w:rsidRPr="00E74722">
          <w:rPr>
            <w:rStyle w:val="Hyperlink"/>
            <w:rFonts w:asciiTheme="minorHAnsi" w:hAnsiTheme="minorHAnsi" w:cstheme="minorHAnsi"/>
            <w:sz w:val="22"/>
            <w:highlight w:val="lightGray"/>
          </w:rPr>
          <w:t>CesiumJS</w:t>
        </w:r>
        <w:proofErr w:type="spellEnd"/>
      </w:hyperlink>
      <w:r w:rsidR="00E05F40" w:rsidRPr="00E74722">
        <w:rPr>
          <w:rFonts w:asciiTheme="minorHAnsi" w:hAnsiTheme="minorHAnsi" w:cstheme="minorHAnsi"/>
          <w:sz w:val="22"/>
          <w:highlight w:val="lightGray"/>
        </w:rPr>
        <w:t xml:space="preserve"> is a JavaScript library for world-class 3D globes and maps. It uses WebGL for hardware-accelerated graphics, and is cross-platform, cross-browser, and tuned for dynamic-data visualization. Cesium does not actually provide analytical functionality but makes for attractive fly-through visualizations of past and potential hazards. Melbourne's Intelligent Disaster Decision Support System (</w:t>
      </w:r>
      <w:hyperlink r:id="rId60" w:history="1">
        <w:r w:rsidR="00E05F40" w:rsidRPr="00E74722">
          <w:rPr>
            <w:rStyle w:val="Hyperlink"/>
            <w:rFonts w:asciiTheme="minorHAnsi" w:hAnsiTheme="minorHAnsi" w:cstheme="minorHAnsi"/>
            <w:sz w:val="22"/>
            <w:highlight w:val="lightGray"/>
          </w:rPr>
          <w:t>IDDSS</w:t>
        </w:r>
      </w:hyperlink>
      <w:r w:rsidR="00E05F40" w:rsidRPr="00E74722">
        <w:rPr>
          <w:rFonts w:asciiTheme="minorHAnsi" w:hAnsiTheme="minorHAnsi" w:cstheme="minorHAnsi"/>
          <w:sz w:val="22"/>
          <w:highlight w:val="lightGray"/>
        </w:rPr>
        <w:t>) is a fine example for that.</w:t>
      </w:r>
    </w:p>
    <w:p w14:paraId="5E0A11AA" w14:textId="6276D879" w:rsidR="00E05F40" w:rsidRPr="00E74722" w:rsidRDefault="00E05F40" w:rsidP="003F3FDB">
      <w:pPr>
        <w:pStyle w:val="Heading3"/>
        <w:rPr>
          <w:highlight w:val="lightGray"/>
        </w:rPr>
      </w:pPr>
      <w:r w:rsidRPr="00E74722">
        <w:rPr>
          <w:highlight w:val="lightGray"/>
        </w:rPr>
        <w:t>kepler.gl</w:t>
      </w:r>
    </w:p>
    <w:p w14:paraId="4866F1E1" w14:textId="77777777" w:rsidR="00E05F40" w:rsidRPr="00E74722" w:rsidRDefault="00B40A28" w:rsidP="00E05F40">
      <w:pPr>
        <w:spacing w:after="120" w:line="360" w:lineRule="auto"/>
        <w:rPr>
          <w:rFonts w:asciiTheme="minorHAnsi" w:hAnsiTheme="minorHAnsi" w:cstheme="minorHAnsi"/>
          <w:sz w:val="22"/>
          <w:highlight w:val="lightGray"/>
        </w:rPr>
      </w:pPr>
      <w:hyperlink r:id="rId61" w:anchor="/" w:history="1">
        <w:r w:rsidR="00E05F40" w:rsidRPr="00E74722">
          <w:rPr>
            <w:rStyle w:val="Hyperlink"/>
            <w:rFonts w:asciiTheme="minorHAnsi" w:hAnsiTheme="minorHAnsi" w:cstheme="minorHAnsi"/>
            <w:sz w:val="22"/>
            <w:highlight w:val="lightGray"/>
          </w:rPr>
          <w:t>Kepler.gl</w:t>
        </w:r>
      </w:hyperlink>
      <w:r w:rsidR="00E05F40" w:rsidRPr="00E74722">
        <w:rPr>
          <w:rFonts w:asciiTheme="minorHAnsi" w:hAnsiTheme="minorHAnsi" w:cstheme="minorHAnsi"/>
          <w:sz w:val="22"/>
          <w:highlight w:val="lightGray"/>
        </w:rPr>
        <w:t xml:space="preserve"> is a data-agnostic, high-performance web-based application for visual exploration of large-scale geolocation data sets. In the context of Open Hazus, it could be used for client-based exploratory analysis of massive (multi-million events) incidence data. The developers at Uber, the company where kepler.gl was developed, have been using it for dashboarding apps, and it is in this context, that this library could provide some of the functionality that has made Carto such a successful (easy to use) Web GIS.</w:t>
      </w:r>
    </w:p>
    <w:p w14:paraId="43549521" w14:textId="77777777" w:rsidR="00E05F40" w:rsidRPr="00E74722" w:rsidRDefault="00E05F40" w:rsidP="004F6532">
      <w:pPr>
        <w:spacing w:after="120" w:line="360" w:lineRule="auto"/>
        <w:rPr>
          <w:rFonts w:asciiTheme="minorHAnsi" w:hAnsiTheme="minorHAnsi" w:cstheme="minorHAnsi"/>
          <w:sz w:val="20"/>
          <w:highlight w:val="lightGray"/>
        </w:rPr>
      </w:pPr>
    </w:p>
    <w:p w14:paraId="2B7D5B21" w14:textId="6A58DA5B" w:rsidR="00E05F40" w:rsidRPr="00E74722" w:rsidRDefault="00E05F40" w:rsidP="003F3FDB">
      <w:pPr>
        <w:pStyle w:val="Heading2"/>
        <w:rPr>
          <w:highlight w:val="lightGray"/>
        </w:rPr>
      </w:pPr>
      <w:r w:rsidRPr="00E74722">
        <w:rPr>
          <w:highlight w:val="lightGray"/>
        </w:rPr>
        <w:t>Geospatial Libraries</w:t>
      </w:r>
    </w:p>
    <w:p w14:paraId="25CB071A" w14:textId="77777777" w:rsidR="00E05F40" w:rsidRPr="00E74722" w:rsidRDefault="00E05F40" w:rsidP="00E05F40">
      <w:pPr>
        <w:spacing w:after="120" w:line="360" w:lineRule="auto"/>
        <w:rPr>
          <w:highlight w:val="lightGray"/>
        </w:rPr>
      </w:pPr>
      <w:r w:rsidRPr="00E74722">
        <w:rPr>
          <w:highlight w:val="lightGray"/>
        </w:rPr>
        <w:t>Geospatial libraries are low-level resources for software developers. They underlie many of the previously discussed web-based and desktop GIS applications. Here, we list only libraries that serve classic GIS tasks; others, like for example image processing and remote sensing-related libraries are beyond the scope of this whitepaper.</w:t>
      </w:r>
    </w:p>
    <w:p w14:paraId="1EE9DBD2" w14:textId="78DC3201" w:rsidR="00E05F40" w:rsidRPr="00E74722" w:rsidRDefault="00E05F40" w:rsidP="003F3FDB">
      <w:pPr>
        <w:pStyle w:val="Heading3"/>
        <w:rPr>
          <w:highlight w:val="lightGray"/>
        </w:rPr>
      </w:pPr>
      <w:bookmarkStart w:id="585" w:name="_Ref2269809"/>
      <w:proofErr w:type="spellStart"/>
      <w:r w:rsidRPr="00E74722">
        <w:rPr>
          <w:highlight w:val="lightGray"/>
        </w:rPr>
        <w:t>GeoTools</w:t>
      </w:r>
      <w:bookmarkEnd w:id="585"/>
      <w:proofErr w:type="spellEnd"/>
    </w:p>
    <w:p w14:paraId="25FBC0C4" w14:textId="77777777" w:rsidR="00E05F40" w:rsidRPr="00E74722" w:rsidRDefault="00E05F40" w:rsidP="00E05F40">
      <w:pPr>
        <w:spacing w:after="120" w:line="360" w:lineRule="auto"/>
        <w:rPr>
          <w:highlight w:val="lightGray"/>
        </w:rPr>
      </w:pPr>
      <w:r w:rsidRPr="00E74722">
        <w:rPr>
          <w:highlight w:val="lightGray"/>
        </w:rPr>
        <w:t xml:space="preserve">A classic example for an open source geospatial library is </w:t>
      </w:r>
      <w:hyperlink r:id="rId62" w:history="1">
        <w:proofErr w:type="spellStart"/>
        <w:r w:rsidRPr="00E74722">
          <w:rPr>
            <w:rStyle w:val="Hyperlink"/>
            <w:highlight w:val="lightGray"/>
          </w:rPr>
          <w:t>GeoTools</w:t>
        </w:r>
        <w:proofErr w:type="spellEnd"/>
      </w:hyperlink>
      <w:r w:rsidRPr="00E74722">
        <w:rPr>
          <w:highlight w:val="lightGray"/>
        </w:rPr>
        <w:t xml:space="preserve">. </w:t>
      </w:r>
      <w:proofErr w:type="spellStart"/>
      <w:r w:rsidRPr="00E74722">
        <w:rPr>
          <w:highlight w:val="lightGray"/>
        </w:rPr>
        <w:t>GeoTools</w:t>
      </w:r>
      <w:proofErr w:type="spellEnd"/>
      <w:r w:rsidRPr="00E74722">
        <w:rPr>
          <w:highlight w:val="lightGray"/>
        </w:rPr>
        <w:t xml:space="preserve"> is a Java code library that provides standards compliant methods for the manipulation of geospatial data. It implements OGC specifications as they are developed. The OGC holds the copyright on the library and has made it available under the LGPL license. Based on the open source Java Topology Suite (JTS), </w:t>
      </w:r>
      <w:proofErr w:type="spellStart"/>
      <w:r w:rsidRPr="00E74722">
        <w:rPr>
          <w:highlight w:val="lightGray"/>
        </w:rPr>
        <w:t>GeoTools</w:t>
      </w:r>
      <w:proofErr w:type="spellEnd"/>
      <w:r w:rsidRPr="00E74722">
        <w:rPr>
          <w:highlight w:val="lightGray"/>
        </w:rPr>
        <w:t xml:space="preserve"> provides interfaces for key spatial concepts and data structures. It features a stateless, low memory renderer that is particularly useful in server-side environments.</w:t>
      </w:r>
    </w:p>
    <w:p w14:paraId="305A13F0" w14:textId="461EF512" w:rsidR="00E05F40" w:rsidRPr="00E74722" w:rsidRDefault="00E05F40" w:rsidP="003F3FDB">
      <w:pPr>
        <w:pStyle w:val="Heading3"/>
        <w:rPr>
          <w:highlight w:val="lightGray"/>
        </w:rPr>
      </w:pPr>
      <w:r w:rsidRPr="00E74722">
        <w:rPr>
          <w:highlight w:val="lightGray"/>
        </w:rPr>
        <w:t>GDAL/OGR</w:t>
      </w:r>
    </w:p>
    <w:p w14:paraId="73A4494D" w14:textId="77777777" w:rsidR="00E05F40" w:rsidRPr="00E74722" w:rsidRDefault="00E05F40" w:rsidP="00E05F40">
      <w:pPr>
        <w:spacing w:after="120" w:line="360" w:lineRule="auto"/>
        <w:rPr>
          <w:highlight w:val="lightGray"/>
        </w:rPr>
      </w:pPr>
      <w:r w:rsidRPr="00E74722">
        <w:rPr>
          <w:highlight w:val="lightGray"/>
        </w:rPr>
        <w:t xml:space="preserve">There is no commercial or open source GIS product in active development anymore that does not rely on the geographic data abstraction library or </w:t>
      </w:r>
      <w:hyperlink r:id="rId63" w:history="1">
        <w:r w:rsidRPr="00E74722">
          <w:rPr>
            <w:rStyle w:val="Hyperlink"/>
            <w:highlight w:val="lightGray"/>
          </w:rPr>
          <w:t>GDAL</w:t>
        </w:r>
      </w:hyperlink>
      <w:r w:rsidRPr="00E74722">
        <w:rPr>
          <w:highlight w:val="lightGray"/>
        </w:rPr>
        <w:t xml:space="preserve">. GDAL is a C++ translator library for 240+ </w:t>
      </w:r>
      <w:r w:rsidRPr="00E74722">
        <w:rPr>
          <w:highlight w:val="lightGray"/>
        </w:rPr>
        <w:lastRenderedPageBreak/>
        <w:t xml:space="preserve">raster and vector formats. Like </w:t>
      </w:r>
      <w:proofErr w:type="spellStart"/>
      <w:r w:rsidRPr="00E74722">
        <w:rPr>
          <w:highlight w:val="lightGray"/>
        </w:rPr>
        <w:t>GeoTools</w:t>
      </w:r>
      <w:proofErr w:type="spellEnd"/>
      <w:r w:rsidRPr="00E74722">
        <w:rPr>
          <w:highlight w:val="lightGray"/>
        </w:rPr>
        <w:t xml:space="preserve"> above, it is now managed and licensed by OGC. Its API serves C, C++, Python, Perl, C# and Java.</w:t>
      </w:r>
    </w:p>
    <w:p w14:paraId="0ABBB7CE" w14:textId="009D1613" w:rsidR="00E05F40" w:rsidRPr="00E74722" w:rsidRDefault="00E05F40" w:rsidP="003F3FDB">
      <w:pPr>
        <w:pStyle w:val="Heading3"/>
        <w:rPr>
          <w:highlight w:val="lightGray"/>
        </w:rPr>
      </w:pPr>
      <w:r w:rsidRPr="00E74722">
        <w:rPr>
          <w:highlight w:val="lightGray"/>
        </w:rPr>
        <w:t>GEOS</w:t>
      </w:r>
    </w:p>
    <w:p w14:paraId="48E3F787" w14:textId="77777777" w:rsidR="00E05F40" w:rsidRPr="00E74722" w:rsidRDefault="00E05F40" w:rsidP="00E05F40">
      <w:pPr>
        <w:spacing w:after="120" w:line="360" w:lineRule="auto"/>
        <w:rPr>
          <w:highlight w:val="lightGray"/>
        </w:rPr>
      </w:pPr>
      <w:r w:rsidRPr="00E74722">
        <w:rPr>
          <w:highlight w:val="lightGray"/>
        </w:rPr>
        <w:t xml:space="preserve">The Geometry Engine – Open Source library or </w:t>
      </w:r>
      <w:hyperlink r:id="rId64" w:history="1">
        <w:r w:rsidRPr="00E74722">
          <w:rPr>
            <w:rStyle w:val="Hyperlink"/>
            <w:highlight w:val="lightGray"/>
          </w:rPr>
          <w:t>GEOS</w:t>
        </w:r>
      </w:hyperlink>
      <w:r w:rsidRPr="00E74722">
        <w:rPr>
          <w:highlight w:val="lightGray"/>
        </w:rPr>
        <w:t xml:space="preserve"> for short, is a C++ port of the Java Topology Suite. As such, it aims to contain the complete functionality of JTS in C++. This includes all the OGC Simple Features for SQL spatial predicate functions and spatial operators, as well as specific JTS enhanced topology functions.</w:t>
      </w:r>
    </w:p>
    <w:p w14:paraId="5E87169A" w14:textId="769CDEB7" w:rsidR="00E05F40" w:rsidRPr="00E74722" w:rsidRDefault="00E05F40" w:rsidP="003F3FDB">
      <w:pPr>
        <w:pStyle w:val="Heading3"/>
        <w:keepNext/>
        <w:rPr>
          <w:highlight w:val="lightGray"/>
        </w:rPr>
      </w:pPr>
      <w:proofErr w:type="spellStart"/>
      <w:r w:rsidRPr="00E74722">
        <w:rPr>
          <w:highlight w:val="lightGray"/>
        </w:rPr>
        <w:t>GeoTrellis</w:t>
      </w:r>
      <w:proofErr w:type="spellEnd"/>
    </w:p>
    <w:p w14:paraId="38311294" w14:textId="77777777" w:rsidR="00E05F40" w:rsidRPr="00E74722" w:rsidRDefault="00B40A28" w:rsidP="00E05F40">
      <w:pPr>
        <w:spacing w:after="120" w:line="360" w:lineRule="auto"/>
        <w:rPr>
          <w:rFonts w:asciiTheme="minorHAnsi" w:hAnsiTheme="minorHAnsi" w:cstheme="minorHAnsi"/>
          <w:sz w:val="22"/>
          <w:szCs w:val="22"/>
          <w:highlight w:val="lightGray"/>
        </w:rPr>
      </w:pPr>
      <w:hyperlink r:id="rId65" w:history="1">
        <w:proofErr w:type="spellStart"/>
        <w:r w:rsidR="00E05F40" w:rsidRPr="00E74722">
          <w:rPr>
            <w:rStyle w:val="Hyperlink"/>
            <w:rFonts w:asciiTheme="minorHAnsi" w:hAnsiTheme="minorHAnsi" w:cstheme="minorHAnsi"/>
            <w:sz w:val="22"/>
            <w:szCs w:val="22"/>
            <w:highlight w:val="lightGray"/>
          </w:rPr>
          <w:t>GeoTrellis</w:t>
        </w:r>
        <w:proofErr w:type="spellEnd"/>
      </w:hyperlink>
      <w:r w:rsidR="00E05F40" w:rsidRPr="00E74722">
        <w:rPr>
          <w:rFonts w:asciiTheme="minorHAnsi" w:hAnsiTheme="minorHAnsi" w:cstheme="minorHAnsi"/>
          <w:sz w:val="22"/>
          <w:szCs w:val="22"/>
          <w:highlight w:val="lightGray"/>
        </w:rPr>
        <w:t xml:space="preserve"> is a Scala library and framework that uses Apache Spark to work with raster data. It is released under the Apache 2 License. </w:t>
      </w:r>
      <w:proofErr w:type="spellStart"/>
      <w:r w:rsidR="00E05F40" w:rsidRPr="00E74722">
        <w:rPr>
          <w:rFonts w:asciiTheme="minorHAnsi" w:hAnsiTheme="minorHAnsi" w:cstheme="minorHAnsi"/>
          <w:sz w:val="22"/>
          <w:szCs w:val="22"/>
          <w:highlight w:val="lightGray"/>
        </w:rPr>
        <w:t>GeoTrellis</w:t>
      </w:r>
      <w:proofErr w:type="spellEnd"/>
      <w:r w:rsidR="00E05F40" w:rsidRPr="00E74722">
        <w:rPr>
          <w:rFonts w:asciiTheme="minorHAnsi" w:hAnsiTheme="minorHAnsi" w:cstheme="minorHAnsi"/>
          <w:sz w:val="22"/>
          <w:szCs w:val="22"/>
          <w:highlight w:val="lightGray"/>
        </w:rPr>
        <w:t xml:space="preserve"> reads, writes, and operates on raster data as fast as possible to transform user interaction with geospatial data by bringing the power of geospatial analysis to real time, interactive web applications. </w:t>
      </w:r>
    </w:p>
    <w:p w14:paraId="4DA287F0" w14:textId="77777777" w:rsidR="00E05F40" w:rsidRPr="00E74722" w:rsidRDefault="00E05F40" w:rsidP="00E05F40">
      <w:pPr>
        <w:spacing w:after="120" w:line="360" w:lineRule="auto"/>
        <w:rPr>
          <w:rFonts w:asciiTheme="minorHAnsi" w:hAnsiTheme="minorHAnsi" w:cstheme="minorHAnsi"/>
          <w:sz w:val="22"/>
          <w:szCs w:val="22"/>
          <w:highlight w:val="lightGray"/>
        </w:rPr>
      </w:pPr>
      <w:proofErr w:type="spellStart"/>
      <w:r w:rsidRPr="00E74722">
        <w:rPr>
          <w:rFonts w:asciiTheme="minorHAnsi" w:hAnsiTheme="minorHAnsi" w:cstheme="minorHAnsi"/>
          <w:sz w:val="22"/>
          <w:szCs w:val="22"/>
          <w:highlight w:val="lightGray"/>
        </w:rPr>
        <w:t>GeoTrellis</w:t>
      </w:r>
      <w:proofErr w:type="spellEnd"/>
      <w:r w:rsidRPr="00E74722">
        <w:rPr>
          <w:rFonts w:asciiTheme="minorHAnsi" w:hAnsiTheme="minorHAnsi" w:cstheme="minorHAnsi"/>
          <w:sz w:val="22"/>
          <w:szCs w:val="22"/>
          <w:highlight w:val="lightGray"/>
        </w:rPr>
        <w:t xml:space="preserve"> is a general framework for low-latency geospatial data processing developed using Scala and </w:t>
      </w:r>
      <w:proofErr w:type="spellStart"/>
      <w:r w:rsidRPr="00E74722">
        <w:rPr>
          <w:rFonts w:asciiTheme="minorHAnsi" w:hAnsiTheme="minorHAnsi" w:cstheme="minorHAnsi"/>
          <w:sz w:val="22"/>
          <w:szCs w:val="22"/>
          <w:highlight w:val="lightGray"/>
        </w:rPr>
        <w:t>Akka</w:t>
      </w:r>
      <w:proofErr w:type="spellEnd"/>
      <w:r w:rsidRPr="00E74722">
        <w:rPr>
          <w:rFonts w:asciiTheme="minorHAnsi" w:hAnsiTheme="minorHAnsi" w:cstheme="minorHAnsi"/>
          <w:sz w:val="22"/>
          <w:szCs w:val="22"/>
          <w:highlight w:val="lightGray"/>
        </w:rPr>
        <w:t xml:space="preserve">.  The goal of the project is to transform user interaction with geospatial data by bringing the power of geospatial analysis to real time, interactive web applications.  It is complementary to other open source geospatial projects such as </w:t>
      </w:r>
      <w:proofErr w:type="spellStart"/>
      <w:r w:rsidRPr="00E74722">
        <w:rPr>
          <w:rFonts w:asciiTheme="minorHAnsi" w:hAnsiTheme="minorHAnsi" w:cstheme="minorHAnsi"/>
          <w:sz w:val="22"/>
          <w:szCs w:val="22"/>
          <w:highlight w:val="lightGray"/>
        </w:rPr>
        <w:t>GeoServer</w:t>
      </w:r>
      <w:proofErr w:type="spellEnd"/>
      <w:r w:rsidRPr="00E74722">
        <w:rPr>
          <w:rFonts w:asciiTheme="minorHAnsi" w:hAnsiTheme="minorHAnsi" w:cstheme="minorHAnsi"/>
          <w:sz w:val="22"/>
          <w:szCs w:val="22"/>
          <w:highlight w:val="lightGray"/>
        </w:rPr>
        <w:t xml:space="preserve">, </w:t>
      </w:r>
      <w:proofErr w:type="spellStart"/>
      <w:r w:rsidRPr="00E74722">
        <w:rPr>
          <w:rFonts w:asciiTheme="minorHAnsi" w:hAnsiTheme="minorHAnsi" w:cstheme="minorHAnsi"/>
          <w:sz w:val="22"/>
          <w:szCs w:val="22"/>
          <w:highlight w:val="lightGray"/>
        </w:rPr>
        <w:t>OpenLayers</w:t>
      </w:r>
      <w:proofErr w:type="spellEnd"/>
      <w:r w:rsidRPr="00E74722">
        <w:rPr>
          <w:rFonts w:asciiTheme="minorHAnsi" w:hAnsiTheme="minorHAnsi" w:cstheme="minorHAnsi"/>
          <w:sz w:val="22"/>
          <w:szCs w:val="22"/>
          <w:highlight w:val="lightGray"/>
        </w:rPr>
        <w:t xml:space="preserve"> and </w:t>
      </w:r>
      <w:proofErr w:type="spellStart"/>
      <w:r w:rsidRPr="00E74722">
        <w:rPr>
          <w:rFonts w:asciiTheme="minorHAnsi" w:hAnsiTheme="minorHAnsi" w:cstheme="minorHAnsi"/>
          <w:sz w:val="22"/>
          <w:szCs w:val="22"/>
          <w:highlight w:val="lightGray"/>
        </w:rPr>
        <w:t>PostGIS</w:t>
      </w:r>
      <w:proofErr w:type="spellEnd"/>
      <w:r w:rsidRPr="00E74722">
        <w:rPr>
          <w:rFonts w:asciiTheme="minorHAnsi" w:hAnsiTheme="minorHAnsi" w:cstheme="minorHAnsi"/>
          <w:sz w:val="22"/>
          <w:szCs w:val="22"/>
          <w:highlight w:val="lightGray"/>
        </w:rPr>
        <w:t xml:space="preserve">. </w:t>
      </w:r>
      <w:proofErr w:type="spellStart"/>
      <w:r w:rsidRPr="00E74722">
        <w:rPr>
          <w:rFonts w:asciiTheme="minorHAnsi" w:hAnsiTheme="minorHAnsi" w:cstheme="minorHAnsi"/>
          <w:sz w:val="22"/>
          <w:szCs w:val="22"/>
          <w:highlight w:val="lightGray"/>
        </w:rPr>
        <w:t>GeoTrellis</w:t>
      </w:r>
      <w:proofErr w:type="spellEnd"/>
      <w:r w:rsidRPr="00E74722">
        <w:rPr>
          <w:rFonts w:asciiTheme="minorHAnsi" w:hAnsiTheme="minorHAnsi" w:cstheme="minorHAnsi"/>
          <w:sz w:val="22"/>
          <w:szCs w:val="22"/>
          <w:highlight w:val="lightGray"/>
        </w:rPr>
        <w:t xml:space="preserve"> aims to: </w:t>
      </w:r>
    </w:p>
    <w:p w14:paraId="6F45E9A9" w14:textId="77777777" w:rsidR="00E05F40" w:rsidRPr="00E74722" w:rsidRDefault="00E05F40" w:rsidP="00E05F40">
      <w:pPr>
        <w:pStyle w:val="ListParagraph"/>
        <w:numPr>
          <w:ilvl w:val="0"/>
          <w:numId w:val="16"/>
        </w:numPr>
        <w:spacing w:after="120" w:line="360" w:lineRule="auto"/>
        <w:rPr>
          <w:rFonts w:cstheme="minorHAnsi"/>
          <w:highlight w:val="lightGray"/>
          <w:lang w:val="en-US"/>
        </w:rPr>
      </w:pPr>
      <w:r w:rsidRPr="00E74722">
        <w:rPr>
          <w:rFonts w:cstheme="minorHAnsi"/>
          <w:highlight w:val="lightGray"/>
          <w:lang w:val="en-US"/>
        </w:rPr>
        <w:t>Create scalable, high performance geoprocessing web services;</w:t>
      </w:r>
    </w:p>
    <w:p w14:paraId="6821F2AD" w14:textId="77777777" w:rsidR="00E05F40" w:rsidRPr="00E74722" w:rsidRDefault="00E05F40" w:rsidP="00E05F40">
      <w:pPr>
        <w:pStyle w:val="ListParagraph"/>
        <w:numPr>
          <w:ilvl w:val="0"/>
          <w:numId w:val="16"/>
        </w:numPr>
        <w:spacing w:after="120" w:line="360" w:lineRule="auto"/>
        <w:rPr>
          <w:rFonts w:cstheme="minorHAnsi"/>
          <w:highlight w:val="lightGray"/>
          <w:lang w:val="en-US"/>
        </w:rPr>
      </w:pPr>
      <w:r w:rsidRPr="00E74722">
        <w:rPr>
          <w:rFonts w:cstheme="minorHAnsi"/>
          <w:highlight w:val="lightGray"/>
          <w:lang w:val="en-US"/>
        </w:rPr>
        <w:t>Create distributed geoprocessing services that can act on large data sets; and</w:t>
      </w:r>
    </w:p>
    <w:p w14:paraId="7967C178" w14:textId="77777777" w:rsidR="00E05F40" w:rsidRPr="00E74722" w:rsidRDefault="00E05F40" w:rsidP="00E05F40">
      <w:pPr>
        <w:pStyle w:val="ListParagraph"/>
        <w:numPr>
          <w:ilvl w:val="0"/>
          <w:numId w:val="16"/>
        </w:numPr>
        <w:spacing w:after="120" w:line="360" w:lineRule="auto"/>
        <w:rPr>
          <w:rFonts w:cstheme="minorHAnsi"/>
          <w:highlight w:val="lightGray"/>
          <w:lang w:val="en-US"/>
        </w:rPr>
      </w:pPr>
      <w:r w:rsidRPr="00E74722">
        <w:rPr>
          <w:rFonts w:cstheme="minorHAnsi"/>
          <w:highlight w:val="lightGray"/>
          <w:lang w:val="en-US"/>
        </w:rPr>
        <w:t>Parallelize geoprocessing operations to take full advantage of multi-core architectures</w:t>
      </w:r>
    </w:p>
    <w:p w14:paraId="1C7604A5" w14:textId="77777777" w:rsidR="00E05F40" w:rsidRPr="00E74722" w:rsidRDefault="00E05F40" w:rsidP="00E05F40">
      <w:pPr>
        <w:spacing w:after="120" w:line="360" w:lineRule="auto"/>
        <w:rPr>
          <w:rFonts w:asciiTheme="minorHAnsi" w:hAnsiTheme="minorHAnsi" w:cstheme="minorHAnsi"/>
          <w:sz w:val="22"/>
          <w:szCs w:val="22"/>
          <w:highlight w:val="lightGray"/>
        </w:rPr>
      </w:pPr>
      <w:proofErr w:type="spellStart"/>
      <w:r w:rsidRPr="00E74722">
        <w:rPr>
          <w:rFonts w:asciiTheme="minorHAnsi" w:hAnsiTheme="minorHAnsi" w:cstheme="minorHAnsi"/>
          <w:sz w:val="22"/>
          <w:szCs w:val="22"/>
          <w:highlight w:val="lightGray"/>
        </w:rPr>
        <w:t>GeoTrellis</w:t>
      </w:r>
      <w:proofErr w:type="spellEnd"/>
      <w:r w:rsidRPr="00E74722">
        <w:rPr>
          <w:rFonts w:asciiTheme="minorHAnsi" w:hAnsiTheme="minorHAnsi" w:cstheme="minorHAnsi"/>
          <w:sz w:val="22"/>
          <w:szCs w:val="22"/>
          <w:highlight w:val="lightGray"/>
        </w:rPr>
        <w:t xml:space="preserve"> is designed to help a developer create simple, standard REST services that return the results of geoprocessing models. In an application that relates to Open Hazus, the USACE Institute for Water Resources (IWR) is using the </w:t>
      </w:r>
      <w:proofErr w:type="spellStart"/>
      <w:r w:rsidRPr="00E74722">
        <w:rPr>
          <w:rFonts w:asciiTheme="minorHAnsi" w:hAnsiTheme="minorHAnsi" w:cstheme="minorHAnsi"/>
          <w:sz w:val="22"/>
          <w:szCs w:val="22"/>
          <w:highlight w:val="lightGray"/>
        </w:rPr>
        <w:t>GeoTrellis</w:t>
      </w:r>
      <w:proofErr w:type="spellEnd"/>
      <w:r w:rsidRPr="00E74722">
        <w:rPr>
          <w:rFonts w:asciiTheme="minorHAnsi" w:hAnsiTheme="minorHAnsi" w:cstheme="minorHAnsi"/>
          <w:sz w:val="22"/>
          <w:szCs w:val="22"/>
          <w:highlight w:val="lightGray"/>
        </w:rPr>
        <w:t xml:space="preserve"> framework for their Water Infrastructure Systems Data Manager to supports budget decisions based on multiple geographic criteria with real-time visual feedback as assumptions are interactively adjusted.</w:t>
      </w:r>
    </w:p>
    <w:p w14:paraId="25647733" w14:textId="0A5ADABB" w:rsidR="00E05F40" w:rsidRPr="00E74722" w:rsidRDefault="00E05F40" w:rsidP="003F3FDB">
      <w:pPr>
        <w:pStyle w:val="Heading3"/>
        <w:rPr>
          <w:highlight w:val="lightGray"/>
        </w:rPr>
      </w:pPr>
      <w:proofErr w:type="spellStart"/>
      <w:r w:rsidRPr="00E74722">
        <w:rPr>
          <w:highlight w:val="lightGray"/>
        </w:rPr>
        <w:t>GeoWave</w:t>
      </w:r>
      <w:proofErr w:type="spellEnd"/>
    </w:p>
    <w:p w14:paraId="032A7BC8" w14:textId="77777777" w:rsidR="00E05F40" w:rsidRPr="00E74722" w:rsidRDefault="00B40A28" w:rsidP="00E05F40">
      <w:pPr>
        <w:spacing w:after="120" w:line="360" w:lineRule="auto"/>
        <w:rPr>
          <w:rFonts w:asciiTheme="minorHAnsi" w:hAnsiTheme="minorHAnsi" w:cstheme="minorHAnsi"/>
          <w:sz w:val="22"/>
          <w:highlight w:val="lightGray"/>
        </w:rPr>
      </w:pPr>
      <w:hyperlink r:id="rId66" w:history="1">
        <w:proofErr w:type="spellStart"/>
        <w:r w:rsidR="00E05F40" w:rsidRPr="00E74722">
          <w:rPr>
            <w:rStyle w:val="Hyperlink"/>
            <w:rFonts w:asciiTheme="minorHAnsi" w:hAnsiTheme="minorHAnsi" w:cstheme="minorHAnsi"/>
            <w:sz w:val="22"/>
            <w:highlight w:val="lightGray"/>
          </w:rPr>
          <w:t>GeoWave</w:t>
        </w:r>
        <w:proofErr w:type="spellEnd"/>
      </w:hyperlink>
      <w:r w:rsidR="00E05F40" w:rsidRPr="00E74722">
        <w:rPr>
          <w:rFonts w:asciiTheme="minorHAnsi" w:hAnsiTheme="minorHAnsi" w:cstheme="minorHAnsi"/>
          <w:sz w:val="22"/>
          <w:highlight w:val="lightGray"/>
        </w:rPr>
        <w:t xml:space="preserve"> is an open source library that leverages the scalability of a distributed key-value store for effective storage, retrieval, and analysis of massive geospatial datasets. Whereas Geo Trellis is more </w:t>
      </w:r>
      <w:proofErr w:type="spellStart"/>
      <w:r w:rsidR="00E05F40" w:rsidRPr="00E74722">
        <w:rPr>
          <w:rFonts w:asciiTheme="minorHAnsi" w:hAnsiTheme="minorHAnsi" w:cstheme="minorHAnsi"/>
          <w:sz w:val="22"/>
          <w:highlight w:val="lightGray"/>
        </w:rPr>
        <w:t>rster</w:t>
      </w:r>
      <w:proofErr w:type="spellEnd"/>
      <w:r w:rsidR="00E05F40" w:rsidRPr="00E74722">
        <w:rPr>
          <w:rFonts w:asciiTheme="minorHAnsi" w:hAnsiTheme="minorHAnsi" w:cstheme="minorHAnsi"/>
          <w:sz w:val="22"/>
          <w:highlight w:val="lightGray"/>
        </w:rPr>
        <w:t xml:space="preserve"> oriented, </w:t>
      </w:r>
      <w:proofErr w:type="spellStart"/>
      <w:r w:rsidR="00E05F40" w:rsidRPr="00E74722">
        <w:rPr>
          <w:rFonts w:asciiTheme="minorHAnsi" w:hAnsiTheme="minorHAnsi" w:cstheme="minorHAnsi"/>
          <w:sz w:val="22"/>
          <w:highlight w:val="lightGray"/>
        </w:rPr>
        <w:t>GeoWave</w:t>
      </w:r>
      <w:proofErr w:type="spellEnd"/>
      <w:r w:rsidR="00E05F40" w:rsidRPr="00E74722">
        <w:rPr>
          <w:rFonts w:asciiTheme="minorHAnsi" w:hAnsiTheme="minorHAnsi" w:cstheme="minorHAnsi"/>
          <w:sz w:val="22"/>
          <w:highlight w:val="lightGray"/>
        </w:rPr>
        <w:t xml:space="preserve"> adds multi-dimensional indexing capability to Apache </w:t>
      </w:r>
      <w:proofErr w:type="spellStart"/>
      <w:r w:rsidR="00E05F40" w:rsidRPr="00E74722">
        <w:rPr>
          <w:rFonts w:asciiTheme="minorHAnsi" w:hAnsiTheme="minorHAnsi" w:cstheme="minorHAnsi"/>
          <w:sz w:val="22"/>
          <w:highlight w:val="lightGray"/>
        </w:rPr>
        <w:t>Accumulo</w:t>
      </w:r>
      <w:proofErr w:type="spellEnd"/>
      <w:r w:rsidR="00E05F40" w:rsidRPr="00E74722">
        <w:rPr>
          <w:rFonts w:asciiTheme="minorHAnsi" w:hAnsiTheme="minorHAnsi" w:cstheme="minorHAnsi"/>
          <w:sz w:val="22"/>
          <w:highlight w:val="lightGray"/>
        </w:rPr>
        <w:t xml:space="preserve">, HBase and Cassandra </w:t>
      </w:r>
      <w:r w:rsidR="00E05F40" w:rsidRPr="00E74722">
        <w:rPr>
          <w:rFonts w:asciiTheme="minorHAnsi" w:hAnsiTheme="minorHAnsi" w:cstheme="minorHAnsi"/>
          <w:sz w:val="22"/>
          <w:highlight w:val="lightGray"/>
        </w:rPr>
        <w:lastRenderedPageBreak/>
        <w:t xml:space="preserve">as well as Google's </w:t>
      </w:r>
      <w:proofErr w:type="spellStart"/>
      <w:r w:rsidR="00E05F40" w:rsidRPr="00E74722">
        <w:rPr>
          <w:rFonts w:asciiTheme="minorHAnsi" w:hAnsiTheme="minorHAnsi" w:cstheme="minorHAnsi"/>
          <w:sz w:val="22"/>
          <w:highlight w:val="lightGray"/>
        </w:rPr>
        <w:t>BigTable</w:t>
      </w:r>
      <w:proofErr w:type="spellEnd"/>
      <w:r w:rsidR="00E05F40" w:rsidRPr="00E74722">
        <w:rPr>
          <w:rFonts w:asciiTheme="minorHAnsi" w:hAnsiTheme="minorHAnsi" w:cstheme="minorHAnsi"/>
          <w:sz w:val="22"/>
          <w:highlight w:val="lightGray"/>
        </w:rPr>
        <w:t xml:space="preserve"> and Amazon DynamoDB, thereby supporting geographic objects and operators. The library comes with a plugin for </w:t>
      </w:r>
      <w:proofErr w:type="spellStart"/>
      <w:r w:rsidR="00E05F40" w:rsidRPr="00E74722">
        <w:rPr>
          <w:rFonts w:asciiTheme="minorHAnsi" w:hAnsiTheme="minorHAnsi" w:cstheme="minorHAnsi"/>
          <w:sz w:val="22"/>
          <w:highlight w:val="lightGray"/>
        </w:rPr>
        <w:t>GeoServer</w:t>
      </w:r>
      <w:proofErr w:type="spellEnd"/>
      <w:r w:rsidR="00E05F40" w:rsidRPr="00E74722">
        <w:rPr>
          <w:rFonts w:asciiTheme="minorHAnsi" w:hAnsiTheme="minorHAnsi" w:cstheme="minorHAnsi"/>
          <w:sz w:val="22"/>
          <w:highlight w:val="lightGray"/>
        </w:rPr>
        <w:t xml:space="preserve"> that allows geospatial data in </w:t>
      </w:r>
      <w:proofErr w:type="spellStart"/>
      <w:r w:rsidR="00E05F40" w:rsidRPr="00E74722">
        <w:rPr>
          <w:rFonts w:asciiTheme="minorHAnsi" w:hAnsiTheme="minorHAnsi" w:cstheme="minorHAnsi"/>
          <w:sz w:val="22"/>
          <w:highlight w:val="lightGray"/>
        </w:rPr>
        <w:t>Accumulo</w:t>
      </w:r>
      <w:proofErr w:type="spellEnd"/>
      <w:r w:rsidR="00E05F40" w:rsidRPr="00E74722">
        <w:rPr>
          <w:rFonts w:asciiTheme="minorHAnsi" w:hAnsiTheme="minorHAnsi" w:cstheme="minorHAnsi"/>
          <w:sz w:val="22"/>
          <w:highlight w:val="lightGray"/>
        </w:rPr>
        <w:t xml:space="preserve"> to be shared and visualized via OGC standard services. </w:t>
      </w:r>
    </w:p>
    <w:p w14:paraId="0FDB6972" w14:textId="6A87652F" w:rsidR="00E05F40" w:rsidRPr="00E74722" w:rsidRDefault="00E05F40" w:rsidP="00E05F40">
      <w:pPr>
        <w:spacing w:after="120" w:line="360" w:lineRule="auto"/>
        <w:rPr>
          <w:rFonts w:asciiTheme="minorHAnsi" w:hAnsiTheme="minorHAnsi" w:cstheme="minorHAnsi"/>
          <w:sz w:val="22"/>
          <w:highlight w:val="lightGray"/>
        </w:rPr>
      </w:pPr>
      <w:proofErr w:type="spellStart"/>
      <w:r w:rsidRPr="00E74722">
        <w:rPr>
          <w:rFonts w:asciiTheme="minorHAnsi" w:hAnsiTheme="minorHAnsi" w:cstheme="minorHAnsi"/>
          <w:sz w:val="22"/>
          <w:highlight w:val="lightGray"/>
        </w:rPr>
        <w:t>GeoWave</w:t>
      </w:r>
      <w:proofErr w:type="spellEnd"/>
      <w:r w:rsidRPr="00E74722">
        <w:rPr>
          <w:rFonts w:asciiTheme="minorHAnsi" w:hAnsiTheme="minorHAnsi" w:cstheme="minorHAnsi"/>
          <w:sz w:val="22"/>
          <w:highlight w:val="lightGray"/>
        </w:rPr>
        <w:t xml:space="preserve"> provides Map-Reduce input and output formats for distributed processing and analysis of geospatial data, as well as a PDAL plugin for interacting with point cloud data in </w:t>
      </w:r>
      <w:proofErr w:type="spellStart"/>
      <w:r w:rsidRPr="00E74722">
        <w:rPr>
          <w:rFonts w:asciiTheme="minorHAnsi" w:hAnsiTheme="minorHAnsi" w:cstheme="minorHAnsi"/>
          <w:sz w:val="22"/>
          <w:highlight w:val="lightGray"/>
        </w:rPr>
        <w:t>Accumulo</w:t>
      </w:r>
      <w:proofErr w:type="spellEnd"/>
      <w:r w:rsidRPr="00E74722">
        <w:rPr>
          <w:rFonts w:asciiTheme="minorHAnsi" w:hAnsiTheme="minorHAnsi" w:cstheme="minorHAnsi"/>
          <w:sz w:val="22"/>
          <w:highlight w:val="lightGray"/>
        </w:rPr>
        <w:t xml:space="preserve"> through the PDAL library. As such, </w:t>
      </w:r>
      <w:proofErr w:type="spellStart"/>
      <w:r w:rsidRPr="00E74722">
        <w:rPr>
          <w:rFonts w:asciiTheme="minorHAnsi" w:hAnsiTheme="minorHAnsi" w:cstheme="minorHAnsi"/>
          <w:sz w:val="22"/>
          <w:highlight w:val="lightGray"/>
        </w:rPr>
        <w:t>GeoWave</w:t>
      </w:r>
      <w:proofErr w:type="spellEnd"/>
      <w:r w:rsidRPr="00E74722">
        <w:rPr>
          <w:rFonts w:asciiTheme="minorHAnsi" w:hAnsiTheme="minorHAnsi" w:cstheme="minorHAnsi"/>
          <w:sz w:val="22"/>
          <w:highlight w:val="lightGray"/>
        </w:rPr>
        <w:t xml:space="preserve"> attempts to do for distributed key-value stores as </w:t>
      </w:r>
      <w:proofErr w:type="spellStart"/>
      <w:r w:rsidRPr="00E74722">
        <w:rPr>
          <w:rFonts w:asciiTheme="minorHAnsi" w:hAnsiTheme="minorHAnsi" w:cstheme="minorHAnsi"/>
          <w:sz w:val="22"/>
          <w:highlight w:val="lightGray"/>
        </w:rPr>
        <w:t>PostGIS</w:t>
      </w:r>
      <w:proofErr w:type="spellEnd"/>
      <w:r w:rsidRPr="00E74722">
        <w:rPr>
          <w:rFonts w:asciiTheme="minorHAnsi" w:hAnsiTheme="minorHAnsi" w:cstheme="minorHAnsi"/>
          <w:sz w:val="22"/>
          <w:highlight w:val="lightGray"/>
        </w:rPr>
        <w:t xml:space="preserve"> does for PostgreSQL (see also</w:t>
      </w:r>
      <w:r w:rsidR="002F2DA1" w:rsidRPr="00E74722">
        <w:rPr>
          <w:rFonts w:asciiTheme="minorHAnsi" w:hAnsiTheme="minorHAnsi" w:cstheme="minorHAnsi"/>
          <w:sz w:val="22"/>
          <w:highlight w:val="lightGray"/>
        </w:rPr>
        <w:t xml:space="preserve"> </w:t>
      </w:r>
      <w:r w:rsidR="002F2DA1" w:rsidRPr="00E74722">
        <w:rPr>
          <w:rFonts w:asciiTheme="minorHAnsi" w:hAnsiTheme="minorHAnsi" w:cstheme="minorHAnsi"/>
          <w:sz w:val="22"/>
          <w:highlight w:val="lightGray"/>
        </w:rPr>
        <w:fldChar w:fldCharType="begin"/>
      </w:r>
      <w:r w:rsidR="002F2DA1" w:rsidRPr="00E74722">
        <w:rPr>
          <w:rFonts w:asciiTheme="minorHAnsi" w:hAnsiTheme="minorHAnsi" w:cstheme="minorHAnsi"/>
          <w:sz w:val="22"/>
          <w:highlight w:val="lightGray"/>
        </w:rPr>
        <w:instrText xml:space="preserve"> REF _Ref2269692 \r \h </w:instrText>
      </w:r>
      <w:r w:rsidR="00E74722">
        <w:rPr>
          <w:rFonts w:asciiTheme="minorHAnsi" w:hAnsiTheme="minorHAnsi" w:cstheme="minorHAnsi"/>
          <w:sz w:val="22"/>
          <w:highlight w:val="lightGray"/>
        </w:rPr>
        <w:instrText xml:space="preserve"> \* MERGEFORMAT </w:instrText>
      </w:r>
      <w:r w:rsidR="002F2DA1" w:rsidRPr="00E74722">
        <w:rPr>
          <w:rFonts w:asciiTheme="minorHAnsi" w:hAnsiTheme="minorHAnsi" w:cstheme="minorHAnsi"/>
          <w:sz w:val="22"/>
          <w:highlight w:val="lightGray"/>
        </w:rPr>
      </w:r>
      <w:r w:rsidR="002F2DA1" w:rsidRPr="00E74722">
        <w:rPr>
          <w:rFonts w:asciiTheme="minorHAnsi" w:hAnsiTheme="minorHAnsi" w:cstheme="minorHAnsi"/>
          <w:sz w:val="22"/>
          <w:highlight w:val="lightGray"/>
        </w:rPr>
        <w:fldChar w:fldCharType="separate"/>
      </w:r>
      <w:r w:rsidR="002F2DA1" w:rsidRPr="00E74722">
        <w:rPr>
          <w:rFonts w:asciiTheme="minorHAnsi" w:hAnsiTheme="minorHAnsi" w:cstheme="minorHAnsi"/>
          <w:sz w:val="22"/>
          <w:highlight w:val="lightGray"/>
        </w:rPr>
        <w:t>B.6.1</w:t>
      </w:r>
      <w:r w:rsidR="002F2DA1" w:rsidRPr="00E74722">
        <w:rPr>
          <w:rFonts w:asciiTheme="minorHAnsi" w:hAnsiTheme="minorHAnsi" w:cstheme="minorHAnsi"/>
          <w:sz w:val="22"/>
          <w:highlight w:val="lightGray"/>
        </w:rPr>
        <w:fldChar w:fldCharType="end"/>
      </w:r>
      <w:r w:rsidRPr="00E74722">
        <w:rPr>
          <w:rFonts w:asciiTheme="minorHAnsi" w:hAnsiTheme="minorHAnsi" w:cstheme="minorHAnsi"/>
          <w:sz w:val="22"/>
          <w:highlight w:val="lightGray"/>
        </w:rPr>
        <w:t>).</w:t>
      </w:r>
    </w:p>
    <w:p w14:paraId="54CDF7D7" w14:textId="6F690052" w:rsidR="004F6532" w:rsidRPr="00E74722" w:rsidRDefault="00E05F40" w:rsidP="003F3FDB">
      <w:pPr>
        <w:pStyle w:val="Heading3"/>
        <w:keepNext/>
        <w:rPr>
          <w:highlight w:val="lightGray"/>
        </w:rPr>
      </w:pPr>
      <w:proofErr w:type="spellStart"/>
      <w:r w:rsidRPr="00E74722">
        <w:rPr>
          <w:highlight w:val="lightGray"/>
        </w:rPr>
        <w:t>Spatio</w:t>
      </w:r>
      <w:proofErr w:type="spellEnd"/>
      <w:r w:rsidRPr="00E74722">
        <w:rPr>
          <w:highlight w:val="lightGray"/>
        </w:rPr>
        <w:t xml:space="preserve"> Temporal Asset Catalog</w:t>
      </w:r>
    </w:p>
    <w:p w14:paraId="29C8EF3D" w14:textId="77777777" w:rsidR="00E05F40" w:rsidRPr="00E74722" w:rsidRDefault="00E05F40" w:rsidP="00E05F40">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 </w:t>
      </w:r>
      <w:hyperlink r:id="rId67" w:history="1">
        <w:proofErr w:type="spellStart"/>
        <w:r w:rsidRPr="00E74722">
          <w:rPr>
            <w:rStyle w:val="Hyperlink"/>
            <w:rFonts w:asciiTheme="minorHAnsi" w:hAnsiTheme="minorHAnsi" w:cstheme="minorHAnsi"/>
            <w:sz w:val="22"/>
            <w:highlight w:val="lightGray"/>
          </w:rPr>
          <w:t>SpatioTemporal</w:t>
        </w:r>
        <w:proofErr w:type="spellEnd"/>
        <w:r w:rsidRPr="00E74722">
          <w:rPr>
            <w:rStyle w:val="Hyperlink"/>
            <w:rFonts w:asciiTheme="minorHAnsi" w:hAnsiTheme="minorHAnsi" w:cstheme="minorHAnsi"/>
            <w:sz w:val="22"/>
            <w:highlight w:val="lightGray"/>
          </w:rPr>
          <w:t xml:space="preserve"> Asset Catalog (STAC)</w:t>
        </w:r>
      </w:hyperlink>
      <w:r w:rsidRPr="00E74722">
        <w:rPr>
          <w:rFonts w:asciiTheme="minorHAnsi" w:hAnsiTheme="minorHAnsi" w:cstheme="minorHAnsi"/>
          <w:sz w:val="22"/>
          <w:highlight w:val="lightGray"/>
        </w:rPr>
        <w:t xml:space="preserve"> specification aims to standardize the way geospatial assets are exposed online and queried. A spatiotemporal asset is any file that represents information about the earth captured in a certain space and time. While the initial focus is primarily remotely-sensed imagery, the core is designed to be extensible to SAR, full motion video, point clouds, hyperspectral, LiDAR and derived data like NDVI, Digital Elevation Models, mosaics, etc.</w:t>
      </w:r>
    </w:p>
    <w:p w14:paraId="1C8ECEC1" w14:textId="77777777" w:rsidR="00E05F40" w:rsidRPr="00E74722" w:rsidRDefault="00E05F40" w:rsidP="00E05F40">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 goal is for all major providers of imagery and other earth observation data to expose their data as </w:t>
      </w:r>
      <w:proofErr w:type="spellStart"/>
      <w:r w:rsidRPr="00E74722">
        <w:rPr>
          <w:rFonts w:asciiTheme="minorHAnsi" w:hAnsiTheme="minorHAnsi" w:cstheme="minorHAnsi"/>
          <w:sz w:val="22"/>
          <w:highlight w:val="lightGray"/>
        </w:rPr>
        <w:t>SpatioTemporal</w:t>
      </w:r>
      <w:proofErr w:type="spellEnd"/>
      <w:r w:rsidRPr="00E74722">
        <w:rPr>
          <w:rFonts w:asciiTheme="minorHAnsi" w:hAnsiTheme="minorHAnsi" w:cstheme="minorHAnsi"/>
          <w:sz w:val="22"/>
          <w:highlight w:val="lightGray"/>
        </w:rPr>
        <w:t xml:space="preserve"> Asset Catalogs, so that new code doesn't need to be written whenever a new JSON-based REST API comes out that makes its data available in a slightly different way. This will enable standard library components in many languages. STAC can also be implemented in a completely 'static' manner, enabling data publishers to expose their data by simply publishing linked JSON files online.</w:t>
      </w:r>
    </w:p>
    <w:p w14:paraId="5A85F526" w14:textId="77777777" w:rsidR="00E05F40" w:rsidRPr="00E74722" w:rsidRDefault="00E05F40" w:rsidP="004F6532">
      <w:pPr>
        <w:spacing w:after="120" w:line="360" w:lineRule="auto"/>
        <w:rPr>
          <w:rFonts w:asciiTheme="minorHAnsi" w:hAnsiTheme="minorHAnsi" w:cstheme="minorHAnsi"/>
          <w:sz w:val="20"/>
          <w:highlight w:val="lightGray"/>
        </w:rPr>
      </w:pPr>
    </w:p>
    <w:p w14:paraId="015FA2B7" w14:textId="3FE651FB" w:rsidR="00EC0CEC" w:rsidRPr="00E74722" w:rsidRDefault="00EC0CEC" w:rsidP="003F3FDB">
      <w:pPr>
        <w:pStyle w:val="Heading2"/>
        <w:rPr>
          <w:highlight w:val="lightGray"/>
        </w:rPr>
      </w:pPr>
      <w:r w:rsidRPr="00E74722">
        <w:rPr>
          <w:highlight w:val="lightGray"/>
        </w:rPr>
        <w:t>Spatially Enabled Platforms</w:t>
      </w:r>
    </w:p>
    <w:p w14:paraId="1FCEFEEC" w14:textId="77777777" w:rsidR="00EC0CEC" w:rsidRPr="00E74722" w:rsidRDefault="00EC0CEC" w:rsidP="00EC0CEC">
      <w:pPr>
        <w:spacing w:after="120" w:line="360" w:lineRule="auto"/>
        <w:rPr>
          <w:highlight w:val="lightGray"/>
        </w:rPr>
      </w:pPr>
      <w:r w:rsidRPr="00E74722">
        <w:rPr>
          <w:highlight w:val="lightGray"/>
        </w:rPr>
        <w:t xml:space="preserve">HAZUS has entirely been based on GIS. This chapter of the whitepaper has so far been based on geospatial solutions that are closely tied to traditional GIS, even as the horizon expanded to open source desktop and web-based applications, as well as some of the lower-level libraries that these applications are based on. Two other aspects deserve consideration though. One is that awareness of geospatial functionality has spread beyond traditional GIS audiences, resulting in an increasing number of software packages that provide more than enough of the geospatial functionality needed for Open Hazus. The other is the fact that (Open) Hazus </w:t>
      </w:r>
      <w:proofErr w:type="gramStart"/>
      <w:r w:rsidRPr="00E74722">
        <w:rPr>
          <w:highlight w:val="lightGray"/>
        </w:rPr>
        <w:t>can be seen as</w:t>
      </w:r>
      <w:proofErr w:type="gramEnd"/>
      <w:r w:rsidRPr="00E74722">
        <w:rPr>
          <w:highlight w:val="lightGray"/>
        </w:rPr>
        <w:t xml:space="preserve"> an instance of a more generic family of software called spatial decision support systems (SDSS). There are multiple ways to implement an SDSS but increasingly, this is not on top of a GIS but like Repast </w:t>
      </w:r>
      <w:proofErr w:type="spellStart"/>
      <w:r w:rsidRPr="00E74722">
        <w:rPr>
          <w:highlight w:val="lightGray"/>
        </w:rPr>
        <w:t>Simphony</w:t>
      </w:r>
      <w:proofErr w:type="spellEnd"/>
      <w:r w:rsidRPr="00E74722">
        <w:rPr>
          <w:highlight w:val="lightGray"/>
        </w:rPr>
        <w:t xml:space="preserve"> </w:t>
      </w:r>
      <w:r w:rsidRPr="00E74722">
        <w:rPr>
          <w:highlight w:val="lightGray"/>
        </w:rPr>
        <w:lastRenderedPageBreak/>
        <w:t>discussed beneath, as a set of interlinked libraries that are embedded in general purpose development environments.</w:t>
      </w:r>
    </w:p>
    <w:p w14:paraId="27742C45" w14:textId="631660A7" w:rsidR="00EC0CEC" w:rsidRPr="00E74722" w:rsidRDefault="00EC0CEC" w:rsidP="003F3FDB">
      <w:pPr>
        <w:pStyle w:val="Heading3"/>
        <w:rPr>
          <w:highlight w:val="lightGray"/>
        </w:rPr>
      </w:pPr>
      <w:bookmarkStart w:id="586" w:name="_Ref2269978"/>
      <w:r w:rsidRPr="00E74722">
        <w:rPr>
          <w:highlight w:val="lightGray"/>
        </w:rPr>
        <w:t>R</w:t>
      </w:r>
      <w:bookmarkEnd w:id="586"/>
    </w:p>
    <w:p w14:paraId="7063D289" w14:textId="77777777" w:rsidR="00EC0CEC" w:rsidRPr="00E74722" w:rsidRDefault="00B40A28" w:rsidP="00EC0CEC">
      <w:pPr>
        <w:spacing w:after="120" w:line="360" w:lineRule="auto"/>
        <w:rPr>
          <w:rFonts w:asciiTheme="minorHAnsi" w:hAnsiTheme="minorHAnsi" w:cstheme="minorHAnsi"/>
          <w:sz w:val="22"/>
          <w:szCs w:val="22"/>
          <w:highlight w:val="lightGray"/>
        </w:rPr>
      </w:pPr>
      <w:hyperlink r:id="rId68" w:history="1">
        <w:r w:rsidR="00EC0CEC" w:rsidRPr="00E74722">
          <w:rPr>
            <w:rStyle w:val="Hyperlink"/>
            <w:rFonts w:asciiTheme="minorHAnsi" w:hAnsiTheme="minorHAnsi" w:cstheme="minorHAnsi"/>
            <w:sz w:val="22"/>
            <w:szCs w:val="22"/>
            <w:highlight w:val="lightGray"/>
          </w:rPr>
          <w:t>R</w:t>
        </w:r>
      </w:hyperlink>
      <w:r w:rsidR="00EC0CEC" w:rsidRPr="00E74722">
        <w:rPr>
          <w:rFonts w:asciiTheme="minorHAnsi" w:hAnsiTheme="minorHAnsi" w:cstheme="minorHAnsi"/>
          <w:sz w:val="22"/>
          <w:szCs w:val="22"/>
          <w:highlight w:val="lightGray"/>
        </w:rPr>
        <w:t xml:space="preserve"> is a language and environment for statistical computing and graphics. Readers of this Whitepaper might be surprised that R is considered a general enough platform to allow an Open Hazus to be built on top of it. But R has a huge developer community, including in all aspects of a spatial decision support system. There are very active communities for </w:t>
      </w:r>
      <w:hyperlink r:id="rId69" w:history="1">
        <w:r w:rsidR="00EC0CEC" w:rsidRPr="00E74722">
          <w:rPr>
            <w:rStyle w:val="Hyperlink"/>
            <w:rFonts w:asciiTheme="minorHAnsi" w:hAnsiTheme="minorHAnsi" w:cstheme="minorHAnsi"/>
            <w:sz w:val="22"/>
            <w:szCs w:val="22"/>
            <w:highlight w:val="lightGray"/>
          </w:rPr>
          <w:t>geo-spatial</w:t>
        </w:r>
      </w:hyperlink>
      <w:r w:rsidR="00EC0CEC" w:rsidRPr="00E74722">
        <w:rPr>
          <w:rFonts w:asciiTheme="minorHAnsi" w:hAnsiTheme="minorHAnsi" w:cstheme="minorHAnsi"/>
          <w:sz w:val="22"/>
          <w:szCs w:val="22"/>
          <w:highlight w:val="lightGray"/>
        </w:rPr>
        <w:t xml:space="preserve">, </w:t>
      </w:r>
      <w:hyperlink r:id="rId70" w:history="1">
        <w:r w:rsidR="00EC0CEC" w:rsidRPr="00E74722">
          <w:rPr>
            <w:rStyle w:val="Hyperlink"/>
            <w:rFonts w:asciiTheme="minorHAnsi" w:hAnsiTheme="minorHAnsi" w:cstheme="minorHAnsi"/>
            <w:sz w:val="22"/>
            <w:szCs w:val="22"/>
            <w:highlight w:val="lightGray"/>
          </w:rPr>
          <w:t>operations research</w:t>
        </w:r>
      </w:hyperlink>
      <w:r w:rsidR="00EC0CEC" w:rsidRPr="00E74722">
        <w:rPr>
          <w:rFonts w:asciiTheme="minorHAnsi" w:hAnsiTheme="minorHAnsi" w:cstheme="minorHAnsi"/>
          <w:sz w:val="22"/>
          <w:szCs w:val="22"/>
          <w:highlight w:val="lightGray"/>
        </w:rPr>
        <w:t xml:space="preserve"> and </w:t>
      </w:r>
      <w:hyperlink r:id="rId71" w:history="1">
        <w:r w:rsidR="00EC0CEC" w:rsidRPr="00E74722">
          <w:rPr>
            <w:rStyle w:val="Hyperlink"/>
            <w:rFonts w:asciiTheme="minorHAnsi" w:hAnsiTheme="minorHAnsi" w:cstheme="minorHAnsi"/>
            <w:sz w:val="22"/>
            <w:szCs w:val="22"/>
            <w:highlight w:val="lightGray"/>
          </w:rPr>
          <w:t>machine learning</w:t>
        </w:r>
      </w:hyperlink>
      <w:r w:rsidR="00EC0CEC" w:rsidRPr="00E74722">
        <w:rPr>
          <w:rFonts w:asciiTheme="minorHAnsi" w:hAnsiTheme="minorHAnsi" w:cstheme="minorHAnsi"/>
          <w:sz w:val="22"/>
          <w:szCs w:val="22"/>
          <w:highlight w:val="lightGray"/>
        </w:rPr>
        <w:t xml:space="preserve"> tools. Packages like </w:t>
      </w:r>
      <w:hyperlink r:id="rId72" w:history="1">
        <w:r w:rsidR="00EC0CEC" w:rsidRPr="00E74722">
          <w:rPr>
            <w:rStyle w:val="Hyperlink"/>
            <w:rFonts w:asciiTheme="minorHAnsi" w:hAnsiTheme="minorHAnsi" w:cstheme="minorHAnsi"/>
            <w:sz w:val="22"/>
            <w:szCs w:val="22"/>
            <w:highlight w:val="lightGray"/>
          </w:rPr>
          <w:t>rattle()</w:t>
        </w:r>
      </w:hyperlink>
      <w:r w:rsidR="00EC0CEC" w:rsidRPr="00E74722">
        <w:rPr>
          <w:rFonts w:asciiTheme="minorHAnsi" w:hAnsiTheme="minorHAnsi" w:cstheme="minorHAnsi"/>
          <w:sz w:val="22"/>
          <w:szCs w:val="22"/>
          <w:highlight w:val="lightGray"/>
        </w:rPr>
        <w:t xml:space="preserve"> illustrate how convenient it is to develop a workflow-based user interface. The main drawback to conceiving of R as an SDSS platform is the underdeveloped link to databases. There are plenty of packages that aim to provide links to DBMS, but they are slow and a de facto bottleneck. Calling R routines from a DBMS would be far more convincing.</w:t>
      </w:r>
    </w:p>
    <w:p w14:paraId="4090C216" w14:textId="77777777" w:rsidR="00EC0CEC" w:rsidRPr="00E74722" w:rsidRDefault="00EC0CEC" w:rsidP="00EC0CEC">
      <w:pPr>
        <w:spacing w:after="120"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R is an integrated suite of software facilities for data manipulation, calculation and graphical display. It includes</w:t>
      </w:r>
    </w:p>
    <w:p w14:paraId="0C72AAA0" w14:textId="77777777" w:rsidR="00EC0CEC" w:rsidRPr="00E74722" w:rsidRDefault="00EC0CEC" w:rsidP="00EC0CEC">
      <w:pPr>
        <w:pStyle w:val="ListParagraph"/>
        <w:numPr>
          <w:ilvl w:val="0"/>
          <w:numId w:val="17"/>
        </w:numPr>
        <w:spacing w:after="120" w:line="360" w:lineRule="auto"/>
        <w:ind w:left="714" w:hanging="357"/>
        <w:rPr>
          <w:rFonts w:cstheme="minorHAnsi"/>
          <w:highlight w:val="lightGray"/>
          <w:lang w:val="en-US"/>
        </w:rPr>
      </w:pPr>
      <w:r w:rsidRPr="00E74722">
        <w:rPr>
          <w:rFonts w:cstheme="minorHAnsi"/>
          <w:highlight w:val="lightGray"/>
          <w:lang w:val="en-US"/>
        </w:rPr>
        <w:t>an effective data handling and storage facility,</w:t>
      </w:r>
    </w:p>
    <w:p w14:paraId="26086D6E" w14:textId="77777777" w:rsidR="00EC0CEC" w:rsidRPr="00E74722" w:rsidRDefault="00EC0CEC" w:rsidP="00EC0CEC">
      <w:pPr>
        <w:pStyle w:val="ListParagraph"/>
        <w:numPr>
          <w:ilvl w:val="0"/>
          <w:numId w:val="17"/>
        </w:numPr>
        <w:spacing w:after="120" w:line="360" w:lineRule="auto"/>
        <w:ind w:left="714" w:hanging="357"/>
        <w:rPr>
          <w:rFonts w:cstheme="minorHAnsi"/>
          <w:highlight w:val="lightGray"/>
          <w:lang w:val="en-US"/>
        </w:rPr>
      </w:pPr>
      <w:r w:rsidRPr="00E74722">
        <w:rPr>
          <w:rFonts w:cstheme="minorHAnsi"/>
          <w:highlight w:val="lightGray"/>
          <w:lang w:val="en-US"/>
        </w:rPr>
        <w:t xml:space="preserve">a suite of operators for calculations on arrays, </w:t>
      </w:r>
      <w:proofErr w:type="gramStart"/>
      <w:r w:rsidRPr="00E74722">
        <w:rPr>
          <w:rFonts w:cstheme="minorHAnsi"/>
          <w:highlight w:val="lightGray"/>
          <w:lang w:val="en-US"/>
        </w:rPr>
        <w:t>in particular matrices</w:t>
      </w:r>
      <w:proofErr w:type="gramEnd"/>
      <w:r w:rsidRPr="00E74722">
        <w:rPr>
          <w:rFonts w:cstheme="minorHAnsi"/>
          <w:highlight w:val="lightGray"/>
          <w:lang w:val="en-US"/>
        </w:rPr>
        <w:t>,</w:t>
      </w:r>
    </w:p>
    <w:p w14:paraId="2C5ADC5E" w14:textId="77777777" w:rsidR="00EC0CEC" w:rsidRPr="00E74722" w:rsidRDefault="00EC0CEC" w:rsidP="00EC0CEC">
      <w:pPr>
        <w:pStyle w:val="ListParagraph"/>
        <w:numPr>
          <w:ilvl w:val="0"/>
          <w:numId w:val="17"/>
        </w:numPr>
        <w:spacing w:after="120" w:line="360" w:lineRule="auto"/>
        <w:ind w:left="714" w:hanging="357"/>
        <w:rPr>
          <w:rFonts w:cstheme="minorHAnsi"/>
          <w:highlight w:val="lightGray"/>
          <w:lang w:val="en-US"/>
        </w:rPr>
      </w:pPr>
      <w:r w:rsidRPr="00E74722">
        <w:rPr>
          <w:rFonts w:cstheme="minorHAnsi"/>
          <w:highlight w:val="lightGray"/>
          <w:lang w:val="en-US"/>
        </w:rPr>
        <w:t>a large, coherent, integrated collection of intermediate tools for data analysis,</w:t>
      </w:r>
    </w:p>
    <w:p w14:paraId="34C4DFF6" w14:textId="77777777" w:rsidR="00EC0CEC" w:rsidRPr="00E74722" w:rsidRDefault="00EC0CEC" w:rsidP="00EC0CEC">
      <w:pPr>
        <w:pStyle w:val="ListParagraph"/>
        <w:numPr>
          <w:ilvl w:val="0"/>
          <w:numId w:val="17"/>
        </w:numPr>
        <w:spacing w:after="120" w:line="360" w:lineRule="auto"/>
        <w:ind w:left="714" w:hanging="357"/>
        <w:rPr>
          <w:rFonts w:cstheme="minorHAnsi"/>
          <w:highlight w:val="lightGray"/>
          <w:lang w:val="en-US"/>
        </w:rPr>
      </w:pPr>
      <w:r w:rsidRPr="00E74722">
        <w:rPr>
          <w:rFonts w:cstheme="minorHAnsi"/>
          <w:highlight w:val="lightGray"/>
          <w:lang w:val="en-US"/>
        </w:rPr>
        <w:t>graphical facilities for data analysis and display either on-screen or on hardcopy, and</w:t>
      </w:r>
    </w:p>
    <w:p w14:paraId="7FD0A3B9" w14:textId="77777777" w:rsidR="00EC0CEC" w:rsidRPr="00E74722" w:rsidRDefault="00EC0CEC" w:rsidP="00EC0CEC">
      <w:pPr>
        <w:pStyle w:val="ListParagraph"/>
        <w:numPr>
          <w:ilvl w:val="0"/>
          <w:numId w:val="17"/>
        </w:numPr>
        <w:spacing w:after="120" w:line="360" w:lineRule="auto"/>
        <w:ind w:left="714" w:hanging="357"/>
        <w:rPr>
          <w:rFonts w:cstheme="minorHAnsi"/>
          <w:highlight w:val="lightGray"/>
          <w:lang w:val="en-US"/>
        </w:rPr>
      </w:pPr>
      <w:r w:rsidRPr="00E74722">
        <w:rPr>
          <w:rFonts w:cstheme="minorHAnsi"/>
          <w:highlight w:val="lightGray"/>
          <w:lang w:val="en-US"/>
        </w:rPr>
        <w:t>a well-developed, simple and effective programming language which includes conditionals, loops, user-defined recursive functions and input and output facilities.</w:t>
      </w:r>
    </w:p>
    <w:p w14:paraId="0225FBBA" w14:textId="77777777" w:rsidR="00EC0CEC" w:rsidRPr="00E74722" w:rsidRDefault="00EC0CEC" w:rsidP="00EC0CEC">
      <w:pPr>
        <w:spacing w:after="120"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The term “environment” is intended to characterize it as a fully planned and coherent system, rather than an incremental accretion of very specific and inflexible tools, as is frequently the case with other data analysis software.</w:t>
      </w:r>
    </w:p>
    <w:p w14:paraId="0636CA71" w14:textId="48C0BFEE" w:rsidR="00EC0CEC" w:rsidRPr="00E74722" w:rsidRDefault="00EC0CEC" w:rsidP="00EC0CEC">
      <w:pPr>
        <w:spacing w:after="120" w:line="360" w:lineRule="auto"/>
        <w:rPr>
          <w:rFonts w:asciiTheme="minorHAnsi" w:hAnsiTheme="minorHAnsi" w:cstheme="minorHAnsi"/>
          <w:sz w:val="22"/>
          <w:szCs w:val="22"/>
          <w:highlight w:val="lightGray"/>
        </w:rPr>
      </w:pPr>
      <w:proofErr w:type="gramStart"/>
      <w:r w:rsidRPr="00E74722">
        <w:rPr>
          <w:rFonts w:asciiTheme="minorHAnsi" w:hAnsiTheme="minorHAnsi" w:cstheme="minorHAnsi"/>
          <w:sz w:val="22"/>
          <w:szCs w:val="22"/>
          <w:highlight w:val="lightGray"/>
        </w:rPr>
        <w:t>R,</w:t>
      </w:r>
      <w:proofErr w:type="gramEnd"/>
      <w:r w:rsidRPr="00E74722">
        <w:rPr>
          <w:rFonts w:asciiTheme="minorHAnsi" w:hAnsiTheme="minorHAnsi" w:cstheme="minorHAnsi"/>
          <w:sz w:val="22"/>
          <w:szCs w:val="22"/>
          <w:highlight w:val="lightGray"/>
        </w:rPr>
        <w:t xml:space="preserve"> is designed around a true computer language, and it allows users to add additional functionality by defining new functions. Much of the system is itself written in R, which makes it easy for users to follow the algorithmic choices made. For computationally-intensive tasks, C, C++ and FORTRAN code can be linked and called at run time. Advanced users can write C code to manipulate R objects directly.</w:t>
      </w:r>
    </w:p>
    <w:p w14:paraId="7F01098C" w14:textId="65D82F0B" w:rsidR="00EC0CEC" w:rsidRPr="00E74722" w:rsidRDefault="00EC0CEC" w:rsidP="00EC0CEC">
      <w:pPr>
        <w:spacing w:after="120"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R can be extended (easily) via </w:t>
      </w:r>
      <w:hyperlink r:id="rId73" w:history="1">
        <w:r w:rsidRPr="00E74722">
          <w:rPr>
            <w:rStyle w:val="Hyperlink"/>
            <w:rFonts w:asciiTheme="minorHAnsi" w:hAnsiTheme="minorHAnsi" w:cstheme="minorHAnsi"/>
            <w:sz w:val="22"/>
            <w:szCs w:val="22"/>
            <w:highlight w:val="lightGray"/>
          </w:rPr>
          <w:t>packages</w:t>
        </w:r>
      </w:hyperlink>
      <w:r w:rsidRPr="00E74722">
        <w:rPr>
          <w:rFonts w:asciiTheme="minorHAnsi" w:hAnsiTheme="minorHAnsi" w:cstheme="minorHAnsi"/>
          <w:sz w:val="22"/>
          <w:szCs w:val="22"/>
          <w:highlight w:val="lightGray"/>
        </w:rPr>
        <w:t>. There are about 13,640 packages available on the Comprehensive R Archive Network (</w:t>
      </w:r>
      <w:hyperlink r:id="rId74" w:history="1">
        <w:r w:rsidRPr="00E74722">
          <w:rPr>
            <w:rStyle w:val="Hyperlink"/>
            <w:rFonts w:asciiTheme="minorHAnsi" w:hAnsiTheme="minorHAnsi" w:cstheme="minorHAnsi"/>
            <w:sz w:val="22"/>
            <w:szCs w:val="22"/>
            <w:highlight w:val="lightGray"/>
          </w:rPr>
          <w:t>CRAN</w:t>
        </w:r>
      </w:hyperlink>
      <w:r w:rsidRPr="00E74722">
        <w:rPr>
          <w:rFonts w:asciiTheme="minorHAnsi" w:hAnsiTheme="minorHAnsi" w:cstheme="minorHAnsi"/>
          <w:sz w:val="22"/>
          <w:szCs w:val="22"/>
          <w:highlight w:val="lightGray"/>
        </w:rPr>
        <w:t xml:space="preserve">) that extend the core functionality of R in, among others, the realms of Bayesian modeling, cluster analysis, </w:t>
      </w:r>
      <w:proofErr w:type="spellStart"/>
      <w:r w:rsidRPr="00E74722">
        <w:rPr>
          <w:rFonts w:asciiTheme="minorHAnsi" w:hAnsiTheme="minorHAnsi" w:cstheme="minorHAnsi"/>
          <w:sz w:val="22"/>
          <w:szCs w:val="22"/>
          <w:highlight w:val="lightGray"/>
        </w:rPr>
        <w:t>environmetrics</w:t>
      </w:r>
      <w:proofErr w:type="spellEnd"/>
      <w:r w:rsidRPr="00E74722">
        <w:rPr>
          <w:rFonts w:asciiTheme="minorHAnsi" w:hAnsiTheme="minorHAnsi" w:cstheme="minorHAnsi"/>
          <w:sz w:val="22"/>
          <w:szCs w:val="22"/>
          <w:highlight w:val="lightGray"/>
        </w:rPr>
        <w:t xml:space="preserve">, machine learning, official statistics, </w:t>
      </w:r>
      <w:proofErr w:type="spellStart"/>
      <w:r w:rsidRPr="00E74722">
        <w:rPr>
          <w:rFonts w:asciiTheme="minorHAnsi" w:hAnsiTheme="minorHAnsi" w:cstheme="minorHAnsi"/>
          <w:sz w:val="22"/>
          <w:szCs w:val="22"/>
          <w:highlight w:val="lightGray"/>
        </w:rPr>
        <w:t>spatio</w:t>
      </w:r>
      <w:proofErr w:type="spellEnd"/>
      <w:r w:rsidRPr="00E74722">
        <w:rPr>
          <w:rFonts w:asciiTheme="minorHAnsi" w:hAnsiTheme="minorHAnsi" w:cstheme="minorHAnsi"/>
          <w:sz w:val="22"/>
          <w:szCs w:val="22"/>
          <w:highlight w:val="lightGray"/>
        </w:rPr>
        <w:t>-temporal analysis, and web technologies.</w:t>
      </w:r>
    </w:p>
    <w:p w14:paraId="2ED31F6B" w14:textId="319198FB" w:rsidR="00EC0CEC" w:rsidRPr="00E74722" w:rsidRDefault="00EC0CEC" w:rsidP="003F3FDB">
      <w:pPr>
        <w:pStyle w:val="Heading3"/>
        <w:rPr>
          <w:highlight w:val="lightGray"/>
        </w:rPr>
      </w:pPr>
      <w:r w:rsidRPr="00E74722">
        <w:rPr>
          <w:highlight w:val="lightGray"/>
        </w:rPr>
        <w:lastRenderedPageBreak/>
        <w:t xml:space="preserve">Repast </w:t>
      </w:r>
      <w:proofErr w:type="spellStart"/>
      <w:r w:rsidRPr="00E74722">
        <w:rPr>
          <w:highlight w:val="lightGray"/>
        </w:rPr>
        <w:t>Simphony</w:t>
      </w:r>
      <w:proofErr w:type="spellEnd"/>
    </w:p>
    <w:p w14:paraId="00A2F1AB" w14:textId="77777777" w:rsidR="00EC0CEC" w:rsidRPr="00E74722" w:rsidRDefault="00EC0CEC" w:rsidP="00EC0CEC">
      <w:pPr>
        <w:spacing w:after="120"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Repast (Recursive Porous Agent Simulation Toolkit) is probably the most widely used free and open-source, cross-platform, agent-based modeling and simulation toolkit, developed at by Argonne National Laboratory and is now managed by the non-profit volunteer organization ROAD (Repast Organization for Architecture and Development). Repast provides a core collection of classes for the building and running of agent-based simulations and for the collection and display of data through tables, charts, and graphs. A particularly attractive feature of Repast is its ability to integrate GIS data directly into simulations.</w:t>
      </w:r>
    </w:p>
    <w:p w14:paraId="061DED6A" w14:textId="77777777" w:rsidR="00EC0CEC" w:rsidRPr="00E74722" w:rsidRDefault="00EC0CEC" w:rsidP="00EC0CEC">
      <w:pPr>
        <w:spacing w:after="120"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Repast has been released in five versions supporting model development in various programming languages,</w:t>
      </w:r>
    </w:p>
    <w:p w14:paraId="4529A924" w14:textId="77777777" w:rsidR="00EC0CEC" w:rsidRPr="00E74722" w:rsidRDefault="00EC0CEC" w:rsidP="00EC0CEC">
      <w:pPr>
        <w:pStyle w:val="ListParagraph"/>
        <w:numPr>
          <w:ilvl w:val="0"/>
          <w:numId w:val="18"/>
        </w:numPr>
        <w:spacing w:after="120" w:line="360" w:lineRule="auto"/>
        <w:rPr>
          <w:rFonts w:cstheme="minorHAnsi"/>
          <w:highlight w:val="lightGray"/>
          <w:lang w:val="en-US"/>
        </w:rPr>
      </w:pPr>
      <w:r w:rsidRPr="00E74722">
        <w:rPr>
          <w:rFonts w:cstheme="minorHAnsi"/>
          <w:highlight w:val="lightGray"/>
          <w:lang w:val="en-US"/>
        </w:rPr>
        <w:t>Repast (Java based)</w:t>
      </w:r>
    </w:p>
    <w:p w14:paraId="6A4AA0CD" w14:textId="77777777" w:rsidR="00EC0CEC" w:rsidRPr="00E74722" w:rsidRDefault="00EC0CEC" w:rsidP="00EC0CEC">
      <w:pPr>
        <w:pStyle w:val="ListParagraph"/>
        <w:numPr>
          <w:ilvl w:val="0"/>
          <w:numId w:val="18"/>
        </w:numPr>
        <w:spacing w:after="120" w:line="360" w:lineRule="auto"/>
        <w:rPr>
          <w:rFonts w:cstheme="minorHAnsi"/>
          <w:highlight w:val="lightGray"/>
          <w:lang w:val="en-US"/>
        </w:rPr>
      </w:pPr>
      <w:proofErr w:type="spellStart"/>
      <w:r w:rsidRPr="00E74722">
        <w:rPr>
          <w:rFonts w:cstheme="minorHAnsi"/>
          <w:highlight w:val="lightGray"/>
          <w:lang w:val="en-US"/>
        </w:rPr>
        <w:t>RepastPy</w:t>
      </w:r>
      <w:proofErr w:type="spellEnd"/>
      <w:r w:rsidRPr="00E74722">
        <w:rPr>
          <w:rFonts w:cstheme="minorHAnsi"/>
          <w:highlight w:val="lightGray"/>
          <w:lang w:val="en-US"/>
        </w:rPr>
        <w:t xml:space="preserve"> (based on the Python Scripting language)</w:t>
      </w:r>
    </w:p>
    <w:p w14:paraId="4C07C771" w14:textId="77777777" w:rsidR="00EC0CEC" w:rsidRPr="00E74722" w:rsidRDefault="00EC0CEC" w:rsidP="00EC0CEC">
      <w:pPr>
        <w:pStyle w:val="ListParagraph"/>
        <w:numPr>
          <w:ilvl w:val="0"/>
          <w:numId w:val="18"/>
        </w:numPr>
        <w:spacing w:after="120" w:line="360" w:lineRule="auto"/>
        <w:rPr>
          <w:rFonts w:cstheme="minorHAnsi"/>
          <w:highlight w:val="lightGray"/>
          <w:lang w:val="en-US"/>
        </w:rPr>
      </w:pPr>
      <w:r w:rsidRPr="00E74722">
        <w:rPr>
          <w:rFonts w:cstheme="minorHAnsi"/>
          <w:highlight w:val="lightGray"/>
          <w:lang w:val="en-US"/>
        </w:rPr>
        <w:t>Repast.Net (implemented in C# but any .Net language can be used)</w:t>
      </w:r>
    </w:p>
    <w:p w14:paraId="617B1443" w14:textId="77777777" w:rsidR="00EC0CEC" w:rsidRPr="00E74722" w:rsidRDefault="00EC0CEC" w:rsidP="00EC0CEC">
      <w:pPr>
        <w:pStyle w:val="ListParagraph"/>
        <w:numPr>
          <w:ilvl w:val="0"/>
          <w:numId w:val="18"/>
        </w:numPr>
        <w:spacing w:after="120" w:line="360" w:lineRule="auto"/>
        <w:rPr>
          <w:rFonts w:cstheme="minorHAnsi"/>
          <w:highlight w:val="lightGray"/>
          <w:lang w:val="en-US"/>
        </w:rPr>
      </w:pPr>
      <w:proofErr w:type="spellStart"/>
      <w:r w:rsidRPr="00E74722">
        <w:rPr>
          <w:rFonts w:cstheme="minorHAnsi"/>
          <w:highlight w:val="lightGray"/>
          <w:lang w:val="en-US"/>
        </w:rPr>
        <w:t>RepastS</w:t>
      </w:r>
      <w:proofErr w:type="spellEnd"/>
      <w:r w:rsidRPr="00E74722">
        <w:rPr>
          <w:rFonts w:cstheme="minorHAnsi"/>
          <w:highlight w:val="lightGray"/>
          <w:lang w:val="en-US"/>
        </w:rPr>
        <w:t xml:space="preserve"> (Repast </w:t>
      </w:r>
      <w:proofErr w:type="spellStart"/>
      <w:r w:rsidRPr="00E74722">
        <w:rPr>
          <w:rFonts w:cstheme="minorHAnsi"/>
          <w:highlight w:val="lightGray"/>
          <w:lang w:val="en-US"/>
        </w:rPr>
        <w:t>Simphony</w:t>
      </w:r>
      <w:proofErr w:type="spellEnd"/>
      <w:r w:rsidRPr="00E74722">
        <w:rPr>
          <w:rFonts w:cstheme="minorHAnsi"/>
          <w:highlight w:val="lightGray"/>
          <w:lang w:val="en-US"/>
        </w:rPr>
        <w:t>, Java based, designed for use on workstations and small computing clusters)</w:t>
      </w:r>
    </w:p>
    <w:p w14:paraId="49C542DA" w14:textId="77777777" w:rsidR="00EC0CEC" w:rsidRPr="00E74722" w:rsidRDefault="00EC0CEC" w:rsidP="00EC0CEC">
      <w:pPr>
        <w:pStyle w:val="ListParagraph"/>
        <w:numPr>
          <w:ilvl w:val="0"/>
          <w:numId w:val="18"/>
        </w:numPr>
        <w:spacing w:after="120" w:line="360" w:lineRule="auto"/>
        <w:rPr>
          <w:rFonts w:cstheme="minorHAnsi"/>
          <w:highlight w:val="lightGray"/>
          <w:lang w:val="en-US"/>
        </w:rPr>
      </w:pPr>
      <w:r w:rsidRPr="00E74722">
        <w:rPr>
          <w:rFonts w:cstheme="minorHAnsi"/>
          <w:highlight w:val="lightGray"/>
          <w:lang w:val="en-US"/>
        </w:rPr>
        <w:t>Repast High Performance Computing (an expert-focused C++-based modeling system designed for use on large computing clusters and supercomputers)</w:t>
      </w:r>
    </w:p>
    <w:p w14:paraId="2FA29058" w14:textId="77777777" w:rsidR="00EC0CEC" w:rsidRPr="00E74722" w:rsidRDefault="00EC0CEC" w:rsidP="00EC0CEC">
      <w:pPr>
        <w:spacing w:after="120"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as well as built-in adaptive features, such as genetic algorithms and regression.</w:t>
      </w:r>
    </w:p>
    <w:p w14:paraId="7469293B" w14:textId="51E01D9D" w:rsidR="00EC0CEC" w:rsidRPr="00E74722" w:rsidRDefault="00EC0CEC" w:rsidP="003F3FDB">
      <w:pPr>
        <w:pStyle w:val="Heading3"/>
        <w:rPr>
          <w:highlight w:val="lightGray"/>
        </w:rPr>
      </w:pPr>
      <w:r w:rsidRPr="00E74722">
        <w:rPr>
          <w:highlight w:val="lightGray"/>
        </w:rPr>
        <w:t>Eclipse</w:t>
      </w:r>
    </w:p>
    <w:p w14:paraId="1DDCFA49" w14:textId="77777777" w:rsidR="00EC0CEC" w:rsidRPr="00E74722" w:rsidRDefault="00B40A28" w:rsidP="00EC0CEC">
      <w:pPr>
        <w:spacing w:after="120" w:line="360" w:lineRule="auto"/>
        <w:rPr>
          <w:rFonts w:asciiTheme="minorHAnsi" w:hAnsiTheme="minorHAnsi" w:cstheme="minorHAnsi"/>
          <w:sz w:val="22"/>
          <w:highlight w:val="lightGray"/>
        </w:rPr>
      </w:pPr>
      <w:hyperlink r:id="rId75" w:history="1">
        <w:r w:rsidR="00EC0CEC" w:rsidRPr="00E74722">
          <w:rPr>
            <w:rStyle w:val="Hyperlink"/>
            <w:rFonts w:asciiTheme="minorHAnsi" w:hAnsiTheme="minorHAnsi" w:cstheme="minorHAnsi"/>
            <w:sz w:val="22"/>
            <w:highlight w:val="lightGray"/>
          </w:rPr>
          <w:t>Eclipse</w:t>
        </w:r>
      </w:hyperlink>
      <w:r w:rsidR="00EC0CEC" w:rsidRPr="00E74722">
        <w:rPr>
          <w:rFonts w:asciiTheme="minorHAnsi" w:hAnsiTheme="minorHAnsi" w:cstheme="minorHAnsi"/>
          <w:sz w:val="22"/>
          <w:highlight w:val="lightGray"/>
        </w:rPr>
        <w:t xml:space="preserve"> is an integrated development environment (IDE) used in computer </w:t>
      </w:r>
      <w:proofErr w:type="gramStart"/>
      <w:r w:rsidR="00EC0CEC" w:rsidRPr="00E74722">
        <w:rPr>
          <w:rFonts w:asciiTheme="minorHAnsi" w:hAnsiTheme="minorHAnsi" w:cstheme="minorHAnsi"/>
          <w:sz w:val="22"/>
          <w:highlight w:val="lightGray"/>
        </w:rPr>
        <w:t>programming, and</w:t>
      </w:r>
      <w:proofErr w:type="gramEnd"/>
      <w:r w:rsidR="00EC0CEC" w:rsidRPr="00E74722">
        <w:rPr>
          <w:rFonts w:asciiTheme="minorHAnsi" w:hAnsiTheme="minorHAnsi" w:cstheme="minorHAnsi"/>
          <w:sz w:val="22"/>
          <w:highlight w:val="lightGray"/>
        </w:rPr>
        <w:t xml:space="preserve"> is the most widely used Java IDE. It contains a base workspace and an extensible plug-in system for customizing the environment. Eclipse is written mostly in Java and its primary use is for developing Java applications, but it may also be used to develop applications in other programming languages via plug-ins for more than 25 languages. Plug-ins can be plugged-stopped dynamically.</w:t>
      </w:r>
    </w:p>
    <w:p w14:paraId="417A8BBA" w14:textId="77777777" w:rsidR="00EC0CEC" w:rsidRPr="00E74722" w:rsidRDefault="00EC0CEC" w:rsidP="00EC0CEC">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From an Open Hazus perspective, it would be important to hide compiling, debugging, etc. components of the user interface in favor of the model definition, diagraming, testing, publishing, etc. tasks. The main reason to go through this effort is the universality of the tool. As Eclipse supports all the previously mentioned libraries, it is a convenient provisioning platform to manage all aspects of Open Hazus. The </w:t>
      </w:r>
      <w:proofErr w:type="gramStart"/>
      <w:r w:rsidRPr="00E74722">
        <w:rPr>
          <w:rFonts w:asciiTheme="minorHAnsi" w:hAnsiTheme="minorHAnsi" w:cstheme="minorHAnsi"/>
          <w:sz w:val="22"/>
          <w:highlight w:val="lightGray"/>
        </w:rPr>
        <w:t>above mentioned</w:t>
      </w:r>
      <w:proofErr w:type="gramEnd"/>
      <w:r w:rsidRPr="00E74722">
        <w:rPr>
          <w:rFonts w:asciiTheme="minorHAnsi" w:hAnsiTheme="minorHAnsi" w:cstheme="minorHAnsi"/>
          <w:sz w:val="22"/>
          <w:highlight w:val="lightGray"/>
        </w:rPr>
        <w:t xml:space="preserve"> Repast </w:t>
      </w:r>
      <w:proofErr w:type="spellStart"/>
      <w:r w:rsidRPr="00E74722">
        <w:rPr>
          <w:rFonts w:asciiTheme="minorHAnsi" w:hAnsiTheme="minorHAnsi" w:cstheme="minorHAnsi"/>
          <w:sz w:val="22"/>
          <w:highlight w:val="lightGray"/>
        </w:rPr>
        <w:t>Simphony</w:t>
      </w:r>
      <w:proofErr w:type="spellEnd"/>
      <w:r w:rsidRPr="00E74722">
        <w:rPr>
          <w:rFonts w:asciiTheme="minorHAnsi" w:hAnsiTheme="minorHAnsi" w:cstheme="minorHAnsi"/>
          <w:sz w:val="22"/>
          <w:highlight w:val="lightGray"/>
        </w:rPr>
        <w:t xml:space="preserve"> is a prime example for such an approach.</w:t>
      </w:r>
    </w:p>
    <w:p w14:paraId="601A9C01" w14:textId="045C35E5" w:rsidR="00E05F40" w:rsidRPr="00E74722" w:rsidRDefault="00EC0CEC" w:rsidP="003F3FDB">
      <w:pPr>
        <w:pStyle w:val="Heading3"/>
        <w:rPr>
          <w:highlight w:val="lightGray"/>
        </w:rPr>
      </w:pPr>
      <w:proofErr w:type="spellStart"/>
      <w:r w:rsidRPr="00E74722">
        <w:rPr>
          <w:highlight w:val="lightGray"/>
        </w:rPr>
        <w:t>Jupyter</w:t>
      </w:r>
      <w:proofErr w:type="spellEnd"/>
    </w:p>
    <w:p w14:paraId="45BAFEFB" w14:textId="77777777" w:rsidR="00EC0CEC" w:rsidRPr="00E74722" w:rsidRDefault="00EC0CEC" w:rsidP="00EC0CEC">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lastRenderedPageBreak/>
        <w:t xml:space="preserve">A </w:t>
      </w:r>
      <w:hyperlink r:id="rId76" w:history="1">
        <w:proofErr w:type="spellStart"/>
        <w:r w:rsidRPr="00E74722">
          <w:rPr>
            <w:rStyle w:val="Hyperlink"/>
            <w:rFonts w:asciiTheme="minorHAnsi" w:hAnsiTheme="minorHAnsi" w:cstheme="minorHAnsi"/>
            <w:sz w:val="22"/>
            <w:highlight w:val="lightGray"/>
          </w:rPr>
          <w:t>Jupyter</w:t>
        </w:r>
        <w:proofErr w:type="spellEnd"/>
        <w:r w:rsidRPr="00E74722">
          <w:rPr>
            <w:rStyle w:val="Hyperlink"/>
            <w:rFonts w:asciiTheme="minorHAnsi" w:hAnsiTheme="minorHAnsi" w:cstheme="minorHAnsi"/>
            <w:sz w:val="22"/>
            <w:highlight w:val="lightGray"/>
          </w:rPr>
          <w:t xml:space="preserve"> </w:t>
        </w:r>
      </w:hyperlink>
      <w:r w:rsidRPr="00E74722">
        <w:rPr>
          <w:rFonts w:asciiTheme="minorHAnsi" w:hAnsiTheme="minorHAnsi" w:cstheme="minorHAnsi"/>
          <w:sz w:val="22"/>
          <w:highlight w:val="lightGray"/>
        </w:rPr>
        <w:t xml:space="preserve">notebook is an excellent means of capturing code, text, widgets, graphics, and other rich media in a computational narrative that distills data into insights. Today, notebook authors can share their notebooks for others to view and run in the </w:t>
      </w:r>
      <w:proofErr w:type="spellStart"/>
      <w:r w:rsidRPr="00E74722">
        <w:rPr>
          <w:rFonts w:asciiTheme="minorHAnsi" w:hAnsiTheme="minorHAnsi" w:cstheme="minorHAnsi"/>
          <w:sz w:val="22"/>
          <w:highlight w:val="lightGray"/>
        </w:rPr>
        <w:t>Jupyter</w:t>
      </w:r>
      <w:proofErr w:type="spellEnd"/>
      <w:r w:rsidRPr="00E74722">
        <w:rPr>
          <w:rFonts w:asciiTheme="minorHAnsi" w:hAnsiTheme="minorHAnsi" w:cstheme="minorHAnsi"/>
          <w:sz w:val="22"/>
          <w:highlight w:val="lightGray"/>
        </w:rPr>
        <w:t xml:space="preserve"> Notebook web application. </w:t>
      </w:r>
      <w:proofErr w:type="spellStart"/>
      <w:r w:rsidRPr="00E74722">
        <w:rPr>
          <w:rFonts w:asciiTheme="minorHAnsi" w:hAnsiTheme="minorHAnsi" w:cstheme="minorHAnsi"/>
          <w:sz w:val="22"/>
          <w:highlight w:val="lightGray"/>
        </w:rPr>
        <w:t>Jupyter</w:t>
      </w:r>
      <w:proofErr w:type="spellEnd"/>
      <w:r w:rsidRPr="00E74722">
        <w:rPr>
          <w:rFonts w:asciiTheme="minorHAnsi" w:hAnsiTheme="minorHAnsi" w:cstheme="minorHAnsi"/>
          <w:sz w:val="22"/>
          <w:highlight w:val="lightGray"/>
        </w:rPr>
        <w:t xml:space="preserve"> Notebooks are revolutionizing the way engineers and data scientists work together. </w:t>
      </w:r>
      <w:proofErr w:type="spellStart"/>
      <w:r w:rsidRPr="00E74722">
        <w:rPr>
          <w:rFonts w:asciiTheme="minorHAnsi" w:hAnsiTheme="minorHAnsi" w:cstheme="minorHAnsi"/>
          <w:sz w:val="22"/>
          <w:highlight w:val="lightGray"/>
        </w:rPr>
        <w:t>Jupyter</w:t>
      </w:r>
      <w:proofErr w:type="spellEnd"/>
      <w:r w:rsidRPr="00E74722">
        <w:rPr>
          <w:rFonts w:asciiTheme="minorHAnsi" w:hAnsiTheme="minorHAnsi" w:cstheme="minorHAnsi"/>
          <w:sz w:val="22"/>
          <w:highlight w:val="lightGray"/>
        </w:rPr>
        <w:t xml:space="preserve"> is built for writing and sharing code and text, within the context of a web page to build a "computational narrative that distills data into insights." (IBM 2015</w:t>
      </w:r>
      <w:r w:rsidRPr="00E74722">
        <w:rPr>
          <w:rStyle w:val="FootnoteReference"/>
          <w:rFonts w:asciiTheme="minorHAnsi" w:hAnsiTheme="minorHAnsi" w:cstheme="minorHAnsi"/>
          <w:sz w:val="22"/>
          <w:highlight w:val="lightGray"/>
        </w:rPr>
        <w:footnoteReference w:id="1"/>
      </w:r>
      <w:r w:rsidRPr="00E74722">
        <w:rPr>
          <w:rFonts w:asciiTheme="minorHAnsi" w:hAnsiTheme="minorHAnsi" w:cstheme="minorHAnsi"/>
          <w:sz w:val="22"/>
          <w:highlight w:val="lightGray"/>
        </w:rPr>
        <w:t>)</w:t>
      </w:r>
    </w:p>
    <w:p w14:paraId="31D4BAB3" w14:textId="77777777" w:rsidR="00EC0CEC" w:rsidRPr="00E74722" w:rsidRDefault="00EC0CEC" w:rsidP="00EC0CEC">
      <w:pPr>
        <w:spacing w:after="120"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While </w:t>
      </w:r>
      <w:proofErr w:type="spellStart"/>
      <w:r w:rsidRPr="00E74722">
        <w:rPr>
          <w:rFonts w:asciiTheme="minorHAnsi" w:hAnsiTheme="minorHAnsi" w:cstheme="minorHAnsi"/>
          <w:sz w:val="22"/>
          <w:highlight w:val="lightGray"/>
        </w:rPr>
        <w:t>Jupyter's</w:t>
      </w:r>
      <w:proofErr w:type="spellEnd"/>
      <w:r w:rsidRPr="00E74722">
        <w:rPr>
          <w:rFonts w:asciiTheme="minorHAnsi" w:hAnsiTheme="minorHAnsi" w:cstheme="minorHAnsi"/>
          <w:sz w:val="22"/>
          <w:highlight w:val="lightGray"/>
        </w:rPr>
        <w:t xml:space="preserve"> roots are in Python, it is now multi-lingual. Language support comes by way of modular kernels for more than 50 programming languages. The </w:t>
      </w:r>
      <w:proofErr w:type="spellStart"/>
      <w:r w:rsidRPr="00E74722">
        <w:rPr>
          <w:rFonts w:asciiTheme="minorHAnsi" w:hAnsiTheme="minorHAnsi" w:cstheme="minorHAnsi"/>
          <w:sz w:val="22"/>
          <w:highlight w:val="lightGray"/>
        </w:rPr>
        <w:t>Toree</w:t>
      </w:r>
      <w:proofErr w:type="spellEnd"/>
      <w:r w:rsidRPr="00E74722">
        <w:rPr>
          <w:rFonts w:asciiTheme="minorHAnsi" w:hAnsiTheme="minorHAnsi" w:cstheme="minorHAnsi"/>
          <w:sz w:val="22"/>
          <w:highlight w:val="lightGray"/>
        </w:rPr>
        <w:t xml:space="preserve"> kernel supports the Scala programming language and the Spark distributed computing platform (plus Python and R), simplifying the task of building large, data-intensive distributed applications. </w:t>
      </w:r>
    </w:p>
    <w:p w14:paraId="490B44DC" w14:textId="6741AFD6" w:rsidR="00EC0CEC" w:rsidRPr="00E74722" w:rsidRDefault="00EC0CEC" w:rsidP="00EC0CEC">
      <w:pPr>
        <w:spacing w:after="120" w:line="360" w:lineRule="auto"/>
        <w:rPr>
          <w:rFonts w:asciiTheme="minorHAnsi" w:hAnsiTheme="minorHAnsi" w:cstheme="minorHAnsi"/>
          <w:sz w:val="22"/>
          <w:highlight w:val="lightGray"/>
        </w:rPr>
      </w:pPr>
      <w:proofErr w:type="spellStart"/>
      <w:r w:rsidRPr="00E74722">
        <w:rPr>
          <w:rFonts w:asciiTheme="minorHAnsi" w:hAnsiTheme="minorHAnsi" w:cstheme="minorHAnsi"/>
          <w:sz w:val="22"/>
          <w:highlight w:val="lightGray"/>
        </w:rPr>
        <w:t>Jupyter</w:t>
      </w:r>
      <w:proofErr w:type="spellEnd"/>
      <w:r w:rsidRPr="00E74722">
        <w:rPr>
          <w:rFonts w:asciiTheme="minorHAnsi" w:hAnsiTheme="minorHAnsi" w:cstheme="minorHAnsi"/>
          <w:sz w:val="22"/>
          <w:highlight w:val="lightGray"/>
        </w:rPr>
        <w:t xml:space="preserve"> comes in three parts, a notebook frontend, a </w:t>
      </w:r>
      <w:proofErr w:type="spellStart"/>
      <w:r w:rsidRPr="00E74722">
        <w:rPr>
          <w:rFonts w:asciiTheme="minorHAnsi" w:hAnsiTheme="minorHAnsi" w:cstheme="minorHAnsi"/>
          <w:sz w:val="22"/>
          <w:highlight w:val="lightGray"/>
        </w:rPr>
        <w:t>Jupyter</w:t>
      </w:r>
      <w:proofErr w:type="spellEnd"/>
      <w:r w:rsidRPr="00E74722">
        <w:rPr>
          <w:rFonts w:asciiTheme="minorHAnsi" w:hAnsiTheme="minorHAnsi" w:cstheme="minorHAnsi"/>
          <w:sz w:val="22"/>
          <w:highlight w:val="lightGray"/>
        </w:rPr>
        <w:t xml:space="preserve"> server, and a kernel protocol. The frontend is a JavaScript web application that supports real-time dashboards. </w:t>
      </w:r>
      <w:proofErr w:type="spellStart"/>
      <w:r w:rsidRPr="00E74722">
        <w:rPr>
          <w:rFonts w:asciiTheme="minorHAnsi" w:hAnsiTheme="minorHAnsi" w:cstheme="minorHAnsi"/>
          <w:sz w:val="22"/>
          <w:highlight w:val="lightGray"/>
        </w:rPr>
        <w:t>Jupyter</w:t>
      </w:r>
      <w:proofErr w:type="spellEnd"/>
      <w:r w:rsidRPr="00E74722">
        <w:rPr>
          <w:rFonts w:asciiTheme="minorHAnsi" w:hAnsiTheme="minorHAnsi" w:cstheme="minorHAnsi"/>
          <w:sz w:val="22"/>
          <w:highlight w:val="lightGray"/>
        </w:rPr>
        <w:t xml:space="preserve"> can be easily extended. There are widgets for creating maps based on OpenStreetMap, and interactive data visualization with d3.js (see</w:t>
      </w:r>
      <w:r w:rsidR="002F2DA1" w:rsidRPr="00E74722">
        <w:rPr>
          <w:rFonts w:asciiTheme="minorHAnsi" w:hAnsiTheme="minorHAnsi" w:cstheme="minorHAnsi"/>
          <w:sz w:val="22"/>
          <w:highlight w:val="lightGray"/>
        </w:rPr>
        <w:fldChar w:fldCharType="begin"/>
      </w:r>
      <w:r w:rsidR="002F2DA1" w:rsidRPr="00E74722">
        <w:rPr>
          <w:rFonts w:asciiTheme="minorHAnsi" w:hAnsiTheme="minorHAnsi" w:cstheme="minorHAnsi"/>
          <w:sz w:val="22"/>
          <w:highlight w:val="lightGray"/>
        </w:rPr>
        <w:instrText xml:space="preserve"> REF _Ref2269654 \r \h </w:instrText>
      </w:r>
      <w:r w:rsidR="00E74722">
        <w:rPr>
          <w:rFonts w:asciiTheme="minorHAnsi" w:hAnsiTheme="minorHAnsi" w:cstheme="minorHAnsi"/>
          <w:sz w:val="22"/>
          <w:highlight w:val="lightGray"/>
        </w:rPr>
        <w:instrText xml:space="preserve"> \* MERGEFORMAT </w:instrText>
      </w:r>
      <w:r w:rsidR="002F2DA1" w:rsidRPr="00E74722">
        <w:rPr>
          <w:rFonts w:asciiTheme="minorHAnsi" w:hAnsiTheme="minorHAnsi" w:cstheme="minorHAnsi"/>
          <w:sz w:val="22"/>
          <w:highlight w:val="lightGray"/>
        </w:rPr>
      </w:r>
      <w:r w:rsidR="002F2DA1" w:rsidRPr="00E74722">
        <w:rPr>
          <w:rFonts w:asciiTheme="minorHAnsi" w:hAnsiTheme="minorHAnsi" w:cstheme="minorHAnsi"/>
          <w:sz w:val="22"/>
          <w:highlight w:val="lightGray"/>
        </w:rPr>
        <w:fldChar w:fldCharType="separate"/>
      </w:r>
      <w:r w:rsidR="002F2DA1" w:rsidRPr="00E74722">
        <w:rPr>
          <w:rFonts w:asciiTheme="minorHAnsi" w:hAnsiTheme="minorHAnsi" w:cstheme="minorHAnsi"/>
          <w:sz w:val="22"/>
          <w:highlight w:val="lightGray"/>
        </w:rPr>
        <w:t>B.3.3</w:t>
      </w:r>
      <w:r w:rsidR="002F2DA1" w:rsidRPr="00E74722">
        <w:rPr>
          <w:rFonts w:asciiTheme="minorHAnsi" w:hAnsiTheme="minorHAnsi" w:cstheme="minorHAnsi"/>
          <w:sz w:val="22"/>
          <w:highlight w:val="lightGray"/>
        </w:rPr>
        <w:fldChar w:fldCharType="end"/>
      </w:r>
      <w:r w:rsidRPr="00E74722">
        <w:rPr>
          <w:rFonts w:asciiTheme="minorHAnsi" w:hAnsiTheme="minorHAnsi" w:cstheme="minorHAnsi"/>
          <w:sz w:val="22"/>
          <w:highlight w:val="lightGray"/>
        </w:rPr>
        <w:t xml:space="preserve">). The </w:t>
      </w:r>
      <w:hyperlink r:id="rId77" w:history="1">
        <w:r w:rsidRPr="00E74722">
          <w:rPr>
            <w:rStyle w:val="Hyperlink"/>
            <w:rFonts w:asciiTheme="minorHAnsi" w:hAnsiTheme="minorHAnsi" w:cstheme="minorHAnsi"/>
            <w:sz w:val="22"/>
            <w:highlight w:val="lightGray"/>
          </w:rPr>
          <w:t>Urban Data Science Toolkit</w:t>
        </w:r>
      </w:hyperlink>
      <w:r w:rsidRPr="00E74722">
        <w:rPr>
          <w:rFonts w:asciiTheme="minorHAnsi" w:hAnsiTheme="minorHAnsi" w:cstheme="minorHAnsi"/>
          <w:sz w:val="22"/>
          <w:highlight w:val="lightGray"/>
        </w:rPr>
        <w:t xml:space="preserve"> is a fine example for an Open Hazus-like SDSS on </w:t>
      </w:r>
      <w:proofErr w:type="spellStart"/>
      <w:r w:rsidRPr="00E74722">
        <w:rPr>
          <w:rFonts w:asciiTheme="minorHAnsi" w:hAnsiTheme="minorHAnsi" w:cstheme="minorHAnsi"/>
          <w:sz w:val="22"/>
          <w:highlight w:val="lightGray"/>
        </w:rPr>
        <w:t>Jupyter</w:t>
      </w:r>
      <w:proofErr w:type="spellEnd"/>
      <w:r w:rsidRPr="00E74722">
        <w:rPr>
          <w:rFonts w:asciiTheme="minorHAnsi" w:hAnsiTheme="minorHAnsi" w:cstheme="minorHAnsi"/>
          <w:sz w:val="22"/>
          <w:highlight w:val="lightGray"/>
        </w:rPr>
        <w:t>.</w:t>
      </w:r>
    </w:p>
    <w:p w14:paraId="154F23CF" w14:textId="77777777" w:rsidR="00EC0CEC" w:rsidRPr="00E74722" w:rsidRDefault="00EC0CEC" w:rsidP="004F6532">
      <w:pPr>
        <w:spacing w:after="120" w:line="360" w:lineRule="auto"/>
        <w:rPr>
          <w:rFonts w:asciiTheme="minorHAnsi" w:hAnsiTheme="minorHAnsi" w:cstheme="minorHAnsi"/>
          <w:sz w:val="20"/>
          <w:highlight w:val="lightGray"/>
        </w:rPr>
      </w:pPr>
    </w:p>
    <w:p w14:paraId="181D6962" w14:textId="2EE61B89" w:rsidR="00EC0CEC" w:rsidRPr="00E74722" w:rsidRDefault="00EC0CEC" w:rsidP="003F3FDB">
      <w:pPr>
        <w:pStyle w:val="Heading2"/>
        <w:rPr>
          <w:highlight w:val="lightGray"/>
        </w:rPr>
      </w:pPr>
      <w:r w:rsidRPr="00E74722">
        <w:rPr>
          <w:highlight w:val="lightGray"/>
        </w:rPr>
        <w:t>Geospatial Databases</w:t>
      </w:r>
    </w:p>
    <w:p w14:paraId="76CF2EFE" w14:textId="77777777" w:rsidR="00EC0CEC" w:rsidRPr="00E74722" w:rsidRDefault="00EC0CEC" w:rsidP="00EC0CEC">
      <w:pPr>
        <w:spacing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Open Hazus will require extensive database support both on the server and client side. As a large percentage of the data is geospatial in nature, it is important to have that aspect being explicitly supported by the database(s) of choice. In addition, especially the server-side database should have OLAP support to facilitate the mining of results databases. Finally, as the requirements for the inventory databases, depth grids, and possibly </w:t>
      </w:r>
      <w:proofErr w:type="spellStart"/>
      <w:r w:rsidRPr="00E74722">
        <w:rPr>
          <w:rFonts w:asciiTheme="minorHAnsi" w:hAnsiTheme="minorHAnsi" w:cstheme="minorHAnsi"/>
          <w:sz w:val="22"/>
          <w:szCs w:val="22"/>
          <w:highlight w:val="lightGray"/>
        </w:rPr>
        <w:t>spatio</w:t>
      </w:r>
      <w:proofErr w:type="spellEnd"/>
      <w:r w:rsidRPr="00E74722">
        <w:rPr>
          <w:rFonts w:asciiTheme="minorHAnsi" w:hAnsiTheme="minorHAnsi" w:cstheme="minorHAnsi"/>
          <w:sz w:val="22"/>
          <w:szCs w:val="22"/>
          <w:highlight w:val="lightGray"/>
        </w:rPr>
        <w:t>-temporal features of dynamic hazard models keep increasing the storage and accessibility demands, non-relational options that still support geospatial needs should be considered either for future generations of Open Hazus or as a separate profile of the open solution set.</w:t>
      </w:r>
    </w:p>
    <w:p w14:paraId="4CBB21C6" w14:textId="054AC5F5" w:rsidR="00EC0CEC" w:rsidRPr="00E74722" w:rsidRDefault="00EC0CEC" w:rsidP="003F3FDB">
      <w:pPr>
        <w:pStyle w:val="Heading3"/>
        <w:rPr>
          <w:highlight w:val="lightGray"/>
        </w:rPr>
      </w:pPr>
      <w:bookmarkStart w:id="587" w:name="_Ref2269692"/>
      <w:proofErr w:type="spellStart"/>
      <w:r w:rsidRPr="00E74722">
        <w:rPr>
          <w:highlight w:val="lightGray"/>
        </w:rPr>
        <w:t>PostGIS</w:t>
      </w:r>
      <w:bookmarkEnd w:id="587"/>
      <w:proofErr w:type="spellEnd"/>
    </w:p>
    <w:p w14:paraId="252B8F6E" w14:textId="77777777" w:rsidR="00EC0CEC" w:rsidRPr="00E74722" w:rsidRDefault="00B40A28" w:rsidP="00EC0CEC">
      <w:pPr>
        <w:spacing w:line="360" w:lineRule="auto"/>
        <w:rPr>
          <w:rFonts w:asciiTheme="minorHAnsi" w:hAnsiTheme="minorHAnsi" w:cstheme="minorHAnsi"/>
          <w:sz w:val="22"/>
          <w:szCs w:val="22"/>
          <w:highlight w:val="lightGray"/>
        </w:rPr>
      </w:pPr>
      <w:hyperlink r:id="rId78" w:history="1">
        <w:proofErr w:type="spellStart"/>
        <w:r w:rsidR="00EC0CEC" w:rsidRPr="00E74722">
          <w:rPr>
            <w:rStyle w:val="Hyperlink"/>
            <w:rFonts w:asciiTheme="minorHAnsi" w:hAnsiTheme="minorHAnsi" w:cstheme="minorHAnsi"/>
            <w:sz w:val="22"/>
            <w:szCs w:val="22"/>
            <w:highlight w:val="lightGray"/>
          </w:rPr>
          <w:t>PostGIS</w:t>
        </w:r>
        <w:proofErr w:type="spellEnd"/>
      </w:hyperlink>
      <w:r w:rsidR="00EC0CEC" w:rsidRPr="00E74722">
        <w:rPr>
          <w:rFonts w:asciiTheme="minorHAnsi" w:hAnsiTheme="minorHAnsi" w:cstheme="minorHAnsi"/>
          <w:sz w:val="22"/>
          <w:szCs w:val="22"/>
          <w:highlight w:val="lightGray"/>
        </w:rPr>
        <w:t xml:space="preserve"> is a spatial database extension for the PostgreSQL DBMS.  It provides new types to PostgreSQL geometry, geography, raster, and topo-geometry and SQL/MM OGC Simple Feature SQL compliant functions for doing GIS work such as cadastral management, back-end for Web mapping services. It can also be used for network and road-routing using the complimentary </w:t>
      </w:r>
      <w:hyperlink r:id="rId79" w:history="1">
        <w:proofErr w:type="spellStart"/>
        <w:r w:rsidR="00EC0CEC" w:rsidRPr="00E74722">
          <w:rPr>
            <w:rStyle w:val="Hyperlink"/>
            <w:rFonts w:asciiTheme="minorHAnsi" w:hAnsiTheme="minorHAnsi" w:cstheme="minorHAnsi"/>
            <w:sz w:val="22"/>
            <w:szCs w:val="22"/>
            <w:highlight w:val="lightGray"/>
          </w:rPr>
          <w:t>pgRouting</w:t>
        </w:r>
        <w:proofErr w:type="spellEnd"/>
      </w:hyperlink>
      <w:r w:rsidR="00EC0CEC" w:rsidRPr="00E74722">
        <w:rPr>
          <w:rFonts w:asciiTheme="minorHAnsi" w:hAnsiTheme="minorHAnsi" w:cstheme="minorHAnsi"/>
          <w:sz w:val="22"/>
          <w:szCs w:val="22"/>
          <w:highlight w:val="lightGray"/>
        </w:rPr>
        <w:t xml:space="preserve"> PostgreSQL extension. Although </w:t>
      </w:r>
      <w:r w:rsidR="00EC0CEC" w:rsidRPr="00E74722">
        <w:rPr>
          <w:rFonts w:asciiTheme="minorHAnsi" w:hAnsiTheme="minorHAnsi" w:cstheme="minorHAnsi"/>
          <w:sz w:val="22"/>
          <w:szCs w:val="22"/>
          <w:highlight w:val="lightGray"/>
        </w:rPr>
        <w:lastRenderedPageBreak/>
        <w:t xml:space="preserve">there are spatial extensions to many other commercial and open source relational DBMS, </w:t>
      </w:r>
      <w:proofErr w:type="spellStart"/>
      <w:r w:rsidR="00EC0CEC" w:rsidRPr="00E74722">
        <w:rPr>
          <w:rFonts w:asciiTheme="minorHAnsi" w:hAnsiTheme="minorHAnsi" w:cstheme="minorHAnsi"/>
          <w:sz w:val="22"/>
          <w:szCs w:val="22"/>
          <w:highlight w:val="lightGray"/>
        </w:rPr>
        <w:t>PostGIS</w:t>
      </w:r>
      <w:proofErr w:type="spellEnd"/>
      <w:r w:rsidR="00EC0CEC" w:rsidRPr="00E74722">
        <w:rPr>
          <w:rFonts w:asciiTheme="minorHAnsi" w:hAnsiTheme="minorHAnsi" w:cstheme="minorHAnsi"/>
          <w:sz w:val="22"/>
          <w:szCs w:val="22"/>
          <w:highlight w:val="lightGray"/>
        </w:rPr>
        <w:t xml:space="preserve"> has become the de facto standard, </w:t>
      </w:r>
      <w:proofErr w:type="gramStart"/>
      <w:r w:rsidR="00EC0CEC" w:rsidRPr="00E74722">
        <w:rPr>
          <w:rFonts w:asciiTheme="minorHAnsi" w:hAnsiTheme="minorHAnsi" w:cstheme="minorHAnsi"/>
          <w:sz w:val="22"/>
          <w:szCs w:val="22"/>
          <w:highlight w:val="lightGray"/>
        </w:rPr>
        <w:t>definitely in</w:t>
      </w:r>
      <w:proofErr w:type="gramEnd"/>
      <w:r w:rsidR="00EC0CEC" w:rsidRPr="00E74722">
        <w:rPr>
          <w:rFonts w:asciiTheme="minorHAnsi" w:hAnsiTheme="minorHAnsi" w:cstheme="minorHAnsi"/>
          <w:sz w:val="22"/>
          <w:szCs w:val="22"/>
          <w:highlight w:val="lightGray"/>
        </w:rPr>
        <w:t xml:space="preserve"> the open source community but increasingly also in enterprise environments that have a well-established DBMS infrastructure in support of non-geospatial applications.</w:t>
      </w:r>
    </w:p>
    <w:p w14:paraId="4B3CBB09" w14:textId="77777777" w:rsidR="00EC0CEC" w:rsidRPr="00E74722" w:rsidRDefault="00EC0CEC" w:rsidP="00EC0CEC">
      <w:pPr>
        <w:spacing w:line="360" w:lineRule="auto"/>
        <w:rPr>
          <w:rFonts w:asciiTheme="minorHAnsi" w:hAnsiTheme="minorHAnsi" w:cstheme="minorHAnsi"/>
          <w:sz w:val="22"/>
          <w:szCs w:val="22"/>
          <w:highlight w:val="lightGray"/>
        </w:rPr>
      </w:pPr>
      <w:proofErr w:type="spellStart"/>
      <w:r w:rsidRPr="00E74722">
        <w:rPr>
          <w:rFonts w:asciiTheme="minorHAnsi" w:hAnsiTheme="minorHAnsi" w:cstheme="minorHAnsi"/>
          <w:sz w:val="22"/>
          <w:szCs w:val="22"/>
          <w:highlight w:val="lightGray"/>
        </w:rPr>
        <w:t>PostGIS</w:t>
      </w:r>
      <w:proofErr w:type="spellEnd"/>
      <w:r w:rsidRPr="00E74722">
        <w:rPr>
          <w:rFonts w:asciiTheme="minorHAnsi" w:hAnsiTheme="minorHAnsi" w:cstheme="minorHAnsi"/>
          <w:sz w:val="22"/>
          <w:szCs w:val="22"/>
          <w:highlight w:val="lightGray"/>
        </w:rPr>
        <w:t xml:space="preserve"> is unique in the DBMS domain for the range of geospatial support it provides, including:</w:t>
      </w:r>
    </w:p>
    <w:p w14:paraId="73E018D1"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Processing and analytic functions for both vector and raster data for splicing, dicing, morphing, reclassifying, and collecting/</w:t>
      </w:r>
      <w:proofErr w:type="spellStart"/>
      <w:r w:rsidRPr="00E74722">
        <w:rPr>
          <w:rFonts w:cstheme="minorHAnsi"/>
          <w:highlight w:val="lightGray"/>
          <w:lang w:val="en-US"/>
        </w:rPr>
        <w:t>unioning</w:t>
      </w:r>
      <w:proofErr w:type="spellEnd"/>
      <w:r w:rsidRPr="00E74722">
        <w:rPr>
          <w:rFonts w:cstheme="minorHAnsi"/>
          <w:highlight w:val="lightGray"/>
          <w:lang w:val="en-US"/>
        </w:rPr>
        <w:t xml:space="preserve"> with the power of SQL</w:t>
      </w:r>
    </w:p>
    <w:p w14:paraId="7724EDE1"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raster map algebra for fine-grained raster processing</w:t>
      </w:r>
    </w:p>
    <w:p w14:paraId="5EC6B690"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Spatial reprojection SQL callable functions for both vector and raster data</w:t>
      </w:r>
    </w:p>
    <w:p w14:paraId="0856ACD3"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Support for importing / exporting ESRI shapefile vector data via both command line and GUI packaged tools and support for more formats via other 3rd-party Open Source tools</w:t>
      </w:r>
    </w:p>
    <w:p w14:paraId="0030CD75"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 xml:space="preserve">Packaged command-line for importing raster data from many standard formats: </w:t>
      </w:r>
      <w:proofErr w:type="spellStart"/>
      <w:r w:rsidRPr="00E74722">
        <w:rPr>
          <w:rFonts w:cstheme="minorHAnsi"/>
          <w:highlight w:val="lightGray"/>
          <w:lang w:val="en-US"/>
        </w:rPr>
        <w:t>GeoTiff</w:t>
      </w:r>
      <w:proofErr w:type="spellEnd"/>
      <w:r w:rsidRPr="00E74722">
        <w:rPr>
          <w:rFonts w:cstheme="minorHAnsi"/>
          <w:highlight w:val="lightGray"/>
          <w:lang w:val="en-US"/>
        </w:rPr>
        <w:t xml:space="preserve">, </w:t>
      </w:r>
      <w:proofErr w:type="spellStart"/>
      <w:r w:rsidRPr="00E74722">
        <w:rPr>
          <w:rFonts w:cstheme="minorHAnsi"/>
          <w:highlight w:val="lightGray"/>
          <w:lang w:val="en-US"/>
        </w:rPr>
        <w:t>NetCDF</w:t>
      </w:r>
      <w:proofErr w:type="spellEnd"/>
      <w:r w:rsidRPr="00E74722">
        <w:rPr>
          <w:rFonts w:cstheme="minorHAnsi"/>
          <w:highlight w:val="lightGray"/>
          <w:lang w:val="en-US"/>
        </w:rPr>
        <w:t>, PNG, JPG to name a few</w:t>
      </w:r>
    </w:p>
    <w:p w14:paraId="6B46BAD2"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 xml:space="preserve">Rendering and importing vector data support functions for standard textual formats such as </w:t>
      </w:r>
      <w:proofErr w:type="gramStart"/>
      <w:r w:rsidRPr="00E74722">
        <w:rPr>
          <w:rFonts w:cstheme="minorHAnsi"/>
          <w:highlight w:val="lightGray"/>
          <w:lang w:val="en-US"/>
        </w:rPr>
        <w:t>KML,GML</w:t>
      </w:r>
      <w:proofErr w:type="gramEnd"/>
      <w:r w:rsidRPr="00E74722">
        <w:rPr>
          <w:rFonts w:cstheme="minorHAnsi"/>
          <w:highlight w:val="lightGray"/>
          <w:lang w:val="en-US"/>
        </w:rPr>
        <w:t xml:space="preserve">, </w:t>
      </w:r>
      <w:proofErr w:type="spellStart"/>
      <w:r w:rsidRPr="00E74722">
        <w:rPr>
          <w:rFonts w:cstheme="minorHAnsi"/>
          <w:highlight w:val="lightGray"/>
          <w:lang w:val="en-US"/>
        </w:rPr>
        <w:t>GeoJSON</w:t>
      </w:r>
      <w:proofErr w:type="spellEnd"/>
      <w:r w:rsidRPr="00E74722">
        <w:rPr>
          <w:rFonts w:cstheme="minorHAnsi"/>
          <w:highlight w:val="lightGray"/>
          <w:lang w:val="en-US"/>
        </w:rPr>
        <w:t xml:space="preserve">, </w:t>
      </w:r>
      <w:proofErr w:type="spellStart"/>
      <w:r w:rsidRPr="00E74722">
        <w:rPr>
          <w:rFonts w:cstheme="minorHAnsi"/>
          <w:highlight w:val="lightGray"/>
          <w:lang w:val="en-US"/>
        </w:rPr>
        <w:t>GeoHash</w:t>
      </w:r>
      <w:proofErr w:type="spellEnd"/>
      <w:r w:rsidRPr="00E74722">
        <w:rPr>
          <w:rFonts w:cstheme="minorHAnsi"/>
          <w:highlight w:val="lightGray"/>
          <w:lang w:val="en-US"/>
        </w:rPr>
        <w:t xml:space="preserve"> and WKT using SQL</w:t>
      </w:r>
    </w:p>
    <w:p w14:paraId="137A08C6"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 xml:space="preserve">Rendering raster data in various standard formats </w:t>
      </w:r>
      <w:proofErr w:type="spellStart"/>
      <w:r w:rsidRPr="00E74722">
        <w:rPr>
          <w:rFonts w:cstheme="minorHAnsi"/>
          <w:highlight w:val="lightGray"/>
          <w:lang w:val="en-US"/>
        </w:rPr>
        <w:t>GeoTIFF</w:t>
      </w:r>
      <w:proofErr w:type="spellEnd"/>
      <w:r w:rsidRPr="00E74722">
        <w:rPr>
          <w:rFonts w:cstheme="minorHAnsi"/>
          <w:highlight w:val="lightGray"/>
          <w:lang w:val="en-US"/>
        </w:rPr>
        <w:t xml:space="preserve">, PNG, JPG, </w:t>
      </w:r>
      <w:proofErr w:type="spellStart"/>
      <w:r w:rsidRPr="00E74722">
        <w:rPr>
          <w:rFonts w:cstheme="minorHAnsi"/>
          <w:highlight w:val="lightGray"/>
          <w:lang w:val="en-US"/>
        </w:rPr>
        <w:t>NetCDF</w:t>
      </w:r>
      <w:proofErr w:type="spellEnd"/>
      <w:r w:rsidRPr="00E74722">
        <w:rPr>
          <w:rFonts w:cstheme="minorHAnsi"/>
          <w:highlight w:val="lightGray"/>
          <w:lang w:val="en-US"/>
        </w:rPr>
        <w:t>, to name a few using SQL</w:t>
      </w:r>
    </w:p>
    <w:p w14:paraId="4BAF46CE" w14:textId="77777777" w:rsidR="00EC0CEC" w:rsidRPr="00E74722" w:rsidRDefault="00EC0CEC" w:rsidP="00EC0CEC">
      <w:pPr>
        <w:pStyle w:val="ListParagraph"/>
        <w:numPr>
          <w:ilvl w:val="0"/>
          <w:numId w:val="19"/>
        </w:numPr>
        <w:spacing w:line="360" w:lineRule="auto"/>
        <w:ind w:left="714" w:hanging="357"/>
        <w:rPr>
          <w:rFonts w:cstheme="minorHAnsi"/>
          <w:highlight w:val="lightGray"/>
          <w:lang w:val="en-US"/>
        </w:rPr>
      </w:pPr>
      <w:r w:rsidRPr="00E74722">
        <w:rPr>
          <w:rFonts w:cstheme="minorHAnsi"/>
          <w:highlight w:val="lightGray"/>
          <w:lang w:val="en-US"/>
        </w:rPr>
        <w:t xml:space="preserve">Seamless raster/vector SQL callable functions for extrusion of pixel values by geometric region, running stats by region, clipping </w:t>
      </w:r>
      <w:proofErr w:type="spellStart"/>
      <w:r w:rsidRPr="00E74722">
        <w:rPr>
          <w:rFonts w:cstheme="minorHAnsi"/>
          <w:highlight w:val="lightGray"/>
          <w:lang w:val="en-US"/>
        </w:rPr>
        <w:t>rasters</w:t>
      </w:r>
      <w:proofErr w:type="spellEnd"/>
      <w:r w:rsidRPr="00E74722">
        <w:rPr>
          <w:rFonts w:cstheme="minorHAnsi"/>
          <w:highlight w:val="lightGray"/>
          <w:lang w:val="en-US"/>
        </w:rPr>
        <w:t xml:space="preserve"> by a geometry, and vectorizing </w:t>
      </w:r>
      <w:proofErr w:type="spellStart"/>
      <w:r w:rsidRPr="00E74722">
        <w:rPr>
          <w:rFonts w:cstheme="minorHAnsi"/>
          <w:highlight w:val="lightGray"/>
          <w:lang w:val="en-US"/>
        </w:rPr>
        <w:t>rasters</w:t>
      </w:r>
      <w:proofErr w:type="spellEnd"/>
    </w:p>
    <w:p w14:paraId="1E3C337D"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3D object support, spatial index, and functions</w:t>
      </w:r>
    </w:p>
    <w:p w14:paraId="06901669"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Network Topology support</w:t>
      </w:r>
    </w:p>
    <w:p w14:paraId="60B85F02" w14:textId="77777777" w:rsidR="00EC0CEC" w:rsidRPr="00E74722" w:rsidRDefault="00EC0CEC" w:rsidP="00EC0CEC">
      <w:pPr>
        <w:pStyle w:val="ListParagraph"/>
        <w:numPr>
          <w:ilvl w:val="0"/>
          <w:numId w:val="19"/>
        </w:numPr>
        <w:spacing w:line="360" w:lineRule="auto"/>
        <w:rPr>
          <w:rFonts w:cstheme="minorHAnsi"/>
          <w:highlight w:val="lightGray"/>
          <w:lang w:val="en-US"/>
        </w:rPr>
      </w:pPr>
      <w:r w:rsidRPr="00E74722">
        <w:rPr>
          <w:rFonts w:cstheme="minorHAnsi"/>
          <w:highlight w:val="lightGray"/>
          <w:lang w:val="en-US"/>
        </w:rPr>
        <w:t>Packaged Tiger Loader / Geocoder/ Reverse Geocoder / utilizing US Census Tiger data</w:t>
      </w:r>
    </w:p>
    <w:p w14:paraId="420B7BF3" w14:textId="1C21B7A8" w:rsidR="00EC0CEC" w:rsidRPr="00E74722" w:rsidRDefault="00EC0CEC" w:rsidP="003F3FDB">
      <w:pPr>
        <w:pStyle w:val="Heading3"/>
        <w:rPr>
          <w:highlight w:val="lightGray"/>
        </w:rPr>
      </w:pPr>
      <w:proofErr w:type="spellStart"/>
      <w:r w:rsidRPr="00E74722">
        <w:rPr>
          <w:highlight w:val="lightGray"/>
        </w:rPr>
        <w:t>SpatiaLite</w:t>
      </w:r>
      <w:proofErr w:type="spellEnd"/>
    </w:p>
    <w:p w14:paraId="2E641F71" w14:textId="77777777" w:rsidR="00EC0CEC" w:rsidRPr="00E74722" w:rsidRDefault="00EC0CEC" w:rsidP="00EC0CEC">
      <w:pPr>
        <w:spacing w:line="36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 xml:space="preserve">Like </w:t>
      </w:r>
      <w:proofErr w:type="spellStart"/>
      <w:r w:rsidRPr="00E74722">
        <w:rPr>
          <w:rFonts w:asciiTheme="minorHAnsi" w:hAnsiTheme="minorHAnsi" w:cstheme="minorHAnsi"/>
          <w:sz w:val="22"/>
          <w:szCs w:val="22"/>
          <w:highlight w:val="lightGray"/>
        </w:rPr>
        <w:t>PostGIS</w:t>
      </w:r>
      <w:proofErr w:type="spellEnd"/>
      <w:r w:rsidRPr="00E74722">
        <w:rPr>
          <w:rFonts w:asciiTheme="minorHAnsi" w:hAnsiTheme="minorHAnsi" w:cstheme="minorHAnsi"/>
          <w:sz w:val="22"/>
          <w:szCs w:val="22"/>
          <w:highlight w:val="lightGray"/>
        </w:rPr>
        <w:t xml:space="preserve"> to Postgres, </w:t>
      </w:r>
      <w:hyperlink r:id="rId80" w:history="1">
        <w:proofErr w:type="spellStart"/>
        <w:r w:rsidRPr="00E74722">
          <w:rPr>
            <w:rStyle w:val="Hyperlink"/>
            <w:rFonts w:asciiTheme="minorHAnsi" w:hAnsiTheme="minorHAnsi" w:cstheme="minorHAnsi"/>
            <w:sz w:val="22"/>
            <w:szCs w:val="22"/>
            <w:highlight w:val="lightGray"/>
          </w:rPr>
          <w:t>SpatiaLite</w:t>
        </w:r>
        <w:proofErr w:type="spellEnd"/>
      </w:hyperlink>
      <w:r w:rsidRPr="00E74722">
        <w:rPr>
          <w:rFonts w:asciiTheme="minorHAnsi" w:hAnsiTheme="minorHAnsi" w:cstheme="minorHAnsi"/>
          <w:sz w:val="22"/>
          <w:szCs w:val="22"/>
          <w:highlight w:val="lightGray"/>
        </w:rPr>
        <w:t xml:space="preserve"> is a </w:t>
      </w:r>
      <w:hyperlink r:id="rId81" w:history="1">
        <w:r w:rsidRPr="00E74722">
          <w:rPr>
            <w:rStyle w:val="Hyperlink"/>
            <w:rFonts w:asciiTheme="minorHAnsi" w:hAnsiTheme="minorHAnsi" w:cstheme="minorHAnsi"/>
            <w:sz w:val="22"/>
            <w:szCs w:val="22"/>
            <w:highlight w:val="lightGray"/>
          </w:rPr>
          <w:t>SQLite</w:t>
        </w:r>
      </w:hyperlink>
      <w:r w:rsidRPr="00E74722">
        <w:rPr>
          <w:rFonts w:asciiTheme="minorHAnsi" w:hAnsiTheme="minorHAnsi" w:cstheme="minorHAnsi"/>
          <w:sz w:val="22"/>
          <w:szCs w:val="22"/>
          <w:highlight w:val="lightGray"/>
        </w:rPr>
        <w:t xml:space="preserve"> database engine with spatial functions added. Each SQLite database is simply a file that can be copied, compressed and ported between MS Windows, Linux, Mac OS, etc. The </w:t>
      </w:r>
      <w:proofErr w:type="spellStart"/>
      <w:r w:rsidRPr="00E74722">
        <w:rPr>
          <w:rFonts w:asciiTheme="minorHAnsi" w:hAnsiTheme="minorHAnsi" w:cstheme="minorHAnsi"/>
          <w:sz w:val="22"/>
          <w:szCs w:val="22"/>
          <w:highlight w:val="lightGray"/>
        </w:rPr>
        <w:t>SpatiaLite</w:t>
      </w:r>
      <w:proofErr w:type="spellEnd"/>
      <w:r w:rsidRPr="00E74722">
        <w:rPr>
          <w:rFonts w:asciiTheme="minorHAnsi" w:hAnsiTheme="minorHAnsi" w:cstheme="minorHAnsi"/>
          <w:sz w:val="22"/>
          <w:szCs w:val="22"/>
          <w:highlight w:val="lightGray"/>
        </w:rPr>
        <w:t xml:space="preserve"> extension enables SQLite to support spatial data conformant to OGC specifications. </w:t>
      </w:r>
      <w:proofErr w:type="spellStart"/>
      <w:r w:rsidRPr="00E74722">
        <w:rPr>
          <w:rFonts w:asciiTheme="minorHAnsi" w:hAnsiTheme="minorHAnsi" w:cstheme="minorHAnsi"/>
          <w:sz w:val="22"/>
          <w:szCs w:val="22"/>
          <w:highlight w:val="lightGray"/>
        </w:rPr>
        <w:t>SpatiaLite</w:t>
      </w:r>
      <w:proofErr w:type="spellEnd"/>
      <w:r w:rsidRPr="00E74722">
        <w:rPr>
          <w:rFonts w:asciiTheme="minorHAnsi" w:hAnsiTheme="minorHAnsi" w:cstheme="minorHAnsi"/>
          <w:sz w:val="22"/>
          <w:szCs w:val="22"/>
          <w:highlight w:val="lightGray"/>
        </w:rPr>
        <w:t xml:space="preserve"> is </w:t>
      </w:r>
      <w:r w:rsidRPr="00E74722">
        <w:rPr>
          <w:rFonts w:asciiTheme="minorHAnsi" w:hAnsiTheme="minorHAnsi" w:cstheme="minorHAnsi"/>
          <w:i/>
          <w:sz w:val="22"/>
          <w:szCs w:val="22"/>
          <w:highlight w:val="lightGray"/>
        </w:rPr>
        <w:t>not</w:t>
      </w:r>
      <w:r w:rsidRPr="00E74722">
        <w:rPr>
          <w:rFonts w:asciiTheme="minorHAnsi" w:hAnsiTheme="minorHAnsi" w:cstheme="minorHAnsi"/>
          <w:sz w:val="22"/>
          <w:szCs w:val="22"/>
          <w:highlight w:val="lightGray"/>
        </w:rPr>
        <w:t xml:space="preserve"> intended for server-side use and should not be used for databases beyond a few </w:t>
      </w:r>
      <w:proofErr w:type="spellStart"/>
      <w:r w:rsidRPr="00E74722">
        <w:rPr>
          <w:rFonts w:asciiTheme="minorHAnsi" w:hAnsiTheme="minorHAnsi" w:cstheme="minorHAnsi"/>
          <w:sz w:val="22"/>
          <w:szCs w:val="22"/>
          <w:highlight w:val="lightGray"/>
        </w:rPr>
        <w:t>GBytes</w:t>
      </w:r>
      <w:proofErr w:type="spellEnd"/>
      <w:r w:rsidRPr="00E74722">
        <w:rPr>
          <w:rFonts w:asciiTheme="minorHAnsi" w:hAnsiTheme="minorHAnsi" w:cstheme="minorHAnsi"/>
          <w:sz w:val="22"/>
          <w:szCs w:val="22"/>
          <w:highlight w:val="lightGray"/>
        </w:rPr>
        <w:t xml:space="preserve">. However, it works very well for desktop and mobile applications (including on Chrome OS and Android devices). </w:t>
      </w:r>
      <w:proofErr w:type="gramStart"/>
      <w:r w:rsidRPr="00E74722">
        <w:rPr>
          <w:rFonts w:asciiTheme="minorHAnsi" w:hAnsiTheme="minorHAnsi" w:cstheme="minorHAnsi"/>
          <w:sz w:val="22"/>
          <w:szCs w:val="22"/>
          <w:highlight w:val="lightGray"/>
        </w:rPr>
        <w:t xml:space="preserve">In particular, </w:t>
      </w:r>
      <w:proofErr w:type="spellStart"/>
      <w:r w:rsidRPr="00E74722">
        <w:rPr>
          <w:rFonts w:asciiTheme="minorHAnsi" w:hAnsiTheme="minorHAnsi" w:cstheme="minorHAnsi"/>
          <w:sz w:val="22"/>
          <w:szCs w:val="22"/>
          <w:highlight w:val="lightGray"/>
        </w:rPr>
        <w:t>SpatiaLite</w:t>
      </w:r>
      <w:proofErr w:type="spellEnd"/>
      <w:proofErr w:type="gramEnd"/>
      <w:r w:rsidRPr="00E74722">
        <w:rPr>
          <w:rFonts w:asciiTheme="minorHAnsi" w:hAnsiTheme="minorHAnsi" w:cstheme="minorHAnsi"/>
          <w:sz w:val="22"/>
          <w:szCs w:val="22"/>
          <w:highlight w:val="lightGray"/>
        </w:rPr>
        <w:t xml:space="preserve"> offers:</w:t>
      </w:r>
    </w:p>
    <w:p w14:paraId="52170465"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Standard WKT and WKB formats</w:t>
      </w:r>
    </w:p>
    <w:p w14:paraId="5810886E"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 xml:space="preserve">SQL spatial functions such as </w:t>
      </w:r>
      <w:proofErr w:type="spellStart"/>
      <w:proofErr w:type="gramStart"/>
      <w:r w:rsidRPr="00E74722">
        <w:rPr>
          <w:rFonts w:cstheme="minorHAnsi"/>
          <w:highlight w:val="lightGray"/>
          <w:lang w:val="en-US"/>
        </w:rPr>
        <w:t>AsText</w:t>
      </w:r>
      <w:proofErr w:type="spellEnd"/>
      <w:r w:rsidRPr="00E74722">
        <w:rPr>
          <w:rFonts w:cstheme="minorHAnsi"/>
          <w:highlight w:val="lightGray"/>
          <w:lang w:val="en-US"/>
        </w:rPr>
        <w:t>(</w:t>
      </w:r>
      <w:proofErr w:type="gramEnd"/>
      <w:r w:rsidRPr="00E74722">
        <w:rPr>
          <w:rFonts w:cstheme="minorHAnsi"/>
          <w:highlight w:val="lightGray"/>
          <w:lang w:val="en-US"/>
        </w:rPr>
        <w:t xml:space="preserve">), </w:t>
      </w:r>
      <w:proofErr w:type="spellStart"/>
      <w:r w:rsidRPr="00E74722">
        <w:rPr>
          <w:rFonts w:cstheme="minorHAnsi"/>
          <w:highlight w:val="lightGray"/>
          <w:lang w:val="en-US"/>
        </w:rPr>
        <w:t>GeomFromText</w:t>
      </w:r>
      <w:proofErr w:type="spellEnd"/>
      <w:r w:rsidRPr="00E74722">
        <w:rPr>
          <w:rFonts w:cstheme="minorHAnsi"/>
          <w:highlight w:val="lightGray"/>
          <w:lang w:val="en-US"/>
        </w:rPr>
        <w:t xml:space="preserve">(), Area(), </w:t>
      </w:r>
      <w:proofErr w:type="spellStart"/>
      <w:r w:rsidRPr="00E74722">
        <w:rPr>
          <w:rFonts w:cstheme="minorHAnsi"/>
          <w:highlight w:val="lightGray"/>
          <w:lang w:val="en-US"/>
        </w:rPr>
        <w:t>PointN</w:t>
      </w:r>
      <w:proofErr w:type="spellEnd"/>
      <w:r w:rsidRPr="00E74722">
        <w:rPr>
          <w:rFonts w:cstheme="minorHAnsi"/>
          <w:highlight w:val="lightGray"/>
          <w:lang w:val="en-US"/>
        </w:rPr>
        <w:t>() …</w:t>
      </w:r>
    </w:p>
    <w:p w14:paraId="0D4ED9D4"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proofErr w:type="spellStart"/>
      <w:r w:rsidRPr="00E74722">
        <w:rPr>
          <w:rFonts w:cstheme="minorHAnsi"/>
          <w:highlight w:val="lightGray"/>
          <w:lang w:val="en-US"/>
        </w:rPr>
        <w:lastRenderedPageBreak/>
        <w:t>OpenGis</w:t>
      </w:r>
      <w:proofErr w:type="spellEnd"/>
      <w:r w:rsidRPr="00E74722">
        <w:rPr>
          <w:rFonts w:cstheme="minorHAnsi"/>
          <w:highlight w:val="lightGray"/>
          <w:lang w:val="en-US"/>
        </w:rPr>
        <w:t xml:space="preserve"> spatial analysis functions provided via GEOS, such as </w:t>
      </w:r>
      <w:proofErr w:type="gramStart"/>
      <w:r w:rsidRPr="00E74722">
        <w:rPr>
          <w:rFonts w:cstheme="minorHAnsi"/>
          <w:highlight w:val="lightGray"/>
          <w:lang w:val="en-US"/>
        </w:rPr>
        <w:t>Overlaps(</w:t>
      </w:r>
      <w:proofErr w:type="gramEnd"/>
      <w:r w:rsidRPr="00E74722">
        <w:rPr>
          <w:rFonts w:cstheme="minorHAnsi"/>
          <w:highlight w:val="lightGray"/>
          <w:lang w:val="en-US"/>
        </w:rPr>
        <w:t>), Touches(), Union(), Buffer() …</w:t>
      </w:r>
    </w:p>
    <w:p w14:paraId="250742C7"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 xml:space="preserve">Full Spatial metadata in line with </w:t>
      </w:r>
      <w:proofErr w:type="spellStart"/>
      <w:r w:rsidRPr="00E74722">
        <w:rPr>
          <w:rFonts w:cstheme="minorHAnsi"/>
          <w:highlight w:val="lightGray"/>
          <w:lang w:val="en-US"/>
        </w:rPr>
        <w:t>OpenGis</w:t>
      </w:r>
      <w:proofErr w:type="spellEnd"/>
      <w:r w:rsidRPr="00E74722">
        <w:rPr>
          <w:rFonts w:cstheme="minorHAnsi"/>
          <w:highlight w:val="lightGray"/>
          <w:lang w:val="en-US"/>
        </w:rPr>
        <w:t xml:space="preserve"> specifications</w:t>
      </w:r>
    </w:p>
    <w:p w14:paraId="22999EF1"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 xml:space="preserve">Numerous Geometry notations - EWKT, GML, KML, and </w:t>
      </w:r>
      <w:proofErr w:type="spellStart"/>
      <w:r w:rsidRPr="00E74722">
        <w:rPr>
          <w:rFonts w:cstheme="minorHAnsi"/>
          <w:highlight w:val="lightGray"/>
          <w:lang w:val="en-US"/>
        </w:rPr>
        <w:t>GeoJSON</w:t>
      </w:r>
      <w:proofErr w:type="spellEnd"/>
    </w:p>
    <w:p w14:paraId="7A73446F"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Importing and exporting to shapefiles</w:t>
      </w:r>
    </w:p>
    <w:p w14:paraId="33156211"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Coordinate reprojection via PROJ.4 and EPSG geodetic parameters dataset</w:t>
      </w:r>
    </w:p>
    <w:p w14:paraId="565FF6DF"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 xml:space="preserve">Locale charsets via GNU </w:t>
      </w:r>
      <w:proofErr w:type="spellStart"/>
      <w:r w:rsidRPr="00E74722">
        <w:rPr>
          <w:rFonts w:cstheme="minorHAnsi"/>
          <w:highlight w:val="lightGray"/>
          <w:lang w:val="en-US"/>
        </w:rPr>
        <w:t>libiconv</w:t>
      </w:r>
      <w:proofErr w:type="spellEnd"/>
    </w:p>
    <w:p w14:paraId="3A8EBAE7"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 xml:space="preserve">Spatial Index based on the SQLite’s </w:t>
      </w:r>
      <w:proofErr w:type="spellStart"/>
      <w:r w:rsidRPr="00E74722">
        <w:rPr>
          <w:rFonts w:cstheme="minorHAnsi"/>
          <w:highlight w:val="lightGray"/>
          <w:lang w:val="en-US"/>
        </w:rPr>
        <w:t>RTree</w:t>
      </w:r>
      <w:proofErr w:type="spellEnd"/>
      <w:r w:rsidRPr="00E74722">
        <w:rPr>
          <w:rFonts w:cstheme="minorHAnsi"/>
          <w:highlight w:val="lightGray"/>
          <w:lang w:val="en-US"/>
        </w:rPr>
        <w:t xml:space="preserve"> extension</w:t>
      </w:r>
    </w:p>
    <w:p w14:paraId="10A50D5B"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Access shapefiles as VIRTUAL TABLEs, enabling standard SQL queries on external shapefiles, without importing or converting them</w:t>
      </w:r>
    </w:p>
    <w:p w14:paraId="26FE22F1"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Access external CSV/</w:t>
      </w:r>
      <w:proofErr w:type="spellStart"/>
      <w:r w:rsidRPr="00E74722">
        <w:rPr>
          <w:rFonts w:cstheme="minorHAnsi"/>
          <w:highlight w:val="lightGray"/>
          <w:lang w:val="en-US"/>
        </w:rPr>
        <w:t>TxtTab</w:t>
      </w:r>
      <w:proofErr w:type="spellEnd"/>
      <w:r w:rsidRPr="00E74722">
        <w:rPr>
          <w:rFonts w:cstheme="minorHAnsi"/>
          <w:highlight w:val="lightGray"/>
          <w:lang w:val="en-US"/>
        </w:rPr>
        <w:t xml:space="preserve"> files or </w:t>
      </w:r>
      <w:proofErr w:type="spellStart"/>
      <w:r w:rsidRPr="00E74722">
        <w:rPr>
          <w:rFonts w:cstheme="minorHAnsi"/>
          <w:highlight w:val="lightGray"/>
          <w:lang w:val="en-US"/>
        </w:rPr>
        <w:t>xls</w:t>
      </w:r>
      <w:proofErr w:type="spellEnd"/>
      <w:r w:rsidRPr="00E74722">
        <w:rPr>
          <w:rFonts w:cstheme="minorHAnsi"/>
          <w:highlight w:val="lightGray"/>
          <w:lang w:val="en-US"/>
        </w:rPr>
        <w:t xml:space="preserve"> spreadsheets as VIRTUAL TABLEs</w:t>
      </w:r>
    </w:p>
    <w:p w14:paraId="7E8F4AF1"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Access XML documents, stored BLOB compressed binary objects, including syntactic “well formed” and XSF schema validation constrained checks. Specific support for ISO-Metadata, SLD/SE styles and SVG graphics.XML documents can be queried using standard XPath syntax.</w:t>
      </w:r>
    </w:p>
    <w:p w14:paraId="5A3B061F"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Query external WFS servers.</w:t>
      </w:r>
    </w:p>
    <w:p w14:paraId="2566B5CB"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Parse external DXF files (all versions) and store layers and geometries found.</w:t>
      </w:r>
    </w:p>
    <w:p w14:paraId="7059011D" w14:textId="77777777" w:rsidR="00EC0CEC" w:rsidRPr="00E74722" w:rsidRDefault="00EC0CEC" w:rsidP="00EC0CEC">
      <w:pPr>
        <w:pStyle w:val="ListParagraph"/>
        <w:numPr>
          <w:ilvl w:val="0"/>
          <w:numId w:val="20"/>
        </w:numPr>
        <w:spacing w:line="360" w:lineRule="auto"/>
        <w:ind w:left="714" w:hanging="357"/>
        <w:rPr>
          <w:rFonts w:cstheme="minorHAnsi"/>
          <w:highlight w:val="lightGray"/>
          <w:lang w:val="en-US"/>
        </w:rPr>
      </w:pPr>
      <w:r w:rsidRPr="00E74722">
        <w:rPr>
          <w:rFonts w:cstheme="minorHAnsi"/>
          <w:highlight w:val="lightGray"/>
          <w:lang w:val="en-US"/>
        </w:rPr>
        <w:t>Generate and Export DXF files</w:t>
      </w:r>
    </w:p>
    <w:p w14:paraId="4D9EFD02" w14:textId="218CA39B" w:rsidR="00EC0CEC" w:rsidRPr="00E74722" w:rsidRDefault="00EC0CEC" w:rsidP="003F3FDB">
      <w:pPr>
        <w:pStyle w:val="Heading3"/>
        <w:rPr>
          <w:highlight w:val="lightGray"/>
        </w:rPr>
      </w:pPr>
      <w:proofErr w:type="spellStart"/>
      <w:r w:rsidRPr="00E74722">
        <w:rPr>
          <w:highlight w:val="lightGray"/>
        </w:rPr>
        <w:t>rasdaman</w:t>
      </w:r>
      <w:proofErr w:type="spellEnd"/>
    </w:p>
    <w:p w14:paraId="19F18D9A" w14:textId="77777777" w:rsidR="00EC0CEC" w:rsidRPr="00E74722" w:rsidRDefault="00B40A28" w:rsidP="00EC0CEC">
      <w:pPr>
        <w:spacing w:after="120" w:line="360" w:lineRule="auto"/>
        <w:rPr>
          <w:rFonts w:asciiTheme="minorHAnsi" w:hAnsiTheme="minorHAnsi" w:cstheme="minorHAnsi"/>
          <w:sz w:val="22"/>
          <w:highlight w:val="lightGray"/>
        </w:rPr>
      </w:pPr>
      <w:hyperlink r:id="rId82" w:history="1">
        <w:proofErr w:type="spellStart"/>
        <w:r w:rsidR="00EC0CEC" w:rsidRPr="00E74722">
          <w:rPr>
            <w:rStyle w:val="Hyperlink"/>
            <w:rFonts w:asciiTheme="minorHAnsi" w:hAnsiTheme="minorHAnsi" w:cstheme="minorHAnsi"/>
            <w:sz w:val="22"/>
            <w:highlight w:val="lightGray"/>
          </w:rPr>
          <w:t>rasdaman</w:t>
        </w:r>
        <w:proofErr w:type="spellEnd"/>
      </w:hyperlink>
      <w:r w:rsidR="00EC0CEC" w:rsidRPr="00E74722">
        <w:rPr>
          <w:rFonts w:asciiTheme="minorHAnsi" w:hAnsiTheme="minorHAnsi" w:cstheme="minorHAnsi"/>
          <w:sz w:val="22"/>
          <w:highlight w:val="lightGray"/>
        </w:rPr>
        <w:t xml:space="preserve">, short for raster data manager, allows storing and querying massive multi-dimensional arrays, such as sensor, image, simulation, and statistics data appearing in domains like earth, space, and life science. This array analytics engine distinguishes itself by its flexibility, performance, and scalability. </w:t>
      </w:r>
      <w:proofErr w:type="spellStart"/>
      <w:r w:rsidR="00EC0CEC" w:rsidRPr="00E74722">
        <w:rPr>
          <w:rFonts w:asciiTheme="minorHAnsi" w:hAnsiTheme="minorHAnsi" w:cstheme="minorHAnsi"/>
          <w:sz w:val="22"/>
          <w:highlight w:val="lightGray"/>
        </w:rPr>
        <w:t>rasdaman</w:t>
      </w:r>
      <w:proofErr w:type="spellEnd"/>
      <w:r w:rsidR="00EC0CEC" w:rsidRPr="00E74722">
        <w:rPr>
          <w:rFonts w:asciiTheme="minorHAnsi" w:hAnsiTheme="minorHAnsi" w:cstheme="minorHAnsi"/>
          <w:sz w:val="22"/>
          <w:highlight w:val="lightGray"/>
        </w:rPr>
        <w:t xml:space="preserve"> can process arrays residing in file system directories as well as in databases. </w:t>
      </w:r>
      <w:proofErr w:type="spellStart"/>
      <w:r w:rsidR="00EC0CEC" w:rsidRPr="00E74722">
        <w:rPr>
          <w:rFonts w:asciiTheme="minorHAnsi" w:hAnsiTheme="minorHAnsi" w:cstheme="minorHAnsi"/>
          <w:sz w:val="22"/>
          <w:highlight w:val="lightGray"/>
        </w:rPr>
        <w:t>rasdaman</w:t>
      </w:r>
      <w:proofErr w:type="spellEnd"/>
      <w:r w:rsidR="00EC0CEC" w:rsidRPr="00E74722">
        <w:rPr>
          <w:rFonts w:asciiTheme="minorHAnsi" w:hAnsiTheme="minorHAnsi" w:cstheme="minorHAnsi"/>
          <w:sz w:val="22"/>
          <w:highlight w:val="lightGray"/>
        </w:rPr>
        <w:t xml:space="preserve"> is the first fully implemented, operationally used system with an array query language and optimized processing engine with unprecedented scalability. Known </w:t>
      </w:r>
      <w:proofErr w:type="spellStart"/>
      <w:r w:rsidR="00EC0CEC" w:rsidRPr="00E74722">
        <w:rPr>
          <w:rFonts w:asciiTheme="minorHAnsi" w:hAnsiTheme="minorHAnsi" w:cstheme="minorHAnsi"/>
          <w:sz w:val="22"/>
          <w:highlight w:val="lightGray"/>
        </w:rPr>
        <w:t>rasdaman</w:t>
      </w:r>
      <w:proofErr w:type="spellEnd"/>
      <w:r w:rsidR="00EC0CEC" w:rsidRPr="00E74722">
        <w:rPr>
          <w:rFonts w:asciiTheme="minorHAnsi" w:hAnsiTheme="minorHAnsi" w:cstheme="minorHAnsi"/>
          <w:sz w:val="22"/>
          <w:highlight w:val="lightGray"/>
        </w:rPr>
        <w:t xml:space="preserve"> databases exceed dozens of TB; </w:t>
      </w:r>
      <w:hyperlink r:id="rId83" w:history="1">
        <w:proofErr w:type="spellStart"/>
        <w:r w:rsidR="00EC0CEC" w:rsidRPr="00E74722">
          <w:rPr>
            <w:rStyle w:val="Hyperlink"/>
            <w:rFonts w:asciiTheme="minorHAnsi" w:hAnsiTheme="minorHAnsi" w:cstheme="minorHAnsi"/>
            <w:sz w:val="22"/>
            <w:highlight w:val="lightGray"/>
          </w:rPr>
          <w:t>EarthServer</w:t>
        </w:r>
        <w:proofErr w:type="spellEnd"/>
      </w:hyperlink>
      <w:r w:rsidR="00EC0CEC" w:rsidRPr="00E74722">
        <w:rPr>
          <w:rFonts w:asciiTheme="minorHAnsi" w:hAnsiTheme="minorHAnsi" w:cstheme="minorHAnsi"/>
          <w:sz w:val="22"/>
          <w:highlight w:val="lightGray"/>
        </w:rPr>
        <w:t xml:space="preserve">, is establishing intercontinental fusion of Petabyte </w:t>
      </w:r>
      <w:proofErr w:type="spellStart"/>
      <w:r w:rsidR="00EC0CEC" w:rsidRPr="00E74722">
        <w:rPr>
          <w:rFonts w:asciiTheme="minorHAnsi" w:hAnsiTheme="minorHAnsi" w:cstheme="minorHAnsi"/>
          <w:sz w:val="22"/>
          <w:highlight w:val="lightGray"/>
        </w:rPr>
        <w:t>datacubes</w:t>
      </w:r>
      <w:proofErr w:type="spellEnd"/>
      <w:r w:rsidR="00EC0CEC" w:rsidRPr="00E74722">
        <w:rPr>
          <w:rFonts w:asciiTheme="minorHAnsi" w:hAnsiTheme="minorHAnsi" w:cstheme="minorHAnsi"/>
          <w:sz w:val="22"/>
          <w:highlight w:val="lightGray"/>
        </w:rPr>
        <w:t xml:space="preserve">. </w:t>
      </w:r>
      <w:proofErr w:type="spellStart"/>
      <w:r w:rsidR="00EC0CEC" w:rsidRPr="00E74722">
        <w:rPr>
          <w:rFonts w:asciiTheme="minorHAnsi" w:hAnsiTheme="minorHAnsi" w:cstheme="minorHAnsi"/>
          <w:sz w:val="22"/>
          <w:highlight w:val="lightGray"/>
        </w:rPr>
        <w:t>rasdaman</w:t>
      </w:r>
      <w:proofErr w:type="spellEnd"/>
      <w:r w:rsidR="00EC0CEC" w:rsidRPr="00E74722">
        <w:rPr>
          <w:rFonts w:asciiTheme="minorHAnsi" w:hAnsiTheme="minorHAnsi" w:cstheme="minorHAnsi"/>
          <w:sz w:val="22"/>
          <w:highlight w:val="lightGray"/>
        </w:rPr>
        <w:t xml:space="preserve"> integrates smoothly with R, </w:t>
      </w:r>
      <w:proofErr w:type="spellStart"/>
      <w:r w:rsidR="00EC0CEC" w:rsidRPr="00E74722">
        <w:rPr>
          <w:rFonts w:asciiTheme="minorHAnsi" w:hAnsiTheme="minorHAnsi" w:cstheme="minorHAnsi"/>
          <w:sz w:val="22"/>
          <w:highlight w:val="lightGray"/>
        </w:rPr>
        <w:t>OpenLayers</w:t>
      </w:r>
      <w:proofErr w:type="spellEnd"/>
      <w:r w:rsidR="00EC0CEC" w:rsidRPr="00E74722">
        <w:rPr>
          <w:rFonts w:asciiTheme="minorHAnsi" w:hAnsiTheme="minorHAnsi" w:cstheme="minorHAnsi"/>
          <w:sz w:val="22"/>
          <w:highlight w:val="lightGray"/>
        </w:rPr>
        <w:t xml:space="preserve">, Leaflet, NASA </w:t>
      </w:r>
      <w:proofErr w:type="spellStart"/>
      <w:r w:rsidR="00EC0CEC" w:rsidRPr="00E74722">
        <w:rPr>
          <w:rFonts w:asciiTheme="minorHAnsi" w:hAnsiTheme="minorHAnsi" w:cstheme="minorHAnsi"/>
          <w:sz w:val="22"/>
          <w:highlight w:val="lightGray"/>
        </w:rPr>
        <w:t>WorldWind</w:t>
      </w:r>
      <w:proofErr w:type="spellEnd"/>
      <w:r w:rsidR="00EC0CEC" w:rsidRPr="00E74722">
        <w:rPr>
          <w:rFonts w:asciiTheme="minorHAnsi" w:hAnsiTheme="minorHAnsi" w:cstheme="minorHAnsi"/>
          <w:sz w:val="22"/>
          <w:highlight w:val="lightGray"/>
        </w:rPr>
        <w:t xml:space="preserve">, GDAL, </w:t>
      </w:r>
      <w:proofErr w:type="spellStart"/>
      <w:r w:rsidR="00EC0CEC" w:rsidRPr="00E74722">
        <w:rPr>
          <w:rFonts w:asciiTheme="minorHAnsi" w:hAnsiTheme="minorHAnsi" w:cstheme="minorHAnsi"/>
          <w:sz w:val="22"/>
          <w:highlight w:val="lightGray"/>
        </w:rPr>
        <w:t>MapServer</w:t>
      </w:r>
      <w:proofErr w:type="spellEnd"/>
      <w:r w:rsidR="00EC0CEC" w:rsidRPr="00E74722">
        <w:rPr>
          <w:rFonts w:asciiTheme="minorHAnsi" w:hAnsiTheme="minorHAnsi" w:cstheme="minorHAnsi"/>
          <w:sz w:val="22"/>
          <w:highlight w:val="lightGray"/>
        </w:rPr>
        <w:t>, or ESRI ArcGIS.</w:t>
      </w:r>
    </w:p>
    <w:p w14:paraId="548F5909" w14:textId="77777777" w:rsidR="00EC0CEC" w:rsidRPr="00E74722" w:rsidRDefault="00EC0CEC" w:rsidP="004F6532">
      <w:pPr>
        <w:spacing w:after="120" w:line="360" w:lineRule="auto"/>
        <w:rPr>
          <w:rFonts w:asciiTheme="minorHAnsi" w:hAnsiTheme="minorHAnsi" w:cstheme="minorHAnsi"/>
          <w:sz w:val="20"/>
          <w:highlight w:val="lightGray"/>
        </w:rPr>
      </w:pPr>
    </w:p>
    <w:p w14:paraId="1A57802B" w14:textId="62D2091C" w:rsidR="00EC0CEC" w:rsidRPr="00E74722" w:rsidRDefault="00EC0CEC" w:rsidP="003F3FDB">
      <w:pPr>
        <w:pStyle w:val="Heading2"/>
        <w:rPr>
          <w:highlight w:val="lightGray"/>
        </w:rPr>
      </w:pPr>
      <w:r w:rsidRPr="00E74722">
        <w:rPr>
          <w:highlight w:val="lightGray"/>
        </w:rPr>
        <w:lastRenderedPageBreak/>
        <w:t>OLAP Databases</w:t>
      </w:r>
    </w:p>
    <w:p w14:paraId="40255EF2" w14:textId="77777777"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Relational databases are good for traditional ETL tasks but rather limiting in the context of mining the results of ensembles of model runs. OLAP databases address the rapid access to analysis results question, allowing the interactive analysis of multidimensional data from multiple perspectives. OLAP hypercubes are dissections of the multidimensional database, </w:t>
      </w:r>
      <w:proofErr w:type="gramStart"/>
      <w:r w:rsidRPr="00E74722">
        <w:rPr>
          <w:rFonts w:asciiTheme="minorHAnsi" w:hAnsiTheme="minorHAnsi" w:cstheme="minorHAnsi"/>
          <w:sz w:val="22"/>
          <w:highlight w:val="lightGray"/>
        </w:rPr>
        <w:t>similar to</w:t>
      </w:r>
      <w:proofErr w:type="gramEnd"/>
      <w:r w:rsidRPr="00E74722">
        <w:rPr>
          <w:rFonts w:asciiTheme="minorHAnsi" w:hAnsiTheme="minorHAnsi" w:cstheme="minorHAnsi"/>
          <w:sz w:val="22"/>
          <w:highlight w:val="lightGray"/>
        </w:rPr>
        <w:t xml:space="preserve"> how an octree tessellates a 3D space. Each cube contains aggregated data related to elements along each of its dimensions. A typical user interface to interact with the data cubes is a Pivot table. The combination of all possible aggregations plus the base data contains the answers to every query that can be answered from the data. </w:t>
      </w:r>
    </w:p>
    <w:p w14:paraId="29DCB98E" w14:textId="17D7418A" w:rsidR="00EC0CEC" w:rsidRPr="00E74722" w:rsidRDefault="00EC0CEC" w:rsidP="003F3FDB">
      <w:pPr>
        <w:pStyle w:val="Heading3"/>
        <w:rPr>
          <w:highlight w:val="lightGray"/>
        </w:rPr>
      </w:pPr>
      <w:proofErr w:type="spellStart"/>
      <w:r w:rsidRPr="00E74722">
        <w:rPr>
          <w:highlight w:val="lightGray"/>
        </w:rPr>
        <w:t>Kylin</w:t>
      </w:r>
      <w:proofErr w:type="spellEnd"/>
    </w:p>
    <w:p w14:paraId="37F9FC96" w14:textId="77777777"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Built on top of Hadoop/Spark </w:t>
      </w:r>
      <w:hyperlink r:id="rId84" w:history="1">
        <w:r w:rsidRPr="00E74722">
          <w:rPr>
            <w:rStyle w:val="Hyperlink"/>
            <w:rFonts w:asciiTheme="minorHAnsi" w:hAnsiTheme="minorHAnsi" w:cstheme="minorHAnsi"/>
            <w:sz w:val="22"/>
            <w:highlight w:val="lightGray"/>
          </w:rPr>
          <w:t xml:space="preserve">Apache </w:t>
        </w:r>
        <w:proofErr w:type="spellStart"/>
        <w:r w:rsidRPr="00E74722">
          <w:rPr>
            <w:rStyle w:val="Hyperlink"/>
            <w:rFonts w:asciiTheme="minorHAnsi" w:hAnsiTheme="minorHAnsi" w:cstheme="minorHAnsi"/>
            <w:sz w:val="22"/>
            <w:highlight w:val="lightGray"/>
          </w:rPr>
          <w:t>Kylin</w:t>
        </w:r>
        <w:proofErr w:type="spellEnd"/>
      </w:hyperlink>
      <w:r w:rsidRPr="00E74722">
        <w:rPr>
          <w:rFonts w:asciiTheme="minorHAnsi" w:hAnsiTheme="minorHAnsi" w:cstheme="minorHAnsi"/>
          <w:sz w:val="22"/>
          <w:highlight w:val="lightGray"/>
        </w:rPr>
        <w:t xml:space="preserve"> has a SQL interface, and can be used to carry out OLAP multidimensional analysis on Hadoop supporting extremely large datasets. The </w:t>
      </w:r>
      <w:proofErr w:type="spellStart"/>
      <w:r w:rsidRPr="00E74722">
        <w:rPr>
          <w:rFonts w:asciiTheme="minorHAnsi" w:hAnsiTheme="minorHAnsi" w:cstheme="minorHAnsi"/>
          <w:sz w:val="22"/>
          <w:highlight w:val="lightGray"/>
        </w:rPr>
        <w:t>Kylin</w:t>
      </w:r>
      <w:proofErr w:type="spellEnd"/>
      <w:r w:rsidRPr="00E74722">
        <w:rPr>
          <w:rFonts w:asciiTheme="minorHAnsi" w:hAnsiTheme="minorHAnsi" w:cstheme="minorHAnsi"/>
          <w:sz w:val="22"/>
          <w:highlight w:val="lightGray"/>
        </w:rPr>
        <w:t xml:space="preserve"> OLAP Engine is made up of a metadata engine, a query engine, a job engine and a storage engine. It also includes a REST Server to service client requests. The addition of support for RDBMS data sources means that data in formats such as Oracle, SQL Server and MySQL can be used within the analyses. Tools such as Apache Sqoop can also be used to export the data from RDBMS to HDFS to make it easier for </w:t>
      </w:r>
      <w:proofErr w:type="spellStart"/>
      <w:r w:rsidRPr="00E74722">
        <w:rPr>
          <w:rFonts w:asciiTheme="minorHAnsi" w:hAnsiTheme="minorHAnsi" w:cstheme="minorHAnsi"/>
          <w:sz w:val="22"/>
          <w:highlight w:val="lightGray"/>
        </w:rPr>
        <w:t>Kylin</w:t>
      </w:r>
      <w:proofErr w:type="spellEnd"/>
      <w:r w:rsidRPr="00E74722">
        <w:rPr>
          <w:rFonts w:asciiTheme="minorHAnsi" w:hAnsiTheme="minorHAnsi" w:cstheme="minorHAnsi"/>
          <w:sz w:val="22"/>
          <w:highlight w:val="lightGray"/>
        </w:rPr>
        <w:t xml:space="preserve"> to get the data and then build that into cubes. </w:t>
      </w:r>
      <w:proofErr w:type="spellStart"/>
      <w:r w:rsidRPr="00E74722">
        <w:rPr>
          <w:rFonts w:asciiTheme="minorHAnsi" w:hAnsiTheme="minorHAnsi" w:cstheme="minorHAnsi"/>
          <w:sz w:val="22"/>
          <w:highlight w:val="lightGray"/>
        </w:rPr>
        <w:t>Kylin’s</w:t>
      </w:r>
      <w:proofErr w:type="spellEnd"/>
      <w:r w:rsidRPr="00E74722">
        <w:rPr>
          <w:rFonts w:asciiTheme="minorHAnsi" w:hAnsiTheme="minorHAnsi" w:cstheme="minorHAnsi"/>
          <w:sz w:val="22"/>
          <w:highlight w:val="lightGray"/>
        </w:rPr>
        <w:t xml:space="preserve"> ODBC and JDBC drivers support tools such as Tableau for immediate graphical inspection.</w:t>
      </w:r>
    </w:p>
    <w:p w14:paraId="74B83703" w14:textId="3B0D7650" w:rsidR="00EC0CEC" w:rsidRPr="00E74722" w:rsidRDefault="00EC0CEC" w:rsidP="003F3FDB">
      <w:pPr>
        <w:pStyle w:val="Heading3"/>
        <w:rPr>
          <w:highlight w:val="lightGray"/>
        </w:rPr>
      </w:pPr>
      <w:r w:rsidRPr="00E74722">
        <w:rPr>
          <w:highlight w:val="lightGray"/>
        </w:rPr>
        <w:t xml:space="preserve">Pinot with </w:t>
      </w:r>
      <w:proofErr w:type="spellStart"/>
      <w:r w:rsidRPr="00E74722">
        <w:rPr>
          <w:highlight w:val="lightGray"/>
        </w:rPr>
        <w:t>SpatialHadoop</w:t>
      </w:r>
      <w:proofErr w:type="spellEnd"/>
    </w:p>
    <w:p w14:paraId="5DF76162" w14:textId="77777777"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Another classic OLAP database is the column-oriented </w:t>
      </w:r>
      <w:hyperlink r:id="rId85" w:history="1">
        <w:r w:rsidRPr="00E74722">
          <w:rPr>
            <w:rStyle w:val="Hyperlink"/>
            <w:rFonts w:asciiTheme="minorHAnsi" w:hAnsiTheme="minorHAnsi" w:cstheme="minorHAnsi"/>
            <w:sz w:val="22"/>
            <w:highlight w:val="lightGray"/>
          </w:rPr>
          <w:t>Pinot</w:t>
        </w:r>
      </w:hyperlink>
      <w:r w:rsidRPr="00E74722">
        <w:rPr>
          <w:rFonts w:asciiTheme="minorHAnsi" w:hAnsiTheme="minorHAnsi" w:cstheme="minorHAnsi"/>
          <w:sz w:val="22"/>
          <w:highlight w:val="lightGray"/>
        </w:rPr>
        <w:t xml:space="preserve"> datastore developed by LinkedIn. The data is stored in an HDFS (Hadoop distributed file system), which allows it to be linked with </w:t>
      </w:r>
      <w:proofErr w:type="spellStart"/>
      <w:r w:rsidRPr="00E74722">
        <w:rPr>
          <w:rFonts w:asciiTheme="minorHAnsi" w:hAnsiTheme="minorHAnsi" w:cstheme="minorHAnsi"/>
          <w:sz w:val="22"/>
          <w:highlight w:val="lightGray"/>
        </w:rPr>
        <w:t>SpatialHadoop</w:t>
      </w:r>
      <w:proofErr w:type="spellEnd"/>
      <w:r w:rsidRPr="00E74722">
        <w:rPr>
          <w:rFonts w:asciiTheme="minorHAnsi" w:hAnsiTheme="minorHAnsi" w:cstheme="minorHAnsi"/>
          <w:sz w:val="22"/>
          <w:highlight w:val="lightGray"/>
        </w:rPr>
        <w:t xml:space="preserve"> (2018). Hadoop’s Pig Latin in turn can be extended via user-defined functions, which users can write in Java, Python, JavaScript, Ruby or Groovy, and in the case of </w:t>
      </w:r>
      <w:proofErr w:type="spellStart"/>
      <w:r w:rsidRPr="00E74722">
        <w:rPr>
          <w:rFonts w:asciiTheme="minorHAnsi" w:hAnsiTheme="minorHAnsi" w:cstheme="minorHAnsi"/>
          <w:sz w:val="22"/>
          <w:highlight w:val="lightGray"/>
        </w:rPr>
        <w:t>SpatialHadoop</w:t>
      </w:r>
      <w:proofErr w:type="spellEnd"/>
      <w:r w:rsidRPr="00E74722">
        <w:rPr>
          <w:rFonts w:asciiTheme="minorHAnsi" w:hAnsiTheme="minorHAnsi" w:cstheme="minorHAnsi"/>
          <w:sz w:val="22"/>
          <w:highlight w:val="lightGray"/>
        </w:rPr>
        <w:t xml:space="preserve"> mimic </w:t>
      </w:r>
      <w:proofErr w:type="spellStart"/>
      <w:r w:rsidRPr="00E74722">
        <w:rPr>
          <w:rFonts w:asciiTheme="minorHAnsi" w:hAnsiTheme="minorHAnsi" w:cstheme="minorHAnsi"/>
          <w:sz w:val="22"/>
          <w:highlight w:val="lightGray"/>
        </w:rPr>
        <w:t>PostGIS’s</w:t>
      </w:r>
      <w:proofErr w:type="spellEnd"/>
      <w:r w:rsidRPr="00E74722">
        <w:rPr>
          <w:rFonts w:asciiTheme="minorHAnsi" w:hAnsiTheme="minorHAnsi" w:cstheme="minorHAnsi"/>
          <w:sz w:val="22"/>
          <w:highlight w:val="lightGray"/>
        </w:rPr>
        <w:t xml:space="preserve"> functionality. As a Java application, Pinot runs on all virtually operating systems.</w:t>
      </w:r>
    </w:p>
    <w:p w14:paraId="765FD726" w14:textId="77777777" w:rsidR="00EC0CEC" w:rsidRPr="00E74722" w:rsidRDefault="00B40A28" w:rsidP="00EC0CEC">
      <w:pPr>
        <w:spacing w:line="360" w:lineRule="auto"/>
        <w:rPr>
          <w:rFonts w:asciiTheme="minorHAnsi" w:hAnsiTheme="minorHAnsi" w:cstheme="minorHAnsi"/>
          <w:sz w:val="22"/>
          <w:highlight w:val="lightGray"/>
        </w:rPr>
      </w:pPr>
      <w:hyperlink r:id="rId86" w:history="1">
        <w:proofErr w:type="spellStart"/>
        <w:r w:rsidR="00EC0CEC" w:rsidRPr="00E74722">
          <w:rPr>
            <w:rStyle w:val="Hyperlink"/>
            <w:rFonts w:asciiTheme="minorHAnsi" w:hAnsiTheme="minorHAnsi" w:cstheme="minorHAnsi"/>
            <w:sz w:val="22"/>
            <w:highlight w:val="lightGray"/>
          </w:rPr>
          <w:t>SpatialHadoop</w:t>
        </w:r>
        <w:proofErr w:type="spellEnd"/>
        <w:r w:rsidR="00EC0CEC" w:rsidRPr="00E74722">
          <w:rPr>
            <w:rStyle w:val="Hyperlink"/>
            <w:rFonts w:asciiTheme="minorHAnsi" w:hAnsiTheme="minorHAnsi" w:cstheme="minorHAnsi"/>
            <w:sz w:val="22"/>
            <w:highlight w:val="lightGray"/>
          </w:rPr>
          <w:t xml:space="preserve"> </w:t>
        </w:r>
      </w:hyperlink>
      <w:r w:rsidR="00EC0CEC" w:rsidRPr="00E74722">
        <w:rPr>
          <w:rFonts w:asciiTheme="minorHAnsi" w:hAnsiTheme="minorHAnsi" w:cstheme="minorHAnsi"/>
          <w:sz w:val="22"/>
          <w:highlight w:val="lightGray"/>
        </w:rPr>
        <w:t xml:space="preserve">is an extension to Hadoop that provides efficient processing of spatial data using MapReduce. It provides spatial data types to be used in MapReduce jobs including point, rectangle and polygon. It also adds low level spatial indexes in HDFS such as Grid file, R-tree and R+-tree. </w:t>
      </w:r>
      <w:proofErr w:type="spellStart"/>
      <w:r w:rsidR="00EC0CEC" w:rsidRPr="00E74722">
        <w:rPr>
          <w:rFonts w:asciiTheme="minorHAnsi" w:hAnsiTheme="minorHAnsi" w:cstheme="minorHAnsi"/>
          <w:sz w:val="22"/>
          <w:highlight w:val="lightGray"/>
        </w:rPr>
        <w:t>SpatialHadoop</w:t>
      </w:r>
      <w:proofErr w:type="spellEnd"/>
      <w:r w:rsidR="00EC0CEC" w:rsidRPr="00E74722">
        <w:rPr>
          <w:rFonts w:asciiTheme="minorHAnsi" w:hAnsiTheme="minorHAnsi" w:cstheme="minorHAnsi"/>
          <w:sz w:val="22"/>
          <w:highlight w:val="lightGray"/>
        </w:rPr>
        <w:t xml:space="preserve"> extends Hadoop in a similar way as </w:t>
      </w:r>
      <w:proofErr w:type="spellStart"/>
      <w:r w:rsidR="00EC0CEC" w:rsidRPr="00E74722">
        <w:rPr>
          <w:rFonts w:asciiTheme="minorHAnsi" w:hAnsiTheme="minorHAnsi" w:cstheme="minorHAnsi"/>
          <w:sz w:val="22"/>
          <w:highlight w:val="lightGray"/>
        </w:rPr>
        <w:t>PostGIS</w:t>
      </w:r>
      <w:proofErr w:type="spellEnd"/>
      <w:r w:rsidR="00EC0CEC" w:rsidRPr="00E74722">
        <w:rPr>
          <w:rFonts w:asciiTheme="minorHAnsi" w:hAnsiTheme="minorHAnsi" w:cstheme="minorHAnsi"/>
          <w:sz w:val="22"/>
          <w:highlight w:val="lightGray"/>
        </w:rPr>
        <w:t xml:space="preserve"> does with Postgres, providing spatial operations that are implemented as MapReduce jobs that access spatial indexes using the new components. Developers can implement myriad spatial operations (e.g., range query, k-nearest neighbor and spatial join) that run efficiently using spatial indexes.</w:t>
      </w:r>
    </w:p>
    <w:p w14:paraId="5A236AC5" w14:textId="33B420E5" w:rsidR="00EC0CEC" w:rsidRPr="00E74722" w:rsidRDefault="00EC0CEC" w:rsidP="003F3FDB">
      <w:pPr>
        <w:pStyle w:val="Heading3"/>
        <w:rPr>
          <w:highlight w:val="lightGray"/>
        </w:rPr>
      </w:pPr>
      <w:proofErr w:type="spellStart"/>
      <w:r w:rsidRPr="00E74722">
        <w:rPr>
          <w:highlight w:val="lightGray"/>
        </w:rPr>
        <w:lastRenderedPageBreak/>
        <w:t>OpenCube</w:t>
      </w:r>
      <w:proofErr w:type="spellEnd"/>
      <w:r w:rsidRPr="00E74722">
        <w:rPr>
          <w:highlight w:val="lightGray"/>
        </w:rPr>
        <w:t xml:space="preserve"> Toolkit</w:t>
      </w:r>
    </w:p>
    <w:p w14:paraId="4F2E064A" w14:textId="77777777"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 European </w:t>
      </w:r>
      <w:proofErr w:type="spellStart"/>
      <w:r w:rsidRPr="00E74722">
        <w:rPr>
          <w:rFonts w:asciiTheme="minorHAnsi" w:hAnsiTheme="minorHAnsi" w:cstheme="minorHAnsi"/>
          <w:sz w:val="22"/>
          <w:highlight w:val="lightGray"/>
        </w:rPr>
        <w:t>OpenCube</w:t>
      </w:r>
      <w:proofErr w:type="spellEnd"/>
      <w:r w:rsidRPr="00E74722">
        <w:rPr>
          <w:rFonts w:asciiTheme="minorHAnsi" w:hAnsiTheme="minorHAnsi" w:cstheme="minorHAnsi"/>
          <w:sz w:val="22"/>
          <w:highlight w:val="lightGray"/>
        </w:rPr>
        <w:t xml:space="preserve"> Toolkit (2018) is a fine example of how all this can be put together to process RDF data cubes. All user interactions are browser-based, including the Pivot table view and all OLAP operations. The </w:t>
      </w:r>
      <w:proofErr w:type="spellStart"/>
      <w:r w:rsidRPr="00E74722">
        <w:rPr>
          <w:rFonts w:asciiTheme="minorHAnsi" w:hAnsiTheme="minorHAnsi" w:cstheme="minorHAnsi"/>
          <w:sz w:val="22"/>
          <w:highlight w:val="lightGray"/>
        </w:rPr>
        <w:t>OpenCube</w:t>
      </w:r>
      <w:proofErr w:type="spellEnd"/>
      <w:r w:rsidRPr="00E74722">
        <w:rPr>
          <w:rFonts w:asciiTheme="minorHAnsi" w:hAnsiTheme="minorHAnsi" w:cstheme="minorHAnsi"/>
          <w:sz w:val="22"/>
          <w:highlight w:val="lightGray"/>
        </w:rPr>
        <w:t xml:space="preserve"> Toolkit executes R scripts, has interactive visualization widgets, and even a map interface in support of OLAP operations on the geo-spatial dimension.</w:t>
      </w:r>
    </w:p>
    <w:p w14:paraId="1BC3EB00" w14:textId="77777777" w:rsidR="00EC0CEC" w:rsidRPr="00E74722" w:rsidRDefault="00EC0CEC" w:rsidP="004F6532">
      <w:pPr>
        <w:spacing w:after="120" w:line="360" w:lineRule="auto"/>
        <w:rPr>
          <w:rFonts w:asciiTheme="minorHAnsi" w:hAnsiTheme="minorHAnsi" w:cstheme="minorHAnsi"/>
          <w:sz w:val="20"/>
          <w:highlight w:val="lightGray"/>
        </w:rPr>
      </w:pPr>
    </w:p>
    <w:p w14:paraId="77DFAD19" w14:textId="4E025E7B" w:rsidR="00E05F40" w:rsidRPr="00E74722" w:rsidRDefault="00EC0CEC" w:rsidP="003F3FDB">
      <w:pPr>
        <w:pStyle w:val="Heading2"/>
        <w:rPr>
          <w:highlight w:val="lightGray"/>
        </w:rPr>
      </w:pPr>
      <w:r w:rsidRPr="00E74722">
        <w:rPr>
          <w:highlight w:val="lightGray"/>
        </w:rPr>
        <w:t>Non-relational Databases</w:t>
      </w:r>
    </w:p>
    <w:p w14:paraId="3BD197F4" w14:textId="77777777"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There is a little of an overlap with the previous section as some of the open source OLAP databases, when based on the HDFS, are also non-relational. Non-relational databases are typically built for specific data models (document, graph, key-value, etc.) and have very flexible schemas. They also scale very well. The tradeoff is that non-relational databases cannot guarantee the four hallmarks of Codd’s (1970) RDBMS, namely atomicity, consistency, isolation and durability (although </w:t>
      </w:r>
      <w:proofErr w:type="spellStart"/>
      <w:r w:rsidRPr="00E74722">
        <w:rPr>
          <w:rFonts w:asciiTheme="minorHAnsi" w:hAnsiTheme="minorHAnsi" w:cstheme="minorHAnsi"/>
          <w:sz w:val="22"/>
          <w:highlight w:val="lightGray"/>
        </w:rPr>
        <w:t>RavenDB</w:t>
      </w:r>
      <w:proofErr w:type="spellEnd"/>
      <w:r w:rsidRPr="00E74722">
        <w:rPr>
          <w:rFonts w:asciiTheme="minorHAnsi" w:hAnsiTheme="minorHAnsi" w:cstheme="minorHAnsi"/>
          <w:sz w:val="22"/>
          <w:highlight w:val="lightGray"/>
        </w:rPr>
        <w:t xml:space="preserve"> claims to be ACID). Excluded from this preview here are the two popular NoSQL databases from Amazon (DynamoDB) and Google (Firebase) because they do not qualify as free and open source (FOSS). The same holds for MongoDB, which is published under a so-called “server-side public license”, which does not fit the needs of the Open Hazus project.</w:t>
      </w:r>
    </w:p>
    <w:p w14:paraId="1002B683" w14:textId="30C7BB1D" w:rsidR="00EC0CEC" w:rsidRPr="00E74722" w:rsidRDefault="00EC0CEC" w:rsidP="003F3FDB">
      <w:pPr>
        <w:pStyle w:val="Heading3"/>
        <w:rPr>
          <w:highlight w:val="lightGray"/>
        </w:rPr>
      </w:pPr>
      <w:r w:rsidRPr="00E74722">
        <w:rPr>
          <w:highlight w:val="lightGray"/>
        </w:rPr>
        <w:t>CouchDB</w:t>
      </w:r>
    </w:p>
    <w:p w14:paraId="79620ECA" w14:textId="77777777"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Apache’s </w:t>
      </w:r>
      <w:hyperlink r:id="rId87" w:history="1">
        <w:r w:rsidRPr="00E74722">
          <w:rPr>
            <w:rStyle w:val="Hyperlink"/>
            <w:rFonts w:asciiTheme="minorHAnsi" w:hAnsiTheme="minorHAnsi" w:cstheme="minorHAnsi"/>
            <w:sz w:val="22"/>
            <w:highlight w:val="lightGray"/>
          </w:rPr>
          <w:t>Cluster of Unreliable Commodity Hardware (Couch)</w:t>
        </w:r>
      </w:hyperlink>
      <w:r w:rsidRPr="00E74722">
        <w:rPr>
          <w:rFonts w:asciiTheme="minorHAnsi" w:hAnsiTheme="minorHAnsi" w:cstheme="minorHAnsi"/>
          <w:sz w:val="22"/>
          <w:highlight w:val="lightGray"/>
        </w:rPr>
        <w:t xml:space="preserve"> database features a document-oriented NoSQL architecture to store JSON data that can be queried with JavaScript.  The main design goal was to have software that scales from mobile phones (it runs on Android and iOS) to cloud-based Big Data stores. CouchDB has drivers for over 15 programming languages. One of CouchDB’s strengths is the ability to synchronize two copies of the same database. Its replication feature supports both transient and persistent states, which might prove useful for multiple instances of Open Hazus' inventory databases. The replication protocol should address concerns of those 5% of Hazus users who require their own offline databases. CouchDB does not know of spatial data types or functions (other than the above radius around a point query) but it </w:t>
      </w:r>
      <w:proofErr w:type="gramStart"/>
      <w:r w:rsidRPr="00E74722">
        <w:rPr>
          <w:rFonts w:asciiTheme="minorHAnsi" w:hAnsiTheme="minorHAnsi" w:cstheme="minorHAnsi"/>
          <w:sz w:val="22"/>
          <w:highlight w:val="lightGray"/>
        </w:rPr>
        <w:t>has the ability to</w:t>
      </w:r>
      <w:proofErr w:type="gramEnd"/>
      <w:r w:rsidRPr="00E74722">
        <w:rPr>
          <w:rFonts w:asciiTheme="minorHAnsi" w:hAnsiTheme="minorHAnsi" w:cstheme="minorHAnsi"/>
          <w:sz w:val="22"/>
          <w:highlight w:val="lightGray"/>
        </w:rPr>
        <w:t xml:space="preserve"> create geospatial indices and to run radius queries using a number of distance measures around point locations.</w:t>
      </w:r>
    </w:p>
    <w:p w14:paraId="5320668D" w14:textId="407F2A7D" w:rsidR="00EC0CEC" w:rsidRPr="00E74722" w:rsidRDefault="00EC0CEC" w:rsidP="001A1B08">
      <w:pPr>
        <w:pStyle w:val="Heading3"/>
        <w:keepNext/>
        <w:ind w:left="357" w:hanging="357"/>
        <w:rPr>
          <w:highlight w:val="lightGray"/>
        </w:rPr>
      </w:pPr>
      <w:r w:rsidRPr="00E74722">
        <w:rPr>
          <w:highlight w:val="lightGray"/>
        </w:rPr>
        <w:lastRenderedPageBreak/>
        <w:t>Orient DB</w:t>
      </w:r>
    </w:p>
    <w:p w14:paraId="698DD30D" w14:textId="77777777" w:rsidR="00EC0CEC" w:rsidRPr="00E74722" w:rsidRDefault="00B40A28" w:rsidP="00EC0CEC">
      <w:pPr>
        <w:spacing w:line="360" w:lineRule="auto"/>
        <w:rPr>
          <w:rFonts w:asciiTheme="minorHAnsi" w:hAnsiTheme="minorHAnsi" w:cstheme="minorHAnsi"/>
          <w:sz w:val="22"/>
          <w:highlight w:val="lightGray"/>
        </w:rPr>
      </w:pPr>
      <w:hyperlink r:id="rId88" w:history="1">
        <w:proofErr w:type="spellStart"/>
        <w:r w:rsidR="00EC0CEC" w:rsidRPr="00E74722">
          <w:rPr>
            <w:rStyle w:val="Hyperlink"/>
            <w:rFonts w:asciiTheme="minorHAnsi" w:hAnsiTheme="minorHAnsi" w:cstheme="minorHAnsi"/>
            <w:sz w:val="22"/>
            <w:highlight w:val="lightGray"/>
          </w:rPr>
          <w:t>OrientDB</w:t>
        </w:r>
        <w:proofErr w:type="spellEnd"/>
      </w:hyperlink>
      <w:r w:rsidR="00EC0CEC" w:rsidRPr="00E74722">
        <w:rPr>
          <w:rFonts w:asciiTheme="minorHAnsi" w:hAnsiTheme="minorHAnsi" w:cstheme="minorHAnsi"/>
          <w:sz w:val="22"/>
          <w:highlight w:val="lightGray"/>
        </w:rPr>
        <w:t xml:space="preserve"> is a schema-free, graph-based database, written in Java, with a SQL-like query language but no ability to performs classic relational joins. It has drivers for about a dozen popular programming languages and runs a choice of JavaScript or Java server-side scripts. As of 2016, </w:t>
      </w:r>
      <w:proofErr w:type="spellStart"/>
      <w:r w:rsidR="00EC0CEC" w:rsidRPr="00E74722">
        <w:rPr>
          <w:rFonts w:asciiTheme="minorHAnsi" w:hAnsiTheme="minorHAnsi" w:cstheme="minorHAnsi"/>
          <w:sz w:val="22"/>
          <w:highlight w:val="lightGray"/>
        </w:rPr>
        <w:t>OrientDB</w:t>
      </w:r>
      <w:proofErr w:type="spellEnd"/>
      <w:r w:rsidR="00EC0CEC" w:rsidRPr="00E74722">
        <w:rPr>
          <w:rFonts w:asciiTheme="minorHAnsi" w:hAnsiTheme="minorHAnsi" w:cstheme="minorHAnsi"/>
          <w:sz w:val="22"/>
          <w:highlight w:val="lightGray"/>
        </w:rPr>
        <w:t xml:space="preserve"> has a </w:t>
      </w:r>
      <w:hyperlink r:id="rId89" w:history="1">
        <w:r w:rsidR="00EC0CEC" w:rsidRPr="00E74722">
          <w:rPr>
            <w:rStyle w:val="Hyperlink"/>
            <w:rFonts w:asciiTheme="minorHAnsi" w:hAnsiTheme="minorHAnsi" w:cstheme="minorHAnsi"/>
            <w:sz w:val="22"/>
            <w:highlight w:val="lightGray"/>
          </w:rPr>
          <w:t>spatial module</w:t>
        </w:r>
      </w:hyperlink>
      <w:r w:rsidR="00EC0CEC" w:rsidRPr="00E74722">
        <w:rPr>
          <w:rFonts w:asciiTheme="minorHAnsi" w:hAnsiTheme="minorHAnsi" w:cstheme="minorHAnsi"/>
          <w:sz w:val="22"/>
          <w:highlight w:val="lightGray"/>
        </w:rPr>
        <w:t xml:space="preserve"> that supports a number of vector geometries and a subset of SQL-MM functions (the only coordinate system supported is WGS84). Geospatial data can be </w:t>
      </w:r>
      <w:proofErr w:type="spellStart"/>
      <w:r w:rsidR="00EC0CEC" w:rsidRPr="00E74722">
        <w:rPr>
          <w:rFonts w:asciiTheme="minorHAnsi" w:hAnsiTheme="minorHAnsi" w:cstheme="minorHAnsi"/>
          <w:sz w:val="22"/>
          <w:highlight w:val="lightGray"/>
        </w:rPr>
        <w:t>im</w:t>
      </w:r>
      <w:proofErr w:type="spellEnd"/>
      <w:r w:rsidR="00EC0CEC" w:rsidRPr="00E74722">
        <w:rPr>
          <w:rFonts w:asciiTheme="minorHAnsi" w:hAnsiTheme="minorHAnsi" w:cstheme="minorHAnsi"/>
          <w:sz w:val="22"/>
          <w:highlight w:val="lightGray"/>
        </w:rPr>
        <w:t xml:space="preserve">- and exported as CSV files with geometries in WKT. The original developer spun off a company </w:t>
      </w:r>
      <w:proofErr w:type="spellStart"/>
      <w:r w:rsidR="00EC0CEC" w:rsidRPr="00E74722">
        <w:rPr>
          <w:rFonts w:asciiTheme="minorHAnsi" w:hAnsiTheme="minorHAnsi" w:cstheme="minorHAnsi"/>
          <w:sz w:val="22"/>
          <w:highlight w:val="lightGray"/>
        </w:rPr>
        <w:t>OrientDB</w:t>
      </w:r>
      <w:proofErr w:type="spellEnd"/>
      <w:r w:rsidR="00EC0CEC" w:rsidRPr="00E74722">
        <w:rPr>
          <w:rFonts w:asciiTheme="minorHAnsi" w:hAnsiTheme="minorHAnsi" w:cstheme="minorHAnsi"/>
          <w:sz w:val="22"/>
          <w:highlight w:val="lightGray"/>
        </w:rPr>
        <w:t xml:space="preserve">, which has an interesting Open Hazus-related </w:t>
      </w:r>
      <w:hyperlink r:id="rId90" w:history="1">
        <w:r w:rsidR="00EC0CEC" w:rsidRPr="00E74722">
          <w:rPr>
            <w:rStyle w:val="Hyperlink"/>
            <w:rFonts w:asciiTheme="minorHAnsi" w:hAnsiTheme="minorHAnsi" w:cstheme="minorHAnsi"/>
            <w:sz w:val="22"/>
            <w:highlight w:val="lightGray"/>
          </w:rPr>
          <w:t>case study on their website</w:t>
        </w:r>
      </w:hyperlink>
      <w:r w:rsidR="00EC0CEC" w:rsidRPr="00E74722">
        <w:rPr>
          <w:rFonts w:asciiTheme="minorHAnsi" w:hAnsiTheme="minorHAnsi" w:cstheme="minorHAnsi"/>
          <w:sz w:val="22"/>
          <w:highlight w:val="lightGray"/>
        </w:rPr>
        <w:t>.</w:t>
      </w:r>
    </w:p>
    <w:p w14:paraId="41DE519F" w14:textId="292D7076" w:rsidR="00EC0CEC" w:rsidRPr="00E74722" w:rsidRDefault="00EC0CEC" w:rsidP="003F3FDB">
      <w:pPr>
        <w:pStyle w:val="Heading3"/>
        <w:rPr>
          <w:highlight w:val="lightGray"/>
        </w:rPr>
      </w:pPr>
      <w:proofErr w:type="spellStart"/>
      <w:r w:rsidRPr="00E74722">
        <w:rPr>
          <w:highlight w:val="lightGray"/>
        </w:rPr>
        <w:t>redis</w:t>
      </w:r>
      <w:proofErr w:type="spellEnd"/>
    </w:p>
    <w:p w14:paraId="4F402DC4" w14:textId="77777777"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The </w:t>
      </w:r>
      <w:hyperlink r:id="rId91" w:history="1">
        <w:r w:rsidRPr="00E74722">
          <w:rPr>
            <w:rStyle w:val="Hyperlink"/>
            <w:rFonts w:asciiTheme="minorHAnsi" w:hAnsiTheme="minorHAnsi" w:cstheme="minorHAnsi"/>
            <w:sz w:val="22"/>
            <w:highlight w:val="lightGray"/>
          </w:rPr>
          <w:t>Remote Dictionary Server (</w:t>
        </w:r>
        <w:proofErr w:type="spellStart"/>
        <w:r w:rsidRPr="00E74722">
          <w:rPr>
            <w:rStyle w:val="Hyperlink"/>
            <w:rFonts w:asciiTheme="minorHAnsi" w:hAnsiTheme="minorHAnsi" w:cstheme="minorHAnsi"/>
            <w:sz w:val="22"/>
            <w:highlight w:val="lightGray"/>
          </w:rPr>
          <w:t>redis</w:t>
        </w:r>
        <w:proofErr w:type="spellEnd"/>
        <w:r w:rsidRPr="00E74722">
          <w:rPr>
            <w:rStyle w:val="Hyperlink"/>
            <w:rFonts w:asciiTheme="minorHAnsi" w:hAnsiTheme="minorHAnsi" w:cstheme="minorHAnsi"/>
            <w:sz w:val="22"/>
            <w:highlight w:val="lightGray"/>
          </w:rPr>
          <w:t>)</w:t>
        </w:r>
      </w:hyperlink>
      <w:r w:rsidRPr="00E74722">
        <w:rPr>
          <w:rFonts w:asciiTheme="minorHAnsi" w:hAnsiTheme="minorHAnsi" w:cstheme="minorHAnsi"/>
          <w:sz w:val="22"/>
          <w:highlight w:val="lightGray"/>
        </w:rPr>
        <w:t xml:space="preserve"> is the most widely used NoSQL database implementing a distributed, </w:t>
      </w:r>
      <w:r w:rsidRPr="00E74722">
        <w:rPr>
          <w:rFonts w:asciiTheme="minorHAnsi" w:hAnsiTheme="minorHAnsi" w:cstheme="minorHAnsi"/>
          <w:i/>
          <w:sz w:val="22"/>
          <w:highlight w:val="lightGray"/>
        </w:rPr>
        <w:t>in-memory</w:t>
      </w:r>
      <w:r w:rsidRPr="00E74722">
        <w:rPr>
          <w:rFonts w:asciiTheme="minorHAnsi" w:hAnsiTheme="minorHAnsi" w:cstheme="minorHAnsi"/>
          <w:sz w:val="22"/>
          <w:highlight w:val="lightGray"/>
        </w:rPr>
        <w:t xml:space="preserve"> key-value database with optional durability. Redis supports different kinds of abstract data structures, such as strings, lists, maps, sets, sorted sets, streams and spatial indexes with radius queries. Redis is written in ANSI C and hence works on most operating systems (Microsoft is maintaining the Windows version). The internal scripting language is Lua but there are drivers for some 35 programming languages. Redis does not know of spatial data types or functions (other than the above radius around a point query) but there is a </w:t>
      </w:r>
      <w:hyperlink r:id="rId92" w:history="1">
        <w:r w:rsidRPr="00E74722">
          <w:rPr>
            <w:rStyle w:val="Hyperlink"/>
            <w:rFonts w:asciiTheme="minorHAnsi" w:hAnsiTheme="minorHAnsi" w:cstheme="minorHAnsi"/>
            <w:sz w:val="22"/>
            <w:highlight w:val="lightGray"/>
          </w:rPr>
          <w:t>Geodis library on GitHub</w:t>
        </w:r>
      </w:hyperlink>
      <w:r w:rsidRPr="00E74722">
        <w:rPr>
          <w:rFonts w:asciiTheme="minorHAnsi" w:hAnsiTheme="minorHAnsi" w:cstheme="minorHAnsi"/>
          <w:sz w:val="22"/>
          <w:highlight w:val="lightGray"/>
        </w:rPr>
        <w:t xml:space="preserve"> that provides </w:t>
      </w:r>
      <w:proofErr w:type="spellStart"/>
      <w:r w:rsidRPr="00E74722">
        <w:rPr>
          <w:rFonts w:asciiTheme="minorHAnsi" w:hAnsiTheme="minorHAnsi" w:cstheme="minorHAnsi"/>
          <w:sz w:val="22"/>
          <w:highlight w:val="lightGray"/>
        </w:rPr>
        <w:t>geohashing</w:t>
      </w:r>
      <w:proofErr w:type="spellEnd"/>
      <w:r w:rsidRPr="00E74722">
        <w:rPr>
          <w:rFonts w:asciiTheme="minorHAnsi" w:hAnsiTheme="minorHAnsi" w:cstheme="minorHAnsi"/>
          <w:sz w:val="22"/>
          <w:highlight w:val="lightGray"/>
        </w:rPr>
        <w:t xml:space="preserve"> to index locations. Redis has been benchmarked as the world’s fastest database but this comes at the price of being limited to in-memory operation, which precludes typical Open Hazus applications.</w:t>
      </w:r>
    </w:p>
    <w:p w14:paraId="08EE0C85" w14:textId="059C0FF7" w:rsidR="00EC0CEC" w:rsidRPr="00E74722" w:rsidRDefault="00EC0CEC" w:rsidP="003F3FDB">
      <w:pPr>
        <w:pStyle w:val="Heading3"/>
        <w:rPr>
          <w:highlight w:val="lightGray"/>
        </w:rPr>
      </w:pPr>
      <w:r w:rsidRPr="00E74722">
        <w:rPr>
          <w:highlight w:val="lightGray"/>
        </w:rPr>
        <w:t>Raven DB</w:t>
      </w:r>
    </w:p>
    <w:p w14:paraId="4F1D3B97" w14:textId="77777777" w:rsidR="00EC0CEC" w:rsidRPr="00E74722" w:rsidRDefault="00B40A28" w:rsidP="00EC0CEC">
      <w:pPr>
        <w:spacing w:line="360" w:lineRule="auto"/>
        <w:rPr>
          <w:rFonts w:asciiTheme="minorHAnsi" w:hAnsiTheme="minorHAnsi" w:cstheme="minorHAnsi"/>
          <w:sz w:val="22"/>
          <w:highlight w:val="lightGray"/>
        </w:rPr>
      </w:pPr>
      <w:hyperlink r:id="rId93" w:history="1">
        <w:proofErr w:type="spellStart"/>
        <w:r w:rsidR="00EC0CEC" w:rsidRPr="00E74722">
          <w:rPr>
            <w:rStyle w:val="Hyperlink"/>
            <w:rFonts w:asciiTheme="minorHAnsi" w:hAnsiTheme="minorHAnsi" w:cstheme="minorHAnsi"/>
            <w:sz w:val="22"/>
            <w:highlight w:val="lightGray"/>
          </w:rPr>
          <w:t>RavenDB</w:t>
        </w:r>
        <w:proofErr w:type="spellEnd"/>
      </w:hyperlink>
      <w:r w:rsidR="00EC0CEC" w:rsidRPr="00E74722">
        <w:rPr>
          <w:rFonts w:asciiTheme="minorHAnsi" w:hAnsiTheme="minorHAnsi" w:cstheme="minorHAnsi"/>
          <w:sz w:val="22"/>
          <w:highlight w:val="lightGray"/>
        </w:rPr>
        <w:t xml:space="preserve">, developed by a company that goes by the name of Hibernating Rhinos, is available on </w:t>
      </w:r>
      <w:hyperlink r:id="rId94" w:history="1">
        <w:r w:rsidR="00EC0CEC" w:rsidRPr="00E74722">
          <w:rPr>
            <w:rStyle w:val="Hyperlink"/>
            <w:rFonts w:asciiTheme="minorHAnsi" w:hAnsiTheme="minorHAnsi" w:cstheme="minorHAnsi"/>
            <w:sz w:val="22"/>
            <w:highlight w:val="lightGray"/>
          </w:rPr>
          <w:t>GitHub in source code</w:t>
        </w:r>
      </w:hyperlink>
      <w:r w:rsidR="00EC0CEC" w:rsidRPr="00E74722">
        <w:rPr>
          <w:rFonts w:asciiTheme="minorHAnsi" w:hAnsiTheme="minorHAnsi" w:cstheme="minorHAnsi"/>
          <w:sz w:val="22"/>
          <w:highlight w:val="lightGray"/>
        </w:rPr>
        <w:t xml:space="preserve"> and precompiled for a number of different operating systems for small to medium sized applications. But to use, for example, SQL ETL one would have to purchase commercial licenses at not insignificant costs. Unusual for open source software, </w:t>
      </w:r>
      <w:proofErr w:type="spellStart"/>
      <w:r w:rsidR="00EC0CEC" w:rsidRPr="00E74722">
        <w:rPr>
          <w:rFonts w:asciiTheme="minorHAnsi" w:hAnsiTheme="minorHAnsi" w:cstheme="minorHAnsi"/>
          <w:sz w:val="22"/>
          <w:highlight w:val="lightGray"/>
        </w:rPr>
        <w:t>RavenDB</w:t>
      </w:r>
      <w:proofErr w:type="spellEnd"/>
      <w:r w:rsidR="00EC0CEC" w:rsidRPr="00E74722">
        <w:rPr>
          <w:rFonts w:asciiTheme="minorHAnsi" w:hAnsiTheme="minorHAnsi" w:cstheme="minorHAnsi"/>
          <w:sz w:val="22"/>
          <w:highlight w:val="lightGray"/>
        </w:rPr>
        <w:t xml:space="preserve"> is.net-based (yet runs on many operating systems and has drivers for six popular programming languages). What really sets </w:t>
      </w:r>
      <w:proofErr w:type="spellStart"/>
      <w:r w:rsidR="00EC0CEC" w:rsidRPr="00E74722">
        <w:rPr>
          <w:rFonts w:asciiTheme="minorHAnsi" w:hAnsiTheme="minorHAnsi" w:cstheme="minorHAnsi"/>
          <w:sz w:val="22"/>
          <w:highlight w:val="lightGray"/>
        </w:rPr>
        <w:t>RavenDB</w:t>
      </w:r>
      <w:proofErr w:type="spellEnd"/>
      <w:r w:rsidR="00EC0CEC" w:rsidRPr="00E74722">
        <w:rPr>
          <w:rFonts w:asciiTheme="minorHAnsi" w:hAnsiTheme="minorHAnsi" w:cstheme="minorHAnsi"/>
          <w:sz w:val="22"/>
          <w:highlight w:val="lightGray"/>
        </w:rPr>
        <w:t xml:space="preserve"> apart is the fact that despite being a NoSQL database it supports all ACID requirements and most important for Open Hazus, </w:t>
      </w:r>
      <w:proofErr w:type="spellStart"/>
      <w:r w:rsidR="00EC0CEC" w:rsidRPr="00E74722">
        <w:rPr>
          <w:rFonts w:asciiTheme="minorHAnsi" w:hAnsiTheme="minorHAnsi" w:cstheme="minorHAnsi"/>
          <w:sz w:val="22"/>
          <w:highlight w:val="lightGray"/>
        </w:rPr>
        <w:t>RavenDB</w:t>
      </w:r>
      <w:proofErr w:type="spellEnd"/>
      <w:r w:rsidR="00EC0CEC" w:rsidRPr="00E74722">
        <w:rPr>
          <w:rFonts w:asciiTheme="minorHAnsi" w:hAnsiTheme="minorHAnsi" w:cstheme="minorHAnsi"/>
          <w:sz w:val="22"/>
          <w:highlight w:val="lightGray"/>
        </w:rPr>
        <w:t xml:space="preserve"> has built-in geo-spatial indexing, spatial datatypes (WKT) and four spatial relationships. It supports server-side scripts, concurrency, and Hadoop. As the database itself has relatively small demands on hardware resources, it might serve well as a </w:t>
      </w:r>
      <w:proofErr w:type="gramStart"/>
      <w:r w:rsidR="00EC0CEC" w:rsidRPr="00E74722">
        <w:rPr>
          <w:rFonts w:asciiTheme="minorHAnsi" w:hAnsiTheme="minorHAnsi" w:cstheme="minorHAnsi"/>
          <w:sz w:val="22"/>
          <w:highlight w:val="lightGray"/>
        </w:rPr>
        <w:t>particular Open</w:t>
      </w:r>
      <w:proofErr w:type="gramEnd"/>
      <w:r w:rsidR="00EC0CEC" w:rsidRPr="00E74722">
        <w:rPr>
          <w:rFonts w:asciiTheme="minorHAnsi" w:hAnsiTheme="minorHAnsi" w:cstheme="minorHAnsi"/>
          <w:sz w:val="22"/>
          <w:highlight w:val="lightGray"/>
        </w:rPr>
        <w:t xml:space="preserve"> Hazus application profile for users that have streaming data demands.</w:t>
      </w:r>
    </w:p>
    <w:p w14:paraId="6C28A7CE" w14:textId="723EC81E" w:rsidR="00EC0CEC" w:rsidRPr="00E74722" w:rsidRDefault="00EC0CEC" w:rsidP="00961C9B">
      <w:pPr>
        <w:pStyle w:val="Heading3"/>
        <w:keepNext/>
        <w:rPr>
          <w:highlight w:val="lightGray"/>
        </w:rPr>
      </w:pPr>
      <w:r w:rsidRPr="00E74722">
        <w:rPr>
          <w:highlight w:val="lightGray"/>
        </w:rPr>
        <w:lastRenderedPageBreak/>
        <w:t>Cassandra</w:t>
      </w:r>
    </w:p>
    <w:p w14:paraId="6D9025AD" w14:textId="5E0396EE" w:rsidR="00EC0CEC" w:rsidRPr="00E74722" w:rsidRDefault="00EC0CEC" w:rsidP="00EC0CEC">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 xml:space="preserve">Originally developed in-house at Facebook, Cassandra is now an Apache NoSQL database that is geared to provide high availability across multiple datacenters. The obvious use case for Open Hazus is in case of a Katrina- or Sandy-like event that might cause regional web services to be unavailable. Cassandra’s own query language has drivers for a dozen common programming languages. Brahmin </w:t>
      </w:r>
      <w:r w:rsidRPr="00E74722">
        <w:rPr>
          <w:rFonts w:asciiTheme="minorHAnsi" w:hAnsiTheme="minorHAnsi" w:cstheme="minorHAnsi"/>
          <w:i/>
          <w:sz w:val="22"/>
          <w:highlight w:val="lightGray"/>
        </w:rPr>
        <w:t>et al.</w:t>
      </w:r>
      <w:r w:rsidRPr="00E74722">
        <w:rPr>
          <w:rFonts w:asciiTheme="minorHAnsi" w:hAnsiTheme="minorHAnsi" w:cstheme="minorHAnsi"/>
          <w:sz w:val="22"/>
          <w:highlight w:val="lightGray"/>
        </w:rPr>
        <w:t xml:space="preserve"> (2016) developed a spatial extension for Cassandra. An example for its application can be found in the </w:t>
      </w:r>
      <w:hyperlink r:id="rId95" w:history="1">
        <w:r w:rsidRPr="00E74722">
          <w:rPr>
            <w:rStyle w:val="Hyperlink"/>
            <w:rFonts w:asciiTheme="minorHAnsi" w:hAnsiTheme="minorHAnsi" w:cstheme="minorHAnsi"/>
            <w:sz w:val="22"/>
            <w:highlight w:val="lightGray"/>
          </w:rPr>
          <w:t xml:space="preserve">tutorials for </w:t>
        </w:r>
        <w:proofErr w:type="spellStart"/>
        <w:r w:rsidRPr="00E74722">
          <w:rPr>
            <w:rStyle w:val="Hyperlink"/>
            <w:rFonts w:asciiTheme="minorHAnsi" w:hAnsiTheme="minorHAnsi" w:cstheme="minorHAnsi"/>
            <w:sz w:val="22"/>
            <w:highlight w:val="lightGray"/>
          </w:rPr>
          <w:t>GeoMesa</w:t>
        </w:r>
        <w:proofErr w:type="spellEnd"/>
      </w:hyperlink>
      <w:r w:rsidRPr="00E74722">
        <w:rPr>
          <w:rFonts w:asciiTheme="minorHAnsi" w:hAnsiTheme="minorHAnsi" w:cstheme="minorHAnsi"/>
          <w:sz w:val="22"/>
          <w:highlight w:val="lightGray"/>
        </w:rPr>
        <w:t xml:space="preserve"> (see also </w:t>
      </w:r>
      <w:r w:rsidR="007479EA" w:rsidRPr="00E74722">
        <w:rPr>
          <w:rFonts w:asciiTheme="minorHAnsi" w:hAnsiTheme="minorHAnsi" w:cstheme="minorHAnsi"/>
          <w:sz w:val="22"/>
          <w:highlight w:val="lightGray"/>
        </w:rPr>
        <w:fldChar w:fldCharType="begin"/>
      </w:r>
      <w:r w:rsidR="007479EA" w:rsidRPr="00E74722">
        <w:rPr>
          <w:rFonts w:asciiTheme="minorHAnsi" w:hAnsiTheme="minorHAnsi" w:cstheme="minorHAnsi"/>
          <w:sz w:val="22"/>
          <w:highlight w:val="lightGray"/>
        </w:rPr>
        <w:instrText xml:space="preserve"> REF _Ref2269573 \r \h </w:instrText>
      </w:r>
      <w:r w:rsidR="00E74722">
        <w:rPr>
          <w:rFonts w:asciiTheme="minorHAnsi" w:hAnsiTheme="minorHAnsi" w:cstheme="minorHAnsi"/>
          <w:sz w:val="22"/>
          <w:highlight w:val="lightGray"/>
        </w:rPr>
        <w:instrText xml:space="preserve"> \* MERGEFORMAT </w:instrText>
      </w:r>
      <w:r w:rsidR="007479EA" w:rsidRPr="00E74722">
        <w:rPr>
          <w:rFonts w:asciiTheme="minorHAnsi" w:hAnsiTheme="minorHAnsi" w:cstheme="minorHAnsi"/>
          <w:sz w:val="22"/>
          <w:highlight w:val="lightGray"/>
        </w:rPr>
      </w:r>
      <w:r w:rsidR="007479EA" w:rsidRPr="00E74722">
        <w:rPr>
          <w:rFonts w:asciiTheme="minorHAnsi" w:hAnsiTheme="minorHAnsi" w:cstheme="minorHAnsi"/>
          <w:sz w:val="22"/>
          <w:highlight w:val="lightGray"/>
        </w:rPr>
        <w:fldChar w:fldCharType="separate"/>
      </w:r>
      <w:r w:rsidR="007479EA" w:rsidRPr="00E74722">
        <w:rPr>
          <w:rFonts w:asciiTheme="minorHAnsi" w:hAnsiTheme="minorHAnsi" w:cstheme="minorHAnsi"/>
          <w:sz w:val="22"/>
          <w:highlight w:val="lightGray"/>
        </w:rPr>
        <w:t>B.8.6</w:t>
      </w:r>
      <w:r w:rsidR="007479EA" w:rsidRPr="00E74722">
        <w:rPr>
          <w:rFonts w:asciiTheme="minorHAnsi" w:hAnsiTheme="minorHAnsi" w:cstheme="minorHAnsi"/>
          <w:sz w:val="22"/>
          <w:highlight w:val="lightGray"/>
        </w:rPr>
        <w:fldChar w:fldCharType="end"/>
      </w:r>
      <w:r w:rsidRPr="00E74722">
        <w:rPr>
          <w:rFonts w:asciiTheme="minorHAnsi" w:hAnsiTheme="minorHAnsi" w:cstheme="minorHAnsi"/>
          <w:sz w:val="22"/>
          <w:highlight w:val="lightGray"/>
        </w:rPr>
        <w:t>).</w:t>
      </w:r>
    </w:p>
    <w:p w14:paraId="2F62EFEF" w14:textId="60EDDDB7" w:rsidR="00EC0CEC" w:rsidRPr="00E74722" w:rsidRDefault="000D4C50" w:rsidP="003F3FDB">
      <w:pPr>
        <w:pStyle w:val="Heading3"/>
        <w:keepNext/>
        <w:rPr>
          <w:highlight w:val="lightGray"/>
        </w:rPr>
      </w:pPr>
      <w:bookmarkStart w:id="588" w:name="_Ref2269573"/>
      <w:proofErr w:type="spellStart"/>
      <w:r w:rsidRPr="00E74722">
        <w:rPr>
          <w:highlight w:val="lightGray"/>
        </w:rPr>
        <w:t>GeoWave</w:t>
      </w:r>
      <w:bookmarkEnd w:id="588"/>
      <w:proofErr w:type="spellEnd"/>
    </w:p>
    <w:p w14:paraId="6B448E37" w14:textId="77777777" w:rsidR="000D4C50" w:rsidRPr="00E74722" w:rsidRDefault="00B40A28" w:rsidP="000D4C50">
      <w:pPr>
        <w:spacing w:line="360" w:lineRule="auto"/>
        <w:rPr>
          <w:rFonts w:asciiTheme="minorHAnsi" w:hAnsiTheme="minorHAnsi" w:cstheme="minorHAnsi"/>
          <w:sz w:val="22"/>
          <w:highlight w:val="lightGray"/>
        </w:rPr>
      </w:pPr>
      <w:hyperlink r:id="rId96" w:history="1">
        <w:proofErr w:type="spellStart"/>
        <w:r w:rsidR="000D4C50" w:rsidRPr="00E74722">
          <w:rPr>
            <w:rStyle w:val="Hyperlink"/>
            <w:rFonts w:asciiTheme="minorHAnsi" w:hAnsiTheme="minorHAnsi" w:cstheme="minorHAnsi"/>
            <w:sz w:val="22"/>
            <w:highlight w:val="lightGray"/>
          </w:rPr>
          <w:t>GeoWave</w:t>
        </w:r>
        <w:proofErr w:type="spellEnd"/>
        <w:r w:rsidR="000D4C50" w:rsidRPr="00E74722">
          <w:rPr>
            <w:rStyle w:val="Hyperlink"/>
            <w:rFonts w:asciiTheme="minorHAnsi" w:hAnsiTheme="minorHAnsi" w:cstheme="minorHAnsi"/>
            <w:sz w:val="22"/>
            <w:highlight w:val="lightGray"/>
          </w:rPr>
          <w:t xml:space="preserve"> is </w:t>
        </w:r>
        <w:proofErr w:type="gramStart"/>
        <w:r w:rsidR="000D4C50" w:rsidRPr="00E74722">
          <w:rPr>
            <w:rStyle w:val="Hyperlink"/>
            <w:rFonts w:asciiTheme="minorHAnsi" w:hAnsiTheme="minorHAnsi" w:cstheme="minorHAnsi"/>
            <w:sz w:val="22"/>
            <w:highlight w:val="lightGray"/>
          </w:rPr>
          <w:t>a</w:t>
        </w:r>
        <w:proofErr w:type="gramEnd"/>
        <w:r w:rsidR="000D4C50" w:rsidRPr="00E74722">
          <w:rPr>
            <w:rStyle w:val="Hyperlink"/>
            <w:rFonts w:asciiTheme="minorHAnsi" w:hAnsiTheme="minorHAnsi" w:cstheme="minorHAnsi"/>
            <w:sz w:val="22"/>
            <w:highlight w:val="lightGray"/>
          </w:rPr>
          <w:t xml:space="preserve"> </w:t>
        </w:r>
        <w:proofErr w:type="spellStart"/>
        <w:r w:rsidR="000D4C50" w:rsidRPr="00E74722">
          <w:rPr>
            <w:rStyle w:val="Hyperlink"/>
            <w:rFonts w:asciiTheme="minorHAnsi" w:hAnsiTheme="minorHAnsi" w:cstheme="minorHAnsi"/>
            <w:sz w:val="22"/>
            <w:highlight w:val="lightGray"/>
          </w:rPr>
          <w:t>OSGeo</w:t>
        </w:r>
        <w:proofErr w:type="spellEnd"/>
        <w:r w:rsidR="000D4C50" w:rsidRPr="00E74722">
          <w:rPr>
            <w:rStyle w:val="Hyperlink"/>
            <w:rFonts w:asciiTheme="minorHAnsi" w:hAnsiTheme="minorHAnsi" w:cstheme="minorHAnsi"/>
            <w:sz w:val="22"/>
            <w:highlight w:val="lightGray"/>
          </w:rPr>
          <w:t xml:space="preserve"> library</w:t>
        </w:r>
      </w:hyperlink>
      <w:r w:rsidR="000D4C50" w:rsidRPr="00E74722">
        <w:rPr>
          <w:rFonts w:asciiTheme="minorHAnsi" w:hAnsiTheme="minorHAnsi" w:cstheme="minorHAnsi"/>
          <w:sz w:val="22"/>
          <w:highlight w:val="lightGray"/>
        </w:rPr>
        <w:t xml:space="preserve"> that connects the scalability of distributed computing frameworks and key-value stores with modern geospatial software to store, retrieve and analyze massive (i.e., terabyte) geospatial datasets. It utilizes distributed computing clusters and server-side fine grain filtering to execute interactive time and/or location specific queries on datasets containing billions of features.</w:t>
      </w:r>
    </w:p>
    <w:p w14:paraId="4010D5FB" w14:textId="77777777" w:rsidR="000D4C50" w:rsidRPr="00E74722" w:rsidRDefault="000D4C50" w:rsidP="000D4C50">
      <w:pPr>
        <w:spacing w:line="360" w:lineRule="auto"/>
        <w:rPr>
          <w:rFonts w:asciiTheme="minorHAnsi" w:hAnsiTheme="minorHAnsi" w:cstheme="minorHAnsi"/>
          <w:sz w:val="22"/>
          <w:highlight w:val="lightGray"/>
        </w:rPr>
      </w:pPr>
      <w:proofErr w:type="spellStart"/>
      <w:r w:rsidRPr="00E74722">
        <w:rPr>
          <w:rFonts w:asciiTheme="minorHAnsi" w:hAnsiTheme="minorHAnsi" w:cstheme="minorHAnsi"/>
          <w:sz w:val="22"/>
          <w:highlight w:val="lightGray"/>
        </w:rPr>
        <w:t>GeoWave</w:t>
      </w:r>
      <w:proofErr w:type="spellEnd"/>
      <w:r w:rsidRPr="00E74722">
        <w:rPr>
          <w:rFonts w:asciiTheme="minorHAnsi" w:hAnsiTheme="minorHAnsi" w:cstheme="minorHAnsi"/>
          <w:sz w:val="22"/>
          <w:highlight w:val="lightGray"/>
        </w:rPr>
        <w:t xml:space="preserve"> adds multi-dimensional indexing to </w:t>
      </w:r>
      <w:proofErr w:type="spellStart"/>
      <w:r w:rsidRPr="00E74722">
        <w:rPr>
          <w:rFonts w:asciiTheme="minorHAnsi" w:hAnsiTheme="minorHAnsi" w:cstheme="minorHAnsi"/>
          <w:sz w:val="22"/>
          <w:highlight w:val="lightGray"/>
        </w:rPr>
        <w:t>Accumulo</w:t>
      </w:r>
      <w:proofErr w:type="spellEnd"/>
      <w:r w:rsidRPr="00E74722">
        <w:rPr>
          <w:rFonts w:asciiTheme="minorHAnsi" w:hAnsiTheme="minorHAnsi" w:cstheme="minorHAnsi"/>
          <w:sz w:val="22"/>
          <w:highlight w:val="lightGray"/>
        </w:rPr>
        <w:t xml:space="preserve">, HBase, </w:t>
      </w:r>
      <w:proofErr w:type="spellStart"/>
      <w:r w:rsidRPr="00E74722">
        <w:rPr>
          <w:rFonts w:asciiTheme="minorHAnsi" w:hAnsiTheme="minorHAnsi" w:cstheme="minorHAnsi"/>
          <w:sz w:val="22"/>
          <w:highlight w:val="lightGray"/>
        </w:rPr>
        <w:t>BigTable</w:t>
      </w:r>
      <w:proofErr w:type="spellEnd"/>
      <w:r w:rsidRPr="00E74722">
        <w:rPr>
          <w:rFonts w:asciiTheme="minorHAnsi" w:hAnsiTheme="minorHAnsi" w:cstheme="minorHAnsi"/>
          <w:sz w:val="22"/>
          <w:highlight w:val="lightGray"/>
        </w:rPr>
        <w:t xml:space="preserve"> and others. It indexes multidimensional data in a way that ensures values close together in multidimensional space are stored physically close together in the distributed datastore of a client's choice. </w:t>
      </w:r>
      <w:proofErr w:type="spellStart"/>
      <w:r w:rsidRPr="00E74722">
        <w:rPr>
          <w:rFonts w:asciiTheme="minorHAnsi" w:hAnsiTheme="minorHAnsi" w:cstheme="minorHAnsi"/>
          <w:sz w:val="22"/>
          <w:highlight w:val="lightGray"/>
        </w:rPr>
        <w:t>GeoWave</w:t>
      </w:r>
      <w:proofErr w:type="spellEnd"/>
      <w:r w:rsidRPr="00E74722">
        <w:rPr>
          <w:rFonts w:asciiTheme="minorHAnsi" w:hAnsiTheme="minorHAnsi" w:cstheme="minorHAnsi"/>
          <w:sz w:val="22"/>
          <w:highlight w:val="lightGray"/>
        </w:rPr>
        <w:t xml:space="preserve"> allows for easy feature extension and platform integration – bridging the gap between distributed technologies and minimizing the learning curve for developers. A </w:t>
      </w:r>
      <w:proofErr w:type="spellStart"/>
      <w:r w:rsidRPr="00E74722">
        <w:rPr>
          <w:rFonts w:asciiTheme="minorHAnsi" w:hAnsiTheme="minorHAnsi" w:cstheme="minorHAnsi"/>
          <w:sz w:val="22"/>
          <w:highlight w:val="lightGray"/>
        </w:rPr>
        <w:t>GeoServer</w:t>
      </w:r>
      <w:proofErr w:type="spellEnd"/>
      <w:r w:rsidRPr="00E74722">
        <w:rPr>
          <w:rFonts w:asciiTheme="minorHAnsi" w:hAnsiTheme="minorHAnsi" w:cstheme="minorHAnsi"/>
          <w:sz w:val="22"/>
          <w:highlight w:val="lightGray"/>
        </w:rPr>
        <w:t xml:space="preserve"> plugin allows geospatial data in a </w:t>
      </w:r>
      <w:proofErr w:type="spellStart"/>
      <w:r w:rsidRPr="00E74722">
        <w:rPr>
          <w:rFonts w:asciiTheme="minorHAnsi" w:hAnsiTheme="minorHAnsi" w:cstheme="minorHAnsi"/>
          <w:sz w:val="22"/>
          <w:highlight w:val="lightGray"/>
        </w:rPr>
        <w:t>GeoWave</w:t>
      </w:r>
      <w:proofErr w:type="spellEnd"/>
      <w:r w:rsidRPr="00E74722">
        <w:rPr>
          <w:rFonts w:asciiTheme="minorHAnsi" w:hAnsiTheme="minorHAnsi" w:cstheme="minorHAnsi"/>
          <w:sz w:val="22"/>
          <w:highlight w:val="lightGray"/>
        </w:rPr>
        <w:t xml:space="preserve"> datastore to be shared and visualized via OGC standard services. In addition, </w:t>
      </w:r>
      <w:proofErr w:type="spellStart"/>
      <w:r w:rsidRPr="00E74722">
        <w:rPr>
          <w:rFonts w:asciiTheme="minorHAnsi" w:hAnsiTheme="minorHAnsi" w:cstheme="minorHAnsi"/>
          <w:sz w:val="22"/>
          <w:highlight w:val="lightGray"/>
        </w:rPr>
        <w:t>GeoWave</w:t>
      </w:r>
      <w:proofErr w:type="spellEnd"/>
      <w:r w:rsidRPr="00E74722">
        <w:rPr>
          <w:rFonts w:asciiTheme="minorHAnsi" w:hAnsiTheme="minorHAnsi" w:cstheme="minorHAnsi"/>
          <w:sz w:val="22"/>
          <w:highlight w:val="lightGray"/>
        </w:rPr>
        <w:t xml:space="preserve"> provides Map-Reduce input and output formats for distributed processing and analysis of geospatial data.</w:t>
      </w:r>
    </w:p>
    <w:p w14:paraId="1D0B1A73" w14:textId="77777777" w:rsidR="00EC0CEC" w:rsidRPr="00E74722" w:rsidRDefault="00EC0CEC" w:rsidP="004F6532">
      <w:pPr>
        <w:spacing w:after="120" w:line="360" w:lineRule="auto"/>
        <w:rPr>
          <w:rFonts w:asciiTheme="minorHAnsi" w:hAnsiTheme="minorHAnsi" w:cstheme="minorHAnsi"/>
          <w:sz w:val="20"/>
          <w:highlight w:val="lightGray"/>
        </w:rPr>
      </w:pPr>
    </w:p>
    <w:p w14:paraId="297FE205" w14:textId="77777777" w:rsidR="00D00A66" w:rsidRPr="00E74722" w:rsidRDefault="00D00A66" w:rsidP="00DF4FA3">
      <w:pPr>
        <w:pStyle w:val="Appendix1"/>
        <w:numPr>
          <w:ilvl w:val="0"/>
          <w:numId w:val="0"/>
        </w:numPr>
        <w:rPr>
          <w:highlight w:val="lightGray"/>
        </w:rPr>
        <w:sectPr w:rsidR="00D00A66" w:rsidRPr="00E74722" w:rsidSect="00EC1069">
          <w:headerReference w:type="default" r:id="rId97"/>
          <w:pgSz w:w="12240" w:h="15840" w:code="1"/>
          <w:pgMar w:top="1440" w:right="1296" w:bottom="1440" w:left="1296" w:header="720" w:footer="720" w:gutter="0"/>
          <w:pgNumType w:start="1"/>
          <w:cols w:space="720"/>
          <w:noEndnote/>
        </w:sectPr>
      </w:pPr>
    </w:p>
    <w:p w14:paraId="2FE24C0C" w14:textId="1B0BA9DA" w:rsidR="00EC1069" w:rsidRPr="00E74722" w:rsidRDefault="009264C5" w:rsidP="00D00A66">
      <w:pPr>
        <w:pStyle w:val="Appendix1"/>
        <w:pageBreakBefore/>
        <w:numPr>
          <w:ilvl w:val="0"/>
          <w:numId w:val="0"/>
        </w:numPr>
        <w:rPr>
          <w:highlight w:val="lightGray"/>
        </w:rPr>
      </w:pPr>
      <w:r w:rsidRPr="00E74722">
        <w:rPr>
          <w:highlight w:val="lightGray"/>
        </w:rPr>
        <w:lastRenderedPageBreak/>
        <w:t xml:space="preserve">Appendix </w:t>
      </w:r>
      <w:r w:rsidR="004F6532" w:rsidRPr="00E74722">
        <w:rPr>
          <w:highlight w:val="lightGray"/>
        </w:rPr>
        <w:t>C</w:t>
      </w:r>
      <w:r w:rsidRPr="00E74722">
        <w:rPr>
          <w:highlight w:val="lightGray"/>
        </w:rPr>
        <w:t>: Analysis Models</w:t>
      </w:r>
      <w:bookmarkEnd w:id="581"/>
      <w:bookmarkEnd w:id="582"/>
    </w:p>
    <w:p w14:paraId="7FC00F75" w14:textId="0FC1E77D" w:rsidR="00E200D3" w:rsidRPr="00E74722" w:rsidRDefault="00E200D3" w:rsidP="00E200D3">
      <w:pPr>
        <w:pStyle w:val="Heading2"/>
        <w:numPr>
          <w:ilvl w:val="0"/>
          <w:numId w:val="0"/>
        </w:numPr>
        <w:rPr>
          <w:highlight w:val="lightGray"/>
        </w:rPr>
      </w:pPr>
      <w:r w:rsidRPr="00E74722">
        <w:rPr>
          <w:highlight w:val="lightGray"/>
        </w:rPr>
        <w:t>C 1 Lookup Table for the Numbering of System Features in Tables C2 – C8</w:t>
      </w:r>
    </w:p>
    <w:p w14:paraId="061E0347" w14:textId="267BFAB6" w:rsidR="00E200D3" w:rsidRPr="00E74722" w:rsidRDefault="00E200D3" w:rsidP="00E200D3">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1</w:t>
      </w:r>
      <w:r w:rsidRPr="00E74722">
        <w:rPr>
          <w:rFonts w:asciiTheme="minorHAnsi" w:hAnsiTheme="minorHAnsi" w:cstheme="minorHAnsi"/>
          <w:sz w:val="22"/>
          <w:highlight w:val="lightGray"/>
        </w:rPr>
        <w:tab/>
      </w:r>
      <w:proofErr w:type="spellStart"/>
      <w:r w:rsidRPr="00E74722">
        <w:rPr>
          <w:rFonts w:ascii="Calibri" w:hAnsi="Calibri" w:cs="Calibri"/>
          <w:color w:val="000000"/>
          <w:sz w:val="22"/>
          <w:szCs w:val="22"/>
          <w:highlight w:val="lightGray"/>
        </w:rPr>
        <w:t>OpenHazus</w:t>
      </w:r>
      <w:proofErr w:type="spellEnd"/>
      <w:r w:rsidRPr="00E74722">
        <w:rPr>
          <w:rFonts w:ascii="Calibri" w:hAnsi="Calibri" w:cs="Calibri"/>
          <w:color w:val="000000"/>
          <w:sz w:val="22"/>
          <w:szCs w:val="22"/>
          <w:highlight w:val="lightGray"/>
        </w:rPr>
        <w:t xml:space="preserve"> Shall Operate Primarily in a Web Environment</w:t>
      </w:r>
      <w:r w:rsidRPr="00E74722">
        <w:rPr>
          <w:rFonts w:asciiTheme="minorHAnsi" w:hAnsiTheme="minorHAnsi" w:cstheme="minorHAnsi"/>
          <w:sz w:val="22"/>
          <w:highlight w:val="lightGray"/>
        </w:rPr>
        <w:br/>
        <w:t>1.1</w:t>
      </w:r>
      <w:r w:rsidRPr="00E74722">
        <w:rPr>
          <w:rFonts w:asciiTheme="minorHAnsi" w:hAnsiTheme="minorHAnsi" w:cstheme="minorHAnsi"/>
          <w:sz w:val="22"/>
          <w:highlight w:val="lightGray"/>
        </w:rPr>
        <w:tab/>
        <w:t xml:space="preserve">     Default inventory data</w:t>
      </w:r>
      <w:r w:rsidRPr="00E74722">
        <w:rPr>
          <w:rFonts w:asciiTheme="minorHAnsi" w:hAnsiTheme="minorHAnsi" w:cstheme="minorHAnsi"/>
          <w:sz w:val="22"/>
          <w:highlight w:val="lightGray"/>
        </w:rPr>
        <w:br/>
        <w:t>1.2</w:t>
      </w:r>
      <w:r w:rsidRPr="00E74722">
        <w:rPr>
          <w:rFonts w:asciiTheme="minorHAnsi" w:hAnsiTheme="minorHAnsi" w:cstheme="minorHAnsi"/>
          <w:sz w:val="22"/>
          <w:highlight w:val="lightGray"/>
        </w:rPr>
        <w:tab/>
        <w:t xml:space="preserve">     Repository for public, user-defined inventory data</w:t>
      </w:r>
      <w:r w:rsidRPr="00E74722">
        <w:rPr>
          <w:rFonts w:asciiTheme="minorHAnsi" w:hAnsiTheme="minorHAnsi" w:cstheme="minorHAnsi"/>
          <w:sz w:val="22"/>
          <w:highlight w:val="lightGray"/>
        </w:rPr>
        <w:br/>
        <w:t>1.3</w:t>
      </w:r>
      <w:r w:rsidRPr="00E74722">
        <w:rPr>
          <w:rFonts w:asciiTheme="minorHAnsi" w:hAnsiTheme="minorHAnsi" w:cstheme="minorHAnsi"/>
          <w:sz w:val="22"/>
          <w:highlight w:val="lightGray"/>
        </w:rPr>
        <w:tab/>
        <w:t xml:space="preserve">     Permission-protected storage for private user-defined inventory data</w:t>
      </w:r>
      <w:r w:rsidRPr="00E74722">
        <w:rPr>
          <w:rFonts w:asciiTheme="minorHAnsi" w:hAnsiTheme="minorHAnsi" w:cstheme="minorHAnsi"/>
          <w:sz w:val="22"/>
          <w:highlight w:val="lightGray"/>
        </w:rPr>
        <w:br/>
        <w:t>1.4</w:t>
      </w:r>
      <w:r w:rsidRPr="00E74722">
        <w:rPr>
          <w:rFonts w:asciiTheme="minorHAnsi" w:hAnsiTheme="minorHAnsi" w:cstheme="minorHAnsi"/>
          <w:sz w:val="22"/>
          <w:highlight w:val="lightGray"/>
        </w:rPr>
        <w:tab/>
        <w:t xml:space="preserve">     Access to authoritative hazard input data sources</w:t>
      </w:r>
      <w:r w:rsidRPr="00E74722">
        <w:rPr>
          <w:rFonts w:asciiTheme="minorHAnsi" w:hAnsiTheme="minorHAnsi" w:cstheme="minorHAnsi"/>
          <w:sz w:val="22"/>
          <w:highlight w:val="lightGray"/>
        </w:rPr>
        <w:br/>
        <w:t>1.4.1</w:t>
      </w:r>
      <w:r w:rsidRPr="00E74722">
        <w:rPr>
          <w:rFonts w:asciiTheme="minorHAnsi" w:hAnsiTheme="minorHAnsi" w:cstheme="minorHAnsi"/>
          <w:sz w:val="22"/>
          <w:highlight w:val="lightGray"/>
        </w:rPr>
        <w:tab/>
        <w:t xml:space="preserve">          Flood, our own repository</w:t>
      </w:r>
      <w:r w:rsidRPr="00E74722">
        <w:rPr>
          <w:rFonts w:asciiTheme="minorHAnsi" w:hAnsiTheme="minorHAnsi" w:cstheme="minorHAnsi"/>
          <w:sz w:val="22"/>
          <w:highlight w:val="lightGray"/>
        </w:rPr>
        <w:br/>
        <w:t>1.4.2</w:t>
      </w:r>
      <w:r w:rsidRPr="00E74722">
        <w:rPr>
          <w:rFonts w:asciiTheme="minorHAnsi" w:hAnsiTheme="minorHAnsi" w:cstheme="minorHAnsi"/>
          <w:sz w:val="22"/>
          <w:highlight w:val="lightGray"/>
        </w:rPr>
        <w:tab/>
        <w:t xml:space="preserve">          Hurricane -&gt; NOAA, </w:t>
      </w:r>
      <w:proofErr w:type="spellStart"/>
      <w:r w:rsidRPr="00E74722">
        <w:rPr>
          <w:rFonts w:asciiTheme="minorHAnsi" w:hAnsiTheme="minorHAnsi" w:cstheme="minorHAnsi"/>
          <w:sz w:val="22"/>
          <w:highlight w:val="lightGray"/>
        </w:rPr>
        <w:t>Hurrevac</w:t>
      </w:r>
      <w:proofErr w:type="spellEnd"/>
      <w:r w:rsidRPr="00E74722">
        <w:rPr>
          <w:rFonts w:asciiTheme="minorHAnsi" w:hAnsiTheme="minorHAnsi" w:cstheme="minorHAnsi"/>
          <w:sz w:val="22"/>
          <w:highlight w:val="lightGray"/>
        </w:rPr>
        <w:br/>
        <w:t>1.4.3</w:t>
      </w:r>
      <w:r w:rsidRPr="00E74722">
        <w:rPr>
          <w:rFonts w:asciiTheme="minorHAnsi" w:hAnsiTheme="minorHAnsi" w:cstheme="minorHAnsi"/>
          <w:sz w:val="22"/>
          <w:highlight w:val="lightGray"/>
        </w:rPr>
        <w:tab/>
        <w:t xml:space="preserve">          Earthquake  USGS </w:t>
      </w:r>
      <w:proofErr w:type="spellStart"/>
      <w:r w:rsidRPr="00E74722">
        <w:rPr>
          <w:rFonts w:asciiTheme="minorHAnsi" w:hAnsiTheme="minorHAnsi" w:cstheme="minorHAnsi"/>
          <w:sz w:val="22"/>
          <w:highlight w:val="lightGray"/>
        </w:rPr>
        <w:t>ShakeMap</w:t>
      </w:r>
      <w:proofErr w:type="spellEnd"/>
      <w:r w:rsidRPr="00E74722">
        <w:rPr>
          <w:rFonts w:asciiTheme="minorHAnsi" w:hAnsiTheme="minorHAnsi" w:cstheme="minorHAnsi"/>
          <w:sz w:val="22"/>
          <w:highlight w:val="lightGray"/>
        </w:rPr>
        <w:br/>
        <w:t>1.4.4</w:t>
      </w:r>
      <w:r w:rsidRPr="00E74722">
        <w:rPr>
          <w:rFonts w:asciiTheme="minorHAnsi" w:hAnsiTheme="minorHAnsi" w:cstheme="minorHAnsi"/>
          <w:sz w:val="22"/>
          <w:highlight w:val="lightGray"/>
        </w:rPr>
        <w:tab/>
        <w:t xml:space="preserve">          Tsunami  NOAA PMEL</w:t>
      </w:r>
      <w:r w:rsidRPr="00E74722">
        <w:rPr>
          <w:rFonts w:asciiTheme="minorHAnsi" w:hAnsiTheme="minorHAnsi" w:cstheme="minorHAnsi"/>
          <w:sz w:val="22"/>
          <w:highlight w:val="lightGray"/>
        </w:rPr>
        <w:br/>
        <w:t>1.5</w:t>
      </w:r>
      <w:r w:rsidRPr="00E74722">
        <w:rPr>
          <w:rFonts w:asciiTheme="minorHAnsi" w:hAnsiTheme="minorHAnsi" w:cstheme="minorHAnsi"/>
          <w:sz w:val="22"/>
          <w:highlight w:val="lightGray"/>
        </w:rPr>
        <w:tab/>
        <w:t xml:space="preserve">     Access to hazard generation modules</w:t>
      </w:r>
      <w:r w:rsidRPr="00E74722">
        <w:rPr>
          <w:rFonts w:asciiTheme="minorHAnsi" w:hAnsiTheme="minorHAnsi" w:cstheme="minorHAnsi"/>
          <w:sz w:val="22"/>
          <w:highlight w:val="lightGray"/>
        </w:rPr>
        <w:br/>
        <w:t>1.5.1</w:t>
      </w:r>
      <w:r w:rsidRPr="00E74722">
        <w:rPr>
          <w:rFonts w:asciiTheme="minorHAnsi" w:hAnsiTheme="minorHAnsi" w:cstheme="minorHAnsi"/>
          <w:sz w:val="22"/>
          <w:highlight w:val="lightGray"/>
        </w:rPr>
        <w:tab/>
        <w:t xml:space="preserve">          Flood</w:t>
      </w:r>
      <w:r w:rsidRPr="00E74722">
        <w:rPr>
          <w:rFonts w:asciiTheme="minorHAnsi" w:hAnsiTheme="minorHAnsi" w:cstheme="minorHAnsi"/>
          <w:sz w:val="22"/>
          <w:highlight w:val="lightGray"/>
        </w:rPr>
        <w:br/>
        <w:t>1.5.2</w:t>
      </w:r>
      <w:r w:rsidRPr="00E74722">
        <w:rPr>
          <w:rFonts w:asciiTheme="minorHAnsi" w:hAnsiTheme="minorHAnsi" w:cstheme="minorHAnsi"/>
          <w:sz w:val="22"/>
          <w:highlight w:val="lightGray"/>
        </w:rPr>
        <w:tab/>
        <w:t xml:space="preserve">          Hurricane, probabilistic, user-defined</w:t>
      </w:r>
      <w:r w:rsidRPr="00E74722">
        <w:rPr>
          <w:rFonts w:asciiTheme="minorHAnsi" w:hAnsiTheme="minorHAnsi" w:cstheme="minorHAnsi"/>
          <w:sz w:val="22"/>
          <w:highlight w:val="lightGray"/>
        </w:rPr>
        <w:br/>
        <w:t>1.5.3</w:t>
      </w:r>
      <w:r w:rsidRPr="00E74722">
        <w:rPr>
          <w:rFonts w:asciiTheme="minorHAnsi" w:hAnsiTheme="minorHAnsi" w:cstheme="minorHAnsi"/>
          <w:sz w:val="22"/>
          <w:highlight w:val="lightGray"/>
        </w:rPr>
        <w:tab/>
        <w:t xml:space="preserve">          Earthquake, arbitrary, probabilistic, user-defined</w:t>
      </w:r>
      <w:r w:rsidRPr="00E74722">
        <w:rPr>
          <w:rFonts w:asciiTheme="minorHAnsi" w:hAnsiTheme="minorHAnsi" w:cstheme="minorHAnsi"/>
          <w:sz w:val="22"/>
          <w:highlight w:val="lightGray"/>
        </w:rPr>
        <w:br/>
        <w:t>1.5.4</w:t>
      </w:r>
      <w:r w:rsidRPr="00E74722">
        <w:rPr>
          <w:rFonts w:asciiTheme="minorHAnsi" w:hAnsiTheme="minorHAnsi" w:cstheme="minorHAnsi"/>
          <w:sz w:val="22"/>
          <w:highlight w:val="lightGray"/>
        </w:rPr>
        <w:tab/>
        <w:t xml:space="preserve">          Tsunami, user-defined</w:t>
      </w:r>
      <w:r w:rsidRPr="00E74722">
        <w:rPr>
          <w:rFonts w:asciiTheme="minorHAnsi" w:hAnsiTheme="minorHAnsi" w:cstheme="minorHAnsi"/>
          <w:sz w:val="22"/>
          <w:highlight w:val="lightGray"/>
        </w:rPr>
        <w:br/>
        <w:t>1.6</w:t>
      </w:r>
      <w:r w:rsidRPr="00E74722">
        <w:rPr>
          <w:rFonts w:asciiTheme="minorHAnsi" w:hAnsiTheme="minorHAnsi" w:cstheme="minorHAnsi"/>
          <w:sz w:val="22"/>
          <w:highlight w:val="lightGray"/>
        </w:rPr>
        <w:tab/>
      </w:r>
      <w:r w:rsidR="00371DD5" w:rsidRPr="00E74722">
        <w:rPr>
          <w:rFonts w:asciiTheme="minorHAnsi" w:hAnsiTheme="minorHAnsi" w:cstheme="minorHAnsi"/>
          <w:sz w:val="22"/>
          <w:highlight w:val="lightGray"/>
        </w:rPr>
        <w:t xml:space="preserve">     Access to damage and loss analysis modules</w:t>
      </w:r>
      <w:r w:rsidR="00371DD5" w:rsidRPr="00E74722">
        <w:rPr>
          <w:rFonts w:asciiTheme="minorHAnsi" w:hAnsiTheme="minorHAnsi" w:cstheme="minorHAnsi"/>
          <w:sz w:val="22"/>
          <w:highlight w:val="lightGray"/>
        </w:rPr>
        <w:br/>
        <w:t>1.7</w:t>
      </w:r>
      <w:r w:rsidR="00371DD5" w:rsidRPr="00E74722">
        <w:rPr>
          <w:rFonts w:asciiTheme="minorHAnsi" w:hAnsiTheme="minorHAnsi" w:cstheme="minorHAnsi"/>
          <w:sz w:val="22"/>
          <w:highlight w:val="lightGray"/>
        </w:rPr>
        <w:tab/>
        <w:t xml:space="preserve">     Ability to integrate input data</w:t>
      </w:r>
      <w:r w:rsidR="00371DD5" w:rsidRPr="00E74722">
        <w:rPr>
          <w:rFonts w:asciiTheme="minorHAnsi" w:hAnsiTheme="minorHAnsi" w:cstheme="minorHAnsi"/>
          <w:sz w:val="22"/>
          <w:highlight w:val="lightGray"/>
        </w:rPr>
        <w:br/>
        <w:t>1.8</w:t>
      </w:r>
      <w:r w:rsidR="00371DD5" w:rsidRPr="00E74722">
        <w:rPr>
          <w:rFonts w:asciiTheme="minorHAnsi" w:hAnsiTheme="minorHAnsi" w:cstheme="minorHAnsi"/>
          <w:sz w:val="22"/>
          <w:highlight w:val="lightGray"/>
        </w:rPr>
        <w:tab/>
        <w:t xml:space="preserve">     Documentation, for each analysis module, of the required input data type(s)</w:t>
      </w:r>
      <w:r w:rsidR="00371DD5" w:rsidRPr="00E74722">
        <w:rPr>
          <w:rFonts w:asciiTheme="minorHAnsi" w:hAnsiTheme="minorHAnsi" w:cstheme="minorHAnsi"/>
          <w:sz w:val="22"/>
          <w:highlight w:val="lightGray"/>
        </w:rPr>
        <w:br/>
        <w:t>1.9</w:t>
      </w:r>
      <w:r w:rsidR="00371DD5" w:rsidRPr="00E74722">
        <w:rPr>
          <w:rFonts w:asciiTheme="minorHAnsi" w:hAnsiTheme="minorHAnsi" w:cstheme="minorHAnsi"/>
          <w:sz w:val="22"/>
          <w:highlight w:val="lightGray"/>
        </w:rPr>
        <w:tab/>
        <w:t xml:space="preserve">     Repository of vetted source code modules</w:t>
      </w:r>
      <w:r w:rsidR="00371DD5" w:rsidRPr="00E74722">
        <w:rPr>
          <w:rFonts w:asciiTheme="minorHAnsi" w:hAnsiTheme="minorHAnsi" w:cstheme="minorHAnsi"/>
          <w:sz w:val="22"/>
          <w:highlight w:val="lightGray"/>
        </w:rPr>
        <w:br/>
        <w:t>1.10</w:t>
      </w:r>
      <w:r w:rsidR="00371DD5" w:rsidRPr="00E74722">
        <w:rPr>
          <w:rFonts w:asciiTheme="minorHAnsi" w:hAnsiTheme="minorHAnsi" w:cstheme="minorHAnsi"/>
          <w:sz w:val="22"/>
          <w:highlight w:val="lightGray"/>
        </w:rPr>
        <w:tab/>
        <w:t xml:space="preserve">     Repository of results for pre-run, deterministic scenarios</w:t>
      </w:r>
      <w:r w:rsidR="00371DD5" w:rsidRPr="00E74722">
        <w:rPr>
          <w:rFonts w:asciiTheme="minorHAnsi" w:hAnsiTheme="minorHAnsi" w:cstheme="minorHAnsi"/>
          <w:sz w:val="22"/>
          <w:highlight w:val="lightGray"/>
        </w:rPr>
        <w:br/>
        <w:t>1.11</w:t>
      </w:r>
      <w:r w:rsidR="00371DD5" w:rsidRPr="00E74722">
        <w:rPr>
          <w:rFonts w:asciiTheme="minorHAnsi" w:hAnsiTheme="minorHAnsi" w:cstheme="minorHAnsi"/>
          <w:sz w:val="22"/>
          <w:highlight w:val="lightGray"/>
        </w:rPr>
        <w:tab/>
        <w:t xml:space="preserve">     Repository for public, user-defined results</w:t>
      </w:r>
      <w:r w:rsidR="00371DD5" w:rsidRPr="00E74722">
        <w:rPr>
          <w:rFonts w:asciiTheme="minorHAnsi" w:hAnsiTheme="minorHAnsi" w:cstheme="minorHAnsi"/>
          <w:sz w:val="22"/>
          <w:highlight w:val="lightGray"/>
        </w:rPr>
        <w:br/>
      </w:r>
      <w:r w:rsidR="00371DD5" w:rsidRPr="00E74722">
        <w:rPr>
          <w:rFonts w:asciiTheme="minorHAnsi" w:hAnsiTheme="minorHAnsi" w:cstheme="minorHAnsi"/>
          <w:sz w:val="22"/>
          <w:highlight w:val="lightGray"/>
        </w:rPr>
        <w:lastRenderedPageBreak/>
        <w:t>1.12</w:t>
      </w:r>
      <w:r w:rsidR="00371DD5" w:rsidRPr="00E74722">
        <w:rPr>
          <w:rFonts w:asciiTheme="minorHAnsi" w:hAnsiTheme="minorHAnsi" w:cstheme="minorHAnsi"/>
          <w:sz w:val="22"/>
          <w:highlight w:val="lightGray"/>
        </w:rPr>
        <w:tab/>
        <w:t xml:space="preserve">     Repository for permission-protected, private, user-defined results</w:t>
      </w:r>
      <w:r w:rsidR="00371DD5" w:rsidRPr="00E74722">
        <w:rPr>
          <w:rFonts w:asciiTheme="minorHAnsi" w:hAnsiTheme="minorHAnsi" w:cstheme="minorHAnsi"/>
          <w:sz w:val="22"/>
          <w:highlight w:val="lightGray"/>
        </w:rPr>
        <w:br/>
        <w:t>1.13</w:t>
      </w:r>
      <w:r w:rsidR="00371DD5" w:rsidRPr="00E74722">
        <w:rPr>
          <w:rFonts w:asciiTheme="minorHAnsi" w:hAnsiTheme="minorHAnsi" w:cstheme="minorHAnsi"/>
          <w:sz w:val="22"/>
          <w:highlight w:val="lightGray"/>
        </w:rPr>
        <w:tab/>
        <w:t xml:space="preserve">     Thin client</w:t>
      </w:r>
      <w:r w:rsidR="00371DD5" w:rsidRPr="00E74722">
        <w:rPr>
          <w:rFonts w:asciiTheme="minorHAnsi" w:hAnsiTheme="minorHAnsi" w:cstheme="minorHAnsi"/>
          <w:sz w:val="22"/>
          <w:highlight w:val="lightGray"/>
        </w:rPr>
        <w:br/>
        <w:t>1.14</w:t>
      </w:r>
      <w:r w:rsidR="00371DD5" w:rsidRPr="00E74722">
        <w:rPr>
          <w:rFonts w:asciiTheme="minorHAnsi" w:hAnsiTheme="minorHAnsi" w:cstheme="minorHAnsi"/>
          <w:sz w:val="22"/>
          <w:highlight w:val="lightGray"/>
        </w:rPr>
        <w:tab/>
        <w:t xml:space="preserve">     Operating system compatibility</w:t>
      </w:r>
      <w:r w:rsidR="00371DD5" w:rsidRPr="00E74722">
        <w:rPr>
          <w:rFonts w:asciiTheme="minorHAnsi" w:hAnsiTheme="minorHAnsi" w:cstheme="minorHAnsi"/>
          <w:sz w:val="22"/>
          <w:highlight w:val="lightGray"/>
        </w:rPr>
        <w:br/>
        <w:t>1.14.1</w:t>
      </w:r>
      <w:r w:rsidR="00371DD5" w:rsidRPr="00E74722">
        <w:rPr>
          <w:rFonts w:asciiTheme="minorHAnsi" w:hAnsiTheme="minorHAnsi" w:cstheme="minorHAnsi"/>
          <w:sz w:val="22"/>
          <w:highlight w:val="lightGray"/>
        </w:rPr>
        <w:tab/>
        <w:t xml:space="preserve">          Windows</w:t>
      </w:r>
      <w:r w:rsidR="00371DD5" w:rsidRPr="00E74722">
        <w:rPr>
          <w:rFonts w:asciiTheme="minorHAnsi" w:hAnsiTheme="minorHAnsi" w:cstheme="minorHAnsi"/>
          <w:sz w:val="22"/>
          <w:highlight w:val="lightGray"/>
        </w:rPr>
        <w:br/>
        <w:t>1.14.2</w:t>
      </w:r>
      <w:r w:rsidR="00371DD5" w:rsidRPr="00E74722">
        <w:rPr>
          <w:rFonts w:asciiTheme="minorHAnsi" w:hAnsiTheme="minorHAnsi" w:cstheme="minorHAnsi"/>
          <w:sz w:val="22"/>
          <w:highlight w:val="lightGray"/>
        </w:rPr>
        <w:tab/>
        <w:t xml:space="preserve">          Mac OS</w:t>
      </w:r>
      <w:r w:rsidR="00371DD5" w:rsidRPr="00E74722">
        <w:rPr>
          <w:rFonts w:asciiTheme="minorHAnsi" w:hAnsiTheme="minorHAnsi" w:cstheme="minorHAnsi"/>
          <w:sz w:val="22"/>
          <w:highlight w:val="lightGray"/>
        </w:rPr>
        <w:br/>
        <w:t>1.14.3</w:t>
      </w:r>
      <w:r w:rsidR="00371DD5" w:rsidRPr="00E74722">
        <w:rPr>
          <w:rFonts w:asciiTheme="minorHAnsi" w:hAnsiTheme="minorHAnsi" w:cstheme="minorHAnsi"/>
          <w:sz w:val="22"/>
          <w:highlight w:val="lightGray"/>
        </w:rPr>
        <w:tab/>
        <w:t xml:space="preserve">          Linux</w:t>
      </w:r>
      <w:r w:rsidR="00371DD5" w:rsidRPr="00E74722">
        <w:rPr>
          <w:rFonts w:asciiTheme="minorHAnsi" w:hAnsiTheme="minorHAnsi" w:cstheme="minorHAnsi"/>
          <w:sz w:val="22"/>
          <w:highlight w:val="lightGray"/>
        </w:rPr>
        <w:br/>
        <w:t>1.14.4</w:t>
      </w:r>
      <w:r w:rsidR="00371DD5" w:rsidRPr="00E74722">
        <w:rPr>
          <w:rFonts w:asciiTheme="minorHAnsi" w:hAnsiTheme="minorHAnsi" w:cstheme="minorHAnsi"/>
          <w:sz w:val="22"/>
          <w:highlight w:val="lightGray"/>
        </w:rPr>
        <w:tab/>
        <w:t xml:space="preserve">          Chrome</w:t>
      </w:r>
      <w:r w:rsidR="00371DD5" w:rsidRPr="00E74722">
        <w:rPr>
          <w:rFonts w:asciiTheme="minorHAnsi" w:hAnsiTheme="minorHAnsi" w:cstheme="minorHAnsi"/>
          <w:sz w:val="22"/>
          <w:highlight w:val="lightGray"/>
        </w:rPr>
        <w:br/>
        <w:t>1.14.5</w:t>
      </w:r>
      <w:r w:rsidR="00371DD5" w:rsidRPr="00E74722">
        <w:rPr>
          <w:rFonts w:asciiTheme="minorHAnsi" w:hAnsiTheme="minorHAnsi" w:cstheme="minorHAnsi"/>
          <w:sz w:val="22"/>
          <w:highlight w:val="lightGray"/>
        </w:rPr>
        <w:tab/>
        <w:t xml:space="preserve">          iOS</w:t>
      </w:r>
      <w:r w:rsidR="00371DD5" w:rsidRPr="00E74722">
        <w:rPr>
          <w:rFonts w:asciiTheme="minorHAnsi" w:hAnsiTheme="minorHAnsi" w:cstheme="minorHAnsi"/>
          <w:sz w:val="22"/>
          <w:highlight w:val="lightGray"/>
        </w:rPr>
        <w:br/>
        <w:t>1.14.6</w:t>
      </w:r>
      <w:r w:rsidR="00371DD5" w:rsidRPr="00E74722">
        <w:rPr>
          <w:rFonts w:asciiTheme="minorHAnsi" w:hAnsiTheme="minorHAnsi" w:cstheme="minorHAnsi"/>
          <w:sz w:val="22"/>
          <w:highlight w:val="lightGray"/>
        </w:rPr>
        <w:tab/>
        <w:t xml:space="preserve">          Android</w:t>
      </w:r>
      <w:r w:rsidR="00371DD5" w:rsidRPr="00E74722">
        <w:rPr>
          <w:rFonts w:asciiTheme="minorHAnsi" w:hAnsiTheme="minorHAnsi" w:cstheme="minorHAnsi"/>
          <w:sz w:val="22"/>
          <w:highlight w:val="lightGray"/>
        </w:rPr>
        <w:br/>
        <w:t>2</w:t>
      </w:r>
      <w:r w:rsidR="00371DD5" w:rsidRPr="00E74722">
        <w:rPr>
          <w:rFonts w:asciiTheme="minorHAnsi" w:hAnsiTheme="minorHAnsi" w:cstheme="minorHAnsi"/>
          <w:sz w:val="22"/>
          <w:highlight w:val="lightGray"/>
        </w:rPr>
        <w:tab/>
        <w:t>ESRI ArcGIS Independence</w:t>
      </w:r>
      <w:r w:rsidR="00371DD5" w:rsidRPr="00E74722">
        <w:rPr>
          <w:rFonts w:asciiTheme="minorHAnsi" w:hAnsiTheme="minorHAnsi" w:cstheme="minorHAnsi"/>
          <w:sz w:val="22"/>
          <w:highlight w:val="lightGray"/>
        </w:rPr>
        <w:br/>
        <w:t>2.1</w:t>
      </w:r>
      <w:r w:rsidR="00371DD5" w:rsidRPr="00E74722">
        <w:rPr>
          <w:rFonts w:asciiTheme="minorHAnsi" w:hAnsiTheme="minorHAnsi" w:cstheme="minorHAnsi"/>
          <w:sz w:val="22"/>
          <w:highlight w:val="lightGray"/>
        </w:rPr>
        <w:tab/>
        <w:t xml:space="preserve">     Maintain existing GIS functionality</w:t>
      </w:r>
      <w:r w:rsidR="00371DD5" w:rsidRPr="00E74722">
        <w:rPr>
          <w:rFonts w:asciiTheme="minorHAnsi" w:hAnsiTheme="minorHAnsi" w:cstheme="minorHAnsi"/>
          <w:sz w:val="22"/>
          <w:highlight w:val="lightGray"/>
        </w:rPr>
        <w:br/>
        <w:t>2.2</w:t>
      </w:r>
      <w:r w:rsidR="00371DD5" w:rsidRPr="00E74722">
        <w:rPr>
          <w:rFonts w:asciiTheme="minorHAnsi" w:hAnsiTheme="minorHAnsi" w:cstheme="minorHAnsi"/>
          <w:sz w:val="22"/>
          <w:highlight w:val="lightGray"/>
        </w:rPr>
        <w:tab/>
        <w:t xml:space="preserve">     </w:t>
      </w:r>
      <w:proofErr w:type="spellStart"/>
      <w:r w:rsidR="00371DD5" w:rsidRPr="00E74722">
        <w:rPr>
          <w:rFonts w:asciiTheme="minorHAnsi" w:hAnsiTheme="minorHAnsi" w:cstheme="minorHAnsi"/>
          <w:sz w:val="22"/>
          <w:highlight w:val="lightGray"/>
        </w:rPr>
        <w:t>OpenHazus</w:t>
      </w:r>
      <w:proofErr w:type="spellEnd"/>
      <w:r w:rsidR="00371DD5" w:rsidRPr="00E74722">
        <w:rPr>
          <w:rFonts w:asciiTheme="minorHAnsi" w:hAnsiTheme="minorHAnsi" w:cstheme="minorHAnsi"/>
          <w:sz w:val="22"/>
          <w:highlight w:val="lightGray"/>
        </w:rPr>
        <w:t xml:space="preserve"> will not have any dependency on ESRI ArcGIS products</w:t>
      </w:r>
      <w:r w:rsidR="00371DD5" w:rsidRPr="00E74722">
        <w:rPr>
          <w:rFonts w:asciiTheme="minorHAnsi" w:hAnsiTheme="minorHAnsi" w:cstheme="minorHAnsi"/>
          <w:sz w:val="22"/>
          <w:highlight w:val="lightGray"/>
        </w:rPr>
        <w:br/>
        <w:t>2.3</w:t>
      </w:r>
      <w:r w:rsidR="00371DD5" w:rsidRPr="00E74722">
        <w:rPr>
          <w:rFonts w:asciiTheme="minorHAnsi" w:hAnsiTheme="minorHAnsi" w:cstheme="minorHAnsi"/>
          <w:sz w:val="22"/>
          <w:highlight w:val="lightGray"/>
        </w:rPr>
        <w:tab/>
        <w:t xml:space="preserve">     Ability to maintain ArcGIS output format compatibility</w:t>
      </w:r>
      <w:r w:rsidR="00371DD5" w:rsidRPr="00E74722">
        <w:rPr>
          <w:rFonts w:asciiTheme="minorHAnsi" w:hAnsiTheme="minorHAnsi" w:cstheme="minorHAnsi"/>
          <w:sz w:val="22"/>
          <w:highlight w:val="lightGray"/>
        </w:rPr>
        <w:br/>
        <w:t>2.4</w:t>
      </w:r>
      <w:r w:rsidR="00371DD5" w:rsidRPr="00E74722">
        <w:rPr>
          <w:rFonts w:asciiTheme="minorHAnsi" w:hAnsiTheme="minorHAnsi" w:cstheme="minorHAnsi"/>
          <w:sz w:val="22"/>
          <w:highlight w:val="lightGray"/>
        </w:rPr>
        <w:tab/>
        <w:t xml:space="preserve">     Vector analysis components in open source</w:t>
      </w:r>
      <w:r w:rsidR="00371DD5" w:rsidRPr="00E74722">
        <w:rPr>
          <w:rFonts w:asciiTheme="minorHAnsi" w:hAnsiTheme="minorHAnsi" w:cstheme="minorHAnsi"/>
          <w:sz w:val="22"/>
          <w:highlight w:val="lightGray"/>
        </w:rPr>
        <w:br/>
        <w:t>2.5</w:t>
      </w:r>
      <w:r w:rsidR="00371DD5" w:rsidRPr="00E74722">
        <w:rPr>
          <w:rFonts w:asciiTheme="minorHAnsi" w:hAnsiTheme="minorHAnsi" w:cstheme="minorHAnsi"/>
          <w:sz w:val="22"/>
          <w:highlight w:val="lightGray"/>
        </w:rPr>
        <w:tab/>
        <w:t xml:space="preserve">     Raster analysis components in open source</w:t>
      </w:r>
      <w:r w:rsidR="00371DD5" w:rsidRPr="00E74722">
        <w:rPr>
          <w:rFonts w:asciiTheme="minorHAnsi" w:hAnsiTheme="minorHAnsi" w:cstheme="minorHAnsi"/>
          <w:sz w:val="22"/>
          <w:highlight w:val="lightGray"/>
        </w:rPr>
        <w:br/>
        <w:t>2.6</w:t>
      </w:r>
      <w:r w:rsidR="00371DD5" w:rsidRPr="00E74722">
        <w:rPr>
          <w:rFonts w:asciiTheme="minorHAnsi" w:hAnsiTheme="minorHAnsi" w:cstheme="minorHAnsi"/>
          <w:sz w:val="22"/>
          <w:highlight w:val="lightGray"/>
        </w:rPr>
        <w:tab/>
        <w:t xml:space="preserve">     Map interface for study regions</w:t>
      </w:r>
      <w:r w:rsidR="00371DD5" w:rsidRPr="00E74722">
        <w:rPr>
          <w:rFonts w:asciiTheme="minorHAnsi" w:hAnsiTheme="minorHAnsi" w:cstheme="minorHAnsi"/>
          <w:sz w:val="22"/>
          <w:highlight w:val="lightGray"/>
        </w:rPr>
        <w:br/>
        <w:t>2.6.1</w:t>
      </w:r>
      <w:r w:rsidR="00371DD5" w:rsidRPr="00E74722">
        <w:rPr>
          <w:rFonts w:asciiTheme="minorHAnsi" w:hAnsiTheme="minorHAnsi" w:cstheme="minorHAnsi"/>
          <w:sz w:val="22"/>
          <w:highlight w:val="lightGray"/>
        </w:rPr>
        <w:tab/>
        <w:t xml:space="preserve">          User can choose granularity/aggregation level</w:t>
      </w:r>
      <w:r w:rsidR="00371DD5" w:rsidRPr="00E74722">
        <w:rPr>
          <w:rFonts w:asciiTheme="minorHAnsi" w:hAnsiTheme="minorHAnsi" w:cstheme="minorHAnsi"/>
          <w:sz w:val="22"/>
          <w:highlight w:val="lightGray"/>
        </w:rPr>
        <w:br/>
        <w:t>2.6.2</w:t>
      </w:r>
      <w:r w:rsidR="00371DD5" w:rsidRPr="00E74722">
        <w:rPr>
          <w:rFonts w:asciiTheme="minorHAnsi" w:hAnsiTheme="minorHAnsi" w:cstheme="minorHAnsi"/>
          <w:sz w:val="22"/>
          <w:highlight w:val="lightGray"/>
        </w:rPr>
        <w:tab/>
        <w:t xml:space="preserve">          Study region creation anywhere on Earth</w:t>
      </w:r>
      <w:r w:rsidR="00371DD5" w:rsidRPr="00E74722">
        <w:rPr>
          <w:rFonts w:asciiTheme="minorHAnsi" w:hAnsiTheme="minorHAnsi" w:cstheme="minorHAnsi"/>
          <w:sz w:val="22"/>
          <w:highlight w:val="lightGray"/>
        </w:rPr>
        <w:br/>
        <w:t>2.7</w:t>
      </w:r>
      <w:r w:rsidR="00371DD5" w:rsidRPr="00E74722">
        <w:rPr>
          <w:rFonts w:asciiTheme="minorHAnsi" w:hAnsiTheme="minorHAnsi" w:cstheme="minorHAnsi"/>
          <w:sz w:val="22"/>
          <w:highlight w:val="lightGray"/>
        </w:rPr>
        <w:tab/>
        <w:t xml:space="preserve">     Model results for all hazards shall be viewable on an interactive, selectable map interface</w:t>
      </w:r>
      <w:r w:rsidR="00371DD5" w:rsidRPr="00E74722">
        <w:rPr>
          <w:rFonts w:asciiTheme="minorHAnsi" w:hAnsiTheme="minorHAnsi" w:cstheme="minorHAnsi"/>
          <w:sz w:val="22"/>
          <w:highlight w:val="lightGray"/>
        </w:rPr>
        <w:br/>
        <w:t>2.8</w:t>
      </w:r>
      <w:r w:rsidR="00371DD5" w:rsidRPr="00E74722">
        <w:rPr>
          <w:rFonts w:asciiTheme="minorHAnsi" w:hAnsiTheme="minorHAnsi" w:cstheme="minorHAnsi"/>
          <w:sz w:val="22"/>
          <w:highlight w:val="lightGray"/>
        </w:rPr>
        <w:tab/>
        <w:t xml:space="preserve">     Results shall be viewable in an interactive, spatial interface similar or concurrent to the study region interface</w:t>
      </w:r>
      <w:r w:rsidR="00371DD5" w:rsidRPr="00E74722">
        <w:rPr>
          <w:rFonts w:asciiTheme="minorHAnsi" w:hAnsiTheme="minorHAnsi" w:cstheme="minorHAnsi"/>
          <w:sz w:val="22"/>
          <w:highlight w:val="lightGray"/>
        </w:rPr>
        <w:br/>
        <w:t>2.9</w:t>
      </w:r>
      <w:r w:rsidR="00371DD5" w:rsidRPr="00E74722">
        <w:rPr>
          <w:rFonts w:asciiTheme="minorHAnsi" w:hAnsiTheme="minorHAnsi" w:cstheme="minorHAnsi"/>
          <w:sz w:val="22"/>
          <w:highlight w:val="lightGray"/>
        </w:rPr>
        <w:tab/>
        <w:t xml:space="preserve">     Results viewable as tables in addition to interactive map format, with options to export both</w:t>
      </w:r>
      <w:r w:rsidR="00371DD5" w:rsidRPr="00E74722">
        <w:rPr>
          <w:rFonts w:asciiTheme="minorHAnsi" w:hAnsiTheme="minorHAnsi" w:cstheme="minorHAnsi"/>
          <w:sz w:val="22"/>
          <w:highlight w:val="lightGray"/>
        </w:rPr>
        <w:br/>
        <w:t>2.10</w:t>
      </w:r>
      <w:r w:rsidR="00371DD5" w:rsidRPr="00E74722">
        <w:rPr>
          <w:rFonts w:asciiTheme="minorHAnsi" w:hAnsiTheme="minorHAnsi" w:cstheme="minorHAnsi"/>
          <w:sz w:val="22"/>
          <w:highlight w:val="lightGray"/>
        </w:rPr>
        <w:tab/>
        <w:t xml:space="preserve">     UI adaptability to possible future mobile apps</w:t>
      </w:r>
      <w:r w:rsidR="00371DD5" w:rsidRPr="00E74722">
        <w:rPr>
          <w:rFonts w:asciiTheme="minorHAnsi" w:hAnsiTheme="minorHAnsi" w:cstheme="minorHAnsi"/>
          <w:sz w:val="22"/>
          <w:highlight w:val="lightGray"/>
        </w:rPr>
        <w:br/>
        <w:t>3</w:t>
      </w:r>
      <w:r w:rsidR="00371DD5" w:rsidRPr="00E74722">
        <w:rPr>
          <w:rFonts w:asciiTheme="minorHAnsi" w:hAnsiTheme="minorHAnsi" w:cstheme="minorHAnsi"/>
          <w:sz w:val="22"/>
          <w:highlight w:val="lightGray"/>
        </w:rPr>
        <w:tab/>
        <w:t>Modularization</w:t>
      </w:r>
      <w:r w:rsidR="00371DD5" w:rsidRPr="00E74722">
        <w:rPr>
          <w:rFonts w:asciiTheme="minorHAnsi" w:hAnsiTheme="minorHAnsi" w:cstheme="minorHAnsi"/>
          <w:sz w:val="22"/>
          <w:highlight w:val="lightGray"/>
        </w:rPr>
        <w:br/>
        <w:t>3.1</w:t>
      </w:r>
      <w:r w:rsidR="00371DD5" w:rsidRPr="00E74722">
        <w:rPr>
          <w:rFonts w:asciiTheme="minorHAnsi" w:hAnsiTheme="minorHAnsi" w:cstheme="minorHAnsi"/>
          <w:sz w:val="22"/>
          <w:highlight w:val="lightGray"/>
        </w:rPr>
        <w:tab/>
        <w:t xml:space="preserve">     Existing Hazus code shall be chopped up into smaller modules</w:t>
      </w:r>
      <w:r w:rsidR="00371DD5" w:rsidRPr="00E74722">
        <w:rPr>
          <w:rFonts w:asciiTheme="minorHAnsi" w:hAnsiTheme="minorHAnsi" w:cstheme="minorHAnsi"/>
          <w:sz w:val="22"/>
          <w:highlight w:val="lightGray"/>
        </w:rPr>
        <w:br/>
      </w:r>
      <w:r w:rsidR="00371DD5" w:rsidRPr="00E74722">
        <w:rPr>
          <w:rFonts w:asciiTheme="minorHAnsi" w:hAnsiTheme="minorHAnsi" w:cstheme="minorHAnsi"/>
          <w:sz w:val="22"/>
          <w:highlight w:val="lightGray"/>
        </w:rPr>
        <w:lastRenderedPageBreak/>
        <w:t>3.1.1</w:t>
      </w:r>
      <w:r w:rsidR="00371DD5" w:rsidRPr="00E74722">
        <w:rPr>
          <w:rFonts w:asciiTheme="minorHAnsi" w:hAnsiTheme="minorHAnsi" w:cstheme="minorHAnsi"/>
          <w:sz w:val="22"/>
          <w:highlight w:val="lightGray"/>
        </w:rPr>
        <w:tab/>
        <w:t xml:space="preserve">          Default inventory datasets</w:t>
      </w:r>
      <w:r w:rsidR="00371DD5" w:rsidRPr="00E74722">
        <w:rPr>
          <w:rFonts w:asciiTheme="minorHAnsi" w:hAnsiTheme="minorHAnsi" w:cstheme="minorHAnsi"/>
          <w:sz w:val="22"/>
          <w:highlight w:val="lightGray"/>
        </w:rPr>
        <w:br/>
        <w:t>3.1.2</w:t>
      </w:r>
      <w:r w:rsidR="00371DD5" w:rsidRPr="00E74722">
        <w:rPr>
          <w:rFonts w:asciiTheme="minorHAnsi" w:hAnsiTheme="minorHAnsi" w:cstheme="minorHAnsi"/>
          <w:sz w:val="22"/>
          <w:highlight w:val="lightGray"/>
        </w:rPr>
        <w:tab/>
        <w:t xml:space="preserve">          User-defined inventory upload/import, classification, storage, and editing (file format and size)</w:t>
      </w:r>
      <w:r w:rsidR="00371DD5" w:rsidRPr="00E74722">
        <w:rPr>
          <w:rFonts w:asciiTheme="minorHAnsi" w:hAnsiTheme="minorHAnsi" w:cstheme="minorHAnsi"/>
          <w:sz w:val="22"/>
          <w:highlight w:val="lightGray"/>
        </w:rPr>
        <w:br/>
        <w:t>3.1.3</w:t>
      </w:r>
      <w:r w:rsidR="00371DD5" w:rsidRPr="00E74722">
        <w:rPr>
          <w:rFonts w:asciiTheme="minorHAnsi" w:hAnsiTheme="minorHAnsi" w:cstheme="minorHAnsi"/>
          <w:sz w:val="22"/>
          <w:highlight w:val="lightGray"/>
        </w:rPr>
        <w:tab/>
        <w:t xml:space="preserve">          Import of authoritative hazard data</w:t>
      </w:r>
    </w:p>
    <w:p w14:paraId="65E5D894" w14:textId="1D0695F2" w:rsidR="00D00A66" w:rsidRPr="00E74722" w:rsidRDefault="00D00A66" w:rsidP="00371DD5">
      <w:pPr>
        <w:pStyle w:val="Heading2"/>
        <w:numPr>
          <w:ilvl w:val="0"/>
          <w:numId w:val="0"/>
        </w:numPr>
        <w:spacing w:before="240" w:after="120"/>
        <w:rPr>
          <w:highlight w:val="lightGray"/>
        </w:rPr>
      </w:pPr>
      <w:r w:rsidRPr="00E74722">
        <w:rPr>
          <w:highlight w:val="lightGray"/>
        </w:rPr>
        <w:t xml:space="preserve">C </w:t>
      </w:r>
      <w:r w:rsidR="00E200D3" w:rsidRPr="00E74722">
        <w:rPr>
          <w:highlight w:val="lightGray"/>
        </w:rPr>
        <w:t>2</w:t>
      </w:r>
      <w:r w:rsidRPr="00E74722">
        <w:rPr>
          <w:highlight w:val="lightGray"/>
        </w:rPr>
        <w:t xml:space="preserve"> Desktop GIS</w:t>
      </w:r>
    </w:p>
    <w:p w14:paraId="485CB69A" w14:textId="652276BA" w:rsidR="00D00A66" w:rsidRPr="00E74722" w:rsidRDefault="00D00A66" w:rsidP="00D00A66">
      <w:pPr>
        <w:spacing w:line="360" w:lineRule="auto"/>
        <w:rPr>
          <w:rFonts w:asciiTheme="minorHAnsi" w:hAnsiTheme="minorHAnsi" w:cstheme="minorHAnsi"/>
          <w:sz w:val="22"/>
          <w:highlight w:val="lightGray"/>
        </w:rPr>
      </w:pPr>
      <w:r w:rsidRPr="00E74722">
        <w:rPr>
          <w:rFonts w:asciiTheme="minorHAnsi" w:hAnsiTheme="minorHAnsi" w:cstheme="minorHAnsi"/>
          <w:sz w:val="22"/>
          <w:highlight w:val="lightGray"/>
        </w:rPr>
        <w:t>.</w:t>
      </w:r>
    </w:p>
    <w:tbl>
      <w:tblPr>
        <w:tblW w:w="12753" w:type="dxa"/>
        <w:jc w:val="center"/>
        <w:tblLayout w:type="fixed"/>
        <w:tblLook w:val="04A0" w:firstRow="1" w:lastRow="0" w:firstColumn="1" w:lastColumn="0" w:noHBand="0" w:noVBand="1"/>
      </w:tblPr>
      <w:tblGrid>
        <w:gridCol w:w="846"/>
        <w:gridCol w:w="850"/>
        <w:gridCol w:w="709"/>
        <w:gridCol w:w="708"/>
        <w:gridCol w:w="426"/>
        <w:gridCol w:w="709"/>
        <w:gridCol w:w="1134"/>
        <w:gridCol w:w="566"/>
        <w:gridCol w:w="143"/>
        <w:gridCol w:w="1134"/>
        <w:gridCol w:w="708"/>
        <w:gridCol w:w="1134"/>
        <w:gridCol w:w="426"/>
        <w:gridCol w:w="283"/>
        <w:gridCol w:w="425"/>
        <w:gridCol w:w="709"/>
        <w:gridCol w:w="709"/>
        <w:gridCol w:w="1134"/>
      </w:tblGrid>
      <w:tr w:rsidR="000C5A08" w:rsidRPr="00E74722" w14:paraId="12C7EE32" w14:textId="77777777" w:rsidTr="00C31759">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14:paraId="0C59AFA4" w14:textId="543B3B09" w:rsidR="000C5A08" w:rsidRPr="00E74722" w:rsidRDefault="000C5A08" w:rsidP="000C5A08">
            <w:pPr>
              <w:spacing w:line="240" w:lineRule="auto"/>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14:paraId="782EAEDC" w14:textId="19F9B4C7" w:rsidR="000C5A08" w:rsidRPr="00E74722" w:rsidRDefault="000C5A08" w:rsidP="00451C45">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31F72F2D" w14:textId="09DBA686" w:rsidR="000C5A08" w:rsidRPr="00E74722" w:rsidRDefault="000C5A08" w:rsidP="00451C45">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QGIS</w:t>
            </w:r>
          </w:p>
        </w:tc>
        <w:tc>
          <w:tcPr>
            <w:tcW w:w="1843" w:type="dxa"/>
            <w:gridSpan w:val="3"/>
            <w:tcBorders>
              <w:top w:val="single" w:sz="4" w:space="0" w:color="auto"/>
              <w:left w:val="single" w:sz="4" w:space="0" w:color="auto"/>
              <w:right w:val="nil"/>
            </w:tcBorders>
            <w:shd w:val="clear" w:color="auto" w:fill="auto"/>
            <w:noWrap/>
            <w:vAlign w:val="bottom"/>
            <w:hideMark/>
          </w:tcPr>
          <w:p w14:paraId="72D9918F" w14:textId="100D0E92" w:rsidR="000C5A08" w:rsidRPr="00E74722" w:rsidRDefault="000C5A08" w:rsidP="00451C45">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14:paraId="1FB20E57" w14:textId="58DBA95C" w:rsidR="000C5A08" w:rsidRPr="00E74722" w:rsidRDefault="000C5A08" w:rsidP="00451C45">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gvSIG</w:t>
            </w:r>
            <w:proofErr w:type="spellEnd"/>
          </w:p>
        </w:tc>
        <w:tc>
          <w:tcPr>
            <w:tcW w:w="1843" w:type="dxa"/>
            <w:gridSpan w:val="4"/>
            <w:tcBorders>
              <w:top w:val="single" w:sz="4" w:space="0" w:color="auto"/>
              <w:left w:val="single" w:sz="4" w:space="0" w:color="000000"/>
              <w:right w:val="single" w:sz="4" w:space="0" w:color="000000"/>
            </w:tcBorders>
          </w:tcPr>
          <w:p w14:paraId="56F17893" w14:textId="2238875D" w:rsidR="000C5A08" w:rsidRPr="00E74722" w:rsidRDefault="000C5A08" w:rsidP="00451C45">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0CDCEEF5" w14:textId="1F0326BA" w:rsidR="000C5A08" w:rsidRPr="00E74722" w:rsidRDefault="000C5A08" w:rsidP="00451C45">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OpenJUMP</w:t>
            </w:r>
            <w:proofErr w:type="spellEnd"/>
          </w:p>
        </w:tc>
      </w:tr>
      <w:tr w:rsidR="000276DB" w:rsidRPr="00E74722" w14:paraId="29FD5B93" w14:textId="77777777" w:rsidTr="00C31759">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14:paraId="1B09A8B1" w14:textId="77777777" w:rsidR="00451C45" w:rsidRPr="00E74722" w:rsidRDefault="00451C45" w:rsidP="00451C45">
            <w:pPr>
              <w:spacing w:line="240" w:lineRule="auto"/>
              <w:jc w:val="center"/>
              <w:rPr>
                <w:rFonts w:ascii="Calibri" w:hAnsi="Calibri" w:cs="Calibri"/>
                <w:b/>
                <w:bCs/>
                <w:i/>
                <w:iCs/>
                <w:color w:val="000000"/>
                <w:sz w:val="20"/>
                <w:szCs w:val="22"/>
                <w:highlight w:val="lightGray"/>
              </w:rPr>
            </w:pPr>
          </w:p>
        </w:tc>
        <w:tc>
          <w:tcPr>
            <w:tcW w:w="850" w:type="dxa"/>
            <w:tcBorders>
              <w:top w:val="nil"/>
              <w:left w:val="nil"/>
              <w:bottom w:val="single" w:sz="4" w:space="0" w:color="auto"/>
              <w:right w:val="nil"/>
            </w:tcBorders>
            <w:shd w:val="clear" w:color="auto" w:fill="auto"/>
            <w:noWrap/>
            <w:vAlign w:val="bottom"/>
            <w:hideMark/>
          </w:tcPr>
          <w:p w14:paraId="5C994E70"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w:t>
            </w:r>
          </w:p>
        </w:tc>
        <w:tc>
          <w:tcPr>
            <w:tcW w:w="709" w:type="dxa"/>
            <w:tcBorders>
              <w:top w:val="nil"/>
              <w:left w:val="single" w:sz="4" w:space="0" w:color="000000"/>
              <w:bottom w:val="single" w:sz="4" w:space="0" w:color="auto"/>
              <w:right w:val="nil"/>
            </w:tcBorders>
            <w:shd w:val="clear" w:color="auto" w:fill="auto"/>
            <w:noWrap/>
            <w:vAlign w:val="bottom"/>
            <w:hideMark/>
          </w:tcPr>
          <w:p w14:paraId="00630B1D"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nil"/>
            </w:tcBorders>
            <w:shd w:val="clear" w:color="auto" w:fill="auto"/>
            <w:noWrap/>
            <w:vAlign w:val="bottom"/>
            <w:hideMark/>
          </w:tcPr>
          <w:p w14:paraId="72AE04A4"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14:paraId="18F4EEC2"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07784EFD"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2D7AF077"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6067D3AE"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14:paraId="0A309ADF"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05B21CA1"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1D010822"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BA1CA4E"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14:paraId="18DAF6E4"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233E5987" w14:textId="77777777" w:rsidR="00451C45" w:rsidRPr="00E74722" w:rsidRDefault="00451C45" w:rsidP="00451C45">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r>
      <w:tr w:rsidR="0088646E" w:rsidRPr="00E74722" w14:paraId="7A906B52" w14:textId="77777777" w:rsidTr="004F210C">
        <w:trPr>
          <w:trHeight w:val="300"/>
          <w:jc w:val="center"/>
        </w:trPr>
        <w:tc>
          <w:tcPr>
            <w:tcW w:w="846" w:type="dxa"/>
            <w:tcBorders>
              <w:top w:val="single" w:sz="4" w:space="0" w:color="auto"/>
              <w:left w:val="single" w:sz="4" w:space="0" w:color="auto"/>
              <w:bottom w:val="nil"/>
              <w:right w:val="nil"/>
            </w:tcBorders>
            <w:shd w:val="clear" w:color="auto" w:fill="auto"/>
            <w:noWrap/>
            <w:vAlign w:val="bottom"/>
            <w:hideMark/>
          </w:tcPr>
          <w:p w14:paraId="77AECD79" w14:textId="77777777" w:rsidR="0088646E" w:rsidRPr="00E74722" w:rsidRDefault="0088646E"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w:t>
            </w:r>
          </w:p>
        </w:tc>
        <w:tc>
          <w:tcPr>
            <w:tcW w:w="850" w:type="dxa"/>
            <w:tcBorders>
              <w:top w:val="single" w:sz="4" w:space="0" w:color="auto"/>
              <w:left w:val="nil"/>
              <w:bottom w:val="nil"/>
              <w:right w:val="single" w:sz="4" w:space="0" w:color="auto"/>
            </w:tcBorders>
            <w:shd w:val="clear" w:color="auto" w:fill="auto"/>
            <w:noWrap/>
            <w:vAlign w:val="bottom"/>
            <w:hideMark/>
          </w:tcPr>
          <w:p w14:paraId="080D8835" w14:textId="710A4A18" w:rsidR="0088646E" w:rsidRPr="00E74722" w:rsidRDefault="0088646E" w:rsidP="00451C45">
            <w:pPr>
              <w:spacing w:line="240" w:lineRule="auto"/>
              <w:jc w:val="right"/>
              <w:rPr>
                <w:rFonts w:ascii="Calibri" w:hAnsi="Calibri" w:cs="Calibri"/>
                <w:color w:val="000000"/>
                <w:sz w:val="22"/>
                <w:szCs w:val="22"/>
                <w:highlight w:val="lightGray"/>
              </w:rPr>
            </w:pPr>
          </w:p>
        </w:tc>
        <w:tc>
          <w:tcPr>
            <w:tcW w:w="11057" w:type="dxa"/>
            <w:gridSpan w:val="16"/>
            <w:tcBorders>
              <w:top w:val="single" w:sz="4" w:space="0" w:color="auto"/>
              <w:left w:val="nil"/>
              <w:bottom w:val="nil"/>
              <w:right w:val="single" w:sz="4" w:space="0" w:color="auto"/>
            </w:tcBorders>
            <w:shd w:val="clear" w:color="auto" w:fill="auto"/>
            <w:noWrap/>
            <w:vAlign w:val="bottom"/>
            <w:hideMark/>
          </w:tcPr>
          <w:p w14:paraId="63D4ECE1" w14:textId="03746013" w:rsidR="0088646E" w:rsidRPr="00E74722" w:rsidRDefault="0088646E" w:rsidP="00451C45">
            <w:pPr>
              <w:spacing w:line="240" w:lineRule="auto"/>
              <w:rPr>
                <w:rFonts w:ascii="Times New Roman" w:hAnsi="Times New Roman"/>
                <w:i/>
                <w:sz w:val="20"/>
                <w:highlight w:val="lightGray"/>
              </w:rPr>
            </w:pPr>
            <w:proofErr w:type="spellStart"/>
            <w:r w:rsidRPr="00E74722">
              <w:rPr>
                <w:rFonts w:ascii="Calibri" w:hAnsi="Calibri" w:cs="Calibri"/>
                <w:i/>
                <w:color w:val="000000"/>
                <w:sz w:val="22"/>
                <w:szCs w:val="22"/>
                <w:highlight w:val="lightGray"/>
              </w:rPr>
              <w:t>OpenHazus</w:t>
            </w:r>
            <w:proofErr w:type="spellEnd"/>
            <w:r w:rsidRPr="00E74722">
              <w:rPr>
                <w:rFonts w:ascii="Calibri" w:hAnsi="Calibri" w:cs="Calibri"/>
                <w:i/>
                <w:color w:val="000000"/>
                <w:sz w:val="22"/>
                <w:szCs w:val="22"/>
                <w:highlight w:val="lightGray"/>
              </w:rPr>
              <w:t xml:space="preserve"> Shall Operate Primarily in a Web Environment</w:t>
            </w:r>
          </w:p>
        </w:tc>
      </w:tr>
      <w:tr w:rsidR="000276DB" w:rsidRPr="00E74722" w14:paraId="30A479AA"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11722519"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I.1</w:t>
            </w:r>
          </w:p>
        </w:tc>
        <w:tc>
          <w:tcPr>
            <w:tcW w:w="850" w:type="dxa"/>
            <w:tcBorders>
              <w:top w:val="nil"/>
              <w:left w:val="nil"/>
              <w:bottom w:val="nil"/>
              <w:right w:val="single" w:sz="4" w:space="0" w:color="auto"/>
            </w:tcBorders>
            <w:shd w:val="clear" w:color="auto" w:fill="auto"/>
            <w:noWrap/>
            <w:vAlign w:val="bottom"/>
            <w:hideMark/>
          </w:tcPr>
          <w:p w14:paraId="6305F0BE"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75F19FDB"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18E97E8"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6666892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6A8904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BB30DD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F25DC9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1A8CB2F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2BAC8C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2B48D3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399A56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86A81F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90785C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0276DB" w:rsidRPr="00E74722" w14:paraId="34260402"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30DC3C29"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I.2</w:t>
            </w:r>
          </w:p>
        </w:tc>
        <w:tc>
          <w:tcPr>
            <w:tcW w:w="850" w:type="dxa"/>
            <w:tcBorders>
              <w:top w:val="nil"/>
              <w:left w:val="nil"/>
              <w:bottom w:val="nil"/>
              <w:right w:val="single" w:sz="4" w:space="0" w:color="auto"/>
            </w:tcBorders>
            <w:shd w:val="clear" w:color="auto" w:fill="auto"/>
            <w:noWrap/>
            <w:vAlign w:val="bottom"/>
            <w:hideMark/>
          </w:tcPr>
          <w:p w14:paraId="0BFCBCBA"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79E0D826" w14:textId="77777777" w:rsidR="00451C45" w:rsidRPr="00E74722" w:rsidRDefault="00451C45" w:rsidP="00451C45">
            <w:pPr>
              <w:spacing w:line="240" w:lineRule="auto"/>
              <w:jc w:val="right"/>
              <w:rPr>
                <w:rFonts w:ascii="Calibri" w:hAnsi="Calibri" w:cs="Calibri"/>
                <w:color w:val="000000"/>
                <w:sz w:val="22"/>
                <w:szCs w:val="22"/>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41D12CEE"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0B57B82" w14:textId="77777777" w:rsidR="00451C45" w:rsidRPr="00E74722" w:rsidRDefault="00451C45" w:rsidP="00451C45">
            <w:pPr>
              <w:spacing w:line="240" w:lineRule="auto"/>
              <w:jc w:val="right"/>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1D4FE3EC"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CE7A955" w14:textId="77777777" w:rsidR="00451C45" w:rsidRPr="00E74722" w:rsidRDefault="00451C45" w:rsidP="00451C45">
            <w:pPr>
              <w:spacing w:line="240" w:lineRule="auto"/>
              <w:jc w:val="right"/>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7E57D820" w14:textId="77777777" w:rsidR="00451C45" w:rsidRPr="00E74722" w:rsidRDefault="00451C45" w:rsidP="00451C45">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0B0B30F3" w14:textId="77777777" w:rsidR="00451C45" w:rsidRPr="00E74722" w:rsidRDefault="00451C45" w:rsidP="00451C45">
            <w:pPr>
              <w:spacing w:line="240" w:lineRule="auto"/>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47618E5A"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49EF5C1" w14:textId="77777777" w:rsidR="00451C45" w:rsidRPr="00E74722" w:rsidRDefault="00451C45" w:rsidP="00451C45">
            <w:pPr>
              <w:spacing w:line="240" w:lineRule="auto"/>
              <w:rPr>
                <w:rFonts w:ascii="Times New Roman" w:hAnsi="Times New Roman"/>
                <w:sz w:val="20"/>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6146A588"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E4949FD" w14:textId="77777777" w:rsidR="00451C45" w:rsidRPr="00E74722" w:rsidRDefault="00451C45" w:rsidP="00451C45">
            <w:pPr>
              <w:spacing w:line="240" w:lineRule="auto"/>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0CA86B38" w14:textId="77777777" w:rsidR="00451C45" w:rsidRPr="00E74722" w:rsidRDefault="00451C45" w:rsidP="00451C45">
            <w:pPr>
              <w:spacing w:line="240" w:lineRule="auto"/>
              <w:jc w:val="right"/>
              <w:rPr>
                <w:rFonts w:ascii="Times New Roman" w:hAnsi="Times New Roman"/>
                <w:sz w:val="20"/>
                <w:highlight w:val="lightGray"/>
              </w:rPr>
            </w:pPr>
          </w:p>
        </w:tc>
      </w:tr>
      <w:tr w:rsidR="000276DB" w:rsidRPr="00E74722" w14:paraId="7BD881D8"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31749133"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I.3</w:t>
            </w:r>
          </w:p>
        </w:tc>
        <w:tc>
          <w:tcPr>
            <w:tcW w:w="850" w:type="dxa"/>
            <w:tcBorders>
              <w:top w:val="nil"/>
              <w:left w:val="nil"/>
              <w:bottom w:val="nil"/>
              <w:right w:val="single" w:sz="4" w:space="0" w:color="auto"/>
            </w:tcBorders>
            <w:shd w:val="clear" w:color="auto" w:fill="auto"/>
            <w:noWrap/>
            <w:vAlign w:val="bottom"/>
            <w:hideMark/>
          </w:tcPr>
          <w:p w14:paraId="5FF32E83"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nil"/>
              <w:bottom w:val="nil"/>
              <w:right w:val="nil"/>
            </w:tcBorders>
            <w:shd w:val="clear" w:color="auto" w:fill="auto"/>
            <w:noWrap/>
            <w:vAlign w:val="bottom"/>
            <w:hideMark/>
          </w:tcPr>
          <w:p w14:paraId="0F4C416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B755F15"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60CDACF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D70DE1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7E04DCD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B98FEB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8" w:type="dxa"/>
            <w:tcBorders>
              <w:top w:val="nil"/>
              <w:left w:val="single" w:sz="4" w:space="0" w:color="auto"/>
              <w:bottom w:val="nil"/>
              <w:right w:val="nil"/>
            </w:tcBorders>
            <w:shd w:val="clear" w:color="auto" w:fill="auto"/>
            <w:noWrap/>
            <w:vAlign w:val="bottom"/>
            <w:hideMark/>
          </w:tcPr>
          <w:p w14:paraId="576FBD5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4C09CA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1C46CD3F"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33CB93C"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2B9B1A5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84EA33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r>
      <w:tr w:rsidR="000276DB" w:rsidRPr="00E74722" w14:paraId="1B1780F4"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3BFA27E4"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I.4</w:t>
            </w:r>
          </w:p>
        </w:tc>
        <w:tc>
          <w:tcPr>
            <w:tcW w:w="850" w:type="dxa"/>
            <w:tcBorders>
              <w:top w:val="nil"/>
              <w:left w:val="nil"/>
              <w:bottom w:val="nil"/>
              <w:right w:val="single" w:sz="4" w:space="0" w:color="auto"/>
            </w:tcBorders>
            <w:shd w:val="clear" w:color="auto" w:fill="auto"/>
            <w:noWrap/>
            <w:vAlign w:val="bottom"/>
            <w:hideMark/>
          </w:tcPr>
          <w:p w14:paraId="06D92961"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54150FA8" w14:textId="77777777" w:rsidR="00451C45" w:rsidRPr="00E74722" w:rsidRDefault="00451C45" w:rsidP="00451C45">
            <w:pPr>
              <w:spacing w:line="240" w:lineRule="auto"/>
              <w:jc w:val="right"/>
              <w:rPr>
                <w:rFonts w:ascii="Calibri" w:hAnsi="Calibri" w:cs="Calibri"/>
                <w:color w:val="000000"/>
                <w:sz w:val="22"/>
                <w:szCs w:val="22"/>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47067A52"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E8F70E8" w14:textId="77777777" w:rsidR="00451C45" w:rsidRPr="00E74722" w:rsidRDefault="00451C45" w:rsidP="00451C45">
            <w:pPr>
              <w:spacing w:line="240" w:lineRule="auto"/>
              <w:jc w:val="right"/>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3FEB5B4F"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31AB62C" w14:textId="77777777" w:rsidR="00451C45" w:rsidRPr="00E74722" w:rsidRDefault="00451C45" w:rsidP="00451C45">
            <w:pPr>
              <w:spacing w:line="240" w:lineRule="auto"/>
              <w:jc w:val="right"/>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72CB92F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8" w:type="dxa"/>
            <w:tcBorders>
              <w:top w:val="nil"/>
              <w:left w:val="single" w:sz="4" w:space="0" w:color="auto"/>
              <w:bottom w:val="nil"/>
              <w:right w:val="nil"/>
            </w:tcBorders>
            <w:shd w:val="clear" w:color="auto" w:fill="auto"/>
            <w:noWrap/>
            <w:vAlign w:val="bottom"/>
            <w:hideMark/>
          </w:tcPr>
          <w:p w14:paraId="06D21DE5" w14:textId="77777777" w:rsidR="00451C45" w:rsidRPr="00E74722" w:rsidRDefault="00451C45" w:rsidP="00451C45">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45D19FF3"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5F20B3E" w14:textId="77777777" w:rsidR="00451C45" w:rsidRPr="00E74722" w:rsidRDefault="00451C45" w:rsidP="00451C45">
            <w:pPr>
              <w:spacing w:line="240" w:lineRule="auto"/>
              <w:rPr>
                <w:rFonts w:ascii="Times New Roman" w:hAnsi="Times New Roman"/>
                <w:sz w:val="20"/>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01A5F476"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6A0096A" w14:textId="77777777" w:rsidR="00451C45" w:rsidRPr="00E74722" w:rsidRDefault="00451C45" w:rsidP="00451C45">
            <w:pPr>
              <w:spacing w:line="240" w:lineRule="auto"/>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54960A57" w14:textId="77777777" w:rsidR="00451C45" w:rsidRPr="00E74722" w:rsidRDefault="00451C45" w:rsidP="00451C45">
            <w:pPr>
              <w:spacing w:line="240" w:lineRule="auto"/>
              <w:jc w:val="right"/>
              <w:rPr>
                <w:rFonts w:ascii="Times New Roman" w:hAnsi="Times New Roman"/>
                <w:sz w:val="20"/>
                <w:highlight w:val="lightGray"/>
              </w:rPr>
            </w:pPr>
          </w:p>
        </w:tc>
      </w:tr>
      <w:tr w:rsidR="000276DB" w:rsidRPr="00E74722" w14:paraId="442642C2"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6FBABFD8"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I.4.1</w:t>
            </w:r>
          </w:p>
        </w:tc>
        <w:tc>
          <w:tcPr>
            <w:tcW w:w="850" w:type="dxa"/>
            <w:tcBorders>
              <w:top w:val="nil"/>
              <w:left w:val="nil"/>
              <w:bottom w:val="nil"/>
              <w:right w:val="single" w:sz="4" w:space="0" w:color="auto"/>
            </w:tcBorders>
            <w:shd w:val="clear" w:color="auto" w:fill="auto"/>
            <w:noWrap/>
            <w:vAlign w:val="bottom"/>
            <w:hideMark/>
          </w:tcPr>
          <w:p w14:paraId="6A5EABF1"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4CF71ABC"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EC98480"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53ECF30C"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434F75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F009DB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5B0482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26CD00F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1AB0D2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A24499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D27F715"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213E903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82F283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0276DB" w:rsidRPr="00E74722" w14:paraId="34582F09"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0ADBEDAA"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I.4.2</w:t>
            </w:r>
          </w:p>
        </w:tc>
        <w:tc>
          <w:tcPr>
            <w:tcW w:w="850" w:type="dxa"/>
            <w:tcBorders>
              <w:top w:val="nil"/>
              <w:left w:val="nil"/>
              <w:bottom w:val="nil"/>
              <w:right w:val="single" w:sz="4" w:space="0" w:color="auto"/>
            </w:tcBorders>
            <w:shd w:val="clear" w:color="auto" w:fill="auto"/>
            <w:noWrap/>
            <w:vAlign w:val="bottom"/>
            <w:hideMark/>
          </w:tcPr>
          <w:p w14:paraId="3239366D"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nil"/>
              <w:bottom w:val="nil"/>
              <w:right w:val="nil"/>
            </w:tcBorders>
            <w:shd w:val="clear" w:color="auto" w:fill="auto"/>
            <w:noWrap/>
            <w:vAlign w:val="bottom"/>
            <w:hideMark/>
          </w:tcPr>
          <w:p w14:paraId="57E9B8C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3C61B70E"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0BB85FF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3B4746D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3874E54B"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778D438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8" w:type="dxa"/>
            <w:tcBorders>
              <w:top w:val="nil"/>
              <w:left w:val="single" w:sz="4" w:space="0" w:color="auto"/>
              <w:bottom w:val="nil"/>
              <w:right w:val="nil"/>
            </w:tcBorders>
            <w:shd w:val="clear" w:color="auto" w:fill="auto"/>
            <w:noWrap/>
            <w:vAlign w:val="bottom"/>
            <w:hideMark/>
          </w:tcPr>
          <w:p w14:paraId="0163ED8F"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719D28E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3536978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0A602695"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25B4E45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27A9B38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r>
      <w:tr w:rsidR="000276DB" w:rsidRPr="00E74722" w14:paraId="21F5529E"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36113793"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I.4.3</w:t>
            </w:r>
          </w:p>
        </w:tc>
        <w:tc>
          <w:tcPr>
            <w:tcW w:w="850" w:type="dxa"/>
            <w:tcBorders>
              <w:top w:val="nil"/>
              <w:left w:val="nil"/>
              <w:bottom w:val="nil"/>
              <w:right w:val="single" w:sz="4" w:space="0" w:color="auto"/>
            </w:tcBorders>
            <w:shd w:val="clear" w:color="auto" w:fill="auto"/>
            <w:noWrap/>
            <w:vAlign w:val="bottom"/>
            <w:hideMark/>
          </w:tcPr>
          <w:p w14:paraId="4D8DCAEF"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nil"/>
              <w:bottom w:val="nil"/>
              <w:right w:val="nil"/>
            </w:tcBorders>
            <w:shd w:val="clear" w:color="auto" w:fill="auto"/>
            <w:noWrap/>
            <w:vAlign w:val="bottom"/>
            <w:hideMark/>
          </w:tcPr>
          <w:p w14:paraId="53AF061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7C88B2CF"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234099F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005FB92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734EE2E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3462F08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8" w:type="dxa"/>
            <w:tcBorders>
              <w:top w:val="nil"/>
              <w:left w:val="single" w:sz="4" w:space="0" w:color="auto"/>
              <w:bottom w:val="nil"/>
              <w:right w:val="nil"/>
            </w:tcBorders>
            <w:shd w:val="clear" w:color="auto" w:fill="auto"/>
            <w:noWrap/>
            <w:vAlign w:val="bottom"/>
            <w:hideMark/>
          </w:tcPr>
          <w:p w14:paraId="52B1B5EB"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069CDA8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4A7844EF"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02F9612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34104D2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706D08B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r>
      <w:tr w:rsidR="000276DB" w:rsidRPr="00E74722" w14:paraId="4A609DAB"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5B6F38F6"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I.4.4</w:t>
            </w:r>
          </w:p>
        </w:tc>
        <w:tc>
          <w:tcPr>
            <w:tcW w:w="850" w:type="dxa"/>
            <w:tcBorders>
              <w:top w:val="nil"/>
              <w:left w:val="nil"/>
              <w:bottom w:val="nil"/>
              <w:right w:val="single" w:sz="4" w:space="0" w:color="auto"/>
            </w:tcBorders>
            <w:shd w:val="clear" w:color="auto" w:fill="auto"/>
            <w:noWrap/>
            <w:vAlign w:val="bottom"/>
            <w:hideMark/>
          </w:tcPr>
          <w:p w14:paraId="54E90CBC"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nil"/>
              <w:bottom w:val="nil"/>
              <w:right w:val="nil"/>
            </w:tcBorders>
            <w:shd w:val="clear" w:color="auto" w:fill="auto"/>
            <w:noWrap/>
            <w:vAlign w:val="bottom"/>
            <w:hideMark/>
          </w:tcPr>
          <w:p w14:paraId="0B9A5A3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3B82F819"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54</w:t>
            </w:r>
          </w:p>
        </w:tc>
        <w:tc>
          <w:tcPr>
            <w:tcW w:w="709" w:type="dxa"/>
            <w:tcBorders>
              <w:top w:val="nil"/>
              <w:left w:val="single" w:sz="4" w:space="0" w:color="auto"/>
              <w:bottom w:val="nil"/>
              <w:right w:val="nil"/>
            </w:tcBorders>
            <w:shd w:val="clear" w:color="auto" w:fill="auto"/>
            <w:noWrap/>
            <w:vAlign w:val="bottom"/>
            <w:hideMark/>
          </w:tcPr>
          <w:p w14:paraId="2A7498F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561C48C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9" w:type="dxa"/>
            <w:gridSpan w:val="2"/>
            <w:tcBorders>
              <w:top w:val="nil"/>
              <w:left w:val="single" w:sz="4" w:space="0" w:color="auto"/>
              <w:bottom w:val="nil"/>
              <w:right w:val="nil"/>
            </w:tcBorders>
            <w:shd w:val="clear" w:color="auto" w:fill="auto"/>
            <w:noWrap/>
            <w:vAlign w:val="bottom"/>
            <w:hideMark/>
          </w:tcPr>
          <w:p w14:paraId="1621552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17CCCF5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8" w:type="dxa"/>
            <w:tcBorders>
              <w:top w:val="nil"/>
              <w:left w:val="single" w:sz="4" w:space="0" w:color="auto"/>
              <w:bottom w:val="nil"/>
              <w:right w:val="nil"/>
            </w:tcBorders>
            <w:shd w:val="clear" w:color="auto" w:fill="auto"/>
            <w:noWrap/>
            <w:vAlign w:val="bottom"/>
            <w:hideMark/>
          </w:tcPr>
          <w:p w14:paraId="273A7D4B"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09E56D6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9" w:type="dxa"/>
            <w:gridSpan w:val="2"/>
            <w:tcBorders>
              <w:top w:val="nil"/>
              <w:left w:val="single" w:sz="4" w:space="0" w:color="auto"/>
              <w:bottom w:val="nil"/>
              <w:right w:val="nil"/>
            </w:tcBorders>
            <w:shd w:val="clear" w:color="auto" w:fill="auto"/>
            <w:noWrap/>
            <w:vAlign w:val="bottom"/>
            <w:hideMark/>
          </w:tcPr>
          <w:p w14:paraId="41A3DDD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46835D5F"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9" w:type="dxa"/>
            <w:tcBorders>
              <w:top w:val="nil"/>
              <w:left w:val="single" w:sz="4" w:space="0" w:color="auto"/>
              <w:bottom w:val="nil"/>
              <w:right w:val="nil"/>
            </w:tcBorders>
            <w:shd w:val="clear" w:color="auto" w:fill="auto"/>
            <w:noWrap/>
            <w:vAlign w:val="bottom"/>
            <w:hideMark/>
          </w:tcPr>
          <w:p w14:paraId="38A1E98B"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36893FC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r>
      <w:tr w:rsidR="002809C2" w:rsidRPr="00E74722" w14:paraId="6901A085" w14:textId="77777777" w:rsidTr="004F210C">
        <w:trPr>
          <w:trHeight w:val="300"/>
          <w:jc w:val="center"/>
        </w:trPr>
        <w:tc>
          <w:tcPr>
            <w:tcW w:w="846" w:type="dxa"/>
            <w:tcBorders>
              <w:top w:val="nil"/>
              <w:left w:val="single" w:sz="4" w:space="0" w:color="auto"/>
              <w:bottom w:val="nil"/>
              <w:right w:val="nil"/>
            </w:tcBorders>
            <w:shd w:val="clear" w:color="auto" w:fill="auto"/>
            <w:noWrap/>
            <w:vAlign w:val="bottom"/>
            <w:hideMark/>
          </w:tcPr>
          <w:p w14:paraId="778D83EE" w14:textId="77777777" w:rsidR="002809C2" w:rsidRPr="00E74722" w:rsidRDefault="002809C2"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I.5</w:t>
            </w:r>
          </w:p>
        </w:tc>
        <w:tc>
          <w:tcPr>
            <w:tcW w:w="850" w:type="dxa"/>
            <w:tcBorders>
              <w:top w:val="nil"/>
              <w:left w:val="nil"/>
              <w:bottom w:val="nil"/>
              <w:right w:val="single" w:sz="4" w:space="0" w:color="auto"/>
            </w:tcBorders>
            <w:shd w:val="clear" w:color="auto" w:fill="auto"/>
            <w:noWrap/>
            <w:vAlign w:val="bottom"/>
            <w:hideMark/>
          </w:tcPr>
          <w:p w14:paraId="0B0B475D" w14:textId="2F97E3C8" w:rsidR="002809C2" w:rsidRPr="00E74722" w:rsidRDefault="002809C2" w:rsidP="00451C45">
            <w:pPr>
              <w:spacing w:line="240" w:lineRule="auto"/>
              <w:jc w:val="right"/>
              <w:rPr>
                <w:rFonts w:ascii="Calibri" w:hAnsi="Calibri" w:cs="Calibri"/>
                <w:color w:val="000000"/>
                <w:sz w:val="22"/>
                <w:szCs w:val="22"/>
                <w:highlight w:val="lightGray"/>
              </w:rPr>
            </w:pPr>
          </w:p>
        </w:tc>
        <w:tc>
          <w:tcPr>
            <w:tcW w:w="3686" w:type="dxa"/>
            <w:gridSpan w:val="5"/>
            <w:tcBorders>
              <w:top w:val="nil"/>
              <w:left w:val="nil"/>
              <w:bottom w:val="nil"/>
              <w:right w:val="single" w:sz="4" w:space="0" w:color="auto"/>
            </w:tcBorders>
            <w:shd w:val="clear" w:color="auto" w:fill="auto"/>
            <w:noWrap/>
            <w:vAlign w:val="bottom"/>
            <w:hideMark/>
          </w:tcPr>
          <w:p w14:paraId="213C90BC" w14:textId="07510BB9" w:rsidR="002809C2" w:rsidRPr="00E74722" w:rsidRDefault="002809C2" w:rsidP="002809C2">
            <w:pPr>
              <w:spacing w:line="240" w:lineRule="auto"/>
              <w:rPr>
                <w:rFonts w:asciiTheme="minorHAnsi" w:hAnsiTheme="minorHAnsi" w:cstheme="minorHAnsi"/>
                <w:i/>
                <w:sz w:val="20"/>
                <w:highlight w:val="lightGray"/>
              </w:rPr>
            </w:pPr>
            <w:r w:rsidRPr="00E74722">
              <w:rPr>
                <w:rFonts w:asciiTheme="minorHAnsi" w:hAnsiTheme="minorHAnsi" w:cstheme="minorHAnsi"/>
                <w:i/>
                <w:sz w:val="22"/>
                <w:highlight w:val="lightGray"/>
              </w:rPr>
              <w:t>Access to hazard generation modules</w:t>
            </w:r>
          </w:p>
        </w:tc>
        <w:tc>
          <w:tcPr>
            <w:tcW w:w="709" w:type="dxa"/>
            <w:gridSpan w:val="2"/>
            <w:tcBorders>
              <w:top w:val="nil"/>
              <w:left w:val="single" w:sz="4" w:space="0" w:color="auto"/>
              <w:bottom w:val="nil"/>
              <w:right w:val="nil"/>
            </w:tcBorders>
            <w:shd w:val="clear" w:color="auto" w:fill="auto"/>
            <w:noWrap/>
            <w:vAlign w:val="bottom"/>
            <w:hideMark/>
          </w:tcPr>
          <w:p w14:paraId="2B894BA6" w14:textId="77777777" w:rsidR="002809C2" w:rsidRPr="00E74722" w:rsidRDefault="002809C2" w:rsidP="00451C45">
            <w:pPr>
              <w:spacing w:line="240" w:lineRule="auto"/>
              <w:jc w:val="right"/>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4D27E07E" w14:textId="77777777" w:rsidR="002809C2" w:rsidRPr="00E74722" w:rsidRDefault="002809C2" w:rsidP="00451C45">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0DDC1CAA" w14:textId="77777777" w:rsidR="002809C2" w:rsidRPr="00E74722" w:rsidRDefault="002809C2" w:rsidP="00451C45">
            <w:pPr>
              <w:spacing w:line="240" w:lineRule="auto"/>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504465E5" w14:textId="77777777" w:rsidR="002809C2" w:rsidRPr="00E74722" w:rsidRDefault="002809C2" w:rsidP="00451C45">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B05EE9C" w14:textId="77777777" w:rsidR="002809C2" w:rsidRPr="00E74722" w:rsidRDefault="002809C2" w:rsidP="00451C45">
            <w:pPr>
              <w:spacing w:line="240" w:lineRule="auto"/>
              <w:rPr>
                <w:rFonts w:ascii="Times New Roman" w:hAnsi="Times New Roman"/>
                <w:sz w:val="20"/>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5D9FD081" w14:textId="77777777" w:rsidR="002809C2" w:rsidRPr="00E74722" w:rsidRDefault="002809C2" w:rsidP="00451C45">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70ECC30" w14:textId="77777777" w:rsidR="002809C2" w:rsidRPr="00E74722" w:rsidRDefault="002809C2" w:rsidP="00451C45">
            <w:pPr>
              <w:spacing w:line="240" w:lineRule="auto"/>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6DBC39C8" w14:textId="77777777" w:rsidR="002809C2" w:rsidRPr="00E74722" w:rsidRDefault="002809C2" w:rsidP="00451C45">
            <w:pPr>
              <w:spacing w:line="240" w:lineRule="auto"/>
              <w:jc w:val="right"/>
              <w:rPr>
                <w:rFonts w:ascii="Times New Roman" w:hAnsi="Times New Roman"/>
                <w:sz w:val="20"/>
                <w:highlight w:val="lightGray"/>
              </w:rPr>
            </w:pPr>
          </w:p>
        </w:tc>
      </w:tr>
      <w:tr w:rsidR="000276DB" w:rsidRPr="00E74722" w14:paraId="3BD08A5C"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7E77F9AF" w14:textId="77777777" w:rsidR="00451C45" w:rsidRPr="00E74722" w:rsidRDefault="00451C45" w:rsidP="005A2CDA">
            <w:pPr>
              <w:spacing w:line="240" w:lineRule="auto"/>
              <w:rPr>
                <w:rFonts w:asciiTheme="minorHAnsi" w:hAnsiTheme="minorHAnsi" w:cstheme="minorHAnsi"/>
                <w:color w:val="000000"/>
                <w:sz w:val="22"/>
                <w:szCs w:val="22"/>
                <w:highlight w:val="lightGray"/>
              </w:rPr>
            </w:pPr>
            <w:r w:rsidRPr="00E74722">
              <w:rPr>
                <w:rFonts w:asciiTheme="minorHAnsi" w:hAnsiTheme="minorHAnsi" w:cstheme="minorHAnsi"/>
                <w:color w:val="000000"/>
                <w:sz w:val="22"/>
                <w:szCs w:val="22"/>
                <w:highlight w:val="lightGray"/>
              </w:rPr>
              <w:t>I.5.1</w:t>
            </w:r>
          </w:p>
        </w:tc>
        <w:tc>
          <w:tcPr>
            <w:tcW w:w="850" w:type="dxa"/>
            <w:tcBorders>
              <w:top w:val="nil"/>
              <w:left w:val="nil"/>
              <w:bottom w:val="nil"/>
              <w:right w:val="single" w:sz="4" w:space="0" w:color="auto"/>
            </w:tcBorders>
            <w:shd w:val="clear" w:color="auto" w:fill="auto"/>
            <w:noWrap/>
            <w:vAlign w:val="bottom"/>
            <w:hideMark/>
          </w:tcPr>
          <w:p w14:paraId="5BB2B9F1"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729426B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89D53D4"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6A5CBD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18A29E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4C75AC1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5957411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708" w:type="dxa"/>
            <w:tcBorders>
              <w:top w:val="nil"/>
              <w:left w:val="single" w:sz="4" w:space="0" w:color="auto"/>
              <w:bottom w:val="nil"/>
              <w:right w:val="nil"/>
            </w:tcBorders>
            <w:shd w:val="clear" w:color="auto" w:fill="auto"/>
            <w:noWrap/>
            <w:vAlign w:val="bottom"/>
            <w:hideMark/>
          </w:tcPr>
          <w:p w14:paraId="0369410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7EFDD4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480856F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02FE074C"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709" w:type="dxa"/>
            <w:tcBorders>
              <w:top w:val="nil"/>
              <w:left w:val="single" w:sz="4" w:space="0" w:color="auto"/>
              <w:bottom w:val="nil"/>
              <w:right w:val="nil"/>
            </w:tcBorders>
            <w:shd w:val="clear" w:color="auto" w:fill="auto"/>
            <w:noWrap/>
            <w:vAlign w:val="bottom"/>
            <w:hideMark/>
          </w:tcPr>
          <w:p w14:paraId="666AAAD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2529488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r>
      <w:tr w:rsidR="000276DB" w:rsidRPr="00E74722" w14:paraId="43C30EB5"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4A58B60D" w14:textId="6FDB2453"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I.5.2</w:t>
            </w:r>
          </w:p>
        </w:tc>
        <w:tc>
          <w:tcPr>
            <w:tcW w:w="850" w:type="dxa"/>
            <w:tcBorders>
              <w:top w:val="nil"/>
              <w:left w:val="nil"/>
              <w:bottom w:val="nil"/>
              <w:right w:val="single" w:sz="4" w:space="0" w:color="auto"/>
            </w:tcBorders>
            <w:shd w:val="clear" w:color="auto" w:fill="auto"/>
            <w:noWrap/>
            <w:vAlign w:val="bottom"/>
            <w:hideMark/>
          </w:tcPr>
          <w:p w14:paraId="484CE744"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4950EDA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0BAD4BF"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5A80877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FDABA0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551F5C6F"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2F29E98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23</w:t>
            </w:r>
          </w:p>
        </w:tc>
        <w:tc>
          <w:tcPr>
            <w:tcW w:w="708" w:type="dxa"/>
            <w:tcBorders>
              <w:top w:val="nil"/>
              <w:left w:val="single" w:sz="4" w:space="0" w:color="auto"/>
              <w:bottom w:val="nil"/>
              <w:right w:val="nil"/>
            </w:tcBorders>
            <w:shd w:val="clear" w:color="auto" w:fill="auto"/>
            <w:noWrap/>
            <w:vAlign w:val="bottom"/>
            <w:hideMark/>
          </w:tcPr>
          <w:p w14:paraId="75F0229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86C49E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0D5B382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7F85C37F"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47</w:t>
            </w:r>
          </w:p>
        </w:tc>
        <w:tc>
          <w:tcPr>
            <w:tcW w:w="709" w:type="dxa"/>
            <w:tcBorders>
              <w:top w:val="nil"/>
              <w:left w:val="single" w:sz="4" w:space="0" w:color="auto"/>
              <w:bottom w:val="nil"/>
              <w:right w:val="nil"/>
            </w:tcBorders>
            <w:shd w:val="clear" w:color="auto" w:fill="auto"/>
            <w:noWrap/>
            <w:vAlign w:val="bottom"/>
            <w:hideMark/>
          </w:tcPr>
          <w:p w14:paraId="49A9DA1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1420A76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23</w:t>
            </w:r>
          </w:p>
        </w:tc>
      </w:tr>
      <w:tr w:rsidR="000276DB" w:rsidRPr="00E74722" w14:paraId="2ADCB947"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2D180BFF" w14:textId="315F3708"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I.5.3</w:t>
            </w:r>
          </w:p>
        </w:tc>
        <w:tc>
          <w:tcPr>
            <w:tcW w:w="850" w:type="dxa"/>
            <w:tcBorders>
              <w:top w:val="nil"/>
              <w:left w:val="nil"/>
              <w:bottom w:val="nil"/>
              <w:right w:val="single" w:sz="4" w:space="0" w:color="auto"/>
            </w:tcBorders>
            <w:shd w:val="clear" w:color="auto" w:fill="auto"/>
            <w:noWrap/>
            <w:vAlign w:val="bottom"/>
            <w:hideMark/>
          </w:tcPr>
          <w:p w14:paraId="0E91121A"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nil"/>
              <w:bottom w:val="nil"/>
              <w:right w:val="nil"/>
            </w:tcBorders>
            <w:shd w:val="clear" w:color="auto" w:fill="auto"/>
            <w:noWrap/>
            <w:vAlign w:val="bottom"/>
            <w:hideMark/>
          </w:tcPr>
          <w:p w14:paraId="6E70287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FCD3FD6"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6016D01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639793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45EC06A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0AC8F09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c>
          <w:tcPr>
            <w:tcW w:w="708" w:type="dxa"/>
            <w:tcBorders>
              <w:top w:val="nil"/>
              <w:left w:val="single" w:sz="4" w:space="0" w:color="auto"/>
              <w:bottom w:val="nil"/>
              <w:right w:val="nil"/>
            </w:tcBorders>
            <w:shd w:val="clear" w:color="auto" w:fill="auto"/>
            <w:noWrap/>
            <w:vAlign w:val="bottom"/>
            <w:hideMark/>
          </w:tcPr>
          <w:p w14:paraId="59C1BCB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871DB1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42EE47E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4A489D2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40</w:t>
            </w:r>
          </w:p>
        </w:tc>
        <w:tc>
          <w:tcPr>
            <w:tcW w:w="709" w:type="dxa"/>
            <w:tcBorders>
              <w:top w:val="nil"/>
              <w:left w:val="single" w:sz="4" w:space="0" w:color="auto"/>
              <w:bottom w:val="nil"/>
              <w:right w:val="nil"/>
            </w:tcBorders>
            <w:shd w:val="clear" w:color="auto" w:fill="auto"/>
            <w:noWrap/>
            <w:vAlign w:val="bottom"/>
            <w:hideMark/>
          </w:tcPr>
          <w:p w14:paraId="5EC23BF5"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5C830ED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r>
      <w:tr w:rsidR="000276DB" w:rsidRPr="00E74722" w14:paraId="4B953E7A"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70BC9F99" w14:textId="1D54DCF7"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I.5.4</w:t>
            </w:r>
          </w:p>
        </w:tc>
        <w:tc>
          <w:tcPr>
            <w:tcW w:w="850" w:type="dxa"/>
            <w:tcBorders>
              <w:top w:val="nil"/>
              <w:left w:val="nil"/>
              <w:bottom w:val="nil"/>
              <w:right w:val="single" w:sz="4" w:space="0" w:color="auto"/>
            </w:tcBorders>
            <w:shd w:val="clear" w:color="auto" w:fill="auto"/>
            <w:noWrap/>
            <w:vAlign w:val="bottom"/>
            <w:hideMark/>
          </w:tcPr>
          <w:p w14:paraId="0F43A360"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55</w:t>
            </w:r>
          </w:p>
        </w:tc>
        <w:tc>
          <w:tcPr>
            <w:tcW w:w="709" w:type="dxa"/>
            <w:tcBorders>
              <w:top w:val="nil"/>
              <w:left w:val="nil"/>
              <w:bottom w:val="nil"/>
              <w:right w:val="nil"/>
            </w:tcBorders>
            <w:shd w:val="clear" w:color="auto" w:fill="auto"/>
            <w:noWrap/>
            <w:vAlign w:val="bottom"/>
            <w:hideMark/>
          </w:tcPr>
          <w:p w14:paraId="30DF57D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339B544"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55</w:t>
            </w:r>
          </w:p>
        </w:tc>
        <w:tc>
          <w:tcPr>
            <w:tcW w:w="709" w:type="dxa"/>
            <w:tcBorders>
              <w:top w:val="nil"/>
              <w:left w:val="single" w:sz="4" w:space="0" w:color="auto"/>
              <w:bottom w:val="nil"/>
              <w:right w:val="nil"/>
            </w:tcBorders>
            <w:shd w:val="clear" w:color="auto" w:fill="auto"/>
            <w:noWrap/>
            <w:vAlign w:val="bottom"/>
            <w:hideMark/>
          </w:tcPr>
          <w:p w14:paraId="57EBA33B"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5E1EAC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55</w:t>
            </w:r>
          </w:p>
        </w:tc>
        <w:tc>
          <w:tcPr>
            <w:tcW w:w="709" w:type="dxa"/>
            <w:gridSpan w:val="2"/>
            <w:tcBorders>
              <w:top w:val="nil"/>
              <w:left w:val="single" w:sz="4" w:space="0" w:color="auto"/>
              <w:bottom w:val="nil"/>
              <w:right w:val="nil"/>
            </w:tcBorders>
            <w:shd w:val="clear" w:color="auto" w:fill="auto"/>
            <w:noWrap/>
            <w:vAlign w:val="bottom"/>
            <w:hideMark/>
          </w:tcPr>
          <w:p w14:paraId="46F789D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216FB88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18</w:t>
            </w:r>
          </w:p>
        </w:tc>
        <w:tc>
          <w:tcPr>
            <w:tcW w:w="708" w:type="dxa"/>
            <w:tcBorders>
              <w:top w:val="nil"/>
              <w:left w:val="single" w:sz="4" w:space="0" w:color="auto"/>
              <w:bottom w:val="nil"/>
              <w:right w:val="nil"/>
            </w:tcBorders>
            <w:shd w:val="clear" w:color="auto" w:fill="auto"/>
            <w:noWrap/>
            <w:vAlign w:val="bottom"/>
            <w:hideMark/>
          </w:tcPr>
          <w:p w14:paraId="5606C81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D370B45"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55</w:t>
            </w:r>
          </w:p>
        </w:tc>
        <w:tc>
          <w:tcPr>
            <w:tcW w:w="709" w:type="dxa"/>
            <w:gridSpan w:val="2"/>
            <w:tcBorders>
              <w:top w:val="nil"/>
              <w:left w:val="single" w:sz="4" w:space="0" w:color="auto"/>
              <w:bottom w:val="nil"/>
              <w:right w:val="nil"/>
            </w:tcBorders>
            <w:shd w:val="clear" w:color="auto" w:fill="auto"/>
            <w:noWrap/>
            <w:vAlign w:val="bottom"/>
            <w:hideMark/>
          </w:tcPr>
          <w:p w14:paraId="23B84C0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7048987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37</w:t>
            </w:r>
          </w:p>
        </w:tc>
        <w:tc>
          <w:tcPr>
            <w:tcW w:w="709" w:type="dxa"/>
            <w:tcBorders>
              <w:top w:val="nil"/>
              <w:left w:val="single" w:sz="4" w:space="0" w:color="auto"/>
              <w:bottom w:val="nil"/>
              <w:right w:val="nil"/>
            </w:tcBorders>
            <w:shd w:val="clear" w:color="auto" w:fill="auto"/>
            <w:noWrap/>
            <w:vAlign w:val="bottom"/>
            <w:hideMark/>
          </w:tcPr>
          <w:p w14:paraId="2C0D8F0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1F34E72C"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18</w:t>
            </w:r>
          </w:p>
        </w:tc>
      </w:tr>
      <w:tr w:rsidR="000276DB" w:rsidRPr="00E74722" w14:paraId="5380EDA0"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378AB0B4" w14:textId="339C68EA"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I.6</w:t>
            </w:r>
          </w:p>
        </w:tc>
        <w:tc>
          <w:tcPr>
            <w:tcW w:w="850" w:type="dxa"/>
            <w:tcBorders>
              <w:top w:val="nil"/>
              <w:left w:val="nil"/>
              <w:bottom w:val="nil"/>
              <w:right w:val="single" w:sz="4" w:space="0" w:color="auto"/>
            </w:tcBorders>
            <w:shd w:val="clear" w:color="auto" w:fill="auto"/>
            <w:noWrap/>
            <w:vAlign w:val="bottom"/>
            <w:hideMark/>
          </w:tcPr>
          <w:p w14:paraId="5EA9AFD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tcBorders>
              <w:top w:val="nil"/>
              <w:left w:val="nil"/>
              <w:bottom w:val="nil"/>
              <w:right w:val="nil"/>
            </w:tcBorders>
            <w:shd w:val="clear" w:color="auto" w:fill="auto"/>
            <w:noWrap/>
            <w:vAlign w:val="bottom"/>
            <w:hideMark/>
          </w:tcPr>
          <w:p w14:paraId="2ECB019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D094384"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276FFF3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E9F8A4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198955DC"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4AFA10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8" w:type="dxa"/>
            <w:tcBorders>
              <w:top w:val="nil"/>
              <w:left w:val="single" w:sz="4" w:space="0" w:color="auto"/>
              <w:bottom w:val="nil"/>
              <w:right w:val="nil"/>
            </w:tcBorders>
            <w:shd w:val="clear" w:color="auto" w:fill="auto"/>
            <w:noWrap/>
            <w:vAlign w:val="bottom"/>
            <w:hideMark/>
          </w:tcPr>
          <w:p w14:paraId="20C0732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20ED6E5"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5E56D15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3AA527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7829B6B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35308AE"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r>
      <w:tr w:rsidR="000276DB" w:rsidRPr="00E74722" w14:paraId="1174272F"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1428FB0E" w14:textId="1271970D"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I.7</w:t>
            </w:r>
          </w:p>
        </w:tc>
        <w:tc>
          <w:tcPr>
            <w:tcW w:w="850" w:type="dxa"/>
            <w:tcBorders>
              <w:top w:val="nil"/>
              <w:left w:val="nil"/>
              <w:bottom w:val="nil"/>
              <w:right w:val="single" w:sz="4" w:space="0" w:color="auto"/>
            </w:tcBorders>
            <w:shd w:val="clear" w:color="auto" w:fill="auto"/>
            <w:noWrap/>
            <w:vAlign w:val="bottom"/>
            <w:hideMark/>
          </w:tcPr>
          <w:p w14:paraId="0333F918"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nil"/>
              <w:bottom w:val="nil"/>
              <w:right w:val="nil"/>
            </w:tcBorders>
            <w:shd w:val="clear" w:color="auto" w:fill="auto"/>
            <w:noWrap/>
            <w:vAlign w:val="bottom"/>
            <w:hideMark/>
          </w:tcPr>
          <w:p w14:paraId="7BE7B94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3BABA8D"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2D9365C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AB5344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64A25FB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43F52A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8" w:type="dxa"/>
            <w:tcBorders>
              <w:top w:val="nil"/>
              <w:left w:val="single" w:sz="4" w:space="0" w:color="auto"/>
              <w:bottom w:val="nil"/>
              <w:right w:val="nil"/>
            </w:tcBorders>
            <w:shd w:val="clear" w:color="auto" w:fill="auto"/>
            <w:noWrap/>
            <w:vAlign w:val="bottom"/>
            <w:hideMark/>
          </w:tcPr>
          <w:p w14:paraId="4C53136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A1C59D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1CAF7DE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37CBC0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33459D6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0B52C6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r>
      <w:tr w:rsidR="000276DB" w:rsidRPr="00E74722" w14:paraId="2725C253"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300FF46A" w14:textId="2ABC907C"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I.8</w:t>
            </w:r>
          </w:p>
        </w:tc>
        <w:tc>
          <w:tcPr>
            <w:tcW w:w="850" w:type="dxa"/>
            <w:tcBorders>
              <w:top w:val="nil"/>
              <w:left w:val="nil"/>
              <w:bottom w:val="nil"/>
              <w:right w:val="single" w:sz="4" w:space="0" w:color="auto"/>
            </w:tcBorders>
            <w:shd w:val="clear" w:color="auto" w:fill="auto"/>
            <w:noWrap/>
            <w:vAlign w:val="bottom"/>
            <w:hideMark/>
          </w:tcPr>
          <w:p w14:paraId="6F206524"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48D4FFB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2E6360E8"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47</w:t>
            </w:r>
          </w:p>
        </w:tc>
        <w:tc>
          <w:tcPr>
            <w:tcW w:w="709" w:type="dxa"/>
            <w:tcBorders>
              <w:top w:val="nil"/>
              <w:left w:val="single" w:sz="4" w:space="0" w:color="auto"/>
              <w:bottom w:val="nil"/>
              <w:right w:val="nil"/>
            </w:tcBorders>
            <w:shd w:val="clear" w:color="auto" w:fill="auto"/>
            <w:noWrap/>
            <w:vAlign w:val="bottom"/>
            <w:hideMark/>
          </w:tcPr>
          <w:p w14:paraId="3589720F"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74E971C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47</w:t>
            </w:r>
          </w:p>
        </w:tc>
        <w:tc>
          <w:tcPr>
            <w:tcW w:w="709" w:type="dxa"/>
            <w:gridSpan w:val="2"/>
            <w:tcBorders>
              <w:top w:val="nil"/>
              <w:left w:val="single" w:sz="4" w:space="0" w:color="auto"/>
              <w:bottom w:val="nil"/>
              <w:right w:val="nil"/>
            </w:tcBorders>
            <w:shd w:val="clear" w:color="auto" w:fill="auto"/>
            <w:noWrap/>
            <w:vAlign w:val="bottom"/>
            <w:hideMark/>
          </w:tcPr>
          <w:p w14:paraId="3ABDDDD1" w14:textId="77777777" w:rsidR="00451C45" w:rsidRPr="00E74722" w:rsidRDefault="00451C45" w:rsidP="00451C45">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20F3799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8" w:type="dxa"/>
            <w:tcBorders>
              <w:top w:val="nil"/>
              <w:left w:val="single" w:sz="4" w:space="0" w:color="auto"/>
              <w:bottom w:val="nil"/>
              <w:right w:val="nil"/>
            </w:tcBorders>
            <w:shd w:val="clear" w:color="auto" w:fill="auto"/>
            <w:noWrap/>
            <w:vAlign w:val="bottom"/>
            <w:hideMark/>
          </w:tcPr>
          <w:p w14:paraId="378B4C99" w14:textId="77777777" w:rsidR="00451C45" w:rsidRPr="00E74722" w:rsidRDefault="00451C45" w:rsidP="00451C45">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760667C4"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9" w:type="dxa"/>
            <w:gridSpan w:val="2"/>
            <w:tcBorders>
              <w:top w:val="nil"/>
              <w:left w:val="single" w:sz="4" w:space="0" w:color="auto"/>
              <w:bottom w:val="nil"/>
              <w:right w:val="nil"/>
            </w:tcBorders>
            <w:shd w:val="clear" w:color="auto" w:fill="auto"/>
            <w:noWrap/>
            <w:vAlign w:val="bottom"/>
            <w:hideMark/>
          </w:tcPr>
          <w:p w14:paraId="6EC7B067" w14:textId="77777777" w:rsidR="00451C45" w:rsidRPr="00E74722" w:rsidRDefault="00451C45" w:rsidP="00451C45">
            <w:pPr>
              <w:spacing w:line="240" w:lineRule="auto"/>
              <w:jc w:val="right"/>
              <w:rPr>
                <w:rFonts w:ascii="Calibri" w:hAnsi="Calibri" w:cs="Calibri"/>
                <w:sz w:val="22"/>
                <w:szCs w:val="22"/>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7DC7565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9" w:type="dxa"/>
            <w:tcBorders>
              <w:top w:val="nil"/>
              <w:left w:val="single" w:sz="4" w:space="0" w:color="auto"/>
              <w:bottom w:val="nil"/>
              <w:right w:val="nil"/>
            </w:tcBorders>
            <w:shd w:val="clear" w:color="auto" w:fill="auto"/>
            <w:noWrap/>
            <w:vAlign w:val="bottom"/>
            <w:hideMark/>
          </w:tcPr>
          <w:p w14:paraId="6347B88B" w14:textId="77777777" w:rsidR="00451C45" w:rsidRPr="00E74722" w:rsidRDefault="00451C45" w:rsidP="00451C45">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517F993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r>
      <w:tr w:rsidR="000276DB" w:rsidRPr="00E74722" w14:paraId="58245A25" w14:textId="77777777" w:rsidTr="00C31759">
        <w:trPr>
          <w:trHeight w:val="300"/>
          <w:jc w:val="center"/>
        </w:trPr>
        <w:tc>
          <w:tcPr>
            <w:tcW w:w="846" w:type="dxa"/>
            <w:tcBorders>
              <w:top w:val="nil"/>
              <w:left w:val="single" w:sz="4" w:space="0" w:color="auto"/>
              <w:bottom w:val="nil"/>
              <w:right w:val="nil"/>
            </w:tcBorders>
            <w:shd w:val="clear" w:color="auto" w:fill="auto"/>
            <w:noWrap/>
            <w:vAlign w:val="bottom"/>
            <w:hideMark/>
          </w:tcPr>
          <w:p w14:paraId="6E9CC0D8" w14:textId="1EFFB8D2"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I.9</w:t>
            </w:r>
          </w:p>
        </w:tc>
        <w:tc>
          <w:tcPr>
            <w:tcW w:w="850" w:type="dxa"/>
            <w:tcBorders>
              <w:top w:val="nil"/>
              <w:left w:val="nil"/>
              <w:bottom w:val="nil"/>
              <w:right w:val="single" w:sz="4" w:space="0" w:color="auto"/>
            </w:tcBorders>
            <w:shd w:val="clear" w:color="auto" w:fill="auto"/>
            <w:noWrap/>
            <w:vAlign w:val="bottom"/>
            <w:hideMark/>
          </w:tcPr>
          <w:p w14:paraId="0E9EFE61"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20</w:t>
            </w:r>
          </w:p>
        </w:tc>
        <w:tc>
          <w:tcPr>
            <w:tcW w:w="709" w:type="dxa"/>
            <w:tcBorders>
              <w:top w:val="nil"/>
              <w:left w:val="nil"/>
              <w:bottom w:val="nil"/>
              <w:right w:val="nil"/>
            </w:tcBorders>
            <w:shd w:val="clear" w:color="auto" w:fill="auto"/>
            <w:noWrap/>
            <w:vAlign w:val="bottom"/>
            <w:hideMark/>
          </w:tcPr>
          <w:p w14:paraId="049195E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030570B"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20</w:t>
            </w:r>
          </w:p>
        </w:tc>
        <w:tc>
          <w:tcPr>
            <w:tcW w:w="709" w:type="dxa"/>
            <w:tcBorders>
              <w:top w:val="nil"/>
              <w:left w:val="single" w:sz="4" w:space="0" w:color="auto"/>
              <w:bottom w:val="nil"/>
              <w:right w:val="nil"/>
            </w:tcBorders>
            <w:shd w:val="clear" w:color="auto" w:fill="auto"/>
            <w:noWrap/>
            <w:vAlign w:val="bottom"/>
            <w:hideMark/>
          </w:tcPr>
          <w:p w14:paraId="39882D9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848F515"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c>
          <w:tcPr>
            <w:tcW w:w="709" w:type="dxa"/>
            <w:gridSpan w:val="2"/>
            <w:tcBorders>
              <w:top w:val="nil"/>
              <w:left w:val="single" w:sz="4" w:space="0" w:color="auto"/>
              <w:bottom w:val="nil"/>
              <w:right w:val="nil"/>
            </w:tcBorders>
            <w:shd w:val="clear" w:color="auto" w:fill="auto"/>
            <w:noWrap/>
            <w:vAlign w:val="bottom"/>
            <w:hideMark/>
          </w:tcPr>
          <w:p w14:paraId="61EF059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9B5447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c>
          <w:tcPr>
            <w:tcW w:w="708" w:type="dxa"/>
            <w:tcBorders>
              <w:top w:val="nil"/>
              <w:left w:val="single" w:sz="4" w:space="0" w:color="auto"/>
              <w:bottom w:val="nil"/>
              <w:right w:val="nil"/>
            </w:tcBorders>
            <w:shd w:val="clear" w:color="auto" w:fill="auto"/>
            <w:noWrap/>
            <w:vAlign w:val="bottom"/>
            <w:hideMark/>
          </w:tcPr>
          <w:p w14:paraId="2A10A3A9"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B634BBB"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c>
          <w:tcPr>
            <w:tcW w:w="709" w:type="dxa"/>
            <w:gridSpan w:val="2"/>
            <w:tcBorders>
              <w:top w:val="nil"/>
              <w:left w:val="single" w:sz="4" w:space="0" w:color="auto"/>
              <w:bottom w:val="nil"/>
              <w:right w:val="nil"/>
            </w:tcBorders>
            <w:shd w:val="clear" w:color="auto" w:fill="auto"/>
            <w:noWrap/>
            <w:vAlign w:val="bottom"/>
            <w:hideMark/>
          </w:tcPr>
          <w:p w14:paraId="0B5D2DC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0B149B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c>
          <w:tcPr>
            <w:tcW w:w="709" w:type="dxa"/>
            <w:tcBorders>
              <w:top w:val="nil"/>
              <w:left w:val="single" w:sz="4" w:space="0" w:color="auto"/>
              <w:bottom w:val="nil"/>
              <w:right w:val="nil"/>
            </w:tcBorders>
            <w:shd w:val="clear" w:color="auto" w:fill="auto"/>
            <w:noWrap/>
            <w:vAlign w:val="bottom"/>
            <w:hideMark/>
          </w:tcPr>
          <w:p w14:paraId="7C669E77"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7DA2E0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r>
      <w:tr w:rsidR="000276DB" w:rsidRPr="00E74722" w14:paraId="2C1B66B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5A31F9A" w14:textId="5362069C"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I.10</w:t>
            </w:r>
          </w:p>
        </w:tc>
        <w:tc>
          <w:tcPr>
            <w:tcW w:w="850" w:type="dxa"/>
            <w:tcBorders>
              <w:top w:val="nil"/>
              <w:left w:val="nil"/>
              <w:bottom w:val="nil"/>
              <w:right w:val="single" w:sz="4" w:space="0" w:color="auto"/>
            </w:tcBorders>
            <w:shd w:val="clear" w:color="auto" w:fill="auto"/>
            <w:noWrap/>
            <w:vAlign w:val="bottom"/>
            <w:hideMark/>
          </w:tcPr>
          <w:p w14:paraId="5E000879"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25</w:t>
            </w:r>
          </w:p>
        </w:tc>
        <w:tc>
          <w:tcPr>
            <w:tcW w:w="709" w:type="dxa"/>
            <w:tcBorders>
              <w:top w:val="nil"/>
              <w:left w:val="nil"/>
              <w:bottom w:val="nil"/>
              <w:right w:val="nil"/>
            </w:tcBorders>
            <w:shd w:val="clear" w:color="auto" w:fill="auto"/>
            <w:noWrap/>
            <w:vAlign w:val="bottom"/>
            <w:hideMark/>
          </w:tcPr>
          <w:p w14:paraId="4251E645"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AFBB683" w14:textId="77777777" w:rsidR="00451C45" w:rsidRPr="00E74722" w:rsidRDefault="00451C45" w:rsidP="00451C45">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25</w:t>
            </w:r>
          </w:p>
        </w:tc>
        <w:tc>
          <w:tcPr>
            <w:tcW w:w="709" w:type="dxa"/>
            <w:tcBorders>
              <w:top w:val="nil"/>
              <w:left w:val="single" w:sz="4" w:space="0" w:color="auto"/>
              <w:bottom w:val="nil"/>
              <w:right w:val="nil"/>
            </w:tcBorders>
            <w:shd w:val="clear" w:color="auto" w:fill="auto"/>
            <w:noWrap/>
            <w:vAlign w:val="bottom"/>
            <w:hideMark/>
          </w:tcPr>
          <w:p w14:paraId="0595AA71"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9B8654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25</w:t>
            </w:r>
          </w:p>
        </w:tc>
        <w:tc>
          <w:tcPr>
            <w:tcW w:w="709" w:type="dxa"/>
            <w:gridSpan w:val="2"/>
            <w:tcBorders>
              <w:top w:val="nil"/>
              <w:left w:val="single" w:sz="4" w:space="0" w:color="auto"/>
              <w:bottom w:val="nil"/>
              <w:right w:val="nil"/>
            </w:tcBorders>
            <w:shd w:val="clear" w:color="auto" w:fill="auto"/>
            <w:noWrap/>
            <w:vAlign w:val="bottom"/>
            <w:hideMark/>
          </w:tcPr>
          <w:p w14:paraId="12121F6D"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C4C48C6"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25</w:t>
            </w:r>
          </w:p>
        </w:tc>
        <w:tc>
          <w:tcPr>
            <w:tcW w:w="708" w:type="dxa"/>
            <w:tcBorders>
              <w:top w:val="nil"/>
              <w:left w:val="single" w:sz="4" w:space="0" w:color="auto"/>
              <w:bottom w:val="nil"/>
              <w:right w:val="nil"/>
            </w:tcBorders>
            <w:shd w:val="clear" w:color="auto" w:fill="auto"/>
            <w:noWrap/>
            <w:vAlign w:val="bottom"/>
            <w:hideMark/>
          </w:tcPr>
          <w:p w14:paraId="7590CC43"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EF91B9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25</w:t>
            </w:r>
          </w:p>
        </w:tc>
        <w:tc>
          <w:tcPr>
            <w:tcW w:w="709" w:type="dxa"/>
            <w:gridSpan w:val="2"/>
            <w:tcBorders>
              <w:top w:val="nil"/>
              <w:left w:val="single" w:sz="4" w:space="0" w:color="auto"/>
              <w:bottom w:val="nil"/>
              <w:right w:val="nil"/>
            </w:tcBorders>
            <w:shd w:val="clear" w:color="auto" w:fill="auto"/>
            <w:noWrap/>
            <w:vAlign w:val="bottom"/>
            <w:hideMark/>
          </w:tcPr>
          <w:p w14:paraId="45A4C720"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D77EAD8"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25</w:t>
            </w:r>
          </w:p>
        </w:tc>
        <w:tc>
          <w:tcPr>
            <w:tcW w:w="709" w:type="dxa"/>
            <w:tcBorders>
              <w:top w:val="nil"/>
              <w:left w:val="single" w:sz="4" w:space="0" w:color="auto"/>
              <w:bottom w:val="nil"/>
              <w:right w:val="nil"/>
            </w:tcBorders>
            <w:shd w:val="clear" w:color="auto" w:fill="auto"/>
            <w:noWrap/>
            <w:vAlign w:val="bottom"/>
            <w:hideMark/>
          </w:tcPr>
          <w:p w14:paraId="5C79409A"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2B02F82" w14:textId="77777777" w:rsidR="00451C45" w:rsidRPr="00E74722" w:rsidRDefault="00451C45" w:rsidP="00451C45">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25</w:t>
            </w:r>
          </w:p>
        </w:tc>
      </w:tr>
      <w:tr w:rsidR="000276DB" w:rsidRPr="00E74722" w14:paraId="78CC2809"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3240682D" w14:textId="72A482F5" w:rsidR="00451C45" w:rsidRPr="00E74722" w:rsidRDefault="00F95C57" w:rsidP="005A2CDA">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I.11</w:t>
            </w:r>
          </w:p>
        </w:tc>
        <w:tc>
          <w:tcPr>
            <w:tcW w:w="850" w:type="dxa"/>
            <w:tcBorders>
              <w:top w:val="nil"/>
              <w:left w:val="nil"/>
              <w:bottom w:val="nil"/>
              <w:right w:val="single" w:sz="4" w:space="0" w:color="auto"/>
            </w:tcBorders>
            <w:shd w:val="clear" w:color="auto" w:fill="auto"/>
            <w:noWrap/>
            <w:vAlign w:val="bottom"/>
            <w:hideMark/>
          </w:tcPr>
          <w:p w14:paraId="6BE95D30" w14:textId="32C95DC6" w:rsidR="00451C45" w:rsidRPr="00E74722" w:rsidRDefault="00451C45" w:rsidP="00BC6116">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r w:rsidR="00BC6116" w:rsidRPr="00E74722">
              <w:rPr>
                <w:rFonts w:ascii="Calibri" w:hAnsi="Calibri" w:cs="Calibri"/>
                <w:color w:val="000000"/>
                <w:sz w:val="22"/>
                <w:szCs w:val="22"/>
                <w:highlight w:val="lightGray"/>
              </w:rPr>
              <w:t>30</w:t>
            </w:r>
          </w:p>
        </w:tc>
        <w:tc>
          <w:tcPr>
            <w:tcW w:w="709" w:type="dxa"/>
            <w:tcBorders>
              <w:top w:val="nil"/>
              <w:left w:val="nil"/>
              <w:bottom w:val="nil"/>
              <w:right w:val="nil"/>
            </w:tcBorders>
            <w:shd w:val="clear" w:color="auto" w:fill="auto"/>
            <w:noWrap/>
            <w:vAlign w:val="bottom"/>
            <w:hideMark/>
          </w:tcPr>
          <w:p w14:paraId="72A8E848" w14:textId="3B2ECD1D" w:rsidR="00451C45"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right w:val="single" w:sz="4" w:space="0" w:color="auto"/>
            </w:tcBorders>
            <w:shd w:val="clear" w:color="auto" w:fill="auto"/>
            <w:noWrap/>
            <w:vAlign w:val="bottom"/>
            <w:hideMark/>
          </w:tcPr>
          <w:p w14:paraId="54E3F715" w14:textId="77777777" w:rsidR="00451C45" w:rsidRPr="00E74722" w:rsidRDefault="00451C45" w:rsidP="00451C45">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88AD43E" w14:textId="0D7F987F" w:rsidR="00451C45" w:rsidRPr="00E74722" w:rsidRDefault="00596D98" w:rsidP="00596D98">
            <w:pPr>
              <w:spacing w:line="240" w:lineRule="auto"/>
              <w:jc w:val="right"/>
              <w:rPr>
                <w:rFonts w:asciiTheme="minorHAnsi" w:hAnsiTheme="minorHAnsi" w:cstheme="minorHAnsi"/>
                <w:sz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0FD32C8" w14:textId="77777777" w:rsidR="00451C45" w:rsidRPr="00E74722" w:rsidRDefault="00451C45" w:rsidP="00596D98">
            <w:pPr>
              <w:spacing w:line="240" w:lineRule="auto"/>
              <w:jc w:val="right"/>
              <w:rPr>
                <w:rFonts w:asciiTheme="minorHAnsi" w:hAnsiTheme="minorHAnsi" w:cstheme="minorHAnsi"/>
                <w:sz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C91D77B" w14:textId="7309F422" w:rsidR="00451C45" w:rsidRPr="00E74722" w:rsidRDefault="00596D98" w:rsidP="00596D98">
            <w:pPr>
              <w:spacing w:line="240" w:lineRule="auto"/>
              <w:jc w:val="right"/>
              <w:rPr>
                <w:rFonts w:asciiTheme="minorHAnsi" w:hAnsiTheme="minorHAnsi" w:cstheme="minorHAnsi"/>
                <w:sz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20465B2" w14:textId="77777777" w:rsidR="00451C45" w:rsidRPr="00E74722" w:rsidRDefault="00451C45" w:rsidP="00596D98">
            <w:pPr>
              <w:spacing w:line="240" w:lineRule="auto"/>
              <w:jc w:val="right"/>
              <w:rPr>
                <w:rFonts w:asciiTheme="minorHAnsi" w:hAnsiTheme="minorHAnsi" w:cstheme="minorHAnsi"/>
                <w:sz w:val="22"/>
                <w:highlight w:val="lightGray"/>
              </w:rPr>
            </w:pPr>
          </w:p>
        </w:tc>
        <w:tc>
          <w:tcPr>
            <w:tcW w:w="708" w:type="dxa"/>
            <w:tcBorders>
              <w:top w:val="nil"/>
              <w:left w:val="single" w:sz="4" w:space="0" w:color="auto"/>
              <w:bottom w:val="nil"/>
              <w:right w:val="nil"/>
            </w:tcBorders>
            <w:shd w:val="clear" w:color="auto" w:fill="auto"/>
            <w:noWrap/>
            <w:vAlign w:val="bottom"/>
            <w:hideMark/>
          </w:tcPr>
          <w:p w14:paraId="5DBE3999" w14:textId="5FE7BECD" w:rsidR="00451C45" w:rsidRPr="00E74722" w:rsidRDefault="00596D98" w:rsidP="00596D98">
            <w:pPr>
              <w:spacing w:line="240" w:lineRule="auto"/>
              <w:jc w:val="right"/>
              <w:rPr>
                <w:rFonts w:asciiTheme="minorHAnsi" w:hAnsiTheme="minorHAnsi" w:cstheme="minorHAnsi"/>
                <w:sz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5B49DE9" w14:textId="77777777" w:rsidR="00451C45" w:rsidRPr="00E74722" w:rsidRDefault="00451C45" w:rsidP="00596D98">
            <w:pPr>
              <w:spacing w:line="240" w:lineRule="auto"/>
              <w:jc w:val="right"/>
              <w:rPr>
                <w:rFonts w:asciiTheme="minorHAnsi" w:hAnsiTheme="minorHAnsi" w:cstheme="minorHAnsi"/>
                <w:sz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D1AF319" w14:textId="588FA174" w:rsidR="00451C45" w:rsidRPr="00E74722" w:rsidRDefault="00596D98" w:rsidP="00596D98">
            <w:pPr>
              <w:spacing w:line="240" w:lineRule="auto"/>
              <w:jc w:val="right"/>
              <w:rPr>
                <w:rFonts w:asciiTheme="minorHAnsi" w:hAnsiTheme="minorHAnsi" w:cstheme="minorHAnsi"/>
                <w:sz w:val="22"/>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DECDECB" w14:textId="77777777" w:rsidR="00451C45" w:rsidRPr="00E74722" w:rsidRDefault="00451C45" w:rsidP="00596D98">
            <w:pPr>
              <w:spacing w:line="240" w:lineRule="auto"/>
              <w:jc w:val="right"/>
              <w:rPr>
                <w:rFonts w:asciiTheme="minorHAnsi" w:hAnsiTheme="minorHAnsi" w:cstheme="minorHAnsi"/>
                <w:sz w:val="22"/>
                <w:highlight w:val="lightGray"/>
              </w:rPr>
            </w:pPr>
          </w:p>
        </w:tc>
        <w:tc>
          <w:tcPr>
            <w:tcW w:w="709" w:type="dxa"/>
            <w:tcBorders>
              <w:top w:val="nil"/>
              <w:left w:val="single" w:sz="4" w:space="0" w:color="auto"/>
              <w:bottom w:val="nil"/>
              <w:right w:val="nil"/>
            </w:tcBorders>
            <w:shd w:val="clear" w:color="auto" w:fill="auto"/>
            <w:noWrap/>
            <w:vAlign w:val="bottom"/>
            <w:hideMark/>
          </w:tcPr>
          <w:p w14:paraId="332C1459" w14:textId="1931B6F6" w:rsidR="00451C45" w:rsidRPr="00E74722" w:rsidRDefault="00596D98" w:rsidP="00596D98">
            <w:pPr>
              <w:spacing w:line="240" w:lineRule="auto"/>
              <w:jc w:val="right"/>
              <w:rPr>
                <w:rFonts w:asciiTheme="minorHAnsi" w:hAnsiTheme="minorHAnsi" w:cstheme="minorHAnsi"/>
                <w:sz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D1564E3" w14:textId="77777777" w:rsidR="00451C45" w:rsidRPr="00E74722" w:rsidRDefault="00451C45" w:rsidP="00451C45">
            <w:pPr>
              <w:spacing w:line="240" w:lineRule="auto"/>
              <w:jc w:val="right"/>
              <w:rPr>
                <w:rFonts w:ascii="Times New Roman" w:hAnsi="Times New Roman"/>
                <w:sz w:val="20"/>
                <w:highlight w:val="lightGray"/>
              </w:rPr>
            </w:pPr>
          </w:p>
        </w:tc>
      </w:tr>
      <w:tr w:rsidR="00371DD5" w:rsidRPr="00E74722" w14:paraId="10516634" w14:textId="77777777" w:rsidTr="001A1B08">
        <w:trPr>
          <w:trHeight w:val="315"/>
          <w:jc w:val="center"/>
        </w:trPr>
        <w:tc>
          <w:tcPr>
            <w:tcW w:w="846" w:type="dxa"/>
            <w:tcBorders>
              <w:top w:val="nil"/>
              <w:left w:val="single" w:sz="4" w:space="0" w:color="auto"/>
              <w:bottom w:val="nil"/>
              <w:right w:val="nil"/>
            </w:tcBorders>
            <w:shd w:val="clear" w:color="auto" w:fill="auto"/>
            <w:noWrap/>
            <w:vAlign w:val="bottom"/>
            <w:hideMark/>
          </w:tcPr>
          <w:p w14:paraId="0AE98B02" w14:textId="77777777" w:rsidR="00371DD5" w:rsidRPr="00E74722" w:rsidRDefault="00371DD5" w:rsidP="001A1B0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I.13</w:t>
            </w:r>
          </w:p>
        </w:tc>
        <w:tc>
          <w:tcPr>
            <w:tcW w:w="850" w:type="dxa"/>
            <w:tcBorders>
              <w:top w:val="nil"/>
              <w:left w:val="nil"/>
              <w:bottom w:val="nil"/>
              <w:right w:val="single" w:sz="4" w:space="0" w:color="auto"/>
            </w:tcBorders>
            <w:shd w:val="clear" w:color="auto" w:fill="auto"/>
            <w:noWrap/>
            <w:vAlign w:val="bottom"/>
            <w:hideMark/>
          </w:tcPr>
          <w:p w14:paraId="3C866F8B" w14:textId="77777777" w:rsidR="00371DD5" w:rsidRPr="00E74722" w:rsidRDefault="00371DD5" w:rsidP="001A1B0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0C71FA98"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0BA75D8F" w14:textId="77777777" w:rsidR="00371DD5" w:rsidRPr="00E74722" w:rsidRDefault="00371DD5" w:rsidP="001A1B0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67</w:t>
            </w:r>
          </w:p>
        </w:tc>
        <w:tc>
          <w:tcPr>
            <w:tcW w:w="709" w:type="dxa"/>
            <w:tcBorders>
              <w:top w:val="nil"/>
              <w:left w:val="single" w:sz="4" w:space="0" w:color="auto"/>
              <w:bottom w:val="nil"/>
              <w:right w:val="nil"/>
            </w:tcBorders>
            <w:shd w:val="clear" w:color="auto" w:fill="auto"/>
            <w:noWrap/>
            <w:vAlign w:val="bottom"/>
            <w:hideMark/>
          </w:tcPr>
          <w:p w14:paraId="2EBCDD3D"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E804009"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92548B3"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662D40A"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786D7BBD"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B310862"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431B61DB"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C85E8A0"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83A0258"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47890A2" w14:textId="77777777" w:rsidR="00371DD5" w:rsidRPr="00E74722" w:rsidRDefault="00371DD5" w:rsidP="001A1B0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371DD5" w:rsidRPr="00E74722" w14:paraId="5AF676CA" w14:textId="77777777" w:rsidTr="001A1B08">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14:paraId="3480E1F2" w14:textId="77777777" w:rsidR="00371DD5" w:rsidRPr="00E74722" w:rsidRDefault="00371DD5" w:rsidP="001A1B08">
            <w:pPr>
              <w:spacing w:line="240" w:lineRule="auto"/>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lastRenderedPageBreak/>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14:paraId="4F68DB94" w14:textId="77777777" w:rsidR="00371DD5" w:rsidRPr="00E74722" w:rsidRDefault="00371DD5" w:rsidP="001A1B08">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04BC8E5E" w14:textId="77777777" w:rsidR="00371DD5" w:rsidRPr="00E74722" w:rsidRDefault="00371DD5" w:rsidP="001A1B08">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QGIS</w:t>
            </w:r>
          </w:p>
        </w:tc>
        <w:tc>
          <w:tcPr>
            <w:tcW w:w="1843" w:type="dxa"/>
            <w:gridSpan w:val="3"/>
            <w:tcBorders>
              <w:top w:val="single" w:sz="4" w:space="0" w:color="auto"/>
              <w:left w:val="single" w:sz="4" w:space="0" w:color="auto"/>
              <w:right w:val="nil"/>
            </w:tcBorders>
            <w:shd w:val="clear" w:color="auto" w:fill="auto"/>
            <w:noWrap/>
            <w:vAlign w:val="bottom"/>
            <w:hideMark/>
          </w:tcPr>
          <w:p w14:paraId="50AE5835" w14:textId="77777777" w:rsidR="00371DD5" w:rsidRPr="00E74722" w:rsidRDefault="00371DD5" w:rsidP="001A1B08">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14:paraId="4B7ABB9A" w14:textId="77777777" w:rsidR="00371DD5" w:rsidRPr="00E74722" w:rsidRDefault="00371DD5" w:rsidP="001A1B08">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gvSIG</w:t>
            </w:r>
            <w:proofErr w:type="spellEnd"/>
          </w:p>
        </w:tc>
        <w:tc>
          <w:tcPr>
            <w:tcW w:w="1843" w:type="dxa"/>
            <w:gridSpan w:val="4"/>
            <w:tcBorders>
              <w:top w:val="single" w:sz="4" w:space="0" w:color="auto"/>
              <w:left w:val="single" w:sz="4" w:space="0" w:color="000000"/>
              <w:right w:val="single" w:sz="4" w:space="0" w:color="000000"/>
            </w:tcBorders>
          </w:tcPr>
          <w:p w14:paraId="3E7BCE53" w14:textId="77777777" w:rsidR="00371DD5" w:rsidRPr="00E74722" w:rsidRDefault="00371DD5" w:rsidP="001A1B08">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2EA715A7" w14:textId="77777777" w:rsidR="00371DD5" w:rsidRPr="00E74722" w:rsidRDefault="00371DD5" w:rsidP="001A1B08">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OpenJUMP</w:t>
            </w:r>
            <w:proofErr w:type="spellEnd"/>
          </w:p>
        </w:tc>
      </w:tr>
      <w:tr w:rsidR="00371DD5" w:rsidRPr="00E74722" w14:paraId="56A0C90E" w14:textId="77777777" w:rsidTr="001A1B08">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14:paraId="3C381C64" w14:textId="77777777" w:rsidR="00371DD5" w:rsidRPr="00E74722" w:rsidRDefault="00371DD5" w:rsidP="001A1B08">
            <w:pPr>
              <w:spacing w:line="240" w:lineRule="auto"/>
              <w:jc w:val="center"/>
              <w:rPr>
                <w:rFonts w:ascii="Calibri" w:hAnsi="Calibri" w:cs="Calibri"/>
                <w:b/>
                <w:bCs/>
                <w:i/>
                <w:iCs/>
                <w:color w:val="000000"/>
                <w:sz w:val="20"/>
                <w:szCs w:val="22"/>
                <w:highlight w:val="lightGray"/>
              </w:rPr>
            </w:pPr>
          </w:p>
        </w:tc>
        <w:tc>
          <w:tcPr>
            <w:tcW w:w="850" w:type="dxa"/>
            <w:tcBorders>
              <w:top w:val="nil"/>
              <w:left w:val="nil"/>
              <w:bottom w:val="single" w:sz="4" w:space="0" w:color="auto"/>
              <w:right w:val="nil"/>
            </w:tcBorders>
            <w:shd w:val="clear" w:color="auto" w:fill="auto"/>
            <w:noWrap/>
            <w:vAlign w:val="bottom"/>
            <w:hideMark/>
          </w:tcPr>
          <w:p w14:paraId="4FA60F94"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w:t>
            </w:r>
          </w:p>
        </w:tc>
        <w:tc>
          <w:tcPr>
            <w:tcW w:w="709" w:type="dxa"/>
            <w:tcBorders>
              <w:top w:val="nil"/>
              <w:left w:val="single" w:sz="4" w:space="0" w:color="000000"/>
              <w:bottom w:val="single" w:sz="4" w:space="0" w:color="auto"/>
              <w:right w:val="nil"/>
            </w:tcBorders>
            <w:shd w:val="clear" w:color="auto" w:fill="auto"/>
            <w:noWrap/>
            <w:vAlign w:val="bottom"/>
            <w:hideMark/>
          </w:tcPr>
          <w:p w14:paraId="30B08625"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nil"/>
            </w:tcBorders>
            <w:shd w:val="clear" w:color="auto" w:fill="auto"/>
            <w:noWrap/>
            <w:vAlign w:val="bottom"/>
            <w:hideMark/>
          </w:tcPr>
          <w:p w14:paraId="7F170A10"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14:paraId="31E9F2BD"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7711F7ED"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076132F1"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36EBF422"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14:paraId="1501991E"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795BC26D"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503EC815"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38EAA78"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14:paraId="632E7317"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08022DB9" w14:textId="77777777" w:rsidR="00371DD5" w:rsidRPr="00E74722" w:rsidRDefault="00371DD5" w:rsidP="001A1B08">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r>
      <w:tr w:rsidR="00596D98" w:rsidRPr="00E74722" w14:paraId="25088E51"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1758246C" w14:textId="48921F3C"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I.14</w:t>
            </w:r>
          </w:p>
        </w:tc>
        <w:tc>
          <w:tcPr>
            <w:tcW w:w="850" w:type="dxa"/>
            <w:tcBorders>
              <w:top w:val="nil"/>
              <w:left w:val="nil"/>
              <w:bottom w:val="nil"/>
              <w:right w:val="single" w:sz="4" w:space="0" w:color="auto"/>
            </w:tcBorders>
            <w:shd w:val="clear" w:color="auto" w:fill="auto"/>
            <w:noWrap/>
            <w:vAlign w:val="bottom"/>
            <w:hideMark/>
          </w:tcPr>
          <w:p w14:paraId="2B7A042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02FCFEA5" w14:textId="0DB5106A"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EC1AA3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6AB5174" w14:textId="764366B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560A157"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71A440C" w14:textId="12C904E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5B1581B"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7F8DABD1" w14:textId="44CECEA4" w:rsidR="00596D98" w:rsidRPr="00E74722" w:rsidRDefault="00596D98" w:rsidP="00596D98">
            <w:pPr>
              <w:spacing w:line="240" w:lineRule="auto"/>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90570FA"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0CC10FE" w14:textId="4CDA3B8D" w:rsidR="00596D98" w:rsidRPr="00E74722" w:rsidRDefault="00596D98" w:rsidP="00596D98">
            <w:pPr>
              <w:spacing w:line="240" w:lineRule="auto"/>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FB4C8F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58DE29A" w14:textId="6B2B5F1F" w:rsidR="00596D98" w:rsidRPr="00E74722" w:rsidRDefault="00596D98" w:rsidP="00596D98">
            <w:pPr>
              <w:spacing w:line="240" w:lineRule="auto"/>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F3AFCFE"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6168A86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4487E6F" w14:textId="28C52AF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I.14.1</w:t>
            </w:r>
          </w:p>
        </w:tc>
        <w:tc>
          <w:tcPr>
            <w:tcW w:w="850" w:type="dxa"/>
            <w:tcBorders>
              <w:top w:val="nil"/>
              <w:left w:val="nil"/>
              <w:bottom w:val="nil"/>
              <w:right w:val="single" w:sz="4" w:space="0" w:color="auto"/>
            </w:tcBorders>
            <w:shd w:val="clear" w:color="auto" w:fill="auto"/>
            <w:noWrap/>
            <w:vAlign w:val="bottom"/>
            <w:hideMark/>
          </w:tcPr>
          <w:p w14:paraId="7C274D5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0ACE63A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AD223A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5AADE48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C23FCD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6BA84F2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2F14CB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6E19795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25230B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624ACF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80D0FB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3820ED5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23D36B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7CC7CBAC"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71056ED" w14:textId="2F0E54B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I.14.2</w:t>
            </w:r>
          </w:p>
        </w:tc>
        <w:tc>
          <w:tcPr>
            <w:tcW w:w="850" w:type="dxa"/>
            <w:tcBorders>
              <w:top w:val="nil"/>
              <w:left w:val="nil"/>
              <w:bottom w:val="nil"/>
              <w:right w:val="single" w:sz="4" w:space="0" w:color="auto"/>
            </w:tcBorders>
            <w:shd w:val="clear" w:color="auto" w:fill="auto"/>
            <w:noWrap/>
            <w:vAlign w:val="bottom"/>
            <w:hideMark/>
          </w:tcPr>
          <w:p w14:paraId="18E372BB"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nil"/>
              <w:bottom w:val="nil"/>
              <w:right w:val="nil"/>
            </w:tcBorders>
            <w:shd w:val="clear" w:color="auto" w:fill="auto"/>
            <w:noWrap/>
            <w:vAlign w:val="bottom"/>
            <w:hideMark/>
          </w:tcPr>
          <w:p w14:paraId="68B51EF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772AC7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554E77C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E5578B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7003D3A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DDB6DB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8" w:type="dxa"/>
            <w:tcBorders>
              <w:top w:val="nil"/>
              <w:left w:val="single" w:sz="4" w:space="0" w:color="auto"/>
              <w:bottom w:val="nil"/>
              <w:right w:val="nil"/>
            </w:tcBorders>
            <w:shd w:val="clear" w:color="auto" w:fill="auto"/>
            <w:noWrap/>
            <w:vAlign w:val="bottom"/>
            <w:hideMark/>
          </w:tcPr>
          <w:p w14:paraId="460D847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F9F816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75351546"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107E271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9" w:type="dxa"/>
            <w:tcBorders>
              <w:top w:val="nil"/>
              <w:left w:val="single" w:sz="4" w:space="0" w:color="auto"/>
              <w:bottom w:val="nil"/>
              <w:right w:val="nil"/>
            </w:tcBorders>
            <w:shd w:val="clear" w:color="auto" w:fill="auto"/>
            <w:noWrap/>
            <w:vAlign w:val="bottom"/>
            <w:hideMark/>
          </w:tcPr>
          <w:p w14:paraId="52AECFE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76AF1B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r>
      <w:tr w:rsidR="00596D98" w:rsidRPr="00E74722" w14:paraId="7A280763"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17DD8FA8" w14:textId="53D3FA05"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I.14.3</w:t>
            </w:r>
          </w:p>
        </w:tc>
        <w:tc>
          <w:tcPr>
            <w:tcW w:w="850" w:type="dxa"/>
            <w:tcBorders>
              <w:top w:val="nil"/>
              <w:left w:val="nil"/>
              <w:bottom w:val="nil"/>
              <w:right w:val="single" w:sz="4" w:space="0" w:color="auto"/>
            </w:tcBorders>
            <w:shd w:val="clear" w:color="auto" w:fill="auto"/>
            <w:noWrap/>
            <w:vAlign w:val="bottom"/>
            <w:hideMark/>
          </w:tcPr>
          <w:p w14:paraId="29DCD169"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175A778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4A80302"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3C88277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E5EBB8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234BEAF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2824B9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4B9BBB3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06A56D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A926DD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E8CB4F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5708065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9E7BC1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21FBDA92"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CB047EA" w14:textId="062B64FE"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I.14.4</w:t>
            </w:r>
          </w:p>
        </w:tc>
        <w:tc>
          <w:tcPr>
            <w:tcW w:w="850" w:type="dxa"/>
            <w:tcBorders>
              <w:top w:val="nil"/>
              <w:left w:val="nil"/>
              <w:bottom w:val="nil"/>
              <w:right w:val="single" w:sz="4" w:space="0" w:color="auto"/>
            </w:tcBorders>
            <w:shd w:val="clear" w:color="auto" w:fill="auto"/>
            <w:noWrap/>
            <w:vAlign w:val="bottom"/>
            <w:hideMark/>
          </w:tcPr>
          <w:p w14:paraId="41C3CC07"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0F76F14D" w14:textId="4145275E"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113D8C2" w14:textId="15041D77" w:rsidR="00596D98" w:rsidRPr="00E74722" w:rsidRDefault="00596D98" w:rsidP="00596D98">
            <w:pPr>
              <w:spacing w:line="240" w:lineRule="auto"/>
              <w:jc w:val="right"/>
              <w:rPr>
                <w:rFonts w:ascii="Calibri" w:hAnsi="Calibri" w:cs="Calibri"/>
                <w:color w:val="000000"/>
                <w:sz w:val="22"/>
                <w:szCs w:val="22"/>
                <w:highlight w:val="lightGray"/>
              </w:rPr>
            </w:pPr>
          </w:p>
        </w:tc>
        <w:tc>
          <w:tcPr>
            <w:tcW w:w="709" w:type="dxa"/>
            <w:tcBorders>
              <w:top w:val="nil"/>
              <w:left w:val="single" w:sz="4" w:space="0" w:color="auto"/>
              <w:bottom w:val="nil"/>
              <w:right w:val="nil"/>
            </w:tcBorders>
            <w:shd w:val="clear" w:color="auto" w:fill="auto"/>
            <w:noWrap/>
            <w:vAlign w:val="bottom"/>
            <w:hideMark/>
          </w:tcPr>
          <w:p w14:paraId="516F76BF" w14:textId="28D12CE9"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C2B6949" w14:textId="7BB4C13B" w:rsidR="00596D98" w:rsidRPr="00E74722" w:rsidRDefault="00596D98" w:rsidP="00596D98">
            <w:pPr>
              <w:spacing w:line="240" w:lineRule="auto"/>
              <w:jc w:val="right"/>
              <w:rPr>
                <w:rFonts w:ascii="Calibri" w:hAnsi="Calibri" w:cs="Calibri"/>
                <w:sz w:val="22"/>
                <w:szCs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872DE93" w14:textId="6065E56C"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9D18B11" w14:textId="401F5D24" w:rsidR="00596D98" w:rsidRPr="00E74722" w:rsidRDefault="00596D98" w:rsidP="00596D98">
            <w:pPr>
              <w:spacing w:line="240" w:lineRule="auto"/>
              <w:jc w:val="right"/>
              <w:rPr>
                <w:rFonts w:ascii="Calibri" w:hAnsi="Calibri" w:cs="Calibri"/>
                <w:sz w:val="22"/>
                <w:szCs w:val="22"/>
                <w:highlight w:val="lightGray"/>
              </w:rPr>
            </w:pPr>
          </w:p>
        </w:tc>
        <w:tc>
          <w:tcPr>
            <w:tcW w:w="708" w:type="dxa"/>
            <w:tcBorders>
              <w:top w:val="nil"/>
              <w:left w:val="single" w:sz="4" w:space="0" w:color="auto"/>
              <w:bottom w:val="nil"/>
              <w:right w:val="nil"/>
            </w:tcBorders>
            <w:shd w:val="clear" w:color="auto" w:fill="auto"/>
            <w:noWrap/>
            <w:vAlign w:val="bottom"/>
            <w:hideMark/>
          </w:tcPr>
          <w:p w14:paraId="16D0C09A" w14:textId="0E45000E"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1799AFA" w14:textId="081FC1A0" w:rsidR="00596D98" w:rsidRPr="00E74722" w:rsidRDefault="00596D98" w:rsidP="00596D98">
            <w:pPr>
              <w:spacing w:line="240" w:lineRule="auto"/>
              <w:jc w:val="right"/>
              <w:rPr>
                <w:rFonts w:ascii="Calibri" w:hAnsi="Calibri" w:cs="Calibri"/>
                <w:sz w:val="22"/>
                <w:szCs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13B4A28" w14:textId="4553D4DE"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2A989223" w14:textId="3C1A15E6" w:rsidR="00596D98" w:rsidRPr="00E74722" w:rsidRDefault="00596D98" w:rsidP="00596D98">
            <w:pPr>
              <w:spacing w:line="240" w:lineRule="auto"/>
              <w:jc w:val="right"/>
              <w:rPr>
                <w:rFonts w:ascii="Calibri" w:hAnsi="Calibri" w:cs="Calibri"/>
                <w:sz w:val="22"/>
                <w:szCs w:val="22"/>
                <w:highlight w:val="lightGray"/>
              </w:rPr>
            </w:pPr>
          </w:p>
        </w:tc>
        <w:tc>
          <w:tcPr>
            <w:tcW w:w="709" w:type="dxa"/>
            <w:tcBorders>
              <w:top w:val="nil"/>
              <w:left w:val="single" w:sz="4" w:space="0" w:color="auto"/>
              <w:bottom w:val="nil"/>
              <w:right w:val="nil"/>
            </w:tcBorders>
            <w:shd w:val="clear" w:color="auto" w:fill="auto"/>
            <w:noWrap/>
            <w:vAlign w:val="bottom"/>
            <w:hideMark/>
          </w:tcPr>
          <w:p w14:paraId="3A2B05A2" w14:textId="4FC6FCCF"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F83E52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r>
      <w:tr w:rsidR="00596D98" w:rsidRPr="00E74722" w14:paraId="24F1D15A"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5FCEA1B" w14:textId="5711B3D6"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I.14.5</w:t>
            </w:r>
          </w:p>
        </w:tc>
        <w:tc>
          <w:tcPr>
            <w:tcW w:w="850" w:type="dxa"/>
            <w:tcBorders>
              <w:top w:val="nil"/>
              <w:left w:val="nil"/>
              <w:bottom w:val="nil"/>
              <w:right w:val="single" w:sz="4" w:space="0" w:color="auto"/>
            </w:tcBorders>
            <w:shd w:val="clear" w:color="auto" w:fill="auto"/>
            <w:noWrap/>
            <w:vAlign w:val="bottom"/>
            <w:hideMark/>
          </w:tcPr>
          <w:p w14:paraId="62ADEA32"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20</w:t>
            </w:r>
          </w:p>
        </w:tc>
        <w:tc>
          <w:tcPr>
            <w:tcW w:w="709" w:type="dxa"/>
            <w:tcBorders>
              <w:top w:val="nil"/>
              <w:left w:val="nil"/>
              <w:bottom w:val="nil"/>
              <w:right w:val="nil"/>
            </w:tcBorders>
            <w:shd w:val="clear" w:color="auto" w:fill="auto"/>
            <w:noWrap/>
            <w:vAlign w:val="bottom"/>
            <w:hideMark/>
          </w:tcPr>
          <w:p w14:paraId="44FE5894" w14:textId="07B8DC8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C990C7D" w14:textId="59F01994" w:rsidR="00596D98" w:rsidRPr="00E74722" w:rsidRDefault="00596D98" w:rsidP="00596D98">
            <w:pPr>
              <w:spacing w:line="240" w:lineRule="auto"/>
              <w:jc w:val="right"/>
              <w:rPr>
                <w:rFonts w:ascii="Calibri" w:hAnsi="Calibri" w:cs="Calibri"/>
                <w:color w:val="000000"/>
                <w:sz w:val="22"/>
                <w:szCs w:val="22"/>
                <w:highlight w:val="lightGray"/>
              </w:rPr>
            </w:pPr>
          </w:p>
        </w:tc>
        <w:tc>
          <w:tcPr>
            <w:tcW w:w="709" w:type="dxa"/>
            <w:tcBorders>
              <w:top w:val="nil"/>
              <w:left w:val="single" w:sz="4" w:space="0" w:color="auto"/>
              <w:bottom w:val="nil"/>
              <w:right w:val="nil"/>
            </w:tcBorders>
            <w:shd w:val="clear" w:color="auto" w:fill="auto"/>
            <w:noWrap/>
            <w:vAlign w:val="bottom"/>
            <w:hideMark/>
          </w:tcPr>
          <w:p w14:paraId="468118BC" w14:textId="6B121F00"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19ED1EA" w14:textId="313C33D8" w:rsidR="00596D98" w:rsidRPr="00E74722" w:rsidRDefault="00596D98" w:rsidP="00596D98">
            <w:pPr>
              <w:spacing w:line="240" w:lineRule="auto"/>
              <w:jc w:val="right"/>
              <w:rPr>
                <w:rFonts w:ascii="Calibri" w:hAnsi="Calibri" w:cs="Calibri"/>
                <w:sz w:val="22"/>
                <w:szCs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4E7F43F" w14:textId="6D9DAE39"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191E07D" w14:textId="5531A8DB" w:rsidR="00596D98" w:rsidRPr="00E74722" w:rsidRDefault="00596D98" w:rsidP="00596D98">
            <w:pPr>
              <w:spacing w:line="240" w:lineRule="auto"/>
              <w:jc w:val="right"/>
              <w:rPr>
                <w:rFonts w:ascii="Calibri" w:hAnsi="Calibri" w:cs="Calibri"/>
                <w:sz w:val="22"/>
                <w:szCs w:val="22"/>
                <w:highlight w:val="lightGray"/>
              </w:rPr>
            </w:pPr>
          </w:p>
        </w:tc>
        <w:tc>
          <w:tcPr>
            <w:tcW w:w="708" w:type="dxa"/>
            <w:tcBorders>
              <w:top w:val="nil"/>
              <w:left w:val="single" w:sz="4" w:space="0" w:color="auto"/>
              <w:bottom w:val="nil"/>
              <w:right w:val="nil"/>
            </w:tcBorders>
            <w:shd w:val="clear" w:color="auto" w:fill="auto"/>
            <w:noWrap/>
            <w:vAlign w:val="bottom"/>
            <w:hideMark/>
          </w:tcPr>
          <w:p w14:paraId="045DFFD1" w14:textId="6D27C5FA"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52BB7B0" w14:textId="29E301A8" w:rsidR="00596D98" w:rsidRPr="00E74722" w:rsidRDefault="00596D98" w:rsidP="00596D98">
            <w:pPr>
              <w:spacing w:line="240" w:lineRule="auto"/>
              <w:jc w:val="right"/>
              <w:rPr>
                <w:rFonts w:ascii="Calibri" w:hAnsi="Calibri" w:cs="Calibri"/>
                <w:sz w:val="22"/>
                <w:szCs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932AEB6" w14:textId="04C34AFF"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48653271" w14:textId="5320DE9E" w:rsidR="00596D98" w:rsidRPr="00E74722" w:rsidRDefault="00596D98" w:rsidP="00596D98">
            <w:pPr>
              <w:spacing w:line="240" w:lineRule="auto"/>
              <w:jc w:val="right"/>
              <w:rPr>
                <w:rFonts w:ascii="Calibri" w:hAnsi="Calibri" w:cs="Calibri"/>
                <w:sz w:val="22"/>
                <w:szCs w:val="22"/>
                <w:highlight w:val="lightGray"/>
              </w:rPr>
            </w:pPr>
          </w:p>
        </w:tc>
        <w:tc>
          <w:tcPr>
            <w:tcW w:w="709" w:type="dxa"/>
            <w:tcBorders>
              <w:top w:val="nil"/>
              <w:left w:val="single" w:sz="4" w:space="0" w:color="auto"/>
              <w:bottom w:val="nil"/>
              <w:right w:val="nil"/>
            </w:tcBorders>
            <w:shd w:val="clear" w:color="auto" w:fill="auto"/>
            <w:noWrap/>
            <w:vAlign w:val="bottom"/>
            <w:hideMark/>
          </w:tcPr>
          <w:p w14:paraId="6D4CE6F9" w14:textId="2F094644"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A45DB1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r>
      <w:tr w:rsidR="00596D98" w:rsidRPr="00E74722" w14:paraId="0FDF685C"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BF929AF" w14:textId="5D2CEB03"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I.14.6</w:t>
            </w:r>
          </w:p>
        </w:tc>
        <w:tc>
          <w:tcPr>
            <w:tcW w:w="850" w:type="dxa"/>
            <w:tcBorders>
              <w:top w:val="nil"/>
              <w:left w:val="nil"/>
              <w:bottom w:val="nil"/>
              <w:right w:val="single" w:sz="4" w:space="0" w:color="auto"/>
            </w:tcBorders>
            <w:shd w:val="clear" w:color="auto" w:fill="auto"/>
            <w:noWrap/>
            <w:vAlign w:val="bottom"/>
            <w:hideMark/>
          </w:tcPr>
          <w:p w14:paraId="50C0FD0F"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30</w:t>
            </w:r>
          </w:p>
        </w:tc>
        <w:tc>
          <w:tcPr>
            <w:tcW w:w="709" w:type="dxa"/>
            <w:tcBorders>
              <w:top w:val="nil"/>
              <w:left w:val="nil"/>
              <w:bottom w:val="nil"/>
              <w:right w:val="nil"/>
            </w:tcBorders>
            <w:shd w:val="clear" w:color="auto" w:fill="auto"/>
            <w:noWrap/>
            <w:vAlign w:val="bottom"/>
            <w:hideMark/>
          </w:tcPr>
          <w:p w14:paraId="16B9043D" w14:textId="57F4ED3A"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2E45F31" w14:textId="6A3DB6CA" w:rsidR="00596D98" w:rsidRPr="00E74722" w:rsidRDefault="00596D98" w:rsidP="00596D98">
            <w:pPr>
              <w:spacing w:line="240" w:lineRule="auto"/>
              <w:jc w:val="right"/>
              <w:rPr>
                <w:rFonts w:ascii="Calibri" w:hAnsi="Calibri" w:cs="Calibri"/>
                <w:color w:val="000000"/>
                <w:sz w:val="22"/>
                <w:szCs w:val="22"/>
                <w:highlight w:val="lightGray"/>
              </w:rPr>
            </w:pPr>
          </w:p>
        </w:tc>
        <w:tc>
          <w:tcPr>
            <w:tcW w:w="709" w:type="dxa"/>
            <w:tcBorders>
              <w:top w:val="nil"/>
              <w:left w:val="single" w:sz="4" w:space="0" w:color="auto"/>
              <w:bottom w:val="nil"/>
              <w:right w:val="nil"/>
            </w:tcBorders>
            <w:shd w:val="clear" w:color="auto" w:fill="auto"/>
            <w:noWrap/>
            <w:vAlign w:val="bottom"/>
            <w:hideMark/>
          </w:tcPr>
          <w:p w14:paraId="1E24BC23" w14:textId="27648044"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2523C52" w14:textId="55996A3F" w:rsidR="00596D98" w:rsidRPr="00E74722" w:rsidRDefault="00596D98" w:rsidP="00596D98">
            <w:pPr>
              <w:spacing w:line="240" w:lineRule="auto"/>
              <w:jc w:val="right"/>
              <w:rPr>
                <w:rFonts w:ascii="Calibri" w:hAnsi="Calibri" w:cs="Calibri"/>
                <w:sz w:val="22"/>
                <w:szCs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7E0D2B5" w14:textId="798DDFE7"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7003714" w14:textId="52D3AC22" w:rsidR="00596D98" w:rsidRPr="00E74722" w:rsidRDefault="00596D98" w:rsidP="00596D98">
            <w:pPr>
              <w:spacing w:line="240" w:lineRule="auto"/>
              <w:jc w:val="right"/>
              <w:rPr>
                <w:rFonts w:ascii="Calibri" w:hAnsi="Calibri" w:cs="Calibri"/>
                <w:sz w:val="22"/>
                <w:szCs w:val="22"/>
                <w:highlight w:val="lightGray"/>
              </w:rPr>
            </w:pPr>
          </w:p>
        </w:tc>
        <w:tc>
          <w:tcPr>
            <w:tcW w:w="708" w:type="dxa"/>
            <w:tcBorders>
              <w:top w:val="nil"/>
              <w:left w:val="single" w:sz="4" w:space="0" w:color="auto"/>
              <w:bottom w:val="nil"/>
              <w:right w:val="nil"/>
            </w:tcBorders>
            <w:shd w:val="clear" w:color="auto" w:fill="auto"/>
            <w:noWrap/>
            <w:vAlign w:val="bottom"/>
            <w:hideMark/>
          </w:tcPr>
          <w:p w14:paraId="5E4DFC7D" w14:textId="1D7F8113"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0DC3BEC" w14:textId="3F877EE2" w:rsidR="00596D98" w:rsidRPr="00E74722" w:rsidRDefault="00596D98" w:rsidP="00596D98">
            <w:pPr>
              <w:spacing w:line="240" w:lineRule="auto"/>
              <w:jc w:val="right"/>
              <w:rPr>
                <w:rFonts w:ascii="Calibri" w:hAnsi="Calibri" w:cs="Calibri"/>
                <w:sz w:val="22"/>
                <w:szCs w:val="22"/>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BF3B7E2" w14:textId="4C1B7ACB"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FE22959" w14:textId="55429DA7" w:rsidR="00596D98" w:rsidRPr="00E74722" w:rsidRDefault="00596D98" w:rsidP="00596D98">
            <w:pPr>
              <w:spacing w:line="240" w:lineRule="auto"/>
              <w:jc w:val="right"/>
              <w:rPr>
                <w:rFonts w:ascii="Calibri" w:hAnsi="Calibri" w:cs="Calibri"/>
                <w:sz w:val="22"/>
                <w:szCs w:val="22"/>
                <w:highlight w:val="lightGray"/>
              </w:rPr>
            </w:pPr>
          </w:p>
        </w:tc>
        <w:tc>
          <w:tcPr>
            <w:tcW w:w="709" w:type="dxa"/>
            <w:tcBorders>
              <w:top w:val="nil"/>
              <w:left w:val="single" w:sz="4" w:space="0" w:color="auto"/>
              <w:bottom w:val="nil"/>
              <w:right w:val="nil"/>
            </w:tcBorders>
            <w:shd w:val="clear" w:color="auto" w:fill="auto"/>
            <w:noWrap/>
            <w:vAlign w:val="bottom"/>
            <w:hideMark/>
          </w:tcPr>
          <w:p w14:paraId="025929C8" w14:textId="77A6FCB0" w:rsidR="00596D98" w:rsidRPr="00E74722" w:rsidRDefault="00596D98" w:rsidP="00596D98">
            <w:pPr>
              <w:spacing w:line="240" w:lineRule="auto"/>
              <w:jc w:val="right"/>
              <w:rPr>
                <w:rFonts w:ascii="Calibri" w:hAnsi="Calibri" w:cs="Calibri"/>
                <w:sz w:val="22"/>
                <w:szCs w:val="22"/>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1A4871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r>
      <w:tr w:rsidR="00596D98" w:rsidRPr="00E74722" w14:paraId="4F45378A" w14:textId="77777777" w:rsidTr="004F210C">
        <w:trPr>
          <w:trHeight w:val="315"/>
          <w:jc w:val="center"/>
        </w:trPr>
        <w:tc>
          <w:tcPr>
            <w:tcW w:w="846" w:type="dxa"/>
            <w:tcBorders>
              <w:top w:val="nil"/>
              <w:left w:val="single" w:sz="4" w:space="0" w:color="auto"/>
              <w:bottom w:val="nil"/>
              <w:right w:val="nil"/>
            </w:tcBorders>
            <w:shd w:val="clear" w:color="auto" w:fill="auto"/>
            <w:noWrap/>
            <w:vAlign w:val="bottom"/>
            <w:hideMark/>
          </w:tcPr>
          <w:p w14:paraId="08B3443A" w14:textId="5400A14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w:t>
            </w:r>
          </w:p>
        </w:tc>
        <w:tc>
          <w:tcPr>
            <w:tcW w:w="850" w:type="dxa"/>
            <w:tcBorders>
              <w:top w:val="nil"/>
              <w:left w:val="nil"/>
              <w:bottom w:val="nil"/>
              <w:right w:val="single" w:sz="4" w:space="0" w:color="auto"/>
            </w:tcBorders>
            <w:shd w:val="clear" w:color="auto" w:fill="auto"/>
            <w:noWrap/>
            <w:vAlign w:val="bottom"/>
            <w:hideMark/>
          </w:tcPr>
          <w:p w14:paraId="604D1E64"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9923" w:type="dxa"/>
            <w:gridSpan w:val="15"/>
            <w:tcBorders>
              <w:top w:val="nil"/>
              <w:left w:val="nil"/>
              <w:bottom w:val="nil"/>
              <w:right w:val="nil"/>
            </w:tcBorders>
            <w:shd w:val="clear" w:color="auto" w:fill="auto"/>
            <w:noWrap/>
            <w:vAlign w:val="bottom"/>
            <w:hideMark/>
          </w:tcPr>
          <w:p w14:paraId="7D6701A5" w14:textId="13073D08" w:rsidR="00596D98" w:rsidRPr="00E74722" w:rsidRDefault="00596D98" w:rsidP="00596D98">
            <w:pPr>
              <w:spacing w:line="240" w:lineRule="auto"/>
              <w:rPr>
                <w:rFonts w:asciiTheme="minorHAnsi" w:hAnsiTheme="minorHAnsi" w:cstheme="minorHAnsi"/>
                <w:i/>
                <w:sz w:val="20"/>
                <w:highlight w:val="lightGray"/>
              </w:rPr>
            </w:pPr>
            <w:r w:rsidRPr="00E74722">
              <w:rPr>
                <w:rFonts w:asciiTheme="minorHAnsi" w:hAnsiTheme="minorHAnsi" w:cstheme="minorHAnsi"/>
                <w:i/>
                <w:sz w:val="22"/>
                <w:highlight w:val="lightGray"/>
              </w:rPr>
              <w:t>ESRI ArcGIS Independence</w:t>
            </w:r>
          </w:p>
        </w:tc>
        <w:tc>
          <w:tcPr>
            <w:tcW w:w="1134" w:type="dxa"/>
            <w:tcBorders>
              <w:top w:val="nil"/>
              <w:left w:val="nil"/>
              <w:bottom w:val="nil"/>
              <w:right w:val="single" w:sz="4" w:space="0" w:color="auto"/>
            </w:tcBorders>
            <w:shd w:val="clear" w:color="auto" w:fill="auto"/>
            <w:noWrap/>
            <w:vAlign w:val="bottom"/>
            <w:hideMark/>
          </w:tcPr>
          <w:p w14:paraId="73B704EF"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36749656"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D708692" w14:textId="37372084"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II.1</w:t>
            </w:r>
          </w:p>
        </w:tc>
        <w:tc>
          <w:tcPr>
            <w:tcW w:w="850" w:type="dxa"/>
            <w:tcBorders>
              <w:top w:val="nil"/>
              <w:left w:val="nil"/>
              <w:bottom w:val="nil"/>
              <w:right w:val="single" w:sz="4" w:space="0" w:color="auto"/>
            </w:tcBorders>
            <w:shd w:val="clear" w:color="auto" w:fill="auto"/>
            <w:noWrap/>
            <w:vAlign w:val="bottom"/>
            <w:hideMark/>
          </w:tcPr>
          <w:p w14:paraId="50E755E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55D8122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D3C5C32"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6FA9CCB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01E9D0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17B2A2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3D0BEEE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708" w:type="dxa"/>
            <w:tcBorders>
              <w:top w:val="nil"/>
              <w:left w:val="single" w:sz="4" w:space="0" w:color="auto"/>
              <w:bottom w:val="nil"/>
              <w:right w:val="nil"/>
            </w:tcBorders>
            <w:shd w:val="clear" w:color="auto" w:fill="auto"/>
            <w:noWrap/>
            <w:vAlign w:val="bottom"/>
            <w:hideMark/>
          </w:tcPr>
          <w:p w14:paraId="0DD8251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814177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5D5BCF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gridSpan w:val="2"/>
            <w:tcBorders>
              <w:top w:val="nil"/>
              <w:left w:val="nil"/>
              <w:bottom w:val="nil"/>
              <w:right w:val="single" w:sz="4" w:space="0" w:color="auto"/>
            </w:tcBorders>
            <w:shd w:val="clear" w:color="auto" w:fill="auto"/>
            <w:noWrap/>
            <w:vAlign w:val="bottom"/>
            <w:hideMark/>
          </w:tcPr>
          <w:p w14:paraId="23C0716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709" w:type="dxa"/>
            <w:tcBorders>
              <w:top w:val="nil"/>
              <w:left w:val="single" w:sz="4" w:space="0" w:color="auto"/>
              <w:bottom w:val="nil"/>
              <w:right w:val="nil"/>
            </w:tcBorders>
            <w:shd w:val="clear" w:color="auto" w:fill="auto"/>
            <w:noWrap/>
            <w:vAlign w:val="bottom"/>
            <w:hideMark/>
          </w:tcPr>
          <w:p w14:paraId="28CA821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BEC61E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7CB2F97E"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31B83CBB" w14:textId="58E742FD"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II.2</w:t>
            </w:r>
          </w:p>
        </w:tc>
        <w:tc>
          <w:tcPr>
            <w:tcW w:w="850" w:type="dxa"/>
            <w:tcBorders>
              <w:top w:val="nil"/>
              <w:left w:val="nil"/>
              <w:bottom w:val="nil"/>
              <w:right w:val="single" w:sz="4" w:space="0" w:color="auto"/>
            </w:tcBorders>
            <w:shd w:val="clear" w:color="auto" w:fill="auto"/>
            <w:noWrap/>
            <w:vAlign w:val="bottom"/>
            <w:hideMark/>
          </w:tcPr>
          <w:p w14:paraId="03FEA376"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5AD18AF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3CCAF79"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4E747FF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65DD36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88360B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3215D7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520A642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3B2386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72A1B9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571197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1EE9D6A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BDB720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558FD957"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91A4D62" w14:textId="3B01D85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II.3</w:t>
            </w:r>
          </w:p>
        </w:tc>
        <w:tc>
          <w:tcPr>
            <w:tcW w:w="850" w:type="dxa"/>
            <w:tcBorders>
              <w:top w:val="nil"/>
              <w:left w:val="nil"/>
              <w:bottom w:val="nil"/>
              <w:right w:val="single" w:sz="4" w:space="0" w:color="auto"/>
            </w:tcBorders>
            <w:shd w:val="clear" w:color="auto" w:fill="auto"/>
            <w:noWrap/>
            <w:vAlign w:val="bottom"/>
            <w:hideMark/>
          </w:tcPr>
          <w:p w14:paraId="0117972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95</w:t>
            </w:r>
          </w:p>
        </w:tc>
        <w:tc>
          <w:tcPr>
            <w:tcW w:w="709" w:type="dxa"/>
            <w:tcBorders>
              <w:top w:val="nil"/>
              <w:left w:val="nil"/>
              <w:bottom w:val="nil"/>
              <w:right w:val="nil"/>
            </w:tcBorders>
            <w:shd w:val="clear" w:color="auto" w:fill="auto"/>
            <w:noWrap/>
            <w:vAlign w:val="bottom"/>
            <w:hideMark/>
          </w:tcPr>
          <w:p w14:paraId="010D571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7D36E4A"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95</w:t>
            </w:r>
          </w:p>
        </w:tc>
        <w:tc>
          <w:tcPr>
            <w:tcW w:w="709" w:type="dxa"/>
            <w:tcBorders>
              <w:top w:val="nil"/>
              <w:left w:val="single" w:sz="4" w:space="0" w:color="auto"/>
              <w:bottom w:val="nil"/>
              <w:right w:val="nil"/>
            </w:tcBorders>
            <w:shd w:val="clear" w:color="auto" w:fill="auto"/>
            <w:noWrap/>
            <w:vAlign w:val="bottom"/>
            <w:hideMark/>
          </w:tcPr>
          <w:p w14:paraId="053AFD2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30EEB2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gridSpan w:val="2"/>
            <w:tcBorders>
              <w:top w:val="nil"/>
              <w:left w:val="single" w:sz="4" w:space="0" w:color="auto"/>
              <w:bottom w:val="nil"/>
              <w:right w:val="nil"/>
            </w:tcBorders>
            <w:shd w:val="clear" w:color="auto" w:fill="auto"/>
            <w:noWrap/>
            <w:vAlign w:val="bottom"/>
            <w:hideMark/>
          </w:tcPr>
          <w:p w14:paraId="2E61230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F89527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8" w:type="dxa"/>
            <w:tcBorders>
              <w:top w:val="nil"/>
              <w:left w:val="single" w:sz="4" w:space="0" w:color="auto"/>
              <w:bottom w:val="nil"/>
              <w:right w:val="nil"/>
            </w:tcBorders>
            <w:shd w:val="clear" w:color="auto" w:fill="auto"/>
            <w:noWrap/>
            <w:vAlign w:val="bottom"/>
            <w:hideMark/>
          </w:tcPr>
          <w:p w14:paraId="322D0B9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522D62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gridSpan w:val="2"/>
            <w:tcBorders>
              <w:top w:val="nil"/>
              <w:left w:val="single" w:sz="4" w:space="0" w:color="auto"/>
              <w:bottom w:val="nil"/>
              <w:right w:val="nil"/>
            </w:tcBorders>
            <w:shd w:val="clear" w:color="auto" w:fill="auto"/>
            <w:noWrap/>
            <w:vAlign w:val="bottom"/>
            <w:hideMark/>
          </w:tcPr>
          <w:p w14:paraId="247E93C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6F6F0B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tcBorders>
              <w:top w:val="nil"/>
              <w:left w:val="single" w:sz="4" w:space="0" w:color="auto"/>
              <w:bottom w:val="nil"/>
              <w:right w:val="nil"/>
            </w:tcBorders>
            <w:shd w:val="clear" w:color="auto" w:fill="auto"/>
            <w:noWrap/>
            <w:vAlign w:val="bottom"/>
            <w:hideMark/>
          </w:tcPr>
          <w:p w14:paraId="6A7D464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2FE6C5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r>
      <w:tr w:rsidR="00596D98" w:rsidRPr="00E74722" w14:paraId="6F41C25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A91C93B" w14:textId="50D5B283"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II.4</w:t>
            </w:r>
          </w:p>
        </w:tc>
        <w:tc>
          <w:tcPr>
            <w:tcW w:w="850" w:type="dxa"/>
            <w:tcBorders>
              <w:top w:val="nil"/>
              <w:left w:val="nil"/>
              <w:bottom w:val="nil"/>
              <w:right w:val="single" w:sz="4" w:space="0" w:color="auto"/>
            </w:tcBorders>
            <w:shd w:val="clear" w:color="auto" w:fill="auto"/>
            <w:noWrap/>
            <w:vAlign w:val="bottom"/>
            <w:hideMark/>
          </w:tcPr>
          <w:p w14:paraId="15E1A21F"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95</w:t>
            </w:r>
          </w:p>
        </w:tc>
        <w:tc>
          <w:tcPr>
            <w:tcW w:w="709" w:type="dxa"/>
            <w:tcBorders>
              <w:top w:val="nil"/>
              <w:left w:val="nil"/>
              <w:bottom w:val="nil"/>
              <w:right w:val="nil"/>
            </w:tcBorders>
            <w:shd w:val="clear" w:color="auto" w:fill="auto"/>
            <w:noWrap/>
            <w:vAlign w:val="bottom"/>
            <w:hideMark/>
          </w:tcPr>
          <w:p w14:paraId="0C152FE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3DB134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95</w:t>
            </w:r>
          </w:p>
        </w:tc>
        <w:tc>
          <w:tcPr>
            <w:tcW w:w="709" w:type="dxa"/>
            <w:tcBorders>
              <w:top w:val="nil"/>
              <w:left w:val="single" w:sz="4" w:space="0" w:color="auto"/>
              <w:bottom w:val="nil"/>
              <w:right w:val="nil"/>
            </w:tcBorders>
            <w:shd w:val="clear" w:color="auto" w:fill="auto"/>
            <w:noWrap/>
            <w:vAlign w:val="bottom"/>
            <w:hideMark/>
          </w:tcPr>
          <w:p w14:paraId="267E346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2ADF99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gridSpan w:val="2"/>
            <w:tcBorders>
              <w:top w:val="nil"/>
              <w:left w:val="single" w:sz="4" w:space="0" w:color="auto"/>
              <w:bottom w:val="nil"/>
              <w:right w:val="nil"/>
            </w:tcBorders>
            <w:shd w:val="clear" w:color="auto" w:fill="auto"/>
            <w:noWrap/>
            <w:vAlign w:val="bottom"/>
            <w:hideMark/>
          </w:tcPr>
          <w:p w14:paraId="774CCDF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5886CB8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64</w:t>
            </w:r>
          </w:p>
        </w:tc>
        <w:tc>
          <w:tcPr>
            <w:tcW w:w="708" w:type="dxa"/>
            <w:tcBorders>
              <w:top w:val="nil"/>
              <w:left w:val="single" w:sz="4" w:space="0" w:color="auto"/>
              <w:bottom w:val="nil"/>
              <w:right w:val="nil"/>
            </w:tcBorders>
            <w:shd w:val="clear" w:color="auto" w:fill="auto"/>
            <w:noWrap/>
            <w:vAlign w:val="bottom"/>
            <w:hideMark/>
          </w:tcPr>
          <w:p w14:paraId="463B06D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181FED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gridSpan w:val="2"/>
            <w:tcBorders>
              <w:top w:val="nil"/>
              <w:left w:val="single" w:sz="4" w:space="0" w:color="auto"/>
              <w:bottom w:val="nil"/>
              <w:right w:val="nil"/>
            </w:tcBorders>
            <w:shd w:val="clear" w:color="auto" w:fill="auto"/>
            <w:noWrap/>
            <w:vAlign w:val="bottom"/>
            <w:hideMark/>
          </w:tcPr>
          <w:p w14:paraId="531A08F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gridSpan w:val="2"/>
            <w:tcBorders>
              <w:top w:val="nil"/>
              <w:left w:val="nil"/>
              <w:bottom w:val="nil"/>
              <w:right w:val="single" w:sz="4" w:space="0" w:color="auto"/>
            </w:tcBorders>
            <w:shd w:val="clear" w:color="auto" w:fill="auto"/>
            <w:noWrap/>
            <w:vAlign w:val="bottom"/>
            <w:hideMark/>
          </w:tcPr>
          <w:p w14:paraId="28D6F8E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31</w:t>
            </w:r>
          </w:p>
        </w:tc>
        <w:tc>
          <w:tcPr>
            <w:tcW w:w="709" w:type="dxa"/>
            <w:tcBorders>
              <w:top w:val="nil"/>
              <w:left w:val="single" w:sz="4" w:space="0" w:color="auto"/>
              <w:bottom w:val="nil"/>
              <w:right w:val="nil"/>
            </w:tcBorders>
            <w:shd w:val="clear" w:color="auto" w:fill="auto"/>
            <w:noWrap/>
            <w:vAlign w:val="bottom"/>
            <w:hideMark/>
          </w:tcPr>
          <w:p w14:paraId="5A174B1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AA9CD9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r>
      <w:tr w:rsidR="00596D98" w:rsidRPr="00E74722" w14:paraId="265C6A4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8C9A0A8" w14:textId="312E1FCF"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II.5</w:t>
            </w:r>
          </w:p>
        </w:tc>
        <w:tc>
          <w:tcPr>
            <w:tcW w:w="850" w:type="dxa"/>
            <w:tcBorders>
              <w:top w:val="nil"/>
              <w:left w:val="nil"/>
              <w:bottom w:val="nil"/>
              <w:right w:val="single" w:sz="4" w:space="0" w:color="auto"/>
            </w:tcBorders>
            <w:shd w:val="clear" w:color="auto" w:fill="auto"/>
            <w:noWrap/>
            <w:vAlign w:val="bottom"/>
            <w:hideMark/>
          </w:tcPr>
          <w:p w14:paraId="7A251C14"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7CB31D4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E7824DB"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622AD89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0C3525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03AFD1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20C569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5E63972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DAAC4C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B4AF72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5F97C1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5F1AA37F"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1BFF25D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r>
      <w:tr w:rsidR="00596D98" w:rsidRPr="00E74722" w14:paraId="14919301"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264E05B" w14:textId="51872855"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II.6</w:t>
            </w:r>
          </w:p>
        </w:tc>
        <w:tc>
          <w:tcPr>
            <w:tcW w:w="850" w:type="dxa"/>
            <w:tcBorders>
              <w:top w:val="nil"/>
              <w:left w:val="nil"/>
              <w:bottom w:val="nil"/>
              <w:right w:val="single" w:sz="4" w:space="0" w:color="auto"/>
            </w:tcBorders>
            <w:shd w:val="clear" w:color="auto" w:fill="auto"/>
            <w:noWrap/>
            <w:vAlign w:val="bottom"/>
            <w:hideMark/>
          </w:tcPr>
          <w:p w14:paraId="32FFEB5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1EF4FC4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77EA05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FDAB33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41A8EB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9E0CEE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06D588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5DE9A46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756000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694CE8B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689515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1D0300D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74386A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0B2D2E1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FC15B24" w14:textId="4923207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II.6.1</w:t>
            </w:r>
          </w:p>
        </w:tc>
        <w:tc>
          <w:tcPr>
            <w:tcW w:w="850" w:type="dxa"/>
            <w:tcBorders>
              <w:top w:val="nil"/>
              <w:left w:val="nil"/>
              <w:bottom w:val="nil"/>
              <w:right w:val="single" w:sz="4" w:space="0" w:color="auto"/>
            </w:tcBorders>
            <w:shd w:val="clear" w:color="auto" w:fill="auto"/>
            <w:noWrap/>
            <w:vAlign w:val="bottom"/>
            <w:hideMark/>
          </w:tcPr>
          <w:p w14:paraId="27D23C6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4763604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A726EF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231809B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C3A9C3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F87837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CCAF00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006806A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1D5008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5382012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D74042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26D0EA3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7B739B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08A45C2F"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F4E0CAF" w14:textId="63A0678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II.6.2</w:t>
            </w:r>
          </w:p>
        </w:tc>
        <w:tc>
          <w:tcPr>
            <w:tcW w:w="850" w:type="dxa"/>
            <w:tcBorders>
              <w:top w:val="nil"/>
              <w:left w:val="nil"/>
              <w:bottom w:val="nil"/>
              <w:right w:val="single" w:sz="4" w:space="0" w:color="auto"/>
            </w:tcBorders>
            <w:shd w:val="clear" w:color="auto" w:fill="auto"/>
            <w:noWrap/>
            <w:vAlign w:val="bottom"/>
            <w:hideMark/>
          </w:tcPr>
          <w:p w14:paraId="504977BB"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2D8318D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95C32F7"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011BFF2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A194C3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278CF4C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596663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8" w:type="dxa"/>
            <w:tcBorders>
              <w:top w:val="nil"/>
              <w:left w:val="single" w:sz="4" w:space="0" w:color="auto"/>
              <w:bottom w:val="nil"/>
              <w:right w:val="nil"/>
            </w:tcBorders>
            <w:shd w:val="clear" w:color="auto" w:fill="auto"/>
            <w:noWrap/>
            <w:vAlign w:val="bottom"/>
            <w:hideMark/>
          </w:tcPr>
          <w:p w14:paraId="55DD3DB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39567E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35BFDB4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C4B8B1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1923742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02AE51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r>
      <w:tr w:rsidR="00596D98" w:rsidRPr="00E74722" w14:paraId="6F45D329"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47137F7" w14:textId="1BB106D5"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II.7</w:t>
            </w:r>
          </w:p>
        </w:tc>
        <w:tc>
          <w:tcPr>
            <w:tcW w:w="850" w:type="dxa"/>
            <w:tcBorders>
              <w:top w:val="nil"/>
              <w:left w:val="nil"/>
              <w:bottom w:val="nil"/>
              <w:right w:val="single" w:sz="4" w:space="0" w:color="auto"/>
            </w:tcBorders>
            <w:shd w:val="clear" w:color="auto" w:fill="auto"/>
            <w:noWrap/>
            <w:vAlign w:val="bottom"/>
            <w:hideMark/>
          </w:tcPr>
          <w:p w14:paraId="267CCC2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1CAFA43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93B466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1208C80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5EDA3B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8AF9C4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40A655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5DDDD05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18F1D8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A6CC88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A554F3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5CBB91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389246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5E808D72"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4C2CCFE" w14:textId="715FC9DB"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II.8</w:t>
            </w:r>
          </w:p>
        </w:tc>
        <w:tc>
          <w:tcPr>
            <w:tcW w:w="850" w:type="dxa"/>
            <w:tcBorders>
              <w:top w:val="nil"/>
              <w:left w:val="nil"/>
              <w:bottom w:val="nil"/>
              <w:right w:val="single" w:sz="4" w:space="0" w:color="auto"/>
            </w:tcBorders>
            <w:shd w:val="clear" w:color="auto" w:fill="auto"/>
            <w:noWrap/>
            <w:vAlign w:val="bottom"/>
            <w:hideMark/>
          </w:tcPr>
          <w:p w14:paraId="203F2B47"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326C1810" w14:textId="5B9522E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7E3EC6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DF166BC" w14:textId="03682C1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0FF3E6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B098B85" w14:textId="4E704F1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83A5D8F"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0224148A" w14:textId="4596EBF0" w:rsidR="00596D98" w:rsidRPr="00E74722" w:rsidRDefault="00596D98" w:rsidP="00596D98">
            <w:pPr>
              <w:spacing w:line="240" w:lineRule="auto"/>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D34A097"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7018C03" w14:textId="49E63413" w:rsidR="00596D98" w:rsidRPr="00E74722" w:rsidRDefault="00596D98" w:rsidP="00596D98">
            <w:pPr>
              <w:spacing w:line="240" w:lineRule="auto"/>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16520B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FA3D25C" w14:textId="1F68873C" w:rsidR="00596D98" w:rsidRPr="00E74722" w:rsidRDefault="00596D98" w:rsidP="00596D98">
            <w:pPr>
              <w:spacing w:line="240" w:lineRule="auto"/>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AC9E5C4"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5F8A0C37"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4BF2C9A" w14:textId="02CFC468"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II.9</w:t>
            </w:r>
          </w:p>
        </w:tc>
        <w:tc>
          <w:tcPr>
            <w:tcW w:w="850" w:type="dxa"/>
            <w:tcBorders>
              <w:top w:val="nil"/>
              <w:left w:val="nil"/>
              <w:bottom w:val="nil"/>
              <w:right w:val="single" w:sz="4" w:space="0" w:color="auto"/>
            </w:tcBorders>
            <w:shd w:val="clear" w:color="auto" w:fill="auto"/>
            <w:noWrap/>
            <w:vAlign w:val="bottom"/>
            <w:hideMark/>
          </w:tcPr>
          <w:p w14:paraId="351ECFC9"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7A16229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E38F8A1"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2AA71E5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842DD7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6838235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CB057A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2420AC5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47F6DC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7A42B2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018ADF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7DD7CAE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A8FF3D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4BCC9EDE"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E039204" w14:textId="77AE8858"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II.10</w:t>
            </w:r>
          </w:p>
        </w:tc>
        <w:tc>
          <w:tcPr>
            <w:tcW w:w="850" w:type="dxa"/>
            <w:tcBorders>
              <w:top w:val="nil"/>
              <w:left w:val="nil"/>
              <w:bottom w:val="nil"/>
              <w:right w:val="single" w:sz="4" w:space="0" w:color="auto"/>
            </w:tcBorders>
            <w:shd w:val="clear" w:color="auto" w:fill="auto"/>
            <w:noWrap/>
            <w:vAlign w:val="bottom"/>
            <w:hideMark/>
          </w:tcPr>
          <w:p w14:paraId="7A057CD7"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3F9338B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gridSpan w:val="2"/>
            <w:tcBorders>
              <w:top w:val="nil"/>
              <w:left w:val="nil"/>
              <w:bottom w:val="nil"/>
              <w:right w:val="single" w:sz="4" w:space="0" w:color="auto"/>
            </w:tcBorders>
            <w:shd w:val="clear" w:color="auto" w:fill="auto"/>
            <w:noWrap/>
            <w:vAlign w:val="bottom"/>
            <w:hideMark/>
          </w:tcPr>
          <w:p w14:paraId="0DF2D06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23</w:t>
            </w:r>
          </w:p>
        </w:tc>
        <w:tc>
          <w:tcPr>
            <w:tcW w:w="709" w:type="dxa"/>
            <w:tcBorders>
              <w:top w:val="nil"/>
              <w:left w:val="single" w:sz="4" w:space="0" w:color="auto"/>
              <w:bottom w:val="nil"/>
              <w:right w:val="nil"/>
            </w:tcBorders>
            <w:shd w:val="clear" w:color="auto" w:fill="auto"/>
            <w:noWrap/>
            <w:vAlign w:val="bottom"/>
            <w:hideMark/>
          </w:tcPr>
          <w:p w14:paraId="373264D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353B9B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5E08760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05A3B3A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47</w:t>
            </w:r>
          </w:p>
        </w:tc>
        <w:tc>
          <w:tcPr>
            <w:tcW w:w="708" w:type="dxa"/>
            <w:tcBorders>
              <w:top w:val="nil"/>
              <w:left w:val="single" w:sz="4" w:space="0" w:color="auto"/>
              <w:bottom w:val="nil"/>
              <w:right w:val="nil"/>
            </w:tcBorders>
            <w:shd w:val="clear" w:color="auto" w:fill="auto"/>
            <w:noWrap/>
            <w:vAlign w:val="bottom"/>
            <w:hideMark/>
          </w:tcPr>
          <w:p w14:paraId="742F8C04"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5F1B75C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9" w:type="dxa"/>
            <w:gridSpan w:val="2"/>
            <w:tcBorders>
              <w:top w:val="nil"/>
              <w:left w:val="single" w:sz="4" w:space="0" w:color="auto"/>
              <w:bottom w:val="nil"/>
              <w:right w:val="nil"/>
            </w:tcBorders>
            <w:shd w:val="clear" w:color="auto" w:fill="auto"/>
            <w:noWrap/>
            <w:vAlign w:val="bottom"/>
            <w:hideMark/>
          </w:tcPr>
          <w:p w14:paraId="3B833F85"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3528A96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9" w:type="dxa"/>
            <w:tcBorders>
              <w:top w:val="nil"/>
              <w:left w:val="single" w:sz="4" w:space="0" w:color="auto"/>
              <w:bottom w:val="nil"/>
              <w:right w:val="nil"/>
            </w:tcBorders>
            <w:shd w:val="clear" w:color="auto" w:fill="auto"/>
            <w:noWrap/>
            <w:vAlign w:val="bottom"/>
            <w:hideMark/>
          </w:tcPr>
          <w:p w14:paraId="73F8D22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2BA3F3C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47</w:t>
            </w:r>
          </w:p>
        </w:tc>
      </w:tr>
      <w:tr w:rsidR="00596D98" w:rsidRPr="00E74722" w14:paraId="6218F6C0" w14:textId="77777777" w:rsidTr="004F210C">
        <w:trPr>
          <w:trHeight w:val="315"/>
          <w:jc w:val="center"/>
        </w:trPr>
        <w:tc>
          <w:tcPr>
            <w:tcW w:w="846" w:type="dxa"/>
            <w:tcBorders>
              <w:top w:val="nil"/>
              <w:left w:val="single" w:sz="4" w:space="0" w:color="auto"/>
              <w:bottom w:val="nil"/>
              <w:right w:val="nil"/>
            </w:tcBorders>
            <w:shd w:val="clear" w:color="auto" w:fill="auto"/>
            <w:noWrap/>
            <w:vAlign w:val="bottom"/>
            <w:hideMark/>
          </w:tcPr>
          <w:p w14:paraId="03F7889D" w14:textId="5ED75C4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w:t>
            </w:r>
          </w:p>
        </w:tc>
        <w:tc>
          <w:tcPr>
            <w:tcW w:w="850" w:type="dxa"/>
            <w:tcBorders>
              <w:top w:val="nil"/>
              <w:left w:val="nil"/>
              <w:bottom w:val="nil"/>
              <w:right w:val="single" w:sz="4" w:space="0" w:color="auto"/>
            </w:tcBorders>
            <w:shd w:val="clear" w:color="auto" w:fill="auto"/>
            <w:noWrap/>
            <w:vAlign w:val="bottom"/>
            <w:hideMark/>
          </w:tcPr>
          <w:p w14:paraId="4A4099F8"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9923" w:type="dxa"/>
            <w:gridSpan w:val="15"/>
            <w:tcBorders>
              <w:top w:val="nil"/>
              <w:left w:val="nil"/>
              <w:bottom w:val="nil"/>
              <w:right w:val="nil"/>
            </w:tcBorders>
            <w:shd w:val="clear" w:color="auto" w:fill="auto"/>
            <w:noWrap/>
            <w:vAlign w:val="bottom"/>
            <w:hideMark/>
          </w:tcPr>
          <w:p w14:paraId="59BDC385" w14:textId="530B490E" w:rsidR="00596D98" w:rsidRPr="00E74722" w:rsidRDefault="00596D98" w:rsidP="00596D98">
            <w:pPr>
              <w:spacing w:line="240" w:lineRule="auto"/>
              <w:rPr>
                <w:rFonts w:asciiTheme="minorHAnsi" w:hAnsiTheme="minorHAnsi" w:cstheme="minorHAnsi"/>
                <w:i/>
                <w:sz w:val="20"/>
                <w:highlight w:val="lightGray"/>
              </w:rPr>
            </w:pPr>
            <w:r w:rsidRPr="00E74722">
              <w:rPr>
                <w:rFonts w:asciiTheme="minorHAnsi" w:hAnsiTheme="minorHAnsi" w:cstheme="minorHAnsi"/>
                <w:i/>
                <w:sz w:val="22"/>
                <w:highlight w:val="lightGray"/>
              </w:rPr>
              <w:t>Modularization</w:t>
            </w:r>
          </w:p>
        </w:tc>
        <w:tc>
          <w:tcPr>
            <w:tcW w:w="1134" w:type="dxa"/>
            <w:tcBorders>
              <w:top w:val="nil"/>
              <w:left w:val="nil"/>
              <w:bottom w:val="nil"/>
              <w:right w:val="single" w:sz="4" w:space="0" w:color="auto"/>
            </w:tcBorders>
            <w:shd w:val="clear" w:color="auto" w:fill="auto"/>
            <w:noWrap/>
            <w:vAlign w:val="bottom"/>
            <w:hideMark/>
          </w:tcPr>
          <w:p w14:paraId="6002AFA3"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71D65F7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2BF0B39" w14:textId="06FB2F37"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w:t>
            </w:r>
          </w:p>
        </w:tc>
        <w:tc>
          <w:tcPr>
            <w:tcW w:w="850" w:type="dxa"/>
            <w:tcBorders>
              <w:top w:val="nil"/>
              <w:left w:val="nil"/>
              <w:bottom w:val="nil"/>
              <w:right w:val="single" w:sz="4" w:space="0" w:color="auto"/>
            </w:tcBorders>
            <w:shd w:val="clear" w:color="auto" w:fill="auto"/>
            <w:noWrap/>
            <w:vAlign w:val="bottom"/>
            <w:hideMark/>
          </w:tcPr>
          <w:p w14:paraId="261E83FE"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7BBA6B88" w14:textId="6856F145"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9BC2C7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3023549" w14:textId="6A72C0D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6C2EE8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F44EBE2" w14:textId="4F5C59E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21A3B33"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135DD2B2" w14:textId="24F211C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168AEDD"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8091099" w14:textId="75A0690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ECEC64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D986B14" w14:textId="25EA807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B50B256"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07BA5D16"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8182F7E" w14:textId="6D4EFF4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III.1.1</w:t>
            </w:r>
          </w:p>
        </w:tc>
        <w:tc>
          <w:tcPr>
            <w:tcW w:w="850" w:type="dxa"/>
            <w:tcBorders>
              <w:top w:val="nil"/>
              <w:left w:val="nil"/>
              <w:bottom w:val="nil"/>
              <w:right w:val="single" w:sz="4" w:space="0" w:color="auto"/>
            </w:tcBorders>
            <w:shd w:val="clear" w:color="auto" w:fill="auto"/>
            <w:noWrap/>
            <w:vAlign w:val="bottom"/>
            <w:hideMark/>
          </w:tcPr>
          <w:p w14:paraId="62E2CC8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nil"/>
              <w:bottom w:val="nil"/>
              <w:right w:val="nil"/>
            </w:tcBorders>
            <w:shd w:val="clear" w:color="auto" w:fill="auto"/>
            <w:noWrap/>
            <w:vAlign w:val="bottom"/>
            <w:hideMark/>
          </w:tcPr>
          <w:p w14:paraId="31CCB25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4E21A35"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411426F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D28998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599736F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924C14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8" w:type="dxa"/>
            <w:tcBorders>
              <w:top w:val="nil"/>
              <w:left w:val="single" w:sz="4" w:space="0" w:color="auto"/>
              <w:bottom w:val="nil"/>
              <w:right w:val="nil"/>
            </w:tcBorders>
            <w:shd w:val="clear" w:color="auto" w:fill="auto"/>
            <w:noWrap/>
            <w:vAlign w:val="bottom"/>
            <w:hideMark/>
          </w:tcPr>
          <w:p w14:paraId="3216A97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A6F0AD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00FF120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463540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019CA22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105D49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r>
      <w:tr w:rsidR="00596D98" w:rsidRPr="00E74722" w14:paraId="57142CFE"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1391D01D" w14:textId="72FE7440"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III.1.2</w:t>
            </w:r>
          </w:p>
        </w:tc>
        <w:tc>
          <w:tcPr>
            <w:tcW w:w="850" w:type="dxa"/>
            <w:tcBorders>
              <w:top w:val="nil"/>
              <w:left w:val="nil"/>
              <w:bottom w:val="nil"/>
              <w:right w:val="single" w:sz="4" w:space="0" w:color="auto"/>
            </w:tcBorders>
            <w:shd w:val="clear" w:color="auto" w:fill="auto"/>
            <w:noWrap/>
            <w:vAlign w:val="bottom"/>
            <w:hideMark/>
          </w:tcPr>
          <w:p w14:paraId="5BE9A81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75</w:t>
            </w:r>
          </w:p>
        </w:tc>
        <w:tc>
          <w:tcPr>
            <w:tcW w:w="709" w:type="dxa"/>
            <w:tcBorders>
              <w:top w:val="nil"/>
              <w:left w:val="nil"/>
              <w:bottom w:val="nil"/>
              <w:right w:val="nil"/>
            </w:tcBorders>
            <w:shd w:val="clear" w:color="auto" w:fill="auto"/>
            <w:noWrap/>
            <w:vAlign w:val="bottom"/>
            <w:hideMark/>
          </w:tcPr>
          <w:p w14:paraId="2DE1BBF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7F3DAA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75</w:t>
            </w:r>
          </w:p>
        </w:tc>
        <w:tc>
          <w:tcPr>
            <w:tcW w:w="709" w:type="dxa"/>
            <w:tcBorders>
              <w:top w:val="nil"/>
              <w:left w:val="single" w:sz="4" w:space="0" w:color="auto"/>
              <w:bottom w:val="nil"/>
              <w:right w:val="nil"/>
            </w:tcBorders>
            <w:shd w:val="clear" w:color="auto" w:fill="auto"/>
            <w:noWrap/>
            <w:vAlign w:val="bottom"/>
            <w:hideMark/>
          </w:tcPr>
          <w:p w14:paraId="7117104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CD9548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75</w:t>
            </w:r>
          </w:p>
        </w:tc>
        <w:tc>
          <w:tcPr>
            <w:tcW w:w="709" w:type="dxa"/>
            <w:gridSpan w:val="2"/>
            <w:tcBorders>
              <w:top w:val="nil"/>
              <w:left w:val="single" w:sz="4" w:space="0" w:color="auto"/>
              <w:bottom w:val="nil"/>
              <w:right w:val="nil"/>
            </w:tcBorders>
            <w:shd w:val="clear" w:color="auto" w:fill="auto"/>
            <w:noWrap/>
            <w:vAlign w:val="bottom"/>
            <w:hideMark/>
          </w:tcPr>
          <w:p w14:paraId="588DABB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E018D6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75</w:t>
            </w:r>
          </w:p>
        </w:tc>
        <w:tc>
          <w:tcPr>
            <w:tcW w:w="708" w:type="dxa"/>
            <w:tcBorders>
              <w:top w:val="nil"/>
              <w:left w:val="single" w:sz="4" w:space="0" w:color="auto"/>
              <w:bottom w:val="nil"/>
              <w:right w:val="nil"/>
            </w:tcBorders>
            <w:shd w:val="clear" w:color="auto" w:fill="auto"/>
            <w:noWrap/>
            <w:vAlign w:val="bottom"/>
            <w:hideMark/>
          </w:tcPr>
          <w:p w14:paraId="2C9AA74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40FEFC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75</w:t>
            </w:r>
          </w:p>
        </w:tc>
        <w:tc>
          <w:tcPr>
            <w:tcW w:w="709" w:type="dxa"/>
            <w:gridSpan w:val="2"/>
            <w:tcBorders>
              <w:top w:val="nil"/>
              <w:left w:val="single" w:sz="4" w:space="0" w:color="auto"/>
              <w:bottom w:val="nil"/>
              <w:right w:val="nil"/>
            </w:tcBorders>
            <w:shd w:val="clear" w:color="auto" w:fill="auto"/>
            <w:noWrap/>
            <w:vAlign w:val="bottom"/>
            <w:hideMark/>
          </w:tcPr>
          <w:p w14:paraId="326DE2A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C9E1B0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75</w:t>
            </w:r>
          </w:p>
        </w:tc>
        <w:tc>
          <w:tcPr>
            <w:tcW w:w="709" w:type="dxa"/>
            <w:tcBorders>
              <w:top w:val="nil"/>
              <w:left w:val="single" w:sz="4" w:space="0" w:color="auto"/>
              <w:bottom w:val="nil"/>
              <w:right w:val="nil"/>
            </w:tcBorders>
            <w:shd w:val="clear" w:color="auto" w:fill="auto"/>
            <w:noWrap/>
            <w:vAlign w:val="bottom"/>
            <w:hideMark/>
          </w:tcPr>
          <w:p w14:paraId="1880CCD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0401FE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75</w:t>
            </w:r>
          </w:p>
        </w:tc>
      </w:tr>
      <w:tr w:rsidR="00596D98" w:rsidRPr="00E74722" w14:paraId="7DF1322C"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3C0EEAD5" w14:textId="26BEB71C"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III.1.3</w:t>
            </w:r>
          </w:p>
        </w:tc>
        <w:tc>
          <w:tcPr>
            <w:tcW w:w="850" w:type="dxa"/>
            <w:tcBorders>
              <w:top w:val="nil"/>
              <w:left w:val="nil"/>
              <w:bottom w:val="nil"/>
              <w:right w:val="single" w:sz="4" w:space="0" w:color="auto"/>
            </w:tcBorders>
            <w:shd w:val="clear" w:color="auto" w:fill="auto"/>
            <w:noWrap/>
            <w:vAlign w:val="bottom"/>
            <w:hideMark/>
          </w:tcPr>
          <w:p w14:paraId="2353D01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95</w:t>
            </w:r>
          </w:p>
        </w:tc>
        <w:tc>
          <w:tcPr>
            <w:tcW w:w="709" w:type="dxa"/>
            <w:tcBorders>
              <w:top w:val="nil"/>
              <w:left w:val="nil"/>
              <w:bottom w:val="nil"/>
              <w:right w:val="nil"/>
            </w:tcBorders>
            <w:shd w:val="clear" w:color="auto" w:fill="auto"/>
            <w:noWrap/>
            <w:vAlign w:val="bottom"/>
            <w:hideMark/>
          </w:tcPr>
          <w:p w14:paraId="6161B1C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7BED1EF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64</w:t>
            </w:r>
          </w:p>
        </w:tc>
        <w:tc>
          <w:tcPr>
            <w:tcW w:w="709" w:type="dxa"/>
            <w:tcBorders>
              <w:top w:val="nil"/>
              <w:left w:val="single" w:sz="4" w:space="0" w:color="auto"/>
              <w:bottom w:val="nil"/>
              <w:right w:val="nil"/>
            </w:tcBorders>
            <w:shd w:val="clear" w:color="auto" w:fill="auto"/>
            <w:noWrap/>
            <w:vAlign w:val="bottom"/>
            <w:hideMark/>
          </w:tcPr>
          <w:p w14:paraId="52C8D79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7E04C11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64</w:t>
            </w:r>
          </w:p>
        </w:tc>
        <w:tc>
          <w:tcPr>
            <w:tcW w:w="709" w:type="dxa"/>
            <w:gridSpan w:val="2"/>
            <w:tcBorders>
              <w:top w:val="nil"/>
              <w:left w:val="single" w:sz="4" w:space="0" w:color="auto"/>
              <w:bottom w:val="nil"/>
              <w:right w:val="nil"/>
            </w:tcBorders>
            <w:shd w:val="clear" w:color="auto" w:fill="auto"/>
            <w:noWrap/>
            <w:vAlign w:val="bottom"/>
            <w:hideMark/>
          </w:tcPr>
          <w:p w14:paraId="17711A8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691462D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64</w:t>
            </w:r>
          </w:p>
        </w:tc>
        <w:tc>
          <w:tcPr>
            <w:tcW w:w="708" w:type="dxa"/>
            <w:tcBorders>
              <w:top w:val="nil"/>
              <w:left w:val="single" w:sz="4" w:space="0" w:color="auto"/>
              <w:bottom w:val="nil"/>
              <w:right w:val="nil"/>
            </w:tcBorders>
            <w:shd w:val="clear" w:color="auto" w:fill="auto"/>
            <w:noWrap/>
            <w:vAlign w:val="bottom"/>
            <w:hideMark/>
          </w:tcPr>
          <w:p w14:paraId="4E21E21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04EABD4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64</w:t>
            </w:r>
          </w:p>
        </w:tc>
        <w:tc>
          <w:tcPr>
            <w:tcW w:w="709" w:type="dxa"/>
            <w:gridSpan w:val="2"/>
            <w:tcBorders>
              <w:top w:val="nil"/>
              <w:left w:val="single" w:sz="4" w:space="0" w:color="auto"/>
              <w:bottom w:val="nil"/>
              <w:right w:val="nil"/>
            </w:tcBorders>
            <w:shd w:val="clear" w:color="auto" w:fill="auto"/>
            <w:noWrap/>
            <w:vAlign w:val="bottom"/>
            <w:hideMark/>
          </w:tcPr>
          <w:p w14:paraId="3C6D415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46705E9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64</w:t>
            </w:r>
          </w:p>
        </w:tc>
        <w:tc>
          <w:tcPr>
            <w:tcW w:w="709" w:type="dxa"/>
            <w:tcBorders>
              <w:top w:val="nil"/>
              <w:left w:val="single" w:sz="4" w:space="0" w:color="auto"/>
              <w:bottom w:val="nil"/>
              <w:right w:val="nil"/>
            </w:tcBorders>
            <w:shd w:val="clear" w:color="auto" w:fill="auto"/>
            <w:noWrap/>
            <w:vAlign w:val="bottom"/>
            <w:hideMark/>
          </w:tcPr>
          <w:p w14:paraId="5FE9218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0DB899C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64</w:t>
            </w:r>
          </w:p>
        </w:tc>
      </w:tr>
      <w:tr w:rsidR="00596D98" w:rsidRPr="00E74722" w14:paraId="22D1DC9F"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91EC6FC" w14:textId="7D836A63"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III.1.4</w:t>
            </w:r>
          </w:p>
        </w:tc>
        <w:tc>
          <w:tcPr>
            <w:tcW w:w="850" w:type="dxa"/>
            <w:tcBorders>
              <w:top w:val="nil"/>
              <w:left w:val="nil"/>
              <w:bottom w:val="nil"/>
              <w:right w:val="single" w:sz="4" w:space="0" w:color="auto"/>
            </w:tcBorders>
            <w:shd w:val="clear" w:color="auto" w:fill="auto"/>
            <w:noWrap/>
            <w:vAlign w:val="bottom"/>
            <w:hideMark/>
          </w:tcPr>
          <w:p w14:paraId="1CC474E9"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nil"/>
              <w:bottom w:val="nil"/>
              <w:right w:val="nil"/>
            </w:tcBorders>
            <w:shd w:val="clear" w:color="auto" w:fill="auto"/>
            <w:noWrap/>
            <w:vAlign w:val="bottom"/>
            <w:hideMark/>
          </w:tcPr>
          <w:p w14:paraId="37C5CD6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A66FD6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1C144FB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2428CD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5E214BB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3E62E69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40</w:t>
            </w:r>
          </w:p>
        </w:tc>
        <w:tc>
          <w:tcPr>
            <w:tcW w:w="708" w:type="dxa"/>
            <w:tcBorders>
              <w:top w:val="nil"/>
              <w:left w:val="single" w:sz="4" w:space="0" w:color="auto"/>
              <w:bottom w:val="nil"/>
              <w:right w:val="nil"/>
            </w:tcBorders>
            <w:shd w:val="clear" w:color="auto" w:fill="auto"/>
            <w:noWrap/>
            <w:vAlign w:val="bottom"/>
            <w:hideMark/>
          </w:tcPr>
          <w:p w14:paraId="7334849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0CFAA5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79C68D7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12E017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6CFB408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7DE705A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40</w:t>
            </w:r>
          </w:p>
        </w:tc>
      </w:tr>
      <w:tr w:rsidR="00596D98" w:rsidRPr="00E74722" w14:paraId="2BE93B93"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80995B4" w14:textId="3595412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III.1.5</w:t>
            </w:r>
          </w:p>
        </w:tc>
        <w:tc>
          <w:tcPr>
            <w:tcW w:w="850" w:type="dxa"/>
            <w:tcBorders>
              <w:top w:val="nil"/>
              <w:left w:val="nil"/>
              <w:bottom w:val="nil"/>
              <w:right w:val="single" w:sz="4" w:space="0" w:color="auto"/>
            </w:tcBorders>
            <w:shd w:val="clear" w:color="auto" w:fill="auto"/>
            <w:noWrap/>
            <w:vAlign w:val="bottom"/>
            <w:hideMark/>
          </w:tcPr>
          <w:p w14:paraId="52C10157"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515D567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4CB4111"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48BEC3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6F2A97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265B204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10F12D0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708" w:type="dxa"/>
            <w:tcBorders>
              <w:top w:val="nil"/>
              <w:left w:val="single" w:sz="4" w:space="0" w:color="auto"/>
              <w:bottom w:val="nil"/>
              <w:right w:val="nil"/>
            </w:tcBorders>
            <w:shd w:val="clear" w:color="auto" w:fill="auto"/>
            <w:noWrap/>
            <w:vAlign w:val="bottom"/>
            <w:hideMark/>
          </w:tcPr>
          <w:p w14:paraId="0F59A0C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C7A3C2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86264A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71BD502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709" w:type="dxa"/>
            <w:tcBorders>
              <w:top w:val="nil"/>
              <w:left w:val="single" w:sz="4" w:space="0" w:color="auto"/>
              <w:bottom w:val="nil"/>
              <w:right w:val="nil"/>
            </w:tcBorders>
            <w:shd w:val="clear" w:color="auto" w:fill="auto"/>
            <w:noWrap/>
            <w:vAlign w:val="bottom"/>
            <w:hideMark/>
          </w:tcPr>
          <w:p w14:paraId="06BA075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29B8A6F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r>
      <w:tr w:rsidR="00596D98" w:rsidRPr="00E74722" w14:paraId="5B6680B9"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D9F4FF1" w14:textId="39F1C2FF"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III.1.6</w:t>
            </w:r>
          </w:p>
        </w:tc>
        <w:tc>
          <w:tcPr>
            <w:tcW w:w="850" w:type="dxa"/>
            <w:tcBorders>
              <w:top w:val="nil"/>
              <w:left w:val="nil"/>
              <w:bottom w:val="nil"/>
              <w:right w:val="single" w:sz="4" w:space="0" w:color="auto"/>
            </w:tcBorders>
            <w:shd w:val="clear" w:color="auto" w:fill="auto"/>
            <w:noWrap/>
            <w:vAlign w:val="bottom"/>
            <w:hideMark/>
          </w:tcPr>
          <w:p w14:paraId="53CAACB6"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nil"/>
              <w:bottom w:val="nil"/>
              <w:right w:val="nil"/>
            </w:tcBorders>
            <w:shd w:val="clear" w:color="auto" w:fill="auto"/>
            <w:noWrap/>
            <w:vAlign w:val="bottom"/>
            <w:hideMark/>
          </w:tcPr>
          <w:p w14:paraId="2150ABF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EE2FC0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709" w:type="dxa"/>
            <w:tcBorders>
              <w:top w:val="nil"/>
              <w:left w:val="single" w:sz="4" w:space="0" w:color="auto"/>
              <w:bottom w:val="nil"/>
              <w:right w:val="nil"/>
            </w:tcBorders>
            <w:shd w:val="clear" w:color="auto" w:fill="auto"/>
            <w:noWrap/>
            <w:vAlign w:val="bottom"/>
            <w:hideMark/>
          </w:tcPr>
          <w:p w14:paraId="54EA65D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F51BAC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60</w:t>
            </w:r>
          </w:p>
        </w:tc>
        <w:tc>
          <w:tcPr>
            <w:tcW w:w="709" w:type="dxa"/>
            <w:gridSpan w:val="2"/>
            <w:tcBorders>
              <w:top w:val="nil"/>
              <w:left w:val="single" w:sz="4" w:space="0" w:color="auto"/>
              <w:bottom w:val="nil"/>
              <w:right w:val="nil"/>
            </w:tcBorders>
            <w:shd w:val="clear" w:color="auto" w:fill="auto"/>
            <w:noWrap/>
            <w:vAlign w:val="bottom"/>
            <w:hideMark/>
          </w:tcPr>
          <w:p w14:paraId="3D773DA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228630C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20</w:t>
            </w:r>
          </w:p>
        </w:tc>
        <w:tc>
          <w:tcPr>
            <w:tcW w:w="708" w:type="dxa"/>
            <w:tcBorders>
              <w:top w:val="nil"/>
              <w:left w:val="single" w:sz="4" w:space="0" w:color="auto"/>
              <w:bottom w:val="nil"/>
              <w:right w:val="nil"/>
            </w:tcBorders>
            <w:shd w:val="clear" w:color="auto" w:fill="auto"/>
            <w:noWrap/>
            <w:vAlign w:val="bottom"/>
            <w:hideMark/>
          </w:tcPr>
          <w:p w14:paraId="110AF43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6C48210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40</w:t>
            </w:r>
          </w:p>
        </w:tc>
        <w:tc>
          <w:tcPr>
            <w:tcW w:w="709" w:type="dxa"/>
            <w:gridSpan w:val="2"/>
            <w:tcBorders>
              <w:top w:val="nil"/>
              <w:left w:val="single" w:sz="4" w:space="0" w:color="auto"/>
              <w:bottom w:val="nil"/>
              <w:right w:val="nil"/>
            </w:tcBorders>
            <w:shd w:val="clear" w:color="auto" w:fill="auto"/>
            <w:noWrap/>
            <w:vAlign w:val="bottom"/>
            <w:hideMark/>
          </w:tcPr>
          <w:p w14:paraId="2628AA3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0117E11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40</w:t>
            </w:r>
          </w:p>
        </w:tc>
        <w:tc>
          <w:tcPr>
            <w:tcW w:w="709" w:type="dxa"/>
            <w:tcBorders>
              <w:top w:val="nil"/>
              <w:left w:val="single" w:sz="4" w:space="0" w:color="auto"/>
              <w:bottom w:val="nil"/>
              <w:right w:val="nil"/>
            </w:tcBorders>
            <w:shd w:val="clear" w:color="auto" w:fill="auto"/>
            <w:noWrap/>
            <w:vAlign w:val="bottom"/>
            <w:hideMark/>
          </w:tcPr>
          <w:p w14:paraId="0C24188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5FCD208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40</w:t>
            </w:r>
          </w:p>
        </w:tc>
      </w:tr>
      <w:tr w:rsidR="004F210C" w:rsidRPr="00E74722" w14:paraId="5AEDAABB" w14:textId="77777777" w:rsidTr="004F210C">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14:paraId="1D686B5F" w14:textId="77777777" w:rsidR="004F210C" w:rsidRPr="00E74722" w:rsidRDefault="004F210C" w:rsidP="004F210C">
            <w:pPr>
              <w:spacing w:line="240" w:lineRule="auto"/>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lastRenderedPageBreak/>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14:paraId="49EBE730"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7A1107CE"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QGIS</w:t>
            </w:r>
          </w:p>
        </w:tc>
        <w:tc>
          <w:tcPr>
            <w:tcW w:w="1843" w:type="dxa"/>
            <w:gridSpan w:val="3"/>
            <w:tcBorders>
              <w:top w:val="single" w:sz="4" w:space="0" w:color="auto"/>
              <w:left w:val="single" w:sz="4" w:space="0" w:color="auto"/>
              <w:right w:val="nil"/>
            </w:tcBorders>
            <w:shd w:val="clear" w:color="auto" w:fill="auto"/>
            <w:noWrap/>
            <w:vAlign w:val="bottom"/>
            <w:hideMark/>
          </w:tcPr>
          <w:p w14:paraId="7A657533"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14:paraId="214E200A"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gvSIG</w:t>
            </w:r>
            <w:proofErr w:type="spellEnd"/>
          </w:p>
        </w:tc>
        <w:tc>
          <w:tcPr>
            <w:tcW w:w="1843" w:type="dxa"/>
            <w:gridSpan w:val="4"/>
            <w:tcBorders>
              <w:top w:val="single" w:sz="4" w:space="0" w:color="auto"/>
              <w:left w:val="single" w:sz="4" w:space="0" w:color="000000"/>
              <w:right w:val="single" w:sz="4" w:space="0" w:color="000000"/>
            </w:tcBorders>
          </w:tcPr>
          <w:p w14:paraId="4D2FD282"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3EABABE1"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OpenJUMP</w:t>
            </w:r>
            <w:proofErr w:type="spellEnd"/>
          </w:p>
        </w:tc>
      </w:tr>
      <w:tr w:rsidR="004F210C" w:rsidRPr="00E74722" w14:paraId="5207CD4E" w14:textId="77777777" w:rsidTr="004F210C">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14:paraId="6ABBB986" w14:textId="77777777" w:rsidR="004F210C" w:rsidRPr="00E74722" w:rsidRDefault="004F210C" w:rsidP="004F210C">
            <w:pPr>
              <w:spacing w:line="240" w:lineRule="auto"/>
              <w:jc w:val="center"/>
              <w:rPr>
                <w:rFonts w:ascii="Calibri" w:hAnsi="Calibri" w:cs="Calibri"/>
                <w:b/>
                <w:bCs/>
                <w:i/>
                <w:iCs/>
                <w:color w:val="000000"/>
                <w:sz w:val="20"/>
                <w:szCs w:val="22"/>
                <w:highlight w:val="lightGray"/>
              </w:rPr>
            </w:pPr>
          </w:p>
        </w:tc>
        <w:tc>
          <w:tcPr>
            <w:tcW w:w="850" w:type="dxa"/>
            <w:tcBorders>
              <w:top w:val="nil"/>
              <w:left w:val="nil"/>
              <w:bottom w:val="single" w:sz="4" w:space="0" w:color="auto"/>
              <w:right w:val="nil"/>
            </w:tcBorders>
            <w:shd w:val="clear" w:color="auto" w:fill="auto"/>
            <w:noWrap/>
            <w:vAlign w:val="bottom"/>
            <w:hideMark/>
          </w:tcPr>
          <w:p w14:paraId="3EC9319B"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w:t>
            </w:r>
          </w:p>
        </w:tc>
        <w:tc>
          <w:tcPr>
            <w:tcW w:w="709" w:type="dxa"/>
            <w:tcBorders>
              <w:top w:val="nil"/>
              <w:left w:val="single" w:sz="4" w:space="0" w:color="000000"/>
              <w:bottom w:val="single" w:sz="4" w:space="0" w:color="auto"/>
              <w:right w:val="nil"/>
            </w:tcBorders>
            <w:shd w:val="clear" w:color="auto" w:fill="auto"/>
            <w:noWrap/>
            <w:vAlign w:val="bottom"/>
            <w:hideMark/>
          </w:tcPr>
          <w:p w14:paraId="4780DEAD"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nil"/>
            </w:tcBorders>
            <w:shd w:val="clear" w:color="auto" w:fill="auto"/>
            <w:noWrap/>
            <w:vAlign w:val="bottom"/>
            <w:hideMark/>
          </w:tcPr>
          <w:p w14:paraId="35EB64BF"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14:paraId="2284BB52"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5912FAA6"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4826A58B"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0DA9AD46"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14:paraId="41691FDC"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78F8150F"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604CCDFE"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7D8778B0"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14:paraId="512DFBF6"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6C27E84D"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r>
      <w:tr w:rsidR="00596D98" w:rsidRPr="00E74722" w14:paraId="436E903D"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66523E9" w14:textId="0AD28935"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III.1.7</w:t>
            </w:r>
          </w:p>
        </w:tc>
        <w:tc>
          <w:tcPr>
            <w:tcW w:w="850" w:type="dxa"/>
            <w:tcBorders>
              <w:top w:val="nil"/>
              <w:left w:val="nil"/>
              <w:bottom w:val="nil"/>
              <w:right w:val="single" w:sz="4" w:space="0" w:color="auto"/>
            </w:tcBorders>
            <w:shd w:val="clear" w:color="auto" w:fill="auto"/>
            <w:noWrap/>
            <w:vAlign w:val="bottom"/>
            <w:hideMark/>
          </w:tcPr>
          <w:p w14:paraId="711F47EE"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58176EB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5FE789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5E65B94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F8108D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43D279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9241BD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494C5D4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1A3F8D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5A8D12F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11E3C1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2FF32EF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F5CBA9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199DF8EF"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3A05126" w14:textId="49E65E3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III.1.8</w:t>
            </w:r>
          </w:p>
        </w:tc>
        <w:tc>
          <w:tcPr>
            <w:tcW w:w="850" w:type="dxa"/>
            <w:tcBorders>
              <w:top w:val="nil"/>
              <w:left w:val="nil"/>
              <w:bottom w:val="nil"/>
              <w:right w:val="single" w:sz="4" w:space="0" w:color="auto"/>
            </w:tcBorders>
            <w:shd w:val="clear" w:color="auto" w:fill="auto"/>
            <w:noWrap/>
            <w:vAlign w:val="bottom"/>
            <w:hideMark/>
          </w:tcPr>
          <w:p w14:paraId="3855E23E"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51D52A4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9C3EA1D"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6BF9523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6D3252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D450CA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D043BF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067C400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7B11E3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0E0FD6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264F3B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15E7656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92A5F7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2557760C"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C6396FB" w14:textId="25B85086"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III.1.9</w:t>
            </w:r>
          </w:p>
        </w:tc>
        <w:tc>
          <w:tcPr>
            <w:tcW w:w="850" w:type="dxa"/>
            <w:tcBorders>
              <w:top w:val="nil"/>
              <w:left w:val="nil"/>
              <w:bottom w:val="nil"/>
              <w:right w:val="single" w:sz="4" w:space="0" w:color="auto"/>
            </w:tcBorders>
            <w:shd w:val="clear" w:color="auto" w:fill="auto"/>
            <w:noWrap/>
            <w:vAlign w:val="bottom"/>
            <w:hideMark/>
          </w:tcPr>
          <w:p w14:paraId="73A3F0D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nil"/>
              <w:bottom w:val="nil"/>
              <w:right w:val="nil"/>
            </w:tcBorders>
            <w:shd w:val="clear" w:color="auto" w:fill="auto"/>
            <w:noWrap/>
            <w:vAlign w:val="bottom"/>
            <w:hideMark/>
          </w:tcPr>
          <w:p w14:paraId="735AC01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B8832DB"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3313E92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DE559A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02AD7AF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5453360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26</w:t>
            </w:r>
          </w:p>
        </w:tc>
        <w:tc>
          <w:tcPr>
            <w:tcW w:w="708" w:type="dxa"/>
            <w:tcBorders>
              <w:top w:val="nil"/>
              <w:left w:val="single" w:sz="4" w:space="0" w:color="auto"/>
              <w:bottom w:val="nil"/>
              <w:right w:val="nil"/>
            </w:tcBorders>
            <w:shd w:val="clear" w:color="auto" w:fill="auto"/>
            <w:noWrap/>
            <w:vAlign w:val="bottom"/>
            <w:hideMark/>
          </w:tcPr>
          <w:p w14:paraId="174BFA9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58D95A1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9" w:type="dxa"/>
            <w:gridSpan w:val="2"/>
            <w:tcBorders>
              <w:top w:val="nil"/>
              <w:left w:val="single" w:sz="4" w:space="0" w:color="auto"/>
              <w:bottom w:val="nil"/>
              <w:right w:val="nil"/>
            </w:tcBorders>
            <w:shd w:val="clear" w:color="auto" w:fill="auto"/>
            <w:noWrap/>
            <w:vAlign w:val="bottom"/>
            <w:hideMark/>
          </w:tcPr>
          <w:p w14:paraId="2562A33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541B390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9" w:type="dxa"/>
            <w:tcBorders>
              <w:top w:val="nil"/>
              <w:left w:val="single" w:sz="4" w:space="0" w:color="auto"/>
              <w:bottom w:val="nil"/>
              <w:right w:val="nil"/>
            </w:tcBorders>
            <w:shd w:val="clear" w:color="auto" w:fill="auto"/>
            <w:noWrap/>
            <w:vAlign w:val="bottom"/>
            <w:hideMark/>
          </w:tcPr>
          <w:p w14:paraId="3368DF5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bottom w:val="nil"/>
              <w:right w:val="single" w:sz="4" w:space="0" w:color="auto"/>
            </w:tcBorders>
            <w:shd w:val="clear" w:color="auto" w:fill="auto"/>
            <w:noWrap/>
            <w:vAlign w:val="bottom"/>
            <w:hideMark/>
          </w:tcPr>
          <w:p w14:paraId="594E211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r>
      <w:tr w:rsidR="00596D98" w:rsidRPr="00E74722" w14:paraId="68C4C119"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7588147" w14:textId="2AF5EC8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III.1.10</w:t>
            </w:r>
          </w:p>
        </w:tc>
        <w:tc>
          <w:tcPr>
            <w:tcW w:w="850" w:type="dxa"/>
            <w:tcBorders>
              <w:top w:val="nil"/>
              <w:left w:val="nil"/>
              <w:bottom w:val="nil"/>
              <w:right w:val="single" w:sz="4" w:space="0" w:color="auto"/>
            </w:tcBorders>
            <w:shd w:val="clear" w:color="auto" w:fill="auto"/>
            <w:noWrap/>
            <w:vAlign w:val="bottom"/>
            <w:hideMark/>
          </w:tcPr>
          <w:p w14:paraId="09644F3F"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6840DE2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B9870B1"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4227F1F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1799AD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1371B3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A1B6A9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48D4EE6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BCA0E8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19B29B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89CAD9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6DBD799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8ED759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27F17E31"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F30D278" w14:textId="37802507"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III.2</w:t>
            </w:r>
          </w:p>
        </w:tc>
        <w:tc>
          <w:tcPr>
            <w:tcW w:w="850" w:type="dxa"/>
            <w:tcBorders>
              <w:top w:val="nil"/>
              <w:left w:val="nil"/>
              <w:bottom w:val="nil"/>
              <w:right w:val="single" w:sz="4" w:space="0" w:color="auto"/>
            </w:tcBorders>
            <w:shd w:val="clear" w:color="auto" w:fill="auto"/>
            <w:noWrap/>
            <w:vAlign w:val="bottom"/>
            <w:hideMark/>
          </w:tcPr>
          <w:p w14:paraId="6F071F21"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7F42378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A58869D"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21310FC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236F77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41C1917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9F5487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8" w:type="dxa"/>
            <w:tcBorders>
              <w:top w:val="nil"/>
              <w:left w:val="single" w:sz="4" w:space="0" w:color="auto"/>
              <w:bottom w:val="nil"/>
              <w:right w:val="nil"/>
            </w:tcBorders>
            <w:shd w:val="clear" w:color="auto" w:fill="auto"/>
            <w:noWrap/>
            <w:vAlign w:val="bottom"/>
            <w:hideMark/>
          </w:tcPr>
          <w:p w14:paraId="11EA8BE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E04C72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4858CE2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1EA786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6B18E785"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3576C1B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r>
      <w:tr w:rsidR="00596D98" w:rsidRPr="00E74722" w14:paraId="3A120FE3"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682DDF0" w14:textId="4A194E8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III.3</w:t>
            </w:r>
          </w:p>
        </w:tc>
        <w:tc>
          <w:tcPr>
            <w:tcW w:w="850" w:type="dxa"/>
            <w:tcBorders>
              <w:top w:val="nil"/>
              <w:left w:val="nil"/>
              <w:bottom w:val="nil"/>
              <w:right w:val="single" w:sz="4" w:space="0" w:color="auto"/>
            </w:tcBorders>
            <w:shd w:val="clear" w:color="auto" w:fill="auto"/>
            <w:noWrap/>
            <w:vAlign w:val="bottom"/>
            <w:hideMark/>
          </w:tcPr>
          <w:p w14:paraId="15892C9D"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4A81303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9239C2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462951E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A38532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DD9D9A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97FAC2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41FBBE1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1B7559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215C2DC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855A2C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3852AAE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673F88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76BC364A"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1F83DD2" w14:textId="47E6EB8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III.4</w:t>
            </w:r>
          </w:p>
        </w:tc>
        <w:tc>
          <w:tcPr>
            <w:tcW w:w="850" w:type="dxa"/>
            <w:tcBorders>
              <w:top w:val="nil"/>
              <w:left w:val="nil"/>
              <w:bottom w:val="nil"/>
              <w:right w:val="single" w:sz="4" w:space="0" w:color="auto"/>
            </w:tcBorders>
            <w:shd w:val="clear" w:color="auto" w:fill="auto"/>
            <w:noWrap/>
            <w:vAlign w:val="bottom"/>
            <w:hideMark/>
          </w:tcPr>
          <w:p w14:paraId="0B6890A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45816D8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bottom w:val="nil"/>
              <w:right w:val="single" w:sz="4" w:space="0" w:color="auto"/>
            </w:tcBorders>
            <w:shd w:val="clear" w:color="auto" w:fill="auto"/>
            <w:noWrap/>
            <w:vAlign w:val="bottom"/>
            <w:hideMark/>
          </w:tcPr>
          <w:p w14:paraId="11544D6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67</w:t>
            </w:r>
          </w:p>
        </w:tc>
        <w:tc>
          <w:tcPr>
            <w:tcW w:w="709" w:type="dxa"/>
            <w:tcBorders>
              <w:top w:val="nil"/>
              <w:left w:val="single" w:sz="4" w:space="0" w:color="auto"/>
              <w:bottom w:val="nil"/>
              <w:right w:val="nil"/>
            </w:tcBorders>
            <w:shd w:val="clear" w:color="auto" w:fill="auto"/>
            <w:noWrap/>
            <w:vAlign w:val="bottom"/>
            <w:hideMark/>
          </w:tcPr>
          <w:p w14:paraId="6A2A557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51C8E8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639530B4"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6D7A4AD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8" w:type="dxa"/>
            <w:tcBorders>
              <w:top w:val="nil"/>
              <w:left w:val="single" w:sz="4" w:space="0" w:color="auto"/>
              <w:bottom w:val="nil"/>
              <w:right w:val="nil"/>
            </w:tcBorders>
            <w:shd w:val="clear" w:color="auto" w:fill="auto"/>
            <w:noWrap/>
            <w:vAlign w:val="bottom"/>
            <w:hideMark/>
          </w:tcPr>
          <w:p w14:paraId="079732EB"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4E89160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9" w:type="dxa"/>
            <w:gridSpan w:val="2"/>
            <w:tcBorders>
              <w:top w:val="nil"/>
              <w:left w:val="single" w:sz="4" w:space="0" w:color="auto"/>
              <w:bottom w:val="nil"/>
              <w:right w:val="nil"/>
            </w:tcBorders>
            <w:shd w:val="clear" w:color="auto" w:fill="auto"/>
            <w:noWrap/>
            <w:vAlign w:val="bottom"/>
            <w:hideMark/>
          </w:tcPr>
          <w:p w14:paraId="7C1F986E"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6327BE8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9" w:type="dxa"/>
            <w:tcBorders>
              <w:top w:val="nil"/>
              <w:left w:val="single" w:sz="4" w:space="0" w:color="auto"/>
              <w:bottom w:val="nil"/>
              <w:right w:val="nil"/>
            </w:tcBorders>
            <w:shd w:val="clear" w:color="auto" w:fill="auto"/>
            <w:noWrap/>
            <w:vAlign w:val="bottom"/>
            <w:hideMark/>
          </w:tcPr>
          <w:p w14:paraId="06C42F29"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tcBorders>
              <w:top w:val="nil"/>
              <w:left w:val="nil"/>
              <w:bottom w:val="nil"/>
              <w:right w:val="single" w:sz="4" w:space="0" w:color="auto"/>
            </w:tcBorders>
            <w:shd w:val="clear" w:color="auto" w:fill="auto"/>
            <w:noWrap/>
            <w:vAlign w:val="bottom"/>
            <w:hideMark/>
          </w:tcPr>
          <w:p w14:paraId="2F51F8A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r>
      <w:tr w:rsidR="00596D98" w:rsidRPr="00E74722" w14:paraId="1F5925A0"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hideMark/>
          </w:tcPr>
          <w:p w14:paraId="2D7BB41D" w14:textId="00E6B3B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III.5</w:t>
            </w:r>
          </w:p>
        </w:tc>
        <w:tc>
          <w:tcPr>
            <w:tcW w:w="850" w:type="dxa"/>
            <w:tcBorders>
              <w:top w:val="nil"/>
              <w:left w:val="nil"/>
              <w:bottom w:val="nil"/>
              <w:right w:val="single" w:sz="4" w:space="0" w:color="auto"/>
            </w:tcBorders>
            <w:shd w:val="clear" w:color="auto" w:fill="auto"/>
            <w:noWrap/>
            <w:vAlign w:val="bottom"/>
            <w:hideMark/>
          </w:tcPr>
          <w:p w14:paraId="7DB9807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tcBorders>
              <w:top w:val="nil"/>
              <w:left w:val="nil"/>
              <w:right w:val="nil"/>
            </w:tcBorders>
            <w:shd w:val="clear" w:color="auto" w:fill="auto"/>
            <w:noWrap/>
            <w:vAlign w:val="bottom"/>
            <w:hideMark/>
          </w:tcPr>
          <w:p w14:paraId="5083584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right w:val="single" w:sz="4" w:space="0" w:color="auto"/>
            </w:tcBorders>
            <w:shd w:val="clear" w:color="auto" w:fill="auto"/>
            <w:noWrap/>
            <w:vAlign w:val="bottom"/>
            <w:hideMark/>
          </w:tcPr>
          <w:p w14:paraId="59DFB65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single" w:sz="4" w:space="0" w:color="auto"/>
              <w:right w:val="nil"/>
            </w:tcBorders>
            <w:shd w:val="clear" w:color="auto" w:fill="auto"/>
            <w:noWrap/>
            <w:vAlign w:val="bottom"/>
            <w:hideMark/>
          </w:tcPr>
          <w:p w14:paraId="7662700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right w:val="single" w:sz="4" w:space="0" w:color="auto"/>
            </w:tcBorders>
            <w:shd w:val="clear" w:color="auto" w:fill="auto"/>
            <w:noWrap/>
            <w:vAlign w:val="bottom"/>
            <w:hideMark/>
          </w:tcPr>
          <w:p w14:paraId="396FDF1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right w:val="nil"/>
            </w:tcBorders>
            <w:shd w:val="clear" w:color="auto" w:fill="auto"/>
            <w:noWrap/>
            <w:vAlign w:val="bottom"/>
            <w:hideMark/>
          </w:tcPr>
          <w:p w14:paraId="13CEFBAF" w14:textId="77777777" w:rsidR="00596D98" w:rsidRPr="00E74722" w:rsidRDefault="00596D98" w:rsidP="00596D98">
            <w:pPr>
              <w:spacing w:line="240" w:lineRule="auto"/>
              <w:jc w:val="right"/>
              <w:rPr>
                <w:rFonts w:ascii="Calibri" w:hAnsi="Calibri" w:cs="Calibri"/>
                <w:sz w:val="22"/>
                <w:szCs w:val="22"/>
                <w:highlight w:val="lightGray"/>
              </w:rPr>
            </w:pPr>
          </w:p>
        </w:tc>
        <w:tc>
          <w:tcPr>
            <w:tcW w:w="1134" w:type="dxa"/>
            <w:tcBorders>
              <w:top w:val="nil"/>
              <w:left w:val="nil"/>
              <w:right w:val="single" w:sz="4" w:space="0" w:color="auto"/>
            </w:tcBorders>
            <w:shd w:val="clear" w:color="auto" w:fill="auto"/>
            <w:noWrap/>
            <w:vAlign w:val="bottom"/>
            <w:hideMark/>
          </w:tcPr>
          <w:p w14:paraId="069A192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0</w:t>
            </w:r>
          </w:p>
        </w:tc>
        <w:tc>
          <w:tcPr>
            <w:tcW w:w="708" w:type="dxa"/>
            <w:tcBorders>
              <w:top w:val="nil"/>
              <w:left w:val="single" w:sz="4" w:space="0" w:color="auto"/>
              <w:right w:val="nil"/>
            </w:tcBorders>
            <w:shd w:val="clear" w:color="auto" w:fill="auto"/>
            <w:noWrap/>
            <w:vAlign w:val="bottom"/>
            <w:hideMark/>
          </w:tcPr>
          <w:p w14:paraId="60C2D57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tcBorders>
              <w:top w:val="nil"/>
              <w:left w:val="nil"/>
              <w:right w:val="single" w:sz="4" w:space="0" w:color="auto"/>
            </w:tcBorders>
            <w:shd w:val="clear" w:color="auto" w:fill="auto"/>
            <w:noWrap/>
            <w:vAlign w:val="bottom"/>
            <w:hideMark/>
          </w:tcPr>
          <w:p w14:paraId="2D830A5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9" w:type="dxa"/>
            <w:gridSpan w:val="2"/>
            <w:tcBorders>
              <w:top w:val="nil"/>
              <w:left w:val="single" w:sz="4" w:space="0" w:color="auto"/>
              <w:right w:val="nil"/>
            </w:tcBorders>
            <w:shd w:val="clear" w:color="auto" w:fill="auto"/>
            <w:noWrap/>
            <w:vAlign w:val="bottom"/>
            <w:hideMark/>
          </w:tcPr>
          <w:p w14:paraId="1730B7F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67</w:t>
            </w:r>
          </w:p>
        </w:tc>
        <w:tc>
          <w:tcPr>
            <w:tcW w:w="1134" w:type="dxa"/>
            <w:gridSpan w:val="2"/>
            <w:tcBorders>
              <w:top w:val="nil"/>
              <w:left w:val="nil"/>
              <w:right w:val="single" w:sz="4" w:space="0" w:color="auto"/>
            </w:tcBorders>
            <w:shd w:val="clear" w:color="auto" w:fill="auto"/>
            <w:noWrap/>
            <w:vAlign w:val="bottom"/>
            <w:hideMark/>
          </w:tcPr>
          <w:p w14:paraId="430DA0E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54</w:t>
            </w:r>
          </w:p>
        </w:tc>
        <w:tc>
          <w:tcPr>
            <w:tcW w:w="709" w:type="dxa"/>
            <w:tcBorders>
              <w:top w:val="nil"/>
              <w:left w:val="single" w:sz="4" w:space="0" w:color="auto"/>
              <w:right w:val="nil"/>
            </w:tcBorders>
            <w:shd w:val="clear" w:color="auto" w:fill="auto"/>
            <w:noWrap/>
            <w:vAlign w:val="bottom"/>
            <w:hideMark/>
          </w:tcPr>
          <w:p w14:paraId="7CE347A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33</w:t>
            </w:r>
          </w:p>
        </w:tc>
        <w:tc>
          <w:tcPr>
            <w:tcW w:w="1134" w:type="dxa"/>
            <w:tcBorders>
              <w:top w:val="nil"/>
              <w:left w:val="nil"/>
              <w:bottom w:val="nil"/>
              <w:right w:val="single" w:sz="4" w:space="0" w:color="auto"/>
            </w:tcBorders>
            <w:shd w:val="clear" w:color="auto" w:fill="auto"/>
            <w:noWrap/>
            <w:vAlign w:val="bottom"/>
            <w:hideMark/>
          </w:tcPr>
          <w:p w14:paraId="36420F7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26</w:t>
            </w:r>
          </w:p>
        </w:tc>
      </w:tr>
      <w:tr w:rsidR="00596D98" w:rsidRPr="00E74722" w14:paraId="34243070"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hideMark/>
          </w:tcPr>
          <w:p w14:paraId="01CE8F05" w14:textId="7E0ABD64"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w:t>
            </w:r>
          </w:p>
        </w:tc>
        <w:tc>
          <w:tcPr>
            <w:tcW w:w="850" w:type="dxa"/>
            <w:tcBorders>
              <w:top w:val="nil"/>
              <w:left w:val="nil"/>
              <w:bottom w:val="nil"/>
              <w:right w:val="single" w:sz="4" w:space="0" w:color="auto"/>
            </w:tcBorders>
            <w:shd w:val="clear" w:color="auto" w:fill="auto"/>
            <w:noWrap/>
            <w:vAlign w:val="bottom"/>
            <w:hideMark/>
          </w:tcPr>
          <w:p w14:paraId="6C51567B" w14:textId="77777777" w:rsidR="00596D98" w:rsidRPr="00E74722" w:rsidRDefault="00596D98" w:rsidP="00596D98">
            <w:pPr>
              <w:spacing w:line="240" w:lineRule="auto"/>
              <w:rPr>
                <w:rFonts w:ascii="Calibri" w:hAnsi="Calibri" w:cs="Calibri"/>
                <w:sz w:val="22"/>
                <w:szCs w:val="22"/>
                <w:highlight w:val="lightGray"/>
              </w:rPr>
            </w:pPr>
            <w:r w:rsidRPr="00E74722">
              <w:rPr>
                <w:rFonts w:ascii="Calibri" w:hAnsi="Calibri" w:cs="Calibri"/>
                <w:sz w:val="22"/>
                <w:szCs w:val="22"/>
                <w:highlight w:val="lightGray"/>
              </w:rPr>
              <w:t> </w:t>
            </w:r>
          </w:p>
        </w:tc>
        <w:tc>
          <w:tcPr>
            <w:tcW w:w="1417" w:type="dxa"/>
            <w:gridSpan w:val="2"/>
            <w:tcBorders>
              <w:top w:val="nil"/>
              <w:left w:val="nil"/>
              <w:bottom w:val="nil"/>
              <w:right w:val="nil"/>
            </w:tcBorders>
            <w:shd w:val="clear" w:color="auto" w:fill="auto"/>
            <w:noWrap/>
            <w:vAlign w:val="bottom"/>
            <w:hideMark/>
          </w:tcPr>
          <w:p w14:paraId="5C3EC273" w14:textId="77777777" w:rsidR="00596D98" w:rsidRPr="00E74722" w:rsidRDefault="00596D98" w:rsidP="00596D98">
            <w:pPr>
              <w:spacing w:line="240" w:lineRule="auto"/>
              <w:rPr>
                <w:rFonts w:asciiTheme="minorHAnsi" w:hAnsiTheme="minorHAnsi" w:cstheme="minorHAnsi"/>
                <w:i/>
                <w:sz w:val="22"/>
                <w:highlight w:val="lightGray"/>
              </w:rPr>
            </w:pPr>
            <w:r w:rsidRPr="00E74722">
              <w:rPr>
                <w:rFonts w:asciiTheme="minorHAnsi" w:hAnsiTheme="minorHAnsi" w:cstheme="minorHAnsi"/>
                <w:i/>
                <w:sz w:val="22"/>
                <w:highlight w:val="lightGray"/>
              </w:rPr>
              <w:t>Data Sharing</w:t>
            </w:r>
          </w:p>
        </w:tc>
        <w:tc>
          <w:tcPr>
            <w:tcW w:w="426" w:type="dxa"/>
            <w:tcBorders>
              <w:top w:val="nil"/>
              <w:left w:val="nil"/>
              <w:bottom w:val="nil"/>
              <w:right w:val="single" w:sz="4" w:space="0" w:color="auto"/>
            </w:tcBorders>
            <w:shd w:val="clear" w:color="auto" w:fill="auto"/>
            <w:vAlign w:val="bottom"/>
          </w:tcPr>
          <w:p w14:paraId="6EB69C80" w14:textId="77777777" w:rsidR="00596D98" w:rsidRPr="00E74722" w:rsidRDefault="00596D98" w:rsidP="00596D98">
            <w:pPr>
              <w:spacing w:line="240" w:lineRule="auto"/>
              <w:rPr>
                <w:rFonts w:asciiTheme="minorHAnsi" w:hAnsiTheme="minorHAnsi" w:cstheme="minorHAnsi"/>
                <w:i/>
                <w:sz w:val="22"/>
                <w:highlight w:val="lightGray"/>
              </w:rPr>
            </w:pPr>
          </w:p>
        </w:tc>
        <w:tc>
          <w:tcPr>
            <w:tcW w:w="1843" w:type="dxa"/>
            <w:gridSpan w:val="2"/>
            <w:tcBorders>
              <w:top w:val="nil"/>
              <w:left w:val="single" w:sz="4" w:space="0" w:color="auto"/>
              <w:bottom w:val="nil"/>
              <w:right w:val="nil"/>
            </w:tcBorders>
            <w:shd w:val="clear" w:color="auto" w:fill="auto"/>
            <w:vAlign w:val="bottom"/>
          </w:tcPr>
          <w:p w14:paraId="6DFE0668" w14:textId="77777777" w:rsidR="00596D98" w:rsidRPr="00E74722" w:rsidRDefault="00596D98" w:rsidP="00596D98">
            <w:pPr>
              <w:spacing w:line="240" w:lineRule="auto"/>
              <w:rPr>
                <w:rFonts w:asciiTheme="minorHAnsi" w:hAnsiTheme="minorHAnsi" w:cstheme="minorHAnsi"/>
                <w:i/>
                <w:sz w:val="22"/>
                <w:highlight w:val="lightGray"/>
              </w:rPr>
            </w:pPr>
          </w:p>
        </w:tc>
        <w:tc>
          <w:tcPr>
            <w:tcW w:w="566" w:type="dxa"/>
            <w:tcBorders>
              <w:top w:val="nil"/>
              <w:left w:val="single" w:sz="4" w:space="0" w:color="auto"/>
              <w:bottom w:val="nil"/>
              <w:right w:val="nil"/>
            </w:tcBorders>
            <w:shd w:val="clear" w:color="auto" w:fill="auto"/>
            <w:vAlign w:val="bottom"/>
          </w:tcPr>
          <w:p w14:paraId="6E9EDBD3" w14:textId="46E22DA6" w:rsidR="00596D98" w:rsidRPr="00E74722" w:rsidRDefault="00596D98" w:rsidP="00596D98">
            <w:pPr>
              <w:spacing w:line="240" w:lineRule="auto"/>
              <w:rPr>
                <w:rFonts w:asciiTheme="minorHAnsi" w:hAnsiTheme="minorHAnsi" w:cstheme="minorHAnsi"/>
                <w:i/>
                <w:sz w:val="22"/>
                <w:highlight w:val="lightGray"/>
              </w:rPr>
            </w:pPr>
          </w:p>
        </w:tc>
        <w:tc>
          <w:tcPr>
            <w:tcW w:w="1277" w:type="dxa"/>
            <w:gridSpan w:val="2"/>
            <w:tcBorders>
              <w:top w:val="nil"/>
              <w:left w:val="nil"/>
              <w:bottom w:val="nil"/>
              <w:right w:val="single" w:sz="4" w:space="0" w:color="auto"/>
            </w:tcBorders>
            <w:shd w:val="clear" w:color="auto" w:fill="auto"/>
            <w:vAlign w:val="bottom"/>
          </w:tcPr>
          <w:p w14:paraId="5F641B45" w14:textId="77777777" w:rsidR="00596D98" w:rsidRPr="00E74722" w:rsidRDefault="00596D98" w:rsidP="00596D98">
            <w:pPr>
              <w:spacing w:line="240" w:lineRule="auto"/>
              <w:rPr>
                <w:rFonts w:asciiTheme="minorHAnsi" w:hAnsiTheme="minorHAnsi" w:cstheme="minorHAnsi"/>
                <w:i/>
                <w:sz w:val="22"/>
                <w:highlight w:val="lightGray"/>
              </w:rPr>
            </w:pPr>
          </w:p>
        </w:tc>
        <w:tc>
          <w:tcPr>
            <w:tcW w:w="1842" w:type="dxa"/>
            <w:gridSpan w:val="2"/>
            <w:tcBorders>
              <w:top w:val="nil"/>
              <w:left w:val="single" w:sz="4" w:space="0" w:color="auto"/>
              <w:bottom w:val="nil"/>
              <w:right w:val="nil"/>
            </w:tcBorders>
            <w:shd w:val="clear" w:color="auto" w:fill="auto"/>
            <w:vAlign w:val="bottom"/>
          </w:tcPr>
          <w:p w14:paraId="4658BA2B" w14:textId="77777777" w:rsidR="00596D98" w:rsidRPr="00E74722" w:rsidRDefault="00596D98" w:rsidP="00596D98">
            <w:pPr>
              <w:spacing w:line="240" w:lineRule="auto"/>
              <w:rPr>
                <w:rFonts w:asciiTheme="minorHAnsi" w:hAnsiTheme="minorHAnsi" w:cstheme="minorHAnsi"/>
                <w:i/>
                <w:sz w:val="22"/>
                <w:highlight w:val="lightGray"/>
              </w:rPr>
            </w:pPr>
          </w:p>
        </w:tc>
        <w:tc>
          <w:tcPr>
            <w:tcW w:w="426" w:type="dxa"/>
            <w:tcBorders>
              <w:top w:val="nil"/>
              <w:left w:val="single" w:sz="4" w:space="0" w:color="auto"/>
              <w:bottom w:val="nil"/>
              <w:right w:val="nil"/>
            </w:tcBorders>
            <w:shd w:val="clear" w:color="auto" w:fill="auto"/>
            <w:vAlign w:val="bottom"/>
          </w:tcPr>
          <w:p w14:paraId="1E771C61" w14:textId="09CE31CA" w:rsidR="00596D98" w:rsidRPr="00E74722" w:rsidRDefault="00596D98" w:rsidP="00596D98">
            <w:pPr>
              <w:spacing w:line="240" w:lineRule="auto"/>
              <w:rPr>
                <w:rFonts w:asciiTheme="minorHAnsi" w:hAnsiTheme="minorHAnsi" w:cstheme="minorHAnsi"/>
                <w:i/>
                <w:sz w:val="22"/>
                <w:highlight w:val="lightGray"/>
              </w:rPr>
            </w:pPr>
          </w:p>
        </w:tc>
        <w:tc>
          <w:tcPr>
            <w:tcW w:w="708" w:type="dxa"/>
            <w:gridSpan w:val="2"/>
            <w:tcBorders>
              <w:top w:val="nil"/>
              <w:left w:val="nil"/>
              <w:bottom w:val="nil"/>
              <w:right w:val="nil"/>
            </w:tcBorders>
            <w:shd w:val="clear" w:color="auto" w:fill="auto"/>
            <w:vAlign w:val="bottom"/>
          </w:tcPr>
          <w:p w14:paraId="5A8887CF" w14:textId="77777777" w:rsidR="00596D98" w:rsidRPr="00E74722" w:rsidRDefault="00596D98" w:rsidP="00596D98">
            <w:pPr>
              <w:spacing w:line="240" w:lineRule="auto"/>
              <w:rPr>
                <w:rFonts w:asciiTheme="minorHAnsi" w:hAnsiTheme="minorHAnsi" w:cstheme="minorHAnsi"/>
                <w:i/>
                <w:sz w:val="22"/>
                <w:highlight w:val="lightGray"/>
              </w:rPr>
            </w:pPr>
          </w:p>
        </w:tc>
        <w:tc>
          <w:tcPr>
            <w:tcW w:w="709" w:type="dxa"/>
            <w:tcBorders>
              <w:top w:val="nil"/>
              <w:left w:val="nil"/>
              <w:bottom w:val="nil"/>
              <w:right w:val="single" w:sz="4" w:space="0" w:color="auto"/>
            </w:tcBorders>
            <w:shd w:val="clear" w:color="auto" w:fill="auto"/>
            <w:vAlign w:val="bottom"/>
          </w:tcPr>
          <w:p w14:paraId="01D55718" w14:textId="18B7BF9E" w:rsidR="00596D98" w:rsidRPr="00E74722" w:rsidRDefault="00596D98" w:rsidP="00596D98">
            <w:pPr>
              <w:spacing w:line="240" w:lineRule="auto"/>
              <w:rPr>
                <w:rFonts w:asciiTheme="minorHAnsi" w:hAnsiTheme="minorHAnsi" w:cstheme="minorHAnsi"/>
                <w:i/>
                <w:sz w:val="22"/>
                <w:highlight w:val="lightGray"/>
              </w:rPr>
            </w:pPr>
          </w:p>
        </w:tc>
        <w:tc>
          <w:tcPr>
            <w:tcW w:w="1843" w:type="dxa"/>
            <w:gridSpan w:val="2"/>
            <w:tcBorders>
              <w:top w:val="nil"/>
              <w:left w:val="single" w:sz="4" w:space="0" w:color="auto"/>
              <w:bottom w:val="nil"/>
              <w:right w:val="single" w:sz="4" w:space="0" w:color="auto"/>
            </w:tcBorders>
            <w:shd w:val="clear" w:color="auto" w:fill="auto"/>
            <w:noWrap/>
            <w:vAlign w:val="bottom"/>
            <w:hideMark/>
          </w:tcPr>
          <w:p w14:paraId="707ADAAE"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3387CC8E"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B630064" w14:textId="789787B0"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w:t>
            </w:r>
          </w:p>
        </w:tc>
        <w:tc>
          <w:tcPr>
            <w:tcW w:w="850" w:type="dxa"/>
            <w:tcBorders>
              <w:top w:val="nil"/>
              <w:left w:val="nil"/>
              <w:bottom w:val="nil"/>
              <w:right w:val="single" w:sz="4" w:space="0" w:color="auto"/>
            </w:tcBorders>
            <w:shd w:val="clear" w:color="auto" w:fill="auto"/>
            <w:noWrap/>
            <w:vAlign w:val="bottom"/>
            <w:hideMark/>
          </w:tcPr>
          <w:p w14:paraId="5012F603" w14:textId="77777777" w:rsidR="00596D98" w:rsidRPr="00E74722" w:rsidRDefault="00596D98" w:rsidP="00596D98">
            <w:pPr>
              <w:spacing w:line="240" w:lineRule="auto"/>
              <w:rPr>
                <w:rFonts w:ascii="Calibri" w:hAnsi="Calibri" w:cs="Calibri"/>
                <w:sz w:val="22"/>
                <w:szCs w:val="22"/>
                <w:highlight w:val="lightGray"/>
              </w:rPr>
            </w:pPr>
            <w:r w:rsidRPr="00E74722">
              <w:rPr>
                <w:rFonts w:ascii="Calibri" w:hAnsi="Calibri" w:cs="Calibri"/>
                <w:sz w:val="22"/>
                <w:szCs w:val="22"/>
                <w:highlight w:val="lightGray"/>
              </w:rPr>
              <w:t> </w:t>
            </w:r>
          </w:p>
        </w:tc>
        <w:tc>
          <w:tcPr>
            <w:tcW w:w="709" w:type="dxa"/>
            <w:tcBorders>
              <w:top w:val="nil"/>
              <w:left w:val="nil"/>
              <w:bottom w:val="nil"/>
              <w:right w:val="nil"/>
            </w:tcBorders>
            <w:shd w:val="clear" w:color="auto" w:fill="auto"/>
            <w:noWrap/>
            <w:vAlign w:val="bottom"/>
            <w:hideMark/>
          </w:tcPr>
          <w:p w14:paraId="0274AA55" w14:textId="149B28A0"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0B73F2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0FF289F" w14:textId="1F7238C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7C617A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5855A5A" w14:textId="7BF7F82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7E7E0AC"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45A3063E" w14:textId="72F92C7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A33579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EB4C268" w14:textId="5C2CBCB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792D53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70B6D9D" w14:textId="3B504AF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C78DB74"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69B957D2"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7BBF2E23" w14:textId="4D3A6ED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IV.1.1</w:t>
            </w:r>
          </w:p>
        </w:tc>
        <w:tc>
          <w:tcPr>
            <w:tcW w:w="850" w:type="dxa"/>
            <w:tcBorders>
              <w:top w:val="nil"/>
              <w:left w:val="nil"/>
              <w:bottom w:val="nil"/>
              <w:right w:val="single" w:sz="4" w:space="0" w:color="auto"/>
            </w:tcBorders>
            <w:shd w:val="clear" w:color="auto" w:fill="auto"/>
            <w:noWrap/>
            <w:vAlign w:val="bottom"/>
            <w:hideMark/>
          </w:tcPr>
          <w:p w14:paraId="7059EAA6" w14:textId="77777777" w:rsidR="00596D98" w:rsidRPr="00E74722" w:rsidRDefault="00596D98" w:rsidP="00596D98">
            <w:pPr>
              <w:spacing w:line="240" w:lineRule="auto"/>
              <w:rPr>
                <w:rFonts w:ascii="Calibri" w:hAnsi="Calibri" w:cs="Calibri"/>
                <w:sz w:val="22"/>
                <w:szCs w:val="22"/>
                <w:highlight w:val="lightGray"/>
              </w:rPr>
            </w:pPr>
            <w:r w:rsidRPr="00E74722">
              <w:rPr>
                <w:rFonts w:ascii="Calibri" w:hAnsi="Calibri" w:cs="Calibri"/>
                <w:sz w:val="22"/>
                <w:szCs w:val="22"/>
                <w:highlight w:val="lightGray"/>
              </w:rPr>
              <w:t> </w:t>
            </w:r>
          </w:p>
        </w:tc>
        <w:tc>
          <w:tcPr>
            <w:tcW w:w="709" w:type="dxa"/>
            <w:tcBorders>
              <w:top w:val="nil"/>
              <w:left w:val="nil"/>
              <w:bottom w:val="nil"/>
              <w:right w:val="nil"/>
            </w:tcBorders>
            <w:shd w:val="clear" w:color="auto" w:fill="auto"/>
            <w:noWrap/>
            <w:vAlign w:val="bottom"/>
            <w:hideMark/>
          </w:tcPr>
          <w:p w14:paraId="448BDEE9" w14:textId="7BDAD3FC"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44F36D2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9B06410" w14:textId="15035F5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EFB984D"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50E7752" w14:textId="3D6E2D2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7046B37"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7F92026E" w14:textId="46C71E1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F74341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7FE3EA0" w14:textId="5FDB1C6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FB560C7"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C4EBEA2" w14:textId="73DE258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3F42EEF"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0285B00E"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066AFAB2" w14:textId="515255BE"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IV.1.2</w:t>
            </w:r>
          </w:p>
        </w:tc>
        <w:tc>
          <w:tcPr>
            <w:tcW w:w="850" w:type="dxa"/>
            <w:tcBorders>
              <w:top w:val="nil"/>
              <w:left w:val="nil"/>
              <w:bottom w:val="nil"/>
              <w:right w:val="single" w:sz="4" w:space="0" w:color="auto"/>
            </w:tcBorders>
            <w:shd w:val="clear" w:color="auto" w:fill="auto"/>
            <w:noWrap/>
            <w:vAlign w:val="bottom"/>
            <w:hideMark/>
          </w:tcPr>
          <w:p w14:paraId="51202540" w14:textId="77777777" w:rsidR="00596D98" w:rsidRPr="00E74722" w:rsidRDefault="00596D98" w:rsidP="00596D98">
            <w:pPr>
              <w:spacing w:line="240" w:lineRule="auto"/>
              <w:rPr>
                <w:rFonts w:ascii="Calibri" w:hAnsi="Calibri" w:cs="Calibri"/>
                <w:sz w:val="22"/>
                <w:szCs w:val="22"/>
                <w:highlight w:val="lightGray"/>
              </w:rPr>
            </w:pPr>
            <w:r w:rsidRPr="00E74722">
              <w:rPr>
                <w:rFonts w:ascii="Calibri" w:hAnsi="Calibri" w:cs="Calibri"/>
                <w:sz w:val="22"/>
                <w:szCs w:val="22"/>
                <w:highlight w:val="lightGray"/>
              </w:rPr>
              <w:t> </w:t>
            </w:r>
          </w:p>
        </w:tc>
        <w:tc>
          <w:tcPr>
            <w:tcW w:w="709" w:type="dxa"/>
            <w:tcBorders>
              <w:top w:val="nil"/>
              <w:left w:val="nil"/>
              <w:bottom w:val="nil"/>
              <w:right w:val="nil"/>
            </w:tcBorders>
            <w:shd w:val="clear" w:color="auto" w:fill="auto"/>
            <w:noWrap/>
            <w:vAlign w:val="bottom"/>
            <w:hideMark/>
          </w:tcPr>
          <w:p w14:paraId="5941F6FE" w14:textId="2F93422A"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2AD59F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F60736D" w14:textId="3F5E1E7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23906A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0BFDC6D" w14:textId="18C4D4C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B781332"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8853796" w14:textId="52241D6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9B247D8"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77ACE7C" w14:textId="4E87DD7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D503A8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9E2DBFB" w14:textId="4D48062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F1E2531"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2065A8E5"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5DBFC819" w14:textId="2957F03C"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IV.1.3</w:t>
            </w:r>
          </w:p>
        </w:tc>
        <w:tc>
          <w:tcPr>
            <w:tcW w:w="850" w:type="dxa"/>
            <w:tcBorders>
              <w:top w:val="nil"/>
              <w:left w:val="nil"/>
              <w:bottom w:val="nil"/>
              <w:right w:val="single" w:sz="4" w:space="0" w:color="auto"/>
            </w:tcBorders>
            <w:shd w:val="clear" w:color="auto" w:fill="auto"/>
            <w:noWrap/>
            <w:vAlign w:val="bottom"/>
            <w:hideMark/>
          </w:tcPr>
          <w:p w14:paraId="216C5E13" w14:textId="77777777" w:rsidR="00596D98" w:rsidRPr="00E74722" w:rsidRDefault="00596D98" w:rsidP="00596D98">
            <w:pPr>
              <w:spacing w:line="240" w:lineRule="auto"/>
              <w:rPr>
                <w:rFonts w:ascii="Calibri" w:hAnsi="Calibri" w:cs="Calibri"/>
                <w:sz w:val="22"/>
                <w:szCs w:val="22"/>
                <w:highlight w:val="lightGray"/>
              </w:rPr>
            </w:pPr>
            <w:r w:rsidRPr="00E74722">
              <w:rPr>
                <w:rFonts w:ascii="Calibri" w:hAnsi="Calibri" w:cs="Calibri"/>
                <w:sz w:val="22"/>
                <w:szCs w:val="22"/>
                <w:highlight w:val="lightGray"/>
              </w:rPr>
              <w:t> </w:t>
            </w:r>
          </w:p>
        </w:tc>
        <w:tc>
          <w:tcPr>
            <w:tcW w:w="709" w:type="dxa"/>
            <w:tcBorders>
              <w:top w:val="nil"/>
              <w:left w:val="nil"/>
              <w:bottom w:val="nil"/>
              <w:right w:val="nil"/>
            </w:tcBorders>
            <w:shd w:val="clear" w:color="auto" w:fill="auto"/>
            <w:noWrap/>
            <w:vAlign w:val="bottom"/>
            <w:hideMark/>
          </w:tcPr>
          <w:p w14:paraId="5561B41A" w14:textId="1C7EF815"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204721F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3EDBB84" w14:textId="4DFFFF0A"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23FB42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0EF5060" w14:textId="70E8126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7EB57A8"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6A8E8745" w14:textId="1217B9B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8E84797"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20F70C8" w14:textId="333D4EE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2566652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4424681" w14:textId="52095D3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D97B773"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1FA94EF6"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770D252A" w14:textId="1ECA3176"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IV.1.4</w:t>
            </w:r>
          </w:p>
        </w:tc>
        <w:tc>
          <w:tcPr>
            <w:tcW w:w="850" w:type="dxa"/>
            <w:tcBorders>
              <w:top w:val="nil"/>
              <w:left w:val="nil"/>
              <w:bottom w:val="nil"/>
              <w:right w:val="single" w:sz="4" w:space="0" w:color="auto"/>
            </w:tcBorders>
            <w:shd w:val="clear" w:color="auto" w:fill="auto"/>
            <w:noWrap/>
            <w:vAlign w:val="bottom"/>
            <w:hideMark/>
          </w:tcPr>
          <w:p w14:paraId="4E57C38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nil"/>
              <w:bottom w:val="nil"/>
              <w:right w:val="nil"/>
            </w:tcBorders>
            <w:shd w:val="clear" w:color="auto" w:fill="auto"/>
            <w:noWrap/>
            <w:vAlign w:val="bottom"/>
            <w:hideMark/>
          </w:tcPr>
          <w:p w14:paraId="17F4007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6C2651E"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6AADF6D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EE409E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D5D7ED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6D7213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06214C0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66DE88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17F64C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F4A144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27F9273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C6311A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1518FDE1"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3D46E4EF" w14:textId="7E8DDBBC"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IV.1.5</w:t>
            </w:r>
          </w:p>
        </w:tc>
        <w:tc>
          <w:tcPr>
            <w:tcW w:w="850" w:type="dxa"/>
            <w:tcBorders>
              <w:top w:val="nil"/>
              <w:left w:val="nil"/>
              <w:bottom w:val="nil"/>
              <w:right w:val="single" w:sz="4" w:space="0" w:color="auto"/>
            </w:tcBorders>
            <w:shd w:val="clear" w:color="auto" w:fill="auto"/>
            <w:noWrap/>
            <w:vAlign w:val="bottom"/>
            <w:hideMark/>
          </w:tcPr>
          <w:p w14:paraId="63C9717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nil"/>
              <w:bottom w:val="nil"/>
              <w:right w:val="nil"/>
            </w:tcBorders>
            <w:shd w:val="clear" w:color="auto" w:fill="auto"/>
            <w:noWrap/>
            <w:vAlign w:val="bottom"/>
            <w:hideMark/>
          </w:tcPr>
          <w:p w14:paraId="4211B84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CD7F096"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43356E1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3CCC8F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2465B1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0212D0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03C9AE8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B38447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68A816A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37AA53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63211BE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83930F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430E7FBC"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7AD05B67" w14:textId="1114C19D"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IV.1.6</w:t>
            </w:r>
          </w:p>
        </w:tc>
        <w:tc>
          <w:tcPr>
            <w:tcW w:w="850" w:type="dxa"/>
            <w:tcBorders>
              <w:top w:val="nil"/>
              <w:left w:val="nil"/>
              <w:bottom w:val="nil"/>
              <w:right w:val="single" w:sz="4" w:space="0" w:color="auto"/>
            </w:tcBorders>
            <w:shd w:val="clear" w:color="auto" w:fill="auto"/>
            <w:noWrap/>
            <w:vAlign w:val="bottom"/>
            <w:hideMark/>
          </w:tcPr>
          <w:p w14:paraId="264F873D"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5403FCB6" w14:textId="7772474F"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802ABE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988C7CE" w14:textId="762691D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F660758"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834AF2F" w14:textId="40B6DF4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8316D6C"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7B3FAFC8" w14:textId="42A02A0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5478CE8"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4F586DC" w14:textId="1578AE0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4A4372F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89DA3A1" w14:textId="51B8FC7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29B18AC"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53335596"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1E4735E0" w14:textId="151DD233"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IV.1.7</w:t>
            </w:r>
          </w:p>
        </w:tc>
        <w:tc>
          <w:tcPr>
            <w:tcW w:w="850" w:type="dxa"/>
            <w:tcBorders>
              <w:top w:val="nil"/>
              <w:left w:val="nil"/>
              <w:bottom w:val="nil"/>
              <w:right w:val="single" w:sz="4" w:space="0" w:color="auto"/>
            </w:tcBorders>
            <w:shd w:val="clear" w:color="auto" w:fill="auto"/>
            <w:noWrap/>
            <w:vAlign w:val="bottom"/>
            <w:hideMark/>
          </w:tcPr>
          <w:p w14:paraId="2CEA9F67"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3FF201C4" w14:textId="2903DD9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423AA3C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EA8FE00" w14:textId="1458AC0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4252C8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12916EB" w14:textId="28CBFE3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0612F34"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3B5CC538" w14:textId="34E3E82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106BB5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A4D5205" w14:textId="264F1E0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3504ED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AECD9A7" w14:textId="443ED86A"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B66D62E"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61B75F41"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73674224" w14:textId="3415BC0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w:t>
            </w:r>
          </w:p>
        </w:tc>
        <w:tc>
          <w:tcPr>
            <w:tcW w:w="850" w:type="dxa"/>
            <w:tcBorders>
              <w:top w:val="nil"/>
              <w:left w:val="nil"/>
              <w:bottom w:val="nil"/>
              <w:right w:val="single" w:sz="4" w:space="0" w:color="auto"/>
            </w:tcBorders>
            <w:shd w:val="clear" w:color="auto" w:fill="auto"/>
            <w:noWrap/>
            <w:vAlign w:val="bottom"/>
            <w:hideMark/>
          </w:tcPr>
          <w:p w14:paraId="5B61596F"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40B0E8FE" w14:textId="5E7D2C5C"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DE720CD"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6E25216" w14:textId="031BA6E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373C1E7"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AE27F53" w14:textId="56DED1D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E3B8D22"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2DA24677" w14:textId="3D24405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576196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EB9338C" w14:textId="32C4BB9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1FB655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46C8305" w14:textId="405D915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1EB0F50"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783A218F"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52CE2FBB" w14:textId="40DA452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IV.2.1</w:t>
            </w:r>
          </w:p>
        </w:tc>
        <w:tc>
          <w:tcPr>
            <w:tcW w:w="850" w:type="dxa"/>
            <w:tcBorders>
              <w:top w:val="nil"/>
              <w:left w:val="nil"/>
              <w:bottom w:val="nil"/>
              <w:right w:val="single" w:sz="4" w:space="0" w:color="auto"/>
            </w:tcBorders>
            <w:shd w:val="clear" w:color="auto" w:fill="auto"/>
            <w:noWrap/>
            <w:vAlign w:val="bottom"/>
            <w:hideMark/>
          </w:tcPr>
          <w:p w14:paraId="4B0A0115"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59D86EE6" w14:textId="31C1C84D"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F23597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A2B8032" w14:textId="722E0C5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1E1DBD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0BB0970" w14:textId="6B9C1B5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265FB15"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2D5E35F6" w14:textId="5ED1487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248F65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41EFE29" w14:textId="1DD7080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409383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0BEA790" w14:textId="5D5BD0DA"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D2F3CBE"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0693544A"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6926514D" w14:textId="19B1275F"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IV.2.2</w:t>
            </w:r>
          </w:p>
        </w:tc>
        <w:tc>
          <w:tcPr>
            <w:tcW w:w="850" w:type="dxa"/>
            <w:tcBorders>
              <w:top w:val="nil"/>
              <w:left w:val="nil"/>
              <w:bottom w:val="nil"/>
              <w:right w:val="single" w:sz="4" w:space="0" w:color="auto"/>
            </w:tcBorders>
            <w:shd w:val="clear" w:color="auto" w:fill="auto"/>
            <w:noWrap/>
            <w:vAlign w:val="bottom"/>
            <w:hideMark/>
          </w:tcPr>
          <w:p w14:paraId="7E09D59B"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5A5484F5" w14:textId="788CCBA5"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77D895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60A9C62" w14:textId="1E1B1A3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01E241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F5A1FBB" w14:textId="123F7EA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F7FF8F6"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4B7EEE27" w14:textId="3DAEEB6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F83208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4833355" w14:textId="3416675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855136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2D53F5C" w14:textId="35FBB3F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9ECA56E"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23150831" w14:textId="77777777" w:rsidTr="002809C2">
        <w:trPr>
          <w:trHeight w:val="315"/>
          <w:jc w:val="center"/>
        </w:trPr>
        <w:tc>
          <w:tcPr>
            <w:tcW w:w="846" w:type="dxa"/>
            <w:tcBorders>
              <w:top w:val="nil"/>
              <w:left w:val="single" w:sz="4" w:space="0" w:color="auto"/>
              <w:bottom w:val="nil"/>
              <w:right w:val="nil"/>
            </w:tcBorders>
            <w:shd w:val="clear" w:color="auto" w:fill="auto"/>
            <w:noWrap/>
            <w:vAlign w:val="bottom"/>
          </w:tcPr>
          <w:p w14:paraId="5D1560F0" w14:textId="0163D894"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IV.2.3</w:t>
            </w:r>
          </w:p>
        </w:tc>
        <w:tc>
          <w:tcPr>
            <w:tcW w:w="850" w:type="dxa"/>
            <w:tcBorders>
              <w:top w:val="nil"/>
              <w:left w:val="nil"/>
              <w:bottom w:val="nil"/>
              <w:right w:val="single" w:sz="4" w:space="0" w:color="auto"/>
            </w:tcBorders>
            <w:shd w:val="clear" w:color="auto" w:fill="auto"/>
            <w:noWrap/>
            <w:vAlign w:val="bottom"/>
            <w:hideMark/>
          </w:tcPr>
          <w:p w14:paraId="1834D106"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3D4393FE" w14:textId="4BAAAAE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49155A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3690EF52" w14:textId="6D6A73B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139E0F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4789589" w14:textId="27E64EF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10D83F5"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6E8C2A03" w14:textId="496FE33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234B765"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B6C4C60" w14:textId="646DC45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4BAB89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A478DA3" w14:textId="621269B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6115C76"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0D9A8C2A"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8E7F3CC" w14:textId="1AB3C94F"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IV.2.4</w:t>
            </w:r>
          </w:p>
        </w:tc>
        <w:tc>
          <w:tcPr>
            <w:tcW w:w="850" w:type="dxa"/>
            <w:tcBorders>
              <w:top w:val="nil"/>
              <w:left w:val="nil"/>
              <w:bottom w:val="nil"/>
              <w:right w:val="single" w:sz="4" w:space="0" w:color="auto"/>
            </w:tcBorders>
            <w:shd w:val="clear" w:color="auto" w:fill="auto"/>
            <w:noWrap/>
            <w:vAlign w:val="bottom"/>
            <w:hideMark/>
          </w:tcPr>
          <w:p w14:paraId="7580DB8E"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6B73DFED" w14:textId="47B0C2B5"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762855A"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9A2AA14" w14:textId="632A6C2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063C00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DCB4CB9" w14:textId="6D84CCB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B4B303F"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4E86AEF6" w14:textId="1AAD940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FF2F78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70F8A14" w14:textId="101539A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A31016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50F819F" w14:textId="19514C0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EEC62E4"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51D20BD"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CFFD7BC" w14:textId="4546122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IV.2.5</w:t>
            </w:r>
          </w:p>
        </w:tc>
        <w:tc>
          <w:tcPr>
            <w:tcW w:w="850" w:type="dxa"/>
            <w:tcBorders>
              <w:top w:val="nil"/>
              <w:left w:val="nil"/>
              <w:bottom w:val="nil"/>
              <w:right w:val="single" w:sz="4" w:space="0" w:color="auto"/>
            </w:tcBorders>
            <w:shd w:val="clear" w:color="auto" w:fill="auto"/>
            <w:noWrap/>
            <w:vAlign w:val="bottom"/>
            <w:hideMark/>
          </w:tcPr>
          <w:p w14:paraId="7E043523"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02778B03" w14:textId="682F530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F1C98FA"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7259314" w14:textId="7A90544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788321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EF695AB" w14:textId="0DFF39B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4D87785"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1F6DFE36" w14:textId="1355BAE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9BE2FBD"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03A427E" w14:textId="5AEF39A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615DE0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FF27427" w14:textId="2684B04A"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35EC0F3"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7E1D899B"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97DD32C" w14:textId="2A069C20"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IV.2.6</w:t>
            </w:r>
          </w:p>
        </w:tc>
        <w:tc>
          <w:tcPr>
            <w:tcW w:w="850" w:type="dxa"/>
            <w:tcBorders>
              <w:top w:val="nil"/>
              <w:left w:val="nil"/>
              <w:bottom w:val="nil"/>
              <w:right w:val="single" w:sz="4" w:space="0" w:color="auto"/>
            </w:tcBorders>
            <w:shd w:val="clear" w:color="auto" w:fill="auto"/>
            <w:noWrap/>
            <w:vAlign w:val="bottom"/>
            <w:hideMark/>
          </w:tcPr>
          <w:p w14:paraId="3B1AF0AA"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138F6DA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06E1C27"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1B3AA30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38D8A2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57FAD9F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D89CE3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3AB8C33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D24CC8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67C7F4F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D0DAD5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10BF443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4A7A2C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4BF6621B"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E34F82B" w14:textId="5300584C"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IV.2.7</w:t>
            </w:r>
          </w:p>
        </w:tc>
        <w:tc>
          <w:tcPr>
            <w:tcW w:w="850" w:type="dxa"/>
            <w:tcBorders>
              <w:top w:val="nil"/>
              <w:left w:val="nil"/>
              <w:bottom w:val="nil"/>
              <w:right w:val="single" w:sz="4" w:space="0" w:color="auto"/>
            </w:tcBorders>
            <w:shd w:val="clear" w:color="auto" w:fill="auto"/>
            <w:noWrap/>
            <w:vAlign w:val="bottom"/>
            <w:hideMark/>
          </w:tcPr>
          <w:p w14:paraId="61216302"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58E0385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CDD472E"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40007BB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D95EFD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2C1E1FC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AB71DD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7E00B28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BCE7ED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BE52A8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19CE22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5A9C774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F982CA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20770FB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61E724F" w14:textId="23E62408"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IV.2.8</w:t>
            </w:r>
          </w:p>
        </w:tc>
        <w:tc>
          <w:tcPr>
            <w:tcW w:w="850" w:type="dxa"/>
            <w:tcBorders>
              <w:top w:val="nil"/>
              <w:left w:val="nil"/>
              <w:bottom w:val="nil"/>
              <w:right w:val="single" w:sz="4" w:space="0" w:color="auto"/>
            </w:tcBorders>
            <w:shd w:val="clear" w:color="auto" w:fill="auto"/>
            <w:noWrap/>
            <w:vAlign w:val="bottom"/>
            <w:hideMark/>
          </w:tcPr>
          <w:p w14:paraId="19142C00"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35E8B3AC" w14:textId="1AE33ABB"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B41A5C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0808F8A" w14:textId="1A50D51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F0F8457"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154C3F6" w14:textId="2A0B1C2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BEEA3B6"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4D0B53CF" w14:textId="0743233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69B0C1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52C54D4" w14:textId="35AAA6C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0BF2DD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14F8A38" w14:textId="6ECE250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37667BF"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45FDA29"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12A18BD0" w14:textId="77E7E15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IV.2.9</w:t>
            </w:r>
          </w:p>
        </w:tc>
        <w:tc>
          <w:tcPr>
            <w:tcW w:w="850" w:type="dxa"/>
            <w:tcBorders>
              <w:top w:val="nil"/>
              <w:left w:val="nil"/>
              <w:bottom w:val="nil"/>
              <w:right w:val="single" w:sz="4" w:space="0" w:color="auto"/>
            </w:tcBorders>
            <w:shd w:val="clear" w:color="auto" w:fill="auto"/>
            <w:noWrap/>
            <w:vAlign w:val="bottom"/>
            <w:hideMark/>
          </w:tcPr>
          <w:p w14:paraId="5A7D58DE"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15C7203B" w14:textId="30EFC25E"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132C3A4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2C443CF" w14:textId="7900654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E6A0E6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5B753B8" w14:textId="1F39C8B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5138C92"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A045E88" w14:textId="06D67E7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4AB68A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EDB12C1" w14:textId="6DBF18A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56B5D9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2F23DD9" w14:textId="57210AE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23B9F6D"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A452BB5"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C412E44" w14:textId="3FB5DBE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IV.2.10</w:t>
            </w:r>
          </w:p>
        </w:tc>
        <w:tc>
          <w:tcPr>
            <w:tcW w:w="850" w:type="dxa"/>
            <w:tcBorders>
              <w:top w:val="nil"/>
              <w:left w:val="nil"/>
              <w:bottom w:val="nil"/>
              <w:right w:val="single" w:sz="4" w:space="0" w:color="auto"/>
            </w:tcBorders>
            <w:shd w:val="clear" w:color="auto" w:fill="auto"/>
            <w:noWrap/>
            <w:vAlign w:val="bottom"/>
            <w:hideMark/>
          </w:tcPr>
          <w:p w14:paraId="5B98A93D"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0AA16E64" w14:textId="61787F8D"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E14B50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B712742" w14:textId="66C22BE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EFBC97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C6DE1A9" w14:textId="421BE58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E76BFAC"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CA41AED" w14:textId="43427D3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EA9D03D"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3A67B57" w14:textId="68CA476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4D6A7D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9F30C2C" w14:textId="3322ED0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C26DEFC" w14:textId="77777777" w:rsidR="00596D98" w:rsidRPr="00E74722" w:rsidRDefault="00596D98" w:rsidP="00596D98">
            <w:pPr>
              <w:spacing w:line="240" w:lineRule="auto"/>
              <w:jc w:val="right"/>
              <w:rPr>
                <w:rFonts w:ascii="Times New Roman" w:hAnsi="Times New Roman"/>
                <w:sz w:val="20"/>
                <w:highlight w:val="lightGray"/>
              </w:rPr>
            </w:pPr>
          </w:p>
        </w:tc>
      </w:tr>
      <w:tr w:rsidR="004F210C" w:rsidRPr="00E74722" w14:paraId="097FAB75" w14:textId="77777777" w:rsidTr="004F210C">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14:paraId="105C0294" w14:textId="77777777" w:rsidR="004F210C" w:rsidRPr="00E74722" w:rsidRDefault="004F210C" w:rsidP="004F210C">
            <w:pPr>
              <w:spacing w:line="240" w:lineRule="auto"/>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lastRenderedPageBreak/>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14:paraId="34DBA80E"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69CAF514"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QGIS</w:t>
            </w:r>
          </w:p>
        </w:tc>
        <w:tc>
          <w:tcPr>
            <w:tcW w:w="1843" w:type="dxa"/>
            <w:gridSpan w:val="3"/>
            <w:tcBorders>
              <w:top w:val="single" w:sz="4" w:space="0" w:color="auto"/>
              <w:left w:val="single" w:sz="4" w:space="0" w:color="auto"/>
              <w:right w:val="nil"/>
            </w:tcBorders>
            <w:shd w:val="clear" w:color="auto" w:fill="auto"/>
            <w:noWrap/>
            <w:vAlign w:val="bottom"/>
            <w:hideMark/>
          </w:tcPr>
          <w:p w14:paraId="2A28F1DC"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14:paraId="7FD3467B"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gvSIG</w:t>
            </w:r>
            <w:proofErr w:type="spellEnd"/>
          </w:p>
        </w:tc>
        <w:tc>
          <w:tcPr>
            <w:tcW w:w="1843" w:type="dxa"/>
            <w:gridSpan w:val="4"/>
            <w:tcBorders>
              <w:top w:val="single" w:sz="4" w:space="0" w:color="auto"/>
              <w:left w:val="single" w:sz="4" w:space="0" w:color="000000"/>
              <w:right w:val="single" w:sz="4" w:space="0" w:color="000000"/>
            </w:tcBorders>
          </w:tcPr>
          <w:p w14:paraId="6743DA69"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311EE68E"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OpenJUMP</w:t>
            </w:r>
            <w:proofErr w:type="spellEnd"/>
          </w:p>
        </w:tc>
      </w:tr>
      <w:tr w:rsidR="004F210C" w:rsidRPr="00E74722" w14:paraId="1B748286" w14:textId="77777777" w:rsidTr="004F210C">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14:paraId="01E16121" w14:textId="77777777" w:rsidR="004F210C" w:rsidRPr="00E74722" w:rsidRDefault="004F210C" w:rsidP="004F210C">
            <w:pPr>
              <w:spacing w:line="240" w:lineRule="auto"/>
              <w:jc w:val="center"/>
              <w:rPr>
                <w:rFonts w:ascii="Calibri" w:hAnsi="Calibri" w:cs="Calibri"/>
                <w:b/>
                <w:bCs/>
                <w:i/>
                <w:iCs/>
                <w:color w:val="000000"/>
                <w:sz w:val="20"/>
                <w:szCs w:val="22"/>
                <w:highlight w:val="lightGray"/>
              </w:rPr>
            </w:pPr>
          </w:p>
        </w:tc>
        <w:tc>
          <w:tcPr>
            <w:tcW w:w="850" w:type="dxa"/>
            <w:tcBorders>
              <w:top w:val="nil"/>
              <w:left w:val="nil"/>
              <w:bottom w:val="single" w:sz="4" w:space="0" w:color="auto"/>
              <w:right w:val="nil"/>
            </w:tcBorders>
            <w:shd w:val="clear" w:color="auto" w:fill="auto"/>
            <w:noWrap/>
            <w:vAlign w:val="bottom"/>
            <w:hideMark/>
          </w:tcPr>
          <w:p w14:paraId="3E57D640"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w:t>
            </w:r>
          </w:p>
        </w:tc>
        <w:tc>
          <w:tcPr>
            <w:tcW w:w="709" w:type="dxa"/>
            <w:tcBorders>
              <w:top w:val="nil"/>
              <w:left w:val="single" w:sz="4" w:space="0" w:color="000000"/>
              <w:bottom w:val="single" w:sz="4" w:space="0" w:color="auto"/>
              <w:right w:val="nil"/>
            </w:tcBorders>
            <w:shd w:val="clear" w:color="auto" w:fill="auto"/>
            <w:noWrap/>
            <w:vAlign w:val="bottom"/>
            <w:hideMark/>
          </w:tcPr>
          <w:p w14:paraId="4AC335FC"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nil"/>
            </w:tcBorders>
            <w:shd w:val="clear" w:color="auto" w:fill="auto"/>
            <w:noWrap/>
            <w:vAlign w:val="bottom"/>
            <w:hideMark/>
          </w:tcPr>
          <w:p w14:paraId="3DFAE222"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14:paraId="5CC2072B"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1A99EE24"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1E5195AD"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3AE7C2F9"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14:paraId="682F9BFA"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057FB7A4"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0FB4BEAF"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4040A94"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14:paraId="4A16A2C9"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616FDCBF"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r>
      <w:tr w:rsidR="00596D98" w:rsidRPr="00E74722" w14:paraId="12CD1C16"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AAAA781" w14:textId="15BD279E"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w:t>
            </w:r>
          </w:p>
        </w:tc>
        <w:tc>
          <w:tcPr>
            <w:tcW w:w="850" w:type="dxa"/>
            <w:tcBorders>
              <w:top w:val="nil"/>
              <w:left w:val="nil"/>
              <w:bottom w:val="nil"/>
              <w:right w:val="single" w:sz="4" w:space="0" w:color="auto"/>
            </w:tcBorders>
            <w:shd w:val="clear" w:color="auto" w:fill="auto"/>
            <w:noWrap/>
            <w:vAlign w:val="bottom"/>
            <w:hideMark/>
          </w:tcPr>
          <w:p w14:paraId="5FE8D727"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0292E477" w14:textId="6D474670"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8534EE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F07753A" w14:textId="6266218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C28F31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A034620" w14:textId="03215F8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AA60202"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3DA7CC09" w14:textId="3259D6C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94B4FC8"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94095AF" w14:textId="3B91F80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DBB0EE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C3678F8" w14:textId="69E5CE15"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0CBBAE1"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0F51BE41"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1BB435E" w14:textId="14A59DDC"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w:t>
            </w:r>
          </w:p>
        </w:tc>
        <w:tc>
          <w:tcPr>
            <w:tcW w:w="850" w:type="dxa"/>
            <w:tcBorders>
              <w:top w:val="nil"/>
              <w:left w:val="nil"/>
              <w:bottom w:val="nil"/>
              <w:right w:val="single" w:sz="4" w:space="0" w:color="auto"/>
            </w:tcBorders>
            <w:shd w:val="clear" w:color="auto" w:fill="auto"/>
            <w:noWrap/>
            <w:vAlign w:val="bottom"/>
            <w:hideMark/>
          </w:tcPr>
          <w:p w14:paraId="68146302"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71273936" w14:textId="4D13E66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8CAC5A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60C7273" w14:textId="0F7A2BF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68F922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CE5A220" w14:textId="5CF5B84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08990ED"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8898BC5" w14:textId="59ABB7A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FC3DCD5"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7FBB02C" w14:textId="2BB0D05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DA244D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35373F60" w14:textId="39366C0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3870EDB"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78AEB62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DFC7D28" w14:textId="7E7FBD9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IV.3.2</w:t>
            </w:r>
          </w:p>
        </w:tc>
        <w:tc>
          <w:tcPr>
            <w:tcW w:w="850" w:type="dxa"/>
            <w:tcBorders>
              <w:top w:val="nil"/>
              <w:left w:val="nil"/>
              <w:bottom w:val="nil"/>
              <w:right w:val="single" w:sz="4" w:space="0" w:color="auto"/>
            </w:tcBorders>
            <w:shd w:val="clear" w:color="auto" w:fill="auto"/>
            <w:noWrap/>
            <w:vAlign w:val="bottom"/>
            <w:hideMark/>
          </w:tcPr>
          <w:p w14:paraId="6A5A548D"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266A8A14" w14:textId="49C92328"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03FE77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E9FEE5E" w14:textId="44567ED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88844B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EC12602" w14:textId="454BBDC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2DBC211"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63B0C783" w14:textId="05BBD7A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FE2D56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C2221C5" w14:textId="124C03A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1476496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8E9B44E" w14:textId="0934A7B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8B6D24D"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5529A66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18DE7E1" w14:textId="428FDCA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IV.3.3</w:t>
            </w:r>
          </w:p>
        </w:tc>
        <w:tc>
          <w:tcPr>
            <w:tcW w:w="850" w:type="dxa"/>
            <w:tcBorders>
              <w:top w:val="nil"/>
              <w:left w:val="nil"/>
              <w:bottom w:val="nil"/>
              <w:right w:val="single" w:sz="4" w:space="0" w:color="auto"/>
            </w:tcBorders>
            <w:shd w:val="clear" w:color="auto" w:fill="auto"/>
            <w:noWrap/>
            <w:vAlign w:val="bottom"/>
            <w:hideMark/>
          </w:tcPr>
          <w:p w14:paraId="1C057F21" w14:textId="77777777" w:rsidR="00596D98" w:rsidRPr="00E74722" w:rsidRDefault="00596D98" w:rsidP="00596D98">
            <w:pPr>
              <w:spacing w:line="240" w:lineRule="auto"/>
              <w:rPr>
                <w:rFonts w:ascii="Calibri" w:hAnsi="Calibri" w:cs="Calibri"/>
                <w:color w:val="808080"/>
                <w:sz w:val="22"/>
                <w:szCs w:val="22"/>
                <w:highlight w:val="lightGray"/>
              </w:rPr>
            </w:pPr>
            <w:r w:rsidRPr="00E74722">
              <w:rPr>
                <w:rFonts w:ascii="Calibri" w:hAnsi="Calibri" w:cs="Calibri"/>
                <w:color w:val="808080"/>
                <w:sz w:val="22"/>
                <w:szCs w:val="22"/>
                <w:highlight w:val="lightGray"/>
              </w:rPr>
              <w:t> </w:t>
            </w:r>
          </w:p>
        </w:tc>
        <w:tc>
          <w:tcPr>
            <w:tcW w:w="709" w:type="dxa"/>
            <w:tcBorders>
              <w:top w:val="nil"/>
              <w:left w:val="nil"/>
              <w:bottom w:val="nil"/>
              <w:right w:val="nil"/>
            </w:tcBorders>
            <w:shd w:val="clear" w:color="auto" w:fill="auto"/>
            <w:noWrap/>
            <w:vAlign w:val="bottom"/>
            <w:hideMark/>
          </w:tcPr>
          <w:p w14:paraId="19EAC70B" w14:textId="541838FF" w:rsidR="00596D98" w:rsidRPr="00E74722" w:rsidRDefault="00596D98" w:rsidP="00596D98">
            <w:pPr>
              <w:spacing w:line="240" w:lineRule="auto"/>
              <w:jc w:val="right"/>
              <w:rPr>
                <w:rFonts w:ascii="Calibri" w:hAnsi="Calibri" w:cs="Calibri"/>
                <w:color w:val="80808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EE2B15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39BAF163" w14:textId="404F6F7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3CB2A1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419DCD7" w14:textId="427335F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F39F7F3"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4DEA08EE" w14:textId="58EA1E7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66582A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F51311C" w14:textId="28A0B8D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8D5B1C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910DD88" w14:textId="38DFED9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70F6885"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E6FAD84"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39E1D9CB" w14:textId="3E470CE0"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IV.3.4</w:t>
            </w:r>
          </w:p>
        </w:tc>
        <w:tc>
          <w:tcPr>
            <w:tcW w:w="850" w:type="dxa"/>
            <w:tcBorders>
              <w:top w:val="nil"/>
              <w:left w:val="nil"/>
              <w:bottom w:val="nil"/>
              <w:right w:val="single" w:sz="4" w:space="0" w:color="auto"/>
            </w:tcBorders>
            <w:shd w:val="clear" w:color="auto" w:fill="auto"/>
            <w:noWrap/>
            <w:vAlign w:val="bottom"/>
            <w:hideMark/>
          </w:tcPr>
          <w:p w14:paraId="286D1DCF"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7D1D589A" w14:textId="47F688C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9DCF3F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C87693F" w14:textId="57E944E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1DD8A0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B04F6D9" w14:textId="2B0453B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87EC789"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42B9B167" w14:textId="600D57F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8D7A61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40AB85D" w14:textId="7AF59F6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1A4F87A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812D5AB" w14:textId="3BF16DD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59C0B71"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8C82359"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D607506" w14:textId="2C4D3C98"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IV.3.5</w:t>
            </w:r>
          </w:p>
        </w:tc>
        <w:tc>
          <w:tcPr>
            <w:tcW w:w="850" w:type="dxa"/>
            <w:tcBorders>
              <w:top w:val="nil"/>
              <w:left w:val="nil"/>
              <w:bottom w:val="nil"/>
              <w:right w:val="single" w:sz="4" w:space="0" w:color="auto"/>
            </w:tcBorders>
            <w:shd w:val="clear" w:color="auto" w:fill="auto"/>
            <w:noWrap/>
            <w:vAlign w:val="bottom"/>
            <w:hideMark/>
          </w:tcPr>
          <w:p w14:paraId="68763960"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1A83FBAF" w14:textId="3619E5A9"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45B19F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5FF7404" w14:textId="1A8C66B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412972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83D2A2E" w14:textId="174CC6D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D87E1FB"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0F527A9" w14:textId="777593A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7FF513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8DA93A0" w14:textId="74AD59A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45E3E4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E8761B7" w14:textId="3956727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ABC6700"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299C59A7"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100D796" w14:textId="508964A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IV.3.6</w:t>
            </w:r>
          </w:p>
        </w:tc>
        <w:tc>
          <w:tcPr>
            <w:tcW w:w="850" w:type="dxa"/>
            <w:tcBorders>
              <w:top w:val="nil"/>
              <w:left w:val="nil"/>
              <w:bottom w:val="nil"/>
              <w:right w:val="single" w:sz="4" w:space="0" w:color="auto"/>
            </w:tcBorders>
            <w:shd w:val="clear" w:color="auto" w:fill="auto"/>
            <w:noWrap/>
            <w:vAlign w:val="bottom"/>
            <w:hideMark/>
          </w:tcPr>
          <w:p w14:paraId="585B6F8E"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46D3812A" w14:textId="353C53F8"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B0EF54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7E4C0DE" w14:textId="666E323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DC7EC3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9BD3B6A" w14:textId="2C88B7F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B9D3803"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797A9125" w14:textId="1405D4E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E1F324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DD88EC2" w14:textId="3EC62DF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7E96E8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142513E" w14:textId="53DD1F9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8337856"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6CA30C9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E283069" w14:textId="4125DB54"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IV.3.7</w:t>
            </w:r>
          </w:p>
        </w:tc>
        <w:tc>
          <w:tcPr>
            <w:tcW w:w="850" w:type="dxa"/>
            <w:tcBorders>
              <w:top w:val="nil"/>
              <w:left w:val="nil"/>
              <w:bottom w:val="nil"/>
              <w:right w:val="single" w:sz="4" w:space="0" w:color="auto"/>
            </w:tcBorders>
            <w:shd w:val="clear" w:color="auto" w:fill="auto"/>
            <w:noWrap/>
            <w:vAlign w:val="bottom"/>
            <w:hideMark/>
          </w:tcPr>
          <w:p w14:paraId="16D616B2"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2E31698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8AA491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77C2EA8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BABD12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5982862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F62461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7828913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758AEB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034AA4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F755E4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4AEA6A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B3B4A6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5DEBD62F"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625EFC4" w14:textId="35385C1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IV.3.8</w:t>
            </w:r>
          </w:p>
        </w:tc>
        <w:tc>
          <w:tcPr>
            <w:tcW w:w="850" w:type="dxa"/>
            <w:tcBorders>
              <w:top w:val="nil"/>
              <w:left w:val="nil"/>
              <w:bottom w:val="nil"/>
              <w:right w:val="single" w:sz="4" w:space="0" w:color="auto"/>
            </w:tcBorders>
            <w:shd w:val="clear" w:color="auto" w:fill="auto"/>
            <w:noWrap/>
            <w:vAlign w:val="bottom"/>
            <w:hideMark/>
          </w:tcPr>
          <w:p w14:paraId="386C0AFE"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23EE957B" w14:textId="7434AD7D"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12E9560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C96ACFB" w14:textId="23F07D7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B76C98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71D867F" w14:textId="5C09E4D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2BDA328"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00291A77" w14:textId="029C14A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3E8EE0B"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A00F948" w14:textId="38D1CFC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2682CD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18D7E0A" w14:textId="641D794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C290D30"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5C1C7E7D"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3B84AA8E" w14:textId="48B54766"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IV.3.9</w:t>
            </w:r>
          </w:p>
        </w:tc>
        <w:tc>
          <w:tcPr>
            <w:tcW w:w="850" w:type="dxa"/>
            <w:tcBorders>
              <w:top w:val="nil"/>
              <w:left w:val="nil"/>
              <w:bottom w:val="nil"/>
              <w:right w:val="single" w:sz="4" w:space="0" w:color="auto"/>
            </w:tcBorders>
            <w:shd w:val="clear" w:color="auto" w:fill="auto"/>
            <w:noWrap/>
            <w:vAlign w:val="bottom"/>
            <w:hideMark/>
          </w:tcPr>
          <w:p w14:paraId="6B8FEF7C"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0BE36974" w14:textId="3BA16050"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2E512EE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B82253E" w14:textId="38F8AC9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ADBB1F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947F121" w14:textId="3700DF7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7FA5E00"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2AF4E5C4" w14:textId="37889E5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01F59C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DC435BC" w14:textId="0F2F0A2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B4E2C3D"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103E9D0" w14:textId="1AA4795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E2DBF9C"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745168B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C2D71CD" w14:textId="6D80FE4D"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IV.3.10</w:t>
            </w:r>
          </w:p>
        </w:tc>
        <w:tc>
          <w:tcPr>
            <w:tcW w:w="850" w:type="dxa"/>
            <w:tcBorders>
              <w:top w:val="nil"/>
              <w:left w:val="nil"/>
              <w:bottom w:val="nil"/>
              <w:right w:val="single" w:sz="4" w:space="0" w:color="auto"/>
            </w:tcBorders>
            <w:shd w:val="clear" w:color="auto" w:fill="auto"/>
            <w:noWrap/>
            <w:vAlign w:val="bottom"/>
            <w:hideMark/>
          </w:tcPr>
          <w:p w14:paraId="0673B10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1F59F33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8D450E2"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642FC80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8191A1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160ADFF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A3FBB8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8" w:type="dxa"/>
            <w:tcBorders>
              <w:top w:val="nil"/>
              <w:left w:val="single" w:sz="4" w:space="0" w:color="auto"/>
              <w:bottom w:val="nil"/>
              <w:right w:val="nil"/>
            </w:tcBorders>
            <w:shd w:val="clear" w:color="auto" w:fill="auto"/>
            <w:noWrap/>
            <w:vAlign w:val="bottom"/>
            <w:hideMark/>
          </w:tcPr>
          <w:p w14:paraId="3A0958D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3A14E0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2E3B1EF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D1EA01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0AF0C0C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120D9D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r>
      <w:tr w:rsidR="00596D98" w:rsidRPr="00E74722" w14:paraId="7D45ECC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22A1D7F" w14:textId="08A8BF8B"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IV.3.11</w:t>
            </w:r>
          </w:p>
        </w:tc>
        <w:tc>
          <w:tcPr>
            <w:tcW w:w="850" w:type="dxa"/>
            <w:tcBorders>
              <w:top w:val="nil"/>
              <w:left w:val="nil"/>
              <w:bottom w:val="nil"/>
              <w:right w:val="single" w:sz="4" w:space="0" w:color="auto"/>
            </w:tcBorders>
            <w:shd w:val="clear" w:color="auto" w:fill="auto"/>
            <w:noWrap/>
            <w:vAlign w:val="bottom"/>
            <w:hideMark/>
          </w:tcPr>
          <w:p w14:paraId="54BA9130"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1460C89D" w14:textId="4FD991DD"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FFCF145"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5C0D3CA" w14:textId="68BD99B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189993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6C6B81B" w14:textId="4CBFA1F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091AC57"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F8D58D9" w14:textId="6EB4F39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C967577"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3254101" w14:textId="2EF2D66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73B96FD"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41C104D" w14:textId="35181DB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3AA09C8"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6F8BA8C"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E99BE85" w14:textId="4CC8FCCE"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IV.3.12</w:t>
            </w:r>
          </w:p>
        </w:tc>
        <w:tc>
          <w:tcPr>
            <w:tcW w:w="850" w:type="dxa"/>
            <w:tcBorders>
              <w:top w:val="nil"/>
              <w:left w:val="nil"/>
              <w:bottom w:val="nil"/>
              <w:right w:val="single" w:sz="4" w:space="0" w:color="auto"/>
            </w:tcBorders>
            <w:shd w:val="clear" w:color="auto" w:fill="auto"/>
            <w:noWrap/>
            <w:vAlign w:val="bottom"/>
            <w:hideMark/>
          </w:tcPr>
          <w:p w14:paraId="6B2EFCE9"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30</w:t>
            </w:r>
          </w:p>
        </w:tc>
        <w:tc>
          <w:tcPr>
            <w:tcW w:w="709" w:type="dxa"/>
            <w:tcBorders>
              <w:top w:val="nil"/>
              <w:left w:val="nil"/>
              <w:bottom w:val="nil"/>
              <w:right w:val="nil"/>
            </w:tcBorders>
            <w:shd w:val="clear" w:color="auto" w:fill="auto"/>
            <w:noWrap/>
            <w:vAlign w:val="bottom"/>
            <w:hideMark/>
          </w:tcPr>
          <w:p w14:paraId="04A9559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F44EDFF"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30</w:t>
            </w:r>
          </w:p>
        </w:tc>
        <w:tc>
          <w:tcPr>
            <w:tcW w:w="709" w:type="dxa"/>
            <w:tcBorders>
              <w:top w:val="nil"/>
              <w:left w:val="single" w:sz="4" w:space="0" w:color="auto"/>
              <w:bottom w:val="nil"/>
              <w:right w:val="nil"/>
            </w:tcBorders>
            <w:shd w:val="clear" w:color="auto" w:fill="auto"/>
            <w:noWrap/>
            <w:vAlign w:val="bottom"/>
            <w:hideMark/>
          </w:tcPr>
          <w:p w14:paraId="426B4AA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91C65D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9" w:type="dxa"/>
            <w:gridSpan w:val="2"/>
            <w:tcBorders>
              <w:top w:val="nil"/>
              <w:left w:val="single" w:sz="4" w:space="0" w:color="auto"/>
              <w:bottom w:val="nil"/>
              <w:right w:val="nil"/>
            </w:tcBorders>
            <w:shd w:val="clear" w:color="auto" w:fill="auto"/>
            <w:noWrap/>
            <w:vAlign w:val="bottom"/>
            <w:hideMark/>
          </w:tcPr>
          <w:p w14:paraId="417C2CF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3D5F89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8" w:type="dxa"/>
            <w:tcBorders>
              <w:top w:val="nil"/>
              <w:left w:val="single" w:sz="4" w:space="0" w:color="auto"/>
              <w:bottom w:val="nil"/>
              <w:right w:val="nil"/>
            </w:tcBorders>
            <w:shd w:val="clear" w:color="auto" w:fill="auto"/>
            <w:noWrap/>
            <w:vAlign w:val="bottom"/>
            <w:hideMark/>
          </w:tcPr>
          <w:p w14:paraId="52AE922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E2A693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9" w:type="dxa"/>
            <w:gridSpan w:val="2"/>
            <w:tcBorders>
              <w:top w:val="nil"/>
              <w:left w:val="single" w:sz="4" w:space="0" w:color="auto"/>
              <w:bottom w:val="nil"/>
              <w:right w:val="nil"/>
            </w:tcBorders>
            <w:shd w:val="clear" w:color="auto" w:fill="auto"/>
            <w:noWrap/>
            <w:vAlign w:val="bottom"/>
            <w:hideMark/>
          </w:tcPr>
          <w:p w14:paraId="0C143F6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FD0F7A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9" w:type="dxa"/>
            <w:tcBorders>
              <w:top w:val="nil"/>
              <w:left w:val="single" w:sz="4" w:space="0" w:color="auto"/>
              <w:bottom w:val="nil"/>
              <w:right w:val="nil"/>
            </w:tcBorders>
            <w:shd w:val="clear" w:color="auto" w:fill="auto"/>
            <w:noWrap/>
            <w:vAlign w:val="bottom"/>
            <w:hideMark/>
          </w:tcPr>
          <w:p w14:paraId="0EB9CC7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8E4A77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r>
      <w:tr w:rsidR="00596D98" w:rsidRPr="00E74722" w14:paraId="0B37AC35"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4F19698C" w14:textId="5597455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IV.3.13</w:t>
            </w:r>
          </w:p>
        </w:tc>
        <w:tc>
          <w:tcPr>
            <w:tcW w:w="850" w:type="dxa"/>
            <w:tcBorders>
              <w:top w:val="nil"/>
              <w:left w:val="nil"/>
              <w:bottom w:val="nil"/>
              <w:right w:val="single" w:sz="4" w:space="0" w:color="auto"/>
            </w:tcBorders>
            <w:shd w:val="clear" w:color="auto" w:fill="auto"/>
            <w:noWrap/>
            <w:vAlign w:val="bottom"/>
            <w:hideMark/>
          </w:tcPr>
          <w:p w14:paraId="1CF2EDCA"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2E990E4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0C4FCCD"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602323D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F236B2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4CD3059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68A822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8" w:type="dxa"/>
            <w:tcBorders>
              <w:top w:val="nil"/>
              <w:left w:val="single" w:sz="4" w:space="0" w:color="auto"/>
              <w:bottom w:val="nil"/>
              <w:right w:val="nil"/>
            </w:tcBorders>
            <w:shd w:val="clear" w:color="auto" w:fill="auto"/>
            <w:noWrap/>
            <w:vAlign w:val="bottom"/>
            <w:hideMark/>
          </w:tcPr>
          <w:p w14:paraId="1AB07F5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0111C2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2B71897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3DB4564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4A5ECF6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247E56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r>
      <w:tr w:rsidR="00596D98" w:rsidRPr="00E74722" w14:paraId="4477002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1D62B4B" w14:textId="274C515B"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IV.3.14</w:t>
            </w:r>
          </w:p>
        </w:tc>
        <w:tc>
          <w:tcPr>
            <w:tcW w:w="850" w:type="dxa"/>
            <w:tcBorders>
              <w:top w:val="nil"/>
              <w:left w:val="nil"/>
              <w:bottom w:val="nil"/>
              <w:right w:val="single" w:sz="4" w:space="0" w:color="auto"/>
            </w:tcBorders>
            <w:shd w:val="clear" w:color="auto" w:fill="auto"/>
            <w:noWrap/>
            <w:vAlign w:val="bottom"/>
            <w:hideMark/>
          </w:tcPr>
          <w:p w14:paraId="4047C55F"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1C6BA15C" w14:textId="20E7F6EE"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81A03B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90D4D49" w14:textId="7DF8DC3A"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E5AC02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A89D7A8" w14:textId="4F25A01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52312D0"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1D9573AE" w14:textId="717C934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983A3F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A352434" w14:textId="532A4E8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3BA9598"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8098C43" w14:textId="19144F9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156A7FB"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8EE4C3C"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44DCC4F" w14:textId="35D9EAB9"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IV.3.15</w:t>
            </w:r>
          </w:p>
        </w:tc>
        <w:tc>
          <w:tcPr>
            <w:tcW w:w="850" w:type="dxa"/>
            <w:tcBorders>
              <w:top w:val="nil"/>
              <w:left w:val="nil"/>
              <w:bottom w:val="nil"/>
              <w:right w:val="single" w:sz="4" w:space="0" w:color="auto"/>
            </w:tcBorders>
            <w:shd w:val="clear" w:color="auto" w:fill="auto"/>
            <w:noWrap/>
            <w:vAlign w:val="bottom"/>
            <w:hideMark/>
          </w:tcPr>
          <w:p w14:paraId="57A3BB01"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30</w:t>
            </w:r>
          </w:p>
        </w:tc>
        <w:tc>
          <w:tcPr>
            <w:tcW w:w="709" w:type="dxa"/>
            <w:tcBorders>
              <w:top w:val="nil"/>
              <w:left w:val="nil"/>
              <w:bottom w:val="nil"/>
              <w:right w:val="nil"/>
            </w:tcBorders>
            <w:shd w:val="clear" w:color="auto" w:fill="auto"/>
            <w:noWrap/>
            <w:vAlign w:val="bottom"/>
            <w:hideMark/>
          </w:tcPr>
          <w:p w14:paraId="3F49FA1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40B3CD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30</w:t>
            </w:r>
          </w:p>
        </w:tc>
        <w:tc>
          <w:tcPr>
            <w:tcW w:w="709" w:type="dxa"/>
            <w:tcBorders>
              <w:top w:val="nil"/>
              <w:left w:val="single" w:sz="4" w:space="0" w:color="auto"/>
              <w:bottom w:val="nil"/>
              <w:right w:val="nil"/>
            </w:tcBorders>
            <w:shd w:val="clear" w:color="auto" w:fill="auto"/>
            <w:noWrap/>
            <w:vAlign w:val="bottom"/>
            <w:hideMark/>
          </w:tcPr>
          <w:p w14:paraId="0E28BAD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B94F50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9" w:type="dxa"/>
            <w:gridSpan w:val="2"/>
            <w:tcBorders>
              <w:top w:val="nil"/>
              <w:left w:val="single" w:sz="4" w:space="0" w:color="auto"/>
              <w:bottom w:val="nil"/>
              <w:right w:val="nil"/>
            </w:tcBorders>
            <w:shd w:val="clear" w:color="auto" w:fill="auto"/>
            <w:noWrap/>
            <w:vAlign w:val="bottom"/>
            <w:hideMark/>
          </w:tcPr>
          <w:p w14:paraId="2C8880A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BBC7D9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8" w:type="dxa"/>
            <w:tcBorders>
              <w:top w:val="nil"/>
              <w:left w:val="single" w:sz="4" w:space="0" w:color="auto"/>
              <w:bottom w:val="nil"/>
              <w:right w:val="nil"/>
            </w:tcBorders>
            <w:shd w:val="clear" w:color="auto" w:fill="auto"/>
            <w:noWrap/>
            <w:vAlign w:val="bottom"/>
            <w:hideMark/>
          </w:tcPr>
          <w:p w14:paraId="592A7AB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DB2CA8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9" w:type="dxa"/>
            <w:gridSpan w:val="2"/>
            <w:tcBorders>
              <w:top w:val="nil"/>
              <w:left w:val="single" w:sz="4" w:space="0" w:color="auto"/>
              <w:bottom w:val="nil"/>
              <w:right w:val="nil"/>
            </w:tcBorders>
            <w:shd w:val="clear" w:color="auto" w:fill="auto"/>
            <w:noWrap/>
            <w:vAlign w:val="bottom"/>
            <w:hideMark/>
          </w:tcPr>
          <w:p w14:paraId="5F103CD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CF9D20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c>
          <w:tcPr>
            <w:tcW w:w="709" w:type="dxa"/>
            <w:tcBorders>
              <w:top w:val="nil"/>
              <w:left w:val="single" w:sz="4" w:space="0" w:color="auto"/>
              <w:bottom w:val="nil"/>
              <w:right w:val="nil"/>
            </w:tcBorders>
            <w:shd w:val="clear" w:color="auto" w:fill="auto"/>
            <w:noWrap/>
            <w:vAlign w:val="bottom"/>
            <w:hideMark/>
          </w:tcPr>
          <w:p w14:paraId="66FA2D0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69F50D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30</w:t>
            </w:r>
          </w:p>
        </w:tc>
      </w:tr>
      <w:tr w:rsidR="00596D98" w:rsidRPr="00E74722" w14:paraId="3C72175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8EF6FBD" w14:textId="040E8CCF"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IV.3.16</w:t>
            </w:r>
          </w:p>
        </w:tc>
        <w:tc>
          <w:tcPr>
            <w:tcW w:w="850" w:type="dxa"/>
            <w:tcBorders>
              <w:top w:val="nil"/>
              <w:left w:val="nil"/>
              <w:bottom w:val="nil"/>
              <w:right w:val="single" w:sz="4" w:space="0" w:color="auto"/>
            </w:tcBorders>
            <w:shd w:val="clear" w:color="auto" w:fill="auto"/>
            <w:noWrap/>
            <w:vAlign w:val="bottom"/>
            <w:hideMark/>
          </w:tcPr>
          <w:p w14:paraId="149E8C9D"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nil"/>
              <w:bottom w:val="nil"/>
              <w:right w:val="nil"/>
            </w:tcBorders>
            <w:shd w:val="clear" w:color="auto" w:fill="auto"/>
            <w:noWrap/>
            <w:vAlign w:val="bottom"/>
            <w:hideMark/>
          </w:tcPr>
          <w:p w14:paraId="21852CB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D104AF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4519605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992C02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0DE369E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8615CA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8" w:type="dxa"/>
            <w:tcBorders>
              <w:top w:val="nil"/>
              <w:left w:val="single" w:sz="4" w:space="0" w:color="auto"/>
              <w:bottom w:val="nil"/>
              <w:right w:val="nil"/>
            </w:tcBorders>
            <w:shd w:val="clear" w:color="auto" w:fill="auto"/>
            <w:noWrap/>
            <w:vAlign w:val="bottom"/>
            <w:hideMark/>
          </w:tcPr>
          <w:p w14:paraId="7A2CB8A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0B3CE4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gridSpan w:val="2"/>
            <w:tcBorders>
              <w:top w:val="nil"/>
              <w:left w:val="single" w:sz="4" w:space="0" w:color="auto"/>
              <w:bottom w:val="nil"/>
              <w:right w:val="nil"/>
            </w:tcBorders>
            <w:shd w:val="clear" w:color="auto" w:fill="auto"/>
            <w:noWrap/>
            <w:vAlign w:val="bottom"/>
            <w:hideMark/>
          </w:tcPr>
          <w:p w14:paraId="2CFD793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3213E9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c>
          <w:tcPr>
            <w:tcW w:w="709" w:type="dxa"/>
            <w:tcBorders>
              <w:top w:val="nil"/>
              <w:left w:val="single" w:sz="4" w:space="0" w:color="auto"/>
              <w:bottom w:val="nil"/>
              <w:right w:val="nil"/>
            </w:tcBorders>
            <w:shd w:val="clear" w:color="auto" w:fill="auto"/>
            <w:noWrap/>
            <w:vAlign w:val="bottom"/>
            <w:hideMark/>
          </w:tcPr>
          <w:p w14:paraId="7D6B762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EA1B38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70</w:t>
            </w:r>
          </w:p>
        </w:tc>
      </w:tr>
      <w:tr w:rsidR="00596D98" w:rsidRPr="00E74722" w14:paraId="550DDA39"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FF64CC1" w14:textId="3D3C8D4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w:t>
            </w:r>
          </w:p>
        </w:tc>
        <w:tc>
          <w:tcPr>
            <w:tcW w:w="850" w:type="dxa"/>
            <w:tcBorders>
              <w:top w:val="nil"/>
              <w:left w:val="nil"/>
              <w:bottom w:val="nil"/>
              <w:right w:val="single" w:sz="4" w:space="0" w:color="auto"/>
            </w:tcBorders>
            <w:shd w:val="clear" w:color="auto" w:fill="auto"/>
            <w:noWrap/>
            <w:vAlign w:val="bottom"/>
            <w:hideMark/>
          </w:tcPr>
          <w:p w14:paraId="26EB7463"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31DCBF93" w14:textId="019586B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CAE3A6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3044123" w14:textId="605CFB4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543B7F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61F4D61E" w14:textId="6A1FED5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8C72BDF"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BEABDDC" w14:textId="65E10A2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782956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7ABAE79" w14:textId="054F7B6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2051280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47A8197" w14:textId="553E9E5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ACA7C42"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5CF91DF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F79AC47" w14:textId="5703EF52"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IV.4.1</w:t>
            </w:r>
          </w:p>
        </w:tc>
        <w:tc>
          <w:tcPr>
            <w:tcW w:w="850" w:type="dxa"/>
            <w:tcBorders>
              <w:top w:val="nil"/>
              <w:left w:val="nil"/>
              <w:bottom w:val="nil"/>
              <w:right w:val="single" w:sz="4" w:space="0" w:color="auto"/>
            </w:tcBorders>
            <w:shd w:val="clear" w:color="auto" w:fill="auto"/>
            <w:noWrap/>
            <w:vAlign w:val="bottom"/>
            <w:hideMark/>
          </w:tcPr>
          <w:p w14:paraId="49D2E507"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3AA91117" w14:textId="4680ADAF"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301672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7DE8400" w14:textId="5193FD1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E7AEF7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D423FB7" w14:textId="3562735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19316E3"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62E1E046" w14:textId="1CEFABB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E65C728"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1960852" w14:textId="319B86E3"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23CA13D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A692303" w14:textId="3692928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E70EB21"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5C3F3375"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BFE6EEE" w14:textId="3BB72ED5"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IV.4.2</w:t>
            </w:r>
          </w:p>
        </w:tc>
        <w:tc>
          <w:tcPr>
            <w:tcW w:w="850" w:type="dxa"/>
            <w:tcBorders>
              <w:top w:val="nil"/>
              <w:left w:val="nil"/>
              <w:bottom w:val="nil"/>
              <w:right w:val="single" w:sz="4" w:space="0" w:color="auto"/>
            </w:tcBorders>
            <w:shd w:val="clear" w:color="auto" w:fill="auto"/>
            <w:noWrap/>
            <w:vAlign w:val="bottom"/>
            <w:hideMark/>
          </w:tcPr>
          <w:p w14:paraId="4AF28C22"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55F6CEDD" w14:textId="263CD274"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86ADE4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36DF575D" w14:textId="066268B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1275C88"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E15ADC3" w14:textId="0856D26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0B8024F"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1E3D5CD4" w14:textId="05D352B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31EF97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655633C" w14:textId="1718723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4CCCB3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F9BDAD6" w14:textId="1FE2BC5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9271AE3"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7AA6DCA5"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FA5E3CB" w14:textId="0FAAF8AD"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IV.4.3</w:t>
            </w:r>
          </w:p>
        </w:tc>
        <w:tc>
          <w:tcPr>
            <w:tcW w:w="850" w:type="dxa"/>
            <w:tcBorders>
              <w:top w:val="nil"/>
              <w:left w:val="nil"/>
              <w:bottom w:val="nil"/>
              <w:right w:val="single" w:sz="4" w:space="0" w:color="auto"/>
            </w:tcBorders>
            <w:shd w:val="clear" w:color="auto" w:fill="auto"/>
            <w:noWrap/>
            <w:vAlign w:val="bottom"/>
            <w:hideMark/>
          </w:tcPr>
          <w:p w14:paraId="1A20F037"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7CAC1F0E" w14:textId="281D5A39"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2305B5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42BF663" w14:textId="091AF84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598043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3E67A11" w14:textId="6AB37EC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BE5879D"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7F9056AA" w14:textId="031380F9"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F59C6A5"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22690C5" w14:textId="1E477A6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C8C8D76"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71BD509" w14:textId="373029E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1C8AD23"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1FE0D43B"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E6BAA56" w14:textId="440D849D"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IV.4.4</w:t>
            </w:r>
          </w:p>
        </w:tc>
        <w:tc>
          <w:tcPr>
            <w:tcW w:w="850" w:type="dxa"/>
            <w:tcBorders>
              <w:top w:val="nil"/>
              <w:left w:val="nil"/>
              <w:bottom w:val="nil"/>
              <w:right w:val="single" w:sz="4" w:space="0" w:color="auto"/>
            </w:tcBorders>
            <w:shd w:val="clear" w:color="auto" w:fill="auto"/>
            <w:noWrap/>
            <w:vAlign w:val="bottom"/>
            <w:hideMark/>
          </w:tcPr>
          <w:p w14:paraId="3372A3F2"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50085ABF" w14:textId="1EC30D6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B8E377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49F1ACA9" w14:textId="3BE5F3C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779BBAA"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42154A7" w14:textId="7FC6A89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DB97A16"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0F8D7BBB" w14:textId="033F37C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1D0715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498666C" w14:textId="2B4C5FC2"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159E454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3D595C7" w14:textId="2C02565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3DFE854"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28EEE2FD"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F3A9CA0" w14:textId="44D80E7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IV.4.5</w:t>
            </w:r>
          </w:p>
        </w:tc>
        <w:tc>
          <w:tcPr>
            <w:tcW w:w="850" w:type="dxa"/>
            <w:tcBorders>
              <w:top w:val="nil"/>
              <w:left w:val="nil"/>
              <w:bottom w:val="nil"/>
              <w:right w:val="single" w:sz="4" w:space="0" w:color="auto"/>
            </w:tcBorders>
            <w:shd w:val="clear" w:color="auto" w:fill="auto"/>
            <w:noWrap/>
            <w:vAlign w:val="bottom"/>
            <w:hideMark/>
          </w:tcPr>
          <w:p w14:paraId="56975AA6"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077D78CF" w14:textId="538E275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7390634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53CAE73" w14:textId="0F87503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3FD32B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3906902" w14:textId="551CA57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6193E3A"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4175225E" w14:textId="4703D5F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5B44E2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31283957" w14:textId="7935210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F2C9765"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CB8E0E6" w14:textId="063FF1E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7B989DE9"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45B1419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F86DAC0" w14:textId="13FA6A8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IV.4.6</w:t>
            </w:r>
          </w:p>
        </w:tc>
        <w:tc>
          <w:tcPr>
            <w:tcW w:w="850" w:type="dxa"/>
            <w:tcBorders>
              <w:top w:val="nil"/>
              <w:left w:val="nil"/>
              <w:bottom w:val="nil"/>
              <w:right w:val="single" w:sz="4" w:space="0" w:color="auto"/>
            </w:tcBorders>
            <w:shd w:val="clear" w:color="auto" w:fill="auto"/>
            <w:noWrap/>
            <w:vAlign w:val="bottom"/>
            <w:hideMark/>
          </w:tcPr>
          <w:p w14:paraId="2382E599"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6FAEDD25" w14:textId="3D921746"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2266C7FC"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5C12C59E" w14:textId="2893AB01"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7342BA5"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77B2C57" w14:textId="4413FF4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B60BF74"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699D814E" w14:textId="4E3556A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A76881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104EE240" w14:textId="6F4A3B4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3D4A5E35"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90CF07E" w14:textId="0DD1013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072F86D" w14:textId="77777777" w:rsidR="00596D98" w:rsidRPr="00E74722" w:rsidRDefault="00596D98" w:rsidP="00596D98">
            <w:pPr>
              <w:spacing w:line="240" w:lineRule="auto"/>
              <w:jc w:val="right"/>
              <w:rPr>
                <w:rFonts w:ascii="Times New Roman" w:hAnsi="Times New Roman"/>
                <w:sz w:val="20"/>
                <w:highlight w:val="lightGray"/>
              </w:rPr>
            </w:pPr>
          </w:p>
        </w:tc>
      </w:tr>
      <w:tr w:rsidR="00596D98" w:rsidRPr="00E74722" w14:paraId="63683650"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3C2E2F73" w14:textId="5DE5B09A"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IV.4.7</w:t>
            </w:r>
          </w:p>
        </w:tc>
        <w:tc>
          <w:tcPr>
            <w:tcW w:w="850" w:type="dxa"/>
            <w:tcBorders>
              <w:top w:val="nil"/>
              <w:left w:val="nil"/>
              <w:bottom w:val="nil"/>
              <w:right w:val="single" w:sz="4" w:space="0" w:color="auto"/>
            </w:tcBorders>
            <w:shd w:val="clear" w:color="auto" w:fill="auto"/>
            <w:noWrap/>
            <w:vAlign w:val="bottom"/>
            <w:hideMark/>
          </w:tcPr>
          <w:p w14:paraId="52DF1057"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nil"/>
              <w:bottom w:val="nil"/>
              <w:right w:val="nil"/>
            </w:tcBorders>
            <w:shd w:val="clear" w:color="auto" w:fill="auto"/>
            <w:noWrap/>
            <w:vAlign w:val="bottom"/>
            <w:hideMark/>
          </w:tcPr>
          <w:p w14:paraId="5282B0F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ACC125A"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01E8F4F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10B762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0FBFE99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07144A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8" w:type="dxa"/>
            <w:tcBorders>
              <w:top w:val="nil"/>
              <w:left w:val="single" w:sz="4" w:space="0" w:color="auto"/>
              <w:bottom w:val="nil"/>
              <w:right w:val="nil"/>
            </w:tcBorders>
            <w:shd w:val="clear" w:color="auto" w:fill="auto"/>
            <w:noWrap/>
            <w:vAlign w:val="bottom"/>
            <w:hideMark/>
          </w:tcPr>
          <w:p w14:paraId="2462E19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074C5B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1AD25E0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36E8DF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1347E92C"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8C908ED"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r>
      <w:tr w:rsidR="00596D98" w:rsidRPr="00E74722" w14:paraId="4304E4DB"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FF884DD" w14:textId="6B539B2B"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IV.4.8</w:t>
            </w:r>
          </w:p>
        </w:tc>
        <w:tc>
          <w:tcPr>
            <w:tcW w:w="850" w:type="dxa"/>
            <w:tcBorders>
              <w:top w:val="nil"/>
              <w:left w:val="nil"/>
              <w:bottom w:val="nil"/>
              <w:right w:val="single" w:sz="4" w:space="0" w:color="auto"/>
            </w:tcBorders>
            <w:shd w:val="clear" w:color="auto" w:fill="auto"/>
            <w:noWrap/>
            <w:vAlign w:val="bottom"/>
            <w:hideMark/>
          </w:tcPr>
          <w:p w14:paraId="6C0DD80B"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6A25FBF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E3FB77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7D6DA19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1DE51B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78F1A42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9347CA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1D9F344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FA5CD0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16B67C3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1C78C7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0F648634"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E7D2BC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79980813" w14:textId="77777777" w:rsidTr="004F210C">
        <w:trPr>
          <w:trHeight w:val="315"/>
          <w:jc w:val="center"/>
        </w:trPr>
        <w:tc>
          <w:tcPr>
            <w:tcW w:w="846" w:type="dxa"/>
            <w:tcBorders>
              <w:top w:val="nil"/>
              <w:left w:val="single" w:sz="4" w:space="0" w:color="auto"/>
              <w:bottom w:val="nil"/>
              <w:right w:val="nil"/>
            </w:tcBorders>
            <w:shd w:val="clear" w:color="auto" w:fill="auto"/>
            <w:noWrap/>
            <w:vAlign w:val="bottom"/>
            <w:hideMark/>
          </w:tcPr>
          <w:p w14:paraId="2DCC798E" w14:textId="0174B2E4"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w:t>
            </w:r>
          </w:p>
        </w:tc>
        <w:tc>
          <w:tcPr>
            <w:tcW w:w="850" w:type="dxa"/>
            <w:tcBorders>
              <w:top w:val="nil"/>
              <w:left w:val="nil"/>
              <w:bottom w:val="nil"/>
              <w:right w:val="single" w:sz="4" w:space="0" w:color="auto"/>
            </w:tcBorders>
            <w:shd w:val="clear" w:color="auto" w:fill="auto"/>
            <w:noWrap/>
            <w:vAlign w:val="bottom"/>
            <w:hideMark/>
          </w:tcPr>
          <w:p w14:paraId="186007D1"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1843" w:type="dxa"/>
            <w:gridSpan w:val="3"/>
            <w:tcBorders>
              <w:top w:val="nil"/>
              <w:left w:val="nil"/>
              <w:bottom w:val="nil"/>
              <w:right w:val="single" w:sz="4" w:space="0" w:color="auto"/>
            </w:tcBorders>
            <w:shd w:val="clear" w:color="auto" w:fill="auto"/>
            <w:noWrap/>
            <w:vAlign w:val="bottom"/>
            <w:hideMark/>
          </w:tcPr>
          <w:p w14:paraId="4684F8C7" w14:textId="0256E6C1" w:rsidR="00596D98" w:rsidRPr="00E74722" w:rsidRDefault="00596D98" w:rsidP="00596D98">
            <w:pPr>
              <w:spacing w:line="240" w:lineRule="auto"/>
              <w:rPr>
                <w:rFonts w:ascii="Times New Roman" w:hAnsi="Times New Roman"/>
                <w:i/>
                <w:sz w:val="20"/>
                <w:highlight w:val="lightGray"/>
              </w:rPr>
            </w:pPr>
            <w:r w:rsidRPr="00E74722">
              <w:rPr>
                <w:rFonts w:ascii="Calibri" w:hAnsi="Calibri" w:cs="Calibri"/>
                <w:i/>
                <w:color w:val="000000"/>
                <w:sz w:val="22"/>
                <w:szCs w:val="22"/>
                <w:highlight w:val="lightGray"/>
              </w:rPr>
              <w:t>Automation</w:t>
            </w:r>
          </w:p>
        </w:tc>
        <w:tc>
          <w:tcPr>
            <w:tcW w:w="709" w:type="dxa"/>
            <w:tcBorders>
              <w:top w:val="nil"/>
              <w:left w:val="single" w:sz="4" w:space="0" w:color="auto"/>
              <w:bottom w:val="nil"/>
              <w:right w:val="nil"/>
            </w:tcBorders>
            <w:shd w:val="clear" w:color="auto" w:fill="auto"/>
            <w:noWrap/>
            <w:vAlign w:val="bottom"/>
            <w:hideMark/>
          </w:tcPr>
          <w:p w14:paraId="7648BC30" w14:textId="77777777" w:rsidR="00596D98" w:rsidRPr="00E74722" w:rsidRDefault="00596D98" w:rsidP="00596D98">
            <w:pPr>
              <w:spacing w:line="240" w:lineRule="auto"/>
              <w:jc w:val="center"/>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5F686BBB" w14:textId="77777777" w:rsidR="00596D98" w:rsidRPr="00E74722" w:rsidRDefault="00596D98" w:rsidP="00596D98">
            <w:pPr>
              <w:spacing w:line="240" w:lineRule="auto"/>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43F9CD29" w14:textId="77777777" w:rsidR="00596D98" w:rsidRPr="00E74722" w:rsidRDefault="00596D98" w:rsidP="00596D98">
            <w:pPr>
              <w:spacing w:line="240" w:lineRule="auto"/>
              <w:jc w:val="center"/>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61406AC5" w14:textId="77777777" w:rsidR="00596D98" w:rsidRPr="00E74722" w:rsidRDefault="00596D98" w:rsidP="00596D98">
            <w:pPr>
              <w:spacing w:line="240" w:lineRule="auto"/>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7F4CEF57" w14:textId="77777777" w:rsidR="00596D98" w:rsidRPr="00E74722" w:rsidRDefault="00596D98" w:rsidP="00596D98">
            <w:pPr>
              <w:spacing w:line="240" w:lineRule="auto"/>
              <w:jc w:val="center"/>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4586CC66" w14:textId="77777777" w:rsidR="00596D98" w:rsidRPr="00E74722" w:rsidRDefault="00596D98" w:rsidP="00596D98">
            <w:pPr>
              <w:spacing w:line="240" w:lineRule="auto"/>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F5C3F31" w14:textId="77777777" w:rsidR="00596D98" w:rsidRPr="00E74722" w:rsidRDefault="00596D98" w:rsidP="00596D98">
            <w:pPr>
              <w:spacing w:line="240" w:lineRule="auto"/>
              <w:jc w:val="center"/>
              <w:rPr>
                <w:rFonts w:ascii="Times New Roman" w:hAnsi="Times New Roman"/>
                <w:sz w:val="20"/>
                <w:highlight w:val="lightGray"/>
              </w:rPr>
            </w:pPr>
          </w:p>
        </w:tc>
        <w:tc>
          <w:tcPr>
            <w:tcW w:w="1134" w:type="dxa"/>
            <w:gridSpan w:val="2"/>
            <w:tcBorders>
              <w:top w:val="nil"/>
              <w:left w:val="nil"/>
              <w:bottom w:val="nil"/>
              <w:right w:val="single" w:sz="4" w:space="0" w:color="auto"/>
            </w:tcBorders>
            <w:shd w:val="clear" w:color="auto" w:fill="auto"/>
            <w:noWrap/>
            <w:vAlign w:val="bottom"/>
            <w:hideMark/>
          </w:tcPr>
          <w:p w14:paraId="70F12858" w14:textId="77777777" w:rsidR="00596D98" w:rsidRPr="00E74722" w:rsidRDefault="00596D98" w:rsidP="00596D98">
            <w:pPr>
              <w:spacing w:line="240" w:lineRule="auto"/>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EA5A73C" w14:textId="77777777" w:rsidR="00596D98" w:rsidRPr="00E74722" w:rsidRDefault="00596D98" w:rsidP="00596D98">
            <w:pPr>
              <w:spacing w:line="240" w:lineRule="auto"/>
              <w:jc w:val="center"/>
              <w:rPr>
                <w:rFonts w:ascii="Times New Roman" w:hAnsi="Times New Roman"/>
                <w:sz w:val="20"/>
                <w:highlight w:val="lightGray"/>
              </w:rPr>
            </w:pPr>
          </w:p>
        </w:tc>
        <w:tc>
          <w:tcPr>
            <w:tcW w:w="1134" w:type="dxa"/>
            <w:tcBorders>
              <w:top w:val="nil"/>
              <w:left w:val="nil"/>
              <w:bottom w:val="nil"/>
              <w:right w:val="single" w:sz="4" w:space="0" w:color="auto"/>
            </w:tcBorders>
            <w:shd w:val="clear" w:color="auto" w:fill="auto"/>
            <w:noWrap/>
            <w:vAlign w:val="bottom"/>
            <w:hideMark/>
          </w:tcPr>
          <w:p w14:paraId="640D9EF5" w14:textId="77777777" w:rsidR="00596D98" w:rsidRPr="00E74722" w:rsidRDefault="00596D98" w:rsidP="00596D98">
            <w:pPr>
              <w:spacing w:line="240" w:lineRule="auto"/>
              <w:rPr>
                <w:rFonts w:ascii="Times New Roman" w:hAnsi="Times New Roman"/>
                <w:sz w:val="20"/>
                <w:highlight w:val="lightGray"/>
              </w:rPr>
            </w:pPr>
          </w:p>
        </w:tc>
      </w:tr>
      <w:tr w:rsidR="00596D98" w:rsidRPr="00E74722" w14:paraId="20DAB467"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587AB065" w14:textId="74FF8873"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V.1</w:t>
            </w:r>
          </w:p>
        </w:tc>
        <w:tc>
          <w:tcPr>
            <w:tcW w:w="850" w:type="dxa"/>
            <w:tcBorders>
              <w:top w:val="nil"/>
              <w:left w:val="nil"/>
              <w:bottom w:val="nil"/>
              <w:right w:val="single" w:sz="4" w:space="0" w:color="auto"/>
            </w:tcBorders>
            <w:shd w:val="clear" w:color="auto" w:fill="auto"/>
            <w:noWrap/>
            <w:vAlign w:val="bottom"/>
            <w:hideMark/>
          </w:tcPr>
          <w:p w14:paraId="75CDF751"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7995DC74" w14:textId="60C58CFD"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05373C1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3307F746" w14:textId="15BEB45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53A5FA8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1887BBD" w14:textId="5019D6DB"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BFFB6B7"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6C112EAB" w14:textId="0A547A8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A384C0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CCAB1B2" w14:textId="65EE821C"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70FAFC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FD6AB3A" w14:textId="0A0254E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9738C50" w14:textId="77777777" w:rsidR="00596D98" w:rsidRPr="00E74722" w:rsidRDefault="00596D98" w:rsidP="00596D98">
            <w:pPr>
              <w:spacing w:line="240" w:lineRule="auto"/>
              <w:rPr>
                <w:rFonts w:ascii="Times New Roman" w:hAnsi="Times New Roman"/>
                <w:sz w:val="20"/>
                <w:highlight w:val="lightGray"/>
              </w:rPr>
            </w:pPr>
          </w:p>
        </w:tc>
      </w:tr>
      <w:tr w:rsidR="004F210C" w:rsidRPr="00E74722" w14:paraId="5B4CF942" w14:textId="77777777" w:rsidTr="004F210C">
        <w:trPr>
          <w:trHeight w:val="300"/>
          <w:jc w:val="center"/>
        </w:trPr>
        <w:tc>
          <w:tcPr>
            <w:tcW w:w="1696" w:type="dxa"/>
            <w:gridSpan w:val="2"/>
            <w:tcBorders>
              <w:top w:val="single" w:sz="4" w:space="0" w:color="auto"/>
              <w:left w:val="single" w:sz="4" w:space="0" w:color="auto"/>
              <w:right w:val="nil"/>
            </w:tcBorders>
            <w:shd w:val="clear" w:color="auto" w:fill="auto"/>
            <w:noWrap/>
            <w:vAlign w:val="bottom"/>
            <w:hideMark/>
          </w:tcPr>
          <w:p w14:paraId="5FC0212D" w14:textId="77777777" w:rsidR="004F210C" w:rsidRPr="00E74722" w:rsidRDefault="004F210C" w:rsidP="004F210C">
            <w:pPr>
              <w:spacing w:line="240" w:lineRule="auto"/>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lastRenderedPageBreak/>
              <w:t>Feature</w:t>
            </w:r>
          </w:p>
        </w:tc>
        <w:tc>
          <w:tcPr>
            <w:tcW w:w="1843" w:type="dxa"/>
            <w:gridSpan w:val="3"/>
            <w:tcBorders>
              <w:top w:val="single" w:sz="4" w:space="0" w:color="auto"/>
              <w:left w:val="single" w:sz="4" w:space="0" w:color="000000"/>
              <w:right w:val="single" w:sz="4" w:space="0" w:color="000000"/>
            </w:tcBorders>
            <w:shd w:val="clear" w:color="auto" w:fill="auto"/>
            <w:noWrap/>
            <w:vAlign w:val="bottom"/>
            <w:hideMark/>
          </w:tcPr>
          <w:p w14:paraId="68C594A9"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GRASS</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7EE50503"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QGIS</w:t>
            </w:r>
          </w:p>
        </w:tc>
        <w:tc>
          <w:tcPr>
            <w:tcW w:w="1843" w:type="dxa"/>
            <w:gridSpan w:val="3"/>
            <w:tcBorders>
              <w:top w:val="single" w:sz="4" w:space="0" w:color="auto"/>
              <w:left w:val="single" w:sz="4" w:space="0" w:color="auto"/>
              <w:right w:val="nil"/>
            </w:tcBorders>
            <w:shd w:val="clear" w:color="auto" w:fill="auto"/>
            <w:noWrap/>
            <w:vAlign w:val="bottom"/>
            <w:hideMark/>
          </w:tcPr>
          <w:p w14:paraId="32FE3A54"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uDig</w:t>
            </w:r>
            <w:proofErr w:type="spellEnd"/>
          </w:p>
        </w:tc>
        <w:tc>
          <w:tcPr>
            <w:tcW w:w="1842" w:type="dxa"/>
            <w:gridSpan w:val="2"/>
            <w:tcBorders>
              <w:top w:val="single" w:sz="4" w:space="0" w:color="auto"/>
              <w:left w:val="single" w:sz="4" w:space="0" w:color="000000"/>
              <w:right w:val="nil"/>
            </w:tcBorders>
            <w:shd w:val="clear" w:color="auto" w:fill="auto"/>
            <w:noWrap/>
            <w:vAlign w:val="bottom"/>
            <w:hideMark/>
          </w:tcPr>
          <w:p w14:paraId="5E107444"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gvSIG</w:t>
            </w:r>
            <w:proofErr w:type="spellEnd"/>
          </w:p>
        </w:tc>
        <w:tc>
          <w:tcPr>
            <w:tcW w:w="1843" w:type="dxa"/>
            <w:gridSpan w:val="4"/>
            <w:tcBorders>
              <w:top w:val="single" w:sz="4" w:space="0" w:color="auto"/>
              <w:left w:val="single" w:sz="4" w:space="0" w:color="000000"/>
              <w:right w:val="single" w:sz="4" w:space="0" w:color="000000"/>
            </w:tcBorders>
          </w:tcPr>
          <w:p w14:paraId="3849470B"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SAGA</w:t>
            </w:r>
          </w:p>
        </w:tc>
        <w:tc>
          <w:tcPr>
            <w:tcW w:w="1843" w:type="dxa"/>
            <w:gridSpan w:val="2"/>
            <w:tcBorders>
              <w:top w:val="single" w:sz="4" w:space="0" w:color="auto"/>
              <w:left w:val="single" w:sz="4" w:space="0" w:color="000000"/>
              <w:right w:val="single" w:sz="4" w:space="0" w:color="auto"/>
            </w:tcBorders>
            <w:shd w:val="clear" w:color="auto" w:fill="auto"/>
            <w:noWrap/>
            <w:vAlign w:val="bottom"/>
            <w:hideMark/>
          </w:tcPr>
          <w:p w14:paraId="6E3751E0" w14:textId="77777777" w:rsidR="004F210C" w:rsidRPr="00E74722" w:rsidRDefault="004F210C"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OpenJUMP</w:t>
            </w:r>
            <w:proofErr w:type="spellEnd"/>
          </w:p>
        </w:tc>
      </w:tr>
      <w:tr w:rsidR="004F210C" w:rsidRPr="00E74722" w14:paraId="5556510D" w14:textId="77777777" w:rsidTr="004F210C">
        <w:trPr>
          <w:trHeight w:val="300"/>
          <w:jc w:val="center"/>
        </w:trPr>
        <w:tc>
          <w:tcPr>
            <w:tcW w:w="846" w:type="dxa"/>
            <w:tcBorders>
              <w:top w:val="nil"/>
              <w:left w:val="single" w:sz="4" w:space="0" w:color="auto"/>
              <w:bottom w:val="single" w:sz="4" w:space="0" w:color="auto"/>
              <w:right w:val="nil"/>
            </w:tcBorders>
            <w:shd w:val="clear" w:color="auto" w:fill="auto"/>
            <w:noWrap/>
            <w:vAlign w:val="bottom"/>
            <w:hideMark/>
          </w:tcPr>
          <w:p w14:paraId="33032E9F" w14:textId="77777777" w:rsidR="004F210C" w:rsidRPr="00E74722" w:rsidRDefault="004F210C" w:rsidP="004F210C">
            <w:pPr>
              <w:spacing w:line="240" w:lineRule="auto"/>
              <w:jc w:val="center"/>
              <w:rPr>
                <w:rFonts w:ascii="Calibri" w:hAnsi="Calibri" w:cs="Calibri"/>
                <w:b/>
                <w:bCs/>
                <w:i/>
                <w:iCs/>
                <w:color w:val="000000"/>
                <w:sz w:val="20"/>
                <w:szCs w:val="22"/>
                <w:highlight w:val="lightGray"/>
              </w:rPr>
            </w:pPr>
          </w:p>
        </w:tc>
        <w:tc>
          <w:tcPr>
            <w:tcW w:w="850" w:type="dxa"/>
            <w:tcBorders>
              <w:top w:val="nil"/>
              <w:left w:val="nil"/>
              <w:bottom w:val="single" w:sz="4" w:space="0" w:color="auto"/>
              <w:right w:val="nil"/>
            </w:tcBorders>
            <w:shd w:val="clear" w:color="auto" w:fill="auto"/>
            <w:noWrap/>
            <w:vAlign w:val="bottom"/>
            <w:hideMark/>
          </w:tcPr>
          <w:p w14:paraId="1C2054D8"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w:t>
            </w:r>
          </w:p>
        </w:tc>
        <w:tc>
          <w:tcPr>
            <w:tcW w:w="709" w:type="dxa"/>
            <w:tcBorders>
              <w:top w:val="nil"/>
              <w:left w:val="single" w:sz="4" w:space="0" w:color="000000"/>
              <w:bottom w:val="single" w:sz="4" w:space="0" w:color="auto"/>
              <w:right w:val="nil"/>
            </w:tcBorders>
            <w:shd w:val="clear" w:color="auto" w:fill="auto"/>
            <w:noWrap/>
            <w:vAlign w:val="bottom"/>
            <w:hideMark/>
          </w:tcPr>
          <w:p w14:paraId="1F639619"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nil"/>
            </w:tcBorders>
            <w:shd w:val="clear" w:color="auto" w:fill="auto"/>
            <w:noWrap/>
            <w:vAlign w:val="bottom"/>
            <w:hideMark/>
          </w:tcPr>
          <w:p w14:paraId="4A81F654"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000000"/>
              <w:bottom w:val="single" w:sz="4" w:space="0" w:color="auto"/>
              <w:right w:val="nil"/>
            </w:tcBorders>
            <w:shd w:val="clear" w:color="auto" w:fill="auto"/>
            <w:noWrap/>
            <w:vAlign w:val="bottom"/>
            <w:hideMark/>
          </w:tcPr>
          <w:p w14:paraId="76D3C5A9"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3552D9BC"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4677C628"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7BF9C398"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8" w:type="dxa"/>
            <w:tcBorders>
              <w:top w:val="nil"/>
              <w:left w:val="single" w:sz="4" w:space="0" w:color="auto"/>
              <w:bottom w:val="single" w:sz="4" w:space="0" w:color="auto"/>
              <w:right w:val="nil"/>
            </w:tcBorders>
            <w:shd w:val="clear" w:color="auto" w:fill="auto"/>
            <w:noWrap/>
            <w:vAlign w:val="bottom"/>
            <w:hideMark/>
          </w:tcPr>
          <w:p w14:paraId="37D1A0F8"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00192297"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5F509BD3"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276C47F"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c>
          <w:tcPr>
            <w:tcW w:w="709" w:type="dxa"/>
            <w:tcBorders>
              <w:top w:val="nil"/>
              <w:left w:val="single" w:sz="4" w:space="0" w:color="auto"/>
              <w:bottom w:val="single" w:sz="4" w:space="0" w:color="auto"/>
              <w:right w:val="nil"/>
            </w:tcBorders>
            <w:shd w:val="clear" w:color="auto" w:fill="auto"/>
            <w:noWrap/>
            <w:vAlign w:val="bottom"/>
            <w:hideMark/>
          </w:tcPr>
          <w:p w14:paraId="115D1142"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Score</w:t>
            </w:r>
          </w:p>
        </w:tc>
        <w:tc>
          <w:tcPr>
            <w:tcW w:w="1134" w:type="dxa"/>
            <w:tcBorders>
              <w:top w:val="nil"/>
              <w:left w:val="nil"/>
              <w:bottom w:val="single" w:sz="4" w:space="0" w:color="auto"/>
              <w:right w:val="single" w:sz="4" w:space="0" w:color="auto"/>
            </w:tcBorders>
            <w:shd w:val="clear" w:color="auto" w:fill="auto"/>
            <w:noWrap/>
            <w:vAlign w:val="bottom"/>
            <w:hideMark/>
          </w:tcPr>
          <w:p w14:paraId="3A6BD1A4" w14:textId="77777777" w:rsidR="004F210C" w:rsidRPr="00E74722" w:rsidRDefault="004F210C" w:rsidP="004F210C">
            <w:pPr>
              <w:spacing w:line="240" w:lineRule="auto"/>
              <w:jc w:val="center"/>
              <w:rPr>
                <w:rFonts w:ascii="Calibri" w:hAnsi="Calibri" w:cs="Calibri"/>
                <w:color w:val="000000"/>
                <w:sz w:val="20"/>
                <w:szCs w:val="22"/>
                <w:highlight w:val="lightGray"/>
              </w:rPr>
            </w:pPr>
            <w:r w:rsidRPr="00E74722">
              <w:rPr>
                <w:rFonts w:ascii="Calibri" w:hAnsi="Calibri" w:cs="Calibri"/>
                <w:color w:val="000000"/>
                <w:sz w:val="20"/>
                <w:szCs w:val="22"/>
                <w:highlight w:val="lightGray"/>
              </w:rPr>
              <w:t>Weighted score</w:t>
            </w:r>
          </w:p>
        </w:tc>
      </w:tr>
      <w:tr w:rsidR="00596D98" w:rsidRPr="00E74722" w14:paraId="2AAE1224"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1479702" w14:textId="0A22A9C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V.1.1</w:t>
            </w:r>
          </w:p>
        </w:tc>
        <w:tc>
          <w:tcPr>
            <w:tcW w:w="850" w:type="dxa"/>
            <w:tcBorders>
              <w:top w:val="nil"/>
              <w:left w:val="nil"/>
              <w:bottom w:val="nil"/>
              <w:right w:val="single" w:sz="4" w:space="0" w:color="auto"/>
            </w:tcBorders>
            <w:shd w:val="clear" w:color="auto" w:fill="auto"/>
            <w:noWrap/>
            <w:vAlign w:val="bottom"/>
            <w:hideMark/>
          </w:tcPr>
          <w:p w14:paraId="3278D50F"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6092762B"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DCC2D2B"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4CEDAF2D"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566223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4A3AB1A1"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8BD42AE"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1FB3FB35"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6B8EC9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F59D3AC"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41A2D6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7B4C7991"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3FE0B5D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51CDF53C"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2FAB8A8" w14:textId="6ED7076F"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V.1.2</w:t>
            </w:r>
          </w:p>
        </w:tc>
        <w:tc>
          <w:tcPr>
            <w:tcW w:w="850" w:type="dxa"/>
            <w:tcBorders>
              <w:top w:val="nil"/>
              <w:left w:val="nil"/>
              <w:bottom w:val="nil"/>
              <w:right w:val="single" w:sz="4" w:space="0" w:color="auto"/>
            </w:tcBorders>
            <w:shd w:val="clear" w:color="auto" w:fill="auto"/>
            <w:noWrap/>
            <w:vAlign w:val="bottom"/>
            <w:hideMark/>
          </w:tcPr>
          <w:p w14:paraId="178AED1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nil"/>
              <w:right w:val="nil"/>
            </w:tcBorders>
            <w:shd w:val="clear" w:color="auto" w:fill="auto"/>
            <w:noWrap/>
            <w:vAlign w:val="bottom"/>
            <w:hideMark/>
          </w:tcPr>
          <w:p w14:paraId="47B70A30"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540EA40F"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50B8BE5F"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A6C241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01B08D0D"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D1FDC4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nil"/>
              <w:right w:val="nil"/>
            </w:tcBorders>
            <w:shd w:val="clear" w:color="auto" w:fill="auto"/>
            <w:noWrap/>
            <w:vAlign w:val="bottom"/>
            <w:hideMark/>
          </w:tcPr>
          <w:p w14:paraId="7A525E3E"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4F6682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nil"/>
              <w:right w:val="nil"/>
            </w:tcBorders>
            <w:shd w:val="clear" w:color="auto" w:fill="auto"/>
            <w:noWrap/>
            <w:vAlign w:val="bottom"/>
            <w:hideMark/>
          </w:tcPr>
          <w:p w14:paraId="3C07B010"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DFA194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nil"/>
              <w:right w:val="nil"/>
            </w:tcBorders>
            <w:shd w:val="clear" w:color="auto" w:fill="auto"/>
            <w:noWrap/>
            <w:vAlign w:val="bottom"/>
            <w:hideMark/>
          </w:tcPr>
          <w:p w14:paraId="4EA77202"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8CD94B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0A16CDA1"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6545DBB5" w14:textId="4A45219D"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V.2</w:t>
            </w:r>
          </w:p>
        </w:tc>
        <w:tc>
          <w:tcPr>
            <w:tcW w:w="850" w:type="dxa"/>
            <w:tcBorders>
              <w:top w:val="nil"/>
              <w:left w:val="nil"/>
              <w:bottom w:val="nil"/>
              <w:right w:val="single" w:sz="4" w:space="0" w:color="auto"/>
            </w:tcBorders>
            <w:shd w:val="clear" w:color="auto" w:fill="auto"/>
            <w:noWrap/>
            <w:vAlign w:val="bottom"/>
            <w:hideMark/>
          </w:tcPr>
          <w:p w14:paraId="440A9196"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647FF15F" w14:textId="6D68FC29"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1B5BA71A"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26263EE7" w14:textId="6F9EAD4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447EF13"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6AB667E" w14:textId="356A445A"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2887F1A0"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024D58BA" w14:textId="48CCF62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C5183A0"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0E3389D7" w14:textId="7A0C1E9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6A3BB91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1039C710" w14:textId="3DFF752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3965A67" w14:textId="77777777" w:rsidR="00596D98" w:rsidRPr="00E74722" w:rsidRDefault="00596D98" w:rsidP="00596D98">
            <w:pPr>
              <w:spacing w:line="240" w:lineRule="auto"/>
              <w:jc w:val="center"/>
              <w:rPr>
                <w:rFonts w:ascii="Times New Roman" w:hAnsi="Times New Roman"/>
                <w:sz w:val="20"/>
                <w:highlight w:val="lightGray"/>
              </w:rPr>
            </w:pPr>
          </w:p>
        </w:tc>
      </w:tr>
      <w:tr w:rsidR="00596D98" w:rsidRPr="00E74722" w14:paraId="6A42C228"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27DB5369" w14:textId="59275A47"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V.2.1</w:t>
            </w:r>
          </w:p>
        </w:tc>
        <w:tc>
          <w:tcPr>
            <w:tcW w:w="850" w:type="dxa"/>
            <w:tcBorders>
              <w:top w:val="nil"/>
              <w:left w:val="nil"/>
              <w:bottom w:val="nil"/>
              <w:right w:val="single" w:sz="4" w:space="0" w:color="auto"/>
            </w:tcBorders>
            <w:shd w:val="clear" w:color="auto" w:fill="auto"/>
            <w:noWrap/>
            <w:vAlign w:val="bottom"/>
            <w:hideMark/>
          </w:tcPr>
          <w:p w14:paraId="241BA64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nil"/>
              <w:bottom w:val="nil"/>
              <w:right w:val="nil"/>
            </w:tcBorders>
            <w:shd w:val="clear" w:color="auto" w:fill="auto"/>
            <w:noWrap/>
            <w:vAlign w:val="bottom"/>
            <w:hideMark/>
          </w:tcPr>
          <w:p w14:paraId="53C6E867"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10CEA5DE"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62BDDF15"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92413A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6811C9A6"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D71CE0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8" w:type="dxa"/>
            <w:tcBorders>
              <w:top w:val="nil"/>
              <w:left w:val="single" w:sz="4" w:space="0" w:color="auto"/>
              <w:bottom w:val="nil"/>
              <w:right w:val="nil"/>
            </w:tcBorders>
            <w:shd w:val="clear" w:color="auto" w:fill="auto"/>
            <w:noWrap/>
            <w:vAlign w:val="bottom"/>
            <w:hideMark/>
          </w:tcPr>
          <w:p w14:paraId="61FAC660"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6C99422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4E8C37AC"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440A968"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6FAFF882"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CDD8BA3"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r>
      <w:tr w:rsidR="00596D98" w:rsidRPr="00E74722" w14:paraId="127E1B73"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1E1F5F7C" w14:textId="55BF3241"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V.2.2</w:t>
            </w:r>
          </w:p>
        </w:tc>
        <w:tc>
          <w:tcPr>
            <w:tcW w:w="850" w:type="dxa"/>
            <w:tcBorders>
              <w:top w:val="nil"/>
              <w:left w:val="nil"/>
              <w:bottom w:val="nil"/>
              <w:right w:val="single" w:sz="4" w:space="0" w:color="auto"/>
            </w:tcBorders>
            <w:shd w:val="clear" w:color="auto" w:fill="auto"/>
            <w:noWrap/>
            <w:vAlign w:val="bottom"/>
            <w:hideMark/>
          </w:tcPr>
          <w:p w14:paraId="349EE18D"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nil"/>
              <w:bottom w:val="nil"/>
              <w:right w:val="nil"/>
            </w:tcBorders>
            <w:shd w:val="clear" w:color="auto" w:fill="auto"/>
            <w:noWrap/>
            <w:vAlign w:val="bottom"/>
            <w:hideMark/>
          </w:tcPr>
          <w:p w14:paraId="4E3FBF54"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7E9BE2F0"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3D5E00D5"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A52B7B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325F5E4C"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FB14987"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8" w:type="dxa"/>
            <w:tcBorders>
              <w:top w:val="nil"/>
              <w:left w:val="single" w:sz="4" w:space="0" w:color="auto"/>
              <w:bottom w:val="nil"/>
              <w:right w:val="nil"/>
            </w:tcBorders>
            <w:shd w:val="clear" w:color="auto" w:fill="auto"/>
            <w:noWrap/>
            <w:vAlign w:val="bottom"/>
            <w:hideMark/>
          </w:tcPr>
          <w:p w14:paraId="1F5E7133"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5296B0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gridSpan w:val="2"/>
            <w:tcBorders>
              <w:top w:val="nil"/>
              <w:left w:val="single" w:sz="4" w:space="0" w:color="auto"/>
              <w:bottom w:val="nil"/>
              <w:right w:val="nil"/>
            </w:tcBorders>
            <w:shd w:val="clear" w:color="auto" w:fill="auto"/>
            <w:noWrap/>
            <w:vAlign w:val="bottom"/>
            <w:hideMark/>
          </w:tcPr>
          <w:p w14:paraId="20FA9EB1"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49A6AEE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c>
          <w:tcPr>
            <w:tcW w:w="709" w:type="dxa"/>
            <w:tcBorders>
              <w:top w:val="nil"/>
              <w:left w:val="single" w:sz="4" w:space="0" w:color="auto"/>
              <w:bottom w:val="nil"/>
              <w:right w:val="nil"/>
            </w:tcBorders>
            <w:shd w:val="clear" w:color="auto" w:fill="auto"/>
            <w:noWrap/>
            <w:vAlign w:val="bottom"/>
            <w:hideMark/>
          </w:tcPr>
          <w:p w14:paraId="1A910CD8"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9A67909"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90</w:t>
            </w:r>
          </w:p>
        </w:tc>
      </w:tr>
      <w:tr w:rsidR="00596D98" w:rsidRPr="00E74722" w14:paraId="2EFB3F8D"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0AEFC1B4" w14:textId="22F7C700"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V.3</w:t>
            </w:r>
          </w:p>
        </w:tc>
        <w:tc>
          <w:tcPr>
            <w:tcW w:w="850" w:type="dxa"/>
            <w:tcBorders>
              <w:top w:val="nil"/>
              <w:left w:val="nil"/>
              <w:bottom w:val="nil"/>
              <w:right w:val="single" w:sz="4" w:space="0" w:color="auto"/>
            </w:tcBorders>
            <w:shd w:val="clear" w:color="auto" w:fill="auto"/>
            <w:noWrap/>
            <w:vAlign w:val="bottom"/>
            <w:hideMark/>
          </w:tcPr>
          <w:p w14:paraId="2AE6CF56"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73ACF1E0" w14:textId="147E4DCD"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4CC8243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35217BE4" w14:textId="4C7B805F"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09A989E"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25DDC77B" w14:textId="38F8A09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483A8A9B"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08E43CBF" w14:textId="35369AA7"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6FB1619"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98B8516" w14:textId="0AD7B690"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87D8C2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6377D631" w14:textId="10836724"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0760FDF4" w14:textId="77777777" w:rsidR="00596D98" w:rsidRPr="00E74722" w:rsidRDefault="00596D98" w:rsidP="00596D98">
            <w:pPr>
              <w:spacing w:line="240" w:lineRule="auto"/>
              <w:rPr>
                <w:rFonts w:ascii="Times New Roman" w:hAnsi="Times New Roman"/>
                <w:sz w:val="20"/>
                <w:highlight w:val="lightGray"/>
              </w:rPr>
            </w:pPr>
          </w:p>
        </w:tc>
      </w:tr>
      <w:tr w:rsidR="00596D98" w:rsidRPr="00E74722" w14:paraId="73B2348B"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77C1C9C1" w14:textId="169A073F"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V.3.1</w:t>
            </w:r>
          </w:p>
        </w:tc>
        <w:tc>
          <w:tcPr>
            <w:tcW w:w="850" w:type="dxa"/>
            <w:tcBorders>
              <w:top w:val="nil"/>
              <w:left w:val="nil"/>
              <w:bottom w:val="nil"/>
              <w:right w:val="single" w:sz="4" w:space="0" w:color="auto"/>
            </w:tcBorders>
            <w:shd w:val="clear" w:color="auto" w:fill="auto"/>
            <w:noWrap/>
            <w:vAlign w:val="bottom"/>
            <w:hideMark/>
          </w:tcPr>
          <w:p w14:paraId="6065E08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nil"/>
              <w:bottom w:val="nil"/>
              <w:right w:val="nil"/>
            </w:tcBorders>
            <w:shd w:val="clear" w:color="auto" w:fill="auto"/>
            <w:noWrap/>
            <w:vAlign w:val="bottom"/>
            <w:hideMark/>
          </w:tcPr>
          <w:p w14:paraId="3F639F24"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BDD0AD5"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19F576A8"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78D5C67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3C2B0531"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972F35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8" w:type="dxa"/>
            <w:tcBorders>
              <w:top w:val="nil"/>
              <w:left w:val="single" w:sz="4" w:space="0" w:color="auto"/>
              <w:bottom w:val="nil"/>
              <w:right w:val="nil"/>
            </w:tcBorders>
            <w:shd w:val="clear" w:color="auto" w:fill="auto"/>
            <w:noWrap/>
            <w:vAlign w:val="bottom"/>
            <w:hideMark/>
          </w:tcPr>
          <w:p w14:paraId="29EEB9A2"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465451F2"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gridSpan w:val="2"/>
            <w:tcBorders>
              <w:top w:val="nil"/>
              <w:left w:val="single" w:sz="4" w:space="0" w:color="auto"/>
              <w:bottom w:val="nil"/>
              <w:right w:val="nil"/>
            </w:tcBorders>
            <w:shd w:val="clear" w:color="auto" w:fill="auto"/>
            <w:noWrap/>
            <w:vAlign w:val="bottom"/>
            <w:hideMark/>
          </w:tcPr>
          <w:p w14:paraId="2BD87F71"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2B9DD35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c>
          <w:tcPr>
            <w:tcW w:w="709" w:type="dxa"/>
            <w:tcBorders>
              <w:top w:val="nil"/>
              <w:left w:val="single" w:sz="4" w:space="0" w:color="auto"/>
              <w:bottom w:val="nil"/>
              <w:right w:val="nil"/>
            </w:tcBorders>
            <w:shd w:val="clear" w:color="auto" w:fill="auto"/>
            <w:noWrap/>
            <w:vAlign w:val="bottom"/>
            <w:hideMark/>
          </w:tcPr>
          <w:p w14:paraId="60C085EB"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4DE6AC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80</w:t>
            </w:r>
          </w:p>
        </w:tc>
      </w:tr>
      <w:tr w:rsidR="00596D98" w:rsidRPr="00E74722" w14:paraId="0EE664CA"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1696AED0" w14:textId="2E14B0DD"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V.3.2</w:t>
            </w:r>
          </w:p>
        </w:tc>
        <w:tc>
          <w:tcPr>
            <w:tcW w:w="850" w:type="dxa"/>
            <w:tcBorders>
              <w:top w:val="nil"/>
              <w:left w:val="nil"/>
              <w:bottom w:val="nil"/>
              <w:right w:val="single" w:sz="4" w:space="0" w:color="auto"/>
            </w:tcBorders>
            <w:shd w:val="clear" w:color="auto" w:fill="auto"/>
            <w:noWrap/>
            <w:vAlign w:val="bottom"/>
            <w:hideMark/>
          </w:tcPr>
          <w:p w14:paraId="2DBD0DD9"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85</w:t>
            </w:r>
          </w:p>
        </w:tc>
        <w:tc>
          <w:tcPr>
            <w:tcW w:w="709" w:type="dxa"/>
            <w:tcBorders>
              <w:top w:val="nil"/>
              <w:left w:val="nil"/>
              <w:bottom w:val="nil"/>
              <w:right w:val="nil"/>
            </w:tcBorders>
            <w:shd w:val="clear" w:color="auto" w:fill="auto"/>
            <w:noWrap/>
            <w:vAlign w:val="bottom"/>
            <w:hideMark/>
          </w:tcPr>
          <w:p w14:paraId="48C8FEB8"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61E0BE38"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85</w:t>
            </w:r>
          </w:p>
        </w:tc>
        <w:tc>
          <w:tcPr>
            <w:tcW w:w="709" w:type="dxa"/>
            <w:tcBorders>
              <w:top w:val="nil"/>
              <w:left w:val="single" w:sz="4" w:space="0" w:color="auto"/>
              <w:bottom w:val="nil"/>
              <w:right w:val="nil"/>
            </w:tcBorders>
            <w:shd w:val="clear" w:color="auto" w:fill="auto"/>
            <w:noWrap/>
            <w:vAlign w:val="bottom"/>
            <w:hideMark/>
          </w:tcPr>
          <w:p w14:paraId="05EE6155"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2518BE7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85</w:t>
            </w:r>
          </w:p>
        </w:tc>
        <w:tc>
          <w:tcPr>
            <w:tcW w:w="709" w:type="dxa"/>
            <w:gridSpan w:val="2"/>
            <w:tcBorders>
              <w:top w:val="nil"/>
              <w:left w:val="single" w:sz="4" w:space="0" w:color="auto"/>
              <w:bottom w:val="nil"/>
              <w:right w:val="nil"/>
            </w:tcBorders>
            <w:shd w:val="clear" w:color="auto" w:fill="auto"/>
            <w:noWrap/>
            <w:vAlign w:val="bottom"/>
            <w:hideMark/>
          </w:tcPr>
          <w:p w14:paraId="414EB03F"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2CC276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85</w:t>
            </w:r>
          </w:p>
        </w:tc>
        <w:tc>
          <w:tcPr>
            <w:tcW w:w="708" w:type="dxa"/>
            <w:tcBorders>
              <w:top w:val="nil"/>
              <w:left w:val="single" w:sz="4" w:space="0" w:color="auto"/>
              <w:bottom w:val="nil"/>
              <w:right w:val="nil"/>
            </w:tcBorders>
            <w:shd w:val="clear" w:color="auto" w:fill="auto"/>
            <w:noWrap/>
            <w:vAlign w:val="bottom"/>
            <w:hideMark/>
          </w:tcPr>
          <w:p w14:paraId="6D10249B"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1F59432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85</w:t>
            </w:r>
          </w:p>
        </w:tc>
        <w:tc>
          <w:tcPr>
            <w:tcW w:w="709" w:type="dxa"/>
            <w:gridSpan w:val="2"/>
            <w:tcBorders>
              <w:top w:val="nil"/>
              <w:left w:val="single" w:sz="4" w:space="0" w:color="auto"/>
              <w:bottom w:val="nil"/>
              <w:right w:val="nil"/>
            </w:tcBorders>
            <w:shd w:val="clear" w:color="auto" w:fill="auto"/>
            <w:noWrap/>
            <w:vAlign w:val="bottom"/>
            <w:hideMark/>
          </w:tcPr>
          <w:p w14:paraId="3E70F3EC"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nil"/>
              <w:right w:val="single" w:sz="4" w:space="0" w:color="auto"/>
            </w:tcBorders>
            <w:shd w:val="clear" w:color="auto" w:fill="auto"/>
            <w:noWrap/>
            <w:vAlign w:val="bottom"/>
            <w:hideMark/>
          </w:tcPr>
          <w:p w14:paraId="0E4A81A6"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85</w:t>
            </w:r>
          </w:p>
        </w:tc>
        <w:tc>
          <w:tcPr>
            <w:tcW w:w="709" w:type="dxa"/>
            <w:tcBorders>
              <w:top w:val="nil"/>
              <w:left w:val="single" w:sz="4" w:space="0" w:color="auto"/>
              <w:bottom w:val="nil"/>
              <w:right w:val="nil"/>
            </w:tcBorders>
            <w:shd w:val="clear" w:color="auto" w:fill="auto"/>
            <w:noWrap/>
            <w:vAlign w:val="bottom"/>
            <w:hideMark/>
          </w:tcPr>
          <w:p w14:paraId="5B5C79C5"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5B86AD0"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85</w:t>
            </w:r>
          </w:p>
        </w:tc>
      </w:tr>
      <w:tr w:rsidR="00596D98" w:rsidRPr="00E74722" w14:paraId="04825903" w14:textId="77777777" w:rsidTr="00C31759">
        <w:trPr>
          <w:trHeight w:val="315"/>
          <w:jc w:val="center"/>
        </w:trPr>
        <w:tc>
          <w:tcPr>
            <w:tcW w:w="846" w:type="dxa"/>
            <w:tcBorders>
              <w:top w:val="nil"/>
              <w:left w:val="single" w:sz="4" w:space="0" w:color="auto"/>
              <w:bottom w:val="nil"/>
              <w:right w:val="nil"/>
            </w:tcBorders>
            <w:shd w:val="clear" w:color="auto" w:fill="auto"/>
            <w:noWrap/>
            <w:vAlign w:val="bottom"/>
            <w:hideMark/>
          </w:tcPr>
          <w:p w14:paraId="37B547D7" w14:textId="6AD1D1DE"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V.4</w:t>
            </w:r>
          </w:p>
        </w:tc>
        <w:tc>
          <w:tcPr>
            <w:tcW w:w="850" w:type="dxa"/>
            <w:tcBorders>
              <w:top w:val="nil"/>
              <w:left w:val="nil"/>
              <w:bottom w:val="nil"/>
              <w:right w:val="single" w:sz="4" w:space="0" w:color="auto"/>
            </w:tcBorders>
            <w:shd w:val="clear" w:color="auto" w:fill="auto"/>
            <w:noWrap/>
            <w:vAlign w:val="bottom"/>
            <w:hideMark/>
          </w:tcPr>
          <w:p w14:paraId="4091CE42" w14:textId="77777777" w:rsidR="00596D98" w:rsidRPr="00E74722" w:rsidRDefault="00596D98" w:rsidP="00596D98">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709" w:type="dxa"/>
            <w:tcBorders>
              <w:top w:val="nil"/>
              <w:left w:val="nil"/>
              <w:bottom w:val="nil"/>
              <w:right w:val="nil"/>
            </w:tcBorders>
            <w:shd w:val="clear" w:color="auto" w:fill="auto"/>
            <w:noWrap/>
            <w:vAlign w:val="bottom"/>
            <w:hideMark/>
          </w:tcPr>
          <w:p w14:paraId="34A29AEF" w14:textId="3643FD12"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5D1E9E4F"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7AAC3495" w14:textId="69506FAE"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3B6A29F2"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72D7FF74" w14:textId="4DD965BD"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36FFD79" w14:textId="77777777" w:rsidR="00596D98" w:rsidRPr="00E74722" w:rsidRDefault="00596D98" w:rsidP="00596D98">
            <w:pPr>
              <w:spacing w:line="240" w:lineRule="auto"/>
              <w:jc w:val="right"/>
              <w:rPr>
                <w:rFonts w:ascii="Times New Roman" w:hAnsi="Times New Roman"/>
                <w:sz w:val="20"/>
                <w:highlight w:val="lightGray"/>
              </w:rPr>
            </w:pPr>
          </w:p>
        </w:tc>
        <w:tc>
          <w:tcPr>
            <w:tcW w:w="708" w:type="dxa"/>
            <w:tcBorders>
              <w:top w:val="nil"/>
              <w:left w:val="single" w:sz="4" w:space="0" w:color="auto"/>
              <w:bottom w:val="nil"/>
              <w:right w:val="nil"/>
            </w:tcBorders>
            <w:shd w:val="clear" w:color="auto" w:fill="auto"/>
            <w:noWrap/>
            <w:vAlign w:val="bottom"/>
            <w:hideMark/>
          </w:tcPr>
          <w:p w14:paraId="5A5C005E" w14:textId="2820E35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16870831"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gridSpan w:val="2"/>
            <w:tcBorders>
              <w:top w:val="nil"/>
              <w:left w:val="single" w:sz="4" w:space="0" w:color="auto"/>
              <w:bottom w:val="nil"/>
              <w:right w:val="nil"/>
            </w:tcBorders>
            <w:shd w:val="clear" w:color="auto" w:fill="auto"/>
            <w:noWrap/>
            <w:vAlign w:val="bottom"/>
            <w:hideMark/>
          </w:tcPr>
          <w:p w14:paraId="555204CF" w14:textId="10BE7F16"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gridSpan w:val="2"/>
            <w:tcBorders>
              <w:top w:val="nil"/>
              <w:left w:val="nil"/>
              <w:bottom w:val="nil"/>
              <w:right w:val="single" w:sz="4" w:space="0" w:color="auto"/>
            </w:tcBorders>
            <w:shd w:val="clear" w:color="auto" w:fill="auto"/>
            <w:noWrap/>
            <w:vAlign w:val="bottom"/>
            <w:hideMark/>
          </w:tcPr>
          <w:p w14:paraId="468F5E34" w14:textId="77777777" w:rsidR="00596D98" w:rsidRPr="00E74722" w:rsidRDefault="00596D98" w:rsidP="00596D98">
            <w:pPr>
              <w:spacing w:line="240" w:lineRule="auto"/>
              <w:jc w:val="right"/>
              <w:rPr>
                <w:rFonts w:ascii="Times New Roman" w:hAnsi="Times New Roman"/>
                <w:sz w:val="20"/>
                <w:highlight w:val="lightGray"/>
              </w:rPr>
            </w:pPr>
          </w:p>
        </w:tc>
        <w:tc>
          <w:tcPr>
            <w:tcW w:w="709" w:type="dxa"/>
            <w:tcBorders>
              <w:top w:val="nil"/>
              <w:left w:val="single" w:sz="4" w:space="0" w:color="auto"/>
              <w:bottom w:val="nil"/>
              <w:right w:val="nil"/>
            </w:tcBorders>
            <w:shd w:val="clear" w:color="auto" w:fill="auto"/>
            <w:noWrap/>
            <w:vAlign w:val="bottom"/>
            <w:hideMark/>
          </w:tcPr>
          <w:p w14:paraId="051DC50A" w14:textId="771E39D8" w:rsidR="00596D98" w:rsidRPr="00E74722" w:rsidRDefault="00596D98" w:rsidP="00596D98">
            <w:pPr>
              <w:spacing w:line="240" w:lineRule="auto"/>
              <w:jc w:val="right"/>
              <w:rPr>
                <w:rFonts w:ascii="Times New Roman" w:hAnsi="Times New Roman"/>
                <w:sz w:val="20"/>
                <w:highlight w:val="lightGray"/>
              </w:rPr>
            </w:pPr>
            <w:r w:rsidRPr="00E74722">
              <w:rPr>
                <w:rFonts w:asciiTheme="minorHAnsi" w:hAnsiTheme="minorHAnsi" w:cstheme="minorHAnsi"/>
                <w:sz w:val="22"/>
                <w:highlight w:val="lightGray"/>
              </w:rPr>
              <w:t>N/A</w:t>
            </w:r>
          </w:p>
        </w:tc>
        <w:tc>
          <w:tcPr>
            <w:tcW w:w="1134" w:type="dxa"/>
            <w:tcBorders>
              <w:top w:val="nil"/>
              <w:left w:val="nil"/>
              <w:bottom w:val="nil"/>
              <w:right w:val="single" w:sz="4" w:space="0" w:color="auto"/>
            </w:tcBorders>
            <w:shd w:val="clear" w:color="auto" w:fill="auto"/>
            <w:noWrap/>
            <w:vAlign w:val="bottom"/>
            <w:hideMark/>
          </w:tcPr>
          <w:p w14:paraId="621CC36F" w14:textId="77777777" w:rsidR="00596D98" w:rsidRPr="00E74722" w:rsidRDefault="00596D98" w:rsidP="00596D98">
            <w:pPr>
              <w:spacing w:line="240" w:lineRule="auto"/>
              <w:rPr>
                <w:rFonts w:ascii="Times New Roman" w:hAnsi="Times New Roman"/>
                <w:sz w:val="20"/>
                <w:highlight w:val="lightGray"/>
              </w:rPr>
            </w:pPr>
          </w:p>
        </w:tc>
      </w:tr>
      <w:tr w:rsidR="00596D98" w:rsidRPr="00E74722" w14:paraId="1702167D" w14:textId="77777777" w:rsidTr="00C31759">
        <w:trPr>
          <w:trHeight w:val="315"/>
          <w:jc w:val="center"/>
        </w:trPr>
        <w:tc>
          <w:tcPr>
            <w:tcW w:w="846" w:type="dxa"/>
            <w:tcBorders>
              <w:top w:val="nil"/>
              <w:left w:val="single" w:sz="4" w:space="0" w:color="auto"/>
              <w:right w:val="nil"/>
            </w:tcBorders>
            <w:shd w:val="clear" w:color="auto" w:fill="auto"/>
            <w:noWrap/>
            <w:vAlign w:val="bottom"/>
            <w:hideMark/>
          </w:tcPr>
          <w:p w14:paraId="179D79D8" w14:textId="0E6D2BB6" w:rsidR="00596D98" w:rsidRPr="00E74722" w:rsidRDefault="00596D98" w:rsidP="00596D98">
            <w:pPr>
              <w:spacing w:line="240" w:lineRule="auto"/>
              <w:rPr>
                <w:rFonts w:asciiTheme="minorHAnsi" w:hAnsiTheme="minorHAnsi" w:cstheme="minorHAnsi"/>
                <w:sz w:val="22"/>
                <w:szCs w:val="22"/>
                <w:highlight w:val="lightGray"/>
              </w:rPr>
            </w:pPr>
            <w:r w:rsidRPr="00E74722">
              <w:rPr>
                <w:rFonts w:asciiTheme="minorHAnsi" w:hAnsiTheme="minorHAnsi" w:cstheme="minorHAnsi"/>
                <w:sz w:val="22"/>
                <w:szCs w:val="22"/>
                <w:highlight w:val="lightGray"/>
              </w:rPr>
              <w:t>V.4.1</w:t>
            </w:r>
          </w:p>
        </w:tc>
        <w:tc>
          <w:tcPr>
            <w:tcW w:w="850" w:type="dxa"/>
            <w:tcBorders>
              <w:top w:val="nil"/>
              <w:left w:val="nil"/>
              <w:right w:val="single" w:sz="4" w:space="0" w:color="auto"/>
            </w:tcBorders>
            <w:shd w:val="clear" w:color="auto" w:fill="auto"/>
            <w:noWrap/>
            <w:vAlign w:val="bottom"/>
            <w:hideMark/>
          </w:tcPr>
          <w:p w14:paraId="0F581E5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95</w:t>
            </w:r>
          </w:p>
        </w:tc>
        <w:tc>
          <w:tcPr>
            <w:tcW w:w="709" w:type="dxa"/>
            <w:tcBorders>
              <w:top w:val="nil"/>
              <w:left w:val="nil"/>
              <w:right w:val="nil"/>
            </w:tcBorders>
            <w:shd w:val="clear" w:color="auto" w:fill="auto"/>
            <w:noWrap/>
            <w:vAlign w:val="bottom"/>
            <w:hideMark/>
          </w:tcPr>
          <w:p w14:paraId="42901B3D"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right w:val="single" w:sz="4" w:space="0" w:color="auto"/>
            </w:tcBorders>
            <w:shd w:val="clear" w:color="auto" w:fill="auto"/>
            <w:noWrap/>
            <w:vAlign w:val="bottom"/>
            <w:hideMark/>
          </w:tcPr>
          <w:p w14:paraId="2D71B8C5"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95</w:t>
            </w:r>
          </w:p>
        </w:tc>
        <w:tc>
          <w:tcPr>
            <w:tcW w:w="709" w:type="dxa"/>
            <w:tcBorders>
              <w:top w:val="nil"/>
              <w:left w:val="single" w:sz="4" w:space="0" w:color="auto"/>
              <w:right w:val="nil"/>
            </w:tcBorders>
            <w:shd w:val="clear" w:color="auto" w:fill="auto"/>
            <w:noWrap/>
            <w:vAlign w:val="bottom"/>
            <w:hideMark/>
          </w:tcPr>
          <w:p w14:paraId="7ECA2D96"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right w:val="single" w:sz="4" w:space="0" w:color="auto"/>
            </w:tcBorders>
            <w:shd w:val="clear" w:color="auto" w:fill="auto"/>
            <w:noWrap/>
            <w:vAlign w:val="bottom"/>
            <w:hideMark/>
          </w:tcPr>
          <w:p w14:paraId="2D43D36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gridSpan w:val="2"/>
            <w:tcBorders>
              <w:top w:val="nil"/>
              <w:left w:val="single" w:sz="4" w:space="0" w:color="auto"/>
              <w:right w:val="nil"/>
            </w:tcBorders>
            <w:shd w:val="clear" w:color="auto" w:fill="auto"/>
            <w:noWrap/>
            <w:vAlign w:val="bottom"/>
            <w:hideMark/>
          </w:tcPr>
          <w:p w14:paraId="1E11A5EE"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right w:val="single" w:sz="4" w:space="0" w:color="auto"/>
            </w:tcBorders>
            <w:shd w:val="clear" w:color="auto" w:fill="auto"/>
            <w:noWrap/>
            <w:vAlign w:val="bottom"/>
            <w:hideMark/>
          </w:tcPr>
          <w:p w14:paraId="261765F1"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8" w:type="dxa"/>
            <w:tcBorders>
              <w:top w:val="nil"/>
              <w:left w:val="single" w:sz="4" w:space="0" w:color="auto"/>
              <w:right w:val="nil"/>
            </w:tcBorders>
            <w:shd w:val="clear" w:color="auto" w:fill="auto"/>
            <w:noWrap/>
            <w:vAlign w:val="bottom"/>
            <w:hideMark/>
          </w:tcPr>
          <w:p w14:paraId="6AAE9727"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right w:val="single" w:sz="4" w:space="0" w:color="auto"/>
            </w:tcBorders>
            <w:shd w:val="clear" w:color="auto" w:fill="auto"/>
            <w:noWrap/>
            <w:vAlign w:val="bottom"/>
            <w:hideMark/>
          </w:tcPr>
          <w:p w14:paraId="46E9B3B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gridSpan w:val="2"/>
            <w:tcBorders>
              <w:top w:val="nil"/>
              <w:left w:val="single" w:sz="4" w:space="0" w:color="auto"/>
              <w:right w:val="nil"/>
            </w:tcBorders>
            <w:shd w:val="clear" w:color="auto" w:fill="auto"/>
            <w:noWrap/>
            <w:vAlign w:val="bottom"/>
            <w:hideMark/>
          </w:tcPr>
          <w:p w14:paraId="0EA1748A"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right w:val="single" w:sz="4" w:space="0" w:color="auto"/>
            </w:tcBorders>
            <w:shd w:val="clear" w:color="auto" w:fill="auto"/>
            <w:noWrap/>
            <w:vAlign w:val="bottom"/>
            <w:hideMark/>
          </w:tcPr>
          <w:p w14:paraId="630096E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c>
          <w:tcPr>
            <w:tcW w:w="709" w:type="dxa"/>
            <w:tcBorders>
              <w:top w:val="nil"/>
              <w:left w:val="single" w:sz="4" w:space="0" w:color="auto"/>
              <w:right w:val="nil"/>
            </w:tcBorders>
            <w:shd w:val="clear" w:color="auto" w:fill="auto"/>
            <w:noWrap/>
            <w:vAlign w:val="bottom"/>
            <w:hideMark/>
          </w:tcPr>
          <w:p w14:paraId="28AA8579"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right w:val="single" w:sz="4" w:space="0" w:color="auto"/>
            </w:tcBorders>
            <w:shd w:val="clear" w:color="auto" w:fill="auto"/>
            <w:noWrap/>
            <w:vAlign w:val="bottom"/>
            <w:hideMark/>
          </w:tcPr>
          <w:p w14:paraId="30CF2D1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95</w:t>
            </w:r>
          </w:p>
        </w:tc>
      </w:tr>
      <w:tr w:rsidR="00596D98" w:rsidRPr="00E74722" w14:paraId="1816A79E" w14:textId="77777777" w:rsidTr="00C31759">
        <w:trPr>
          <w:trHeight w:val="315"/>
          <w:jc w:val="center"/>
        </w:trPr>
        <w:tc>
          <w:tcPr>
            <w:tcW w:w="846" w:type="dxa"/>
            <w:tcBorders>
              <w:top w:val="nil"/>
              <w:left w:val="single" w:sz="4" w:space="0" w:color="auto"/>
              <w:bottom w:val="single" w:sz="4" w:space="0" w:color="auto"/>
              <w:right w:val="nil"/>
            </w:tcBorders>
            <w:shd w:val="clear" w:color="auto" w:fill="auto"/>
            <w:noWrap/>
            <w:vAlign w:val="bottom"/>
            <w:hideMark/>
          </w:tcPr>
          <w:p w14:paraId="46257D4C" w14:textId="0D32948D" w:rsidR="00596D98" w:rsidRPr="00E74722" w:rsidRDefault="00596D98" w:rsidP="00596D98">
            <w:pPr>
              <w:spacing w:line="240" w:lineRule="auto"/>
              <w:rPr>
                <w:rFonts w:ascii="Calibri" w:hAnsi="Calibri" w:cs="Calibri"/>
                <w:sz w:val="22"/>
                <w:szCs w:val="22"/>
                <w:highlight w:val="lightGray"/>
              </w:rPr>
            </w:pPr>
            <w:r w:rsidRPr="00E74722">
              <w:rPr>
                <w:rFonts w:ascii="Calibri" w:hAnsi="Calibri" w:cs="Calibri"/>
                <w:sz w:val="22"/>
                <w:szCs w:val="22"/>
                <w:highlight w:val="lightGray"/>
              </w:rPr>
              <w:t>V.4.2</w:t>
            </w:r>
          </w:p>
        </w:tc>
        <w:tc>
          <w:tcPr>
            <w:tcW w:w="850" w:type="dxa"/>
            <w:tcBorders>
              <w:top w:val="nil"/>
              <w:left w:val="nil"/>
              <w:bottom w:val="single" w:sz="4" w:space="0" w:color="auto"/>
              <w:right w:val="single" w:sz="4" w:space="0" w:color="auto"/>
            </w:tcBorders>
            <w:shd w:val="clear" w:color="auto" w:fill="auto"/>
            <w:noWrap/>
            <w:vAlign w:val="bottom"/>
            <w:hideMark/>
          </w:tcPr>
          <w:p w14:paraId="274495D1"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nil"/>
              <w:bottom w:val="single" w:sz="4" w:space="0" w:color="auto"/>
              <w:right w:val="nil"/>
            </w:tcBorders>
            <w:shd w:val="clear" w:color="auto" w:fill="auto"/>
            <w:noWrap/>
            <w:vAlign w:val="bottom"/>
            <w:hideMark/>
          </w:tcPr>
          <w:p w14:paraId="0D34382A"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75B5071"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709" w:type="dxa"/>
            <w:tcBorders>
              <w:top w:val="nil"/>
              <w:left w:val="single" w:sz="4" w:space="0" w:color="auto"/>
              <w:bottom w:val="single" w:sz="4" w:space="0" w:color="auto"/>
              <w:right w:val="nil"/>
            </w:tcBorders>
            <w:shd w:val="clear" w:color="auto" w:fill="auto"/>
            <w:noWrap/>
            <w:vAlign w:val="bottom"/>
            <w:hideMark/>
          </w:tcPr>
          <w:p w14:paraId="7529C6D4"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5EBDB3AA"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2EA27C51"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2A87F70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8" w:type="dxa"/>
            <w:tcBorders>
              <w:top w:val="nil"/>
              <w:left w:val="single" w:sz="4" w:space="0" w:color="auto"/>
              <w:bottom w:val="single" w:sz="4" w:space="0" w:color="auto"/>
              <w:right w:val="nil"/>
            </w:tcBorders>
            <w:shd w:val="clear" w:color="auto" w:fill="auto"/>
            <w:noWrap/>
            <w:vAlign w:val="bottom"/>
            <w:hideMark/>
          </w:tcPr>
          <w:p w14:paraId="3D1DC6CD"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3A6083D5"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gridSpan w:val="2"/>
            <w:tcBorders>
              <w:top w:val="nil"/>
              <w:left w:val="single" w:sz="4" w:space="0" w:color="auto"/>
              <w:bottom w:val="single" w:sz="4" w:space="0" w:color="auto"/>
              <w:right w:val="nil"/>
            </w:tcBorders>
            <w:shd w:val="clear" w:color="auto" w:fill="auto"/>
            <w:noWrap/>
            <w:vAlign w:val="bottom"/>
            <w:hideMark/>
          </w:tcPr>
          <w:p w14:paraId="23AE68A8"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74F1CC8B"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c>
          <w:tcPr>
            <w:tcW w:w="709" w:type="dxa"/>
            <w:tcBorders>
              <w:top w:val="nil"/>
              <w:left w:val="single" w:sz="4" w:space="0" w:color="auto"/>
              <w:bottom w:val="single" w:sz="4" w:space="0" w:color="auto"/>
              <w:right w:val="nil"/>
            </w:tcBorders>
            <w:shd w:val="clear" w:color="auto" w:fill="auto"/>
            <w:noWrap/>
            <w:vAlign w:val="bottom"/>
            <w:hideMark/>
          </w:tcPr>
          <w:p w14:paraId="7B40F6B0" w14:textId="77777777" w:rsidR="00596D98" w:rsidRPr="00E74722" w:rsidRDefault="00596D98" w:rsidP="00596D9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0644CA6F" w14:textId="77777777" w:rsidR="00596D98" w:rsidRPr="00E74722" w:rsidRDefault="00596D98" w:rsidP="00596D98">
            <w:pPr>
              <w:spacing w:line="240" w:lineRule="auto"/>
              <w:jc w:val="right"/>
              <w:rPr>
                <w:rFonts w:ascii="Calibri" w:hAnsi="Calibri" w:cs="Calibri"/>
                <w:sz w:val="22"/>
                <w:szCs w:val="22"/>
                <w:highlight w:val="lightGray"/>
              </w:rPr>
            </w:pPr>
            <w:r w:rsidRPr="00E74722">
              <w:rPr>
                <w:rFonts w:ascii="Calibri" w:hAnsi="Calibri" w:cs="Calibri"/>
                <w:sz w:val="22"/>
                <w:szCs w:val="22"/>
                <w:highlight w:val="lightGray"/>
              </w:rPr>
              <w:t>100</w:t>
            </w:r>
          </w:p>
        </w:tc>
      </w:tr>
      <w:tr w:rsidR="00596D98" w:rsidRPr="00E74722" w14:paraId="58484CEB" w14:textId="77777777" w:rsidTr="00C31759">
        <w:trPr>
          <w:trHeight w:val="315"/>
          <w:jc w:val="center"/>
        </w:trPr>
        <w:tc>
          <w:tcPr>
            <w:tcW w:w="846" w:type="dxa"/>
            <w:tcBorders>
              <w:top w:val="single" w:sz="4" w:space="0" w:color="auto"/>
              <w:left w:val="nil"/>
              <w:bottom w:val="nil"/>
              <w:right w:val="nil"/>
            </w:tcBorders>
            <w:shd w:val="clear" w:color="auto" w:fill="auto"/>
            <w:noWrap/>
            <w:vAlign w:val="bottom"/>
            <w:hideMark/>
          </w:tcPr>
          <w:p w14:paraId="38292114" w14:textId="77777777" w:rsidR="00596D98" w:rsidRPr="00E74722" w:rsidRDefault="00596D98" w:rsidP="00596D98">
            <w:pPr>
              <w:spacing w:line="240" w:lineRule="auto"/>
              <w:jc w:val="right"/>
              <w:rPr>
                <w:rFonts w:ascii="Calibri" w:hAnsi="Calibri" w:cs="Calibri"/>
                <w:sz w:val="22"/>
                <w:szCs w:val="22"/>
                <w:highlight w:val="lightGray"/>
              </w:rPr>
            </w:pPr>
          </w:p>
        </w:tc>
        <w:tc>
          <w:tcPr>
            <w:tcW w:w="850" w:type="dxa"/>
            <w:tcBorders>
              <w:top w:val="single" w:sz="4" w:space="0" w:color="auto"/>
              <w:left w:val="nil"/>
              <w:bottom w:val="nil"/>
              <w:right w:val="single" w:sz="4" w:space="0" w:color="auto"/>
            </w:tcBorders>
            <w:shd w:val="clear" w:color="auto" w:fill="auto"/>
            <w:noWrap/>
            <w:vAlign w:val="bottom"/>
            <w:hideMark/>
          </w:tcPr>
          <w:p w14:paraId="1CE6DD73" w14:textId="77777777" w:rsidR="00596D98" w:rsidRPr="00E74722" w:rsidRDefault="00596D98" w:rsidP="00596D98">
            <w:pPr>
              <w:spacing w:line="240" w:lineRule="auto"/>
              <w:rPr>
                <w:rFonts w:ascii="Times New Roman" w:hAnsi="Times New Roman"/>
                <w:sz w:val="20"/>
                <w:highlight w:val="lightGray"/>
              </w:rPr>
            </w:pPr>
          </w:p>
        </w:tc>
        <w:tc>
          <w:tcPr>
            <w:tcW w:w="709" w:type="dxa"/>
            <w:tcBorders>
              <w:top w:val="single" w:sz="4" w:space="0" w:color="auto"/>
              <w:left w:val="single" w:sz="4" w:space="0" w:color="auto"/>
              <w:bottom w:val="single" w:sz="4" w:space="0" w:color="auto"/>
              <w:right w:val="nil"/>
            </w:tcBorders>
            <w:shd w:val="clear" w:color="auto" w:fill="auto"/>
            <w:noWrap/>
            <w:vAlign w:val="bottom"/>
            <w:hideMark/>
          </w:tcPr>
          <w:p w14:paraId="5FCA4ECE" w14:textId="77777777" w:rsidR="00596D98" w:rsidRPr="00E74722" w:rsidRDefault="00596D98" w:rsidP="00596D98">
            <w:pPr>
              <w:spacing w:line="240" w:lineRule="auto"/>
              <w:rPr>
                <w:rFonts w:ascii="Times New Roman" w:hAnsi="Times New Roman"/>
                <w:sz w:val="20"/>
                <w:highlight w:val="lightGray"/>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F3E205B" w14:textId="77777777" w:rsidR="00596D98" w:rsidRPr="00E74722" w:rsidRDefault="00596D98" w:rsidP="00596D98">
            <w:pPr>
              <w:spacing w:line="240" w:lineRule="auto"/>
              <w:jc w:val="right"/>
              <w:rPr>
                <w:rFonts w:ascii="Calibri" w:hAnsi="Calibri" w:cs="Calibri"/>
                <w:color w:val="000000"/>
                <w:szCs w:val="24"/>
                <w:highlight w:val="lightGray"/>
              </w:rPr>
            </w:pPr>
            <w:r w:rsidRPr="00E74722">
              <w:rPr>
                <w:rFonts w:ascii="Calibri" w:hAnsi="Calibri" w:cs="Calibri"/>
                <w:color w:val="000000"/>
                <w:szCs w:val="24"/>
                <w:highlight w:val="lightGray"/>
              </w:rPr>
              <w:t>75.9</w:t>
            </w:r>
          </w:p>
        </w:tc>
        <w:tc>
          <w:tcPr>
            <w:tcW w:w="709" w:type="dxa"/>
            <w:tcBorders>
              <w:top w:val="single" w:sz="4" w:space="0" w:color="auto"/>
              <w:left w:val="nil"/>
              <w:bottom w:val="single" w:sz="4" w:space="0" w:color="auto"/>
              <w:right w:val="nil"/>
            </w:tcBorders>
            <w:shd w:val="clear" w:color="auto" w:fill="auto"/>
            <w:noWrap/>
            <w:vAlign w:val="bottom"/>
            <w:hideMark/>
          </w:tcPr>
          <w:p w14:paraId="3D6C3600" w14:textId="77777777" w:rsidR="00596D98" w:rsidRPr="00E74722" w:rsidRDefault="00596D98" w:rsidP="00596D98">
            <w:pPr>
              <w:spacing w:line="240" w:lineRule="auto"/>
              <w:jc w:val="right"/>
              <w:rPr>
                <w:rFonts w:ascii="Calibri" w:hAnsi="Calibri" w:cs="Calibri"/>
                <w:color w:val="000000"/>
                <w:szCs w:val="24"/>
                <w:highlight w:val="lightGray"/>
              </w:rPr>
            </w:pPr>
          </w:p>
        </w:tc>
        <w:tc>
          <w:tcPr>
            <w:tcW w:w="1134" w:type="dxa"/>
            <w:tcBorders>
              <w:top w:val="single" w:sz="4" w:space="0" w:color="auto"/>
              <w:left w:val="nil"/>
              <w:bottom w:val="single" w:sz="4" w:space="0" w:color="auto"/>
              <w:right w:val="single" w:sz="4" w:space="0" w:color="auto"/>
            </w:tcBorders>
            <w:shd w:val="clear" w:color="000000" w:fill="FFFF00"/>
            <w:noWrap/>
            <w:vAlign w:val="bottom"/>
            <w:hideMark/>
          </w:tcPr>
          <w:p w14:paraId="7B606A0D" w14:textId="77777777" w:rsidR="00596D98" w:rsidRPr="00E74722" w:rsidRDefault="00596D98" w:rsidP="00596D98">
            <w:pPr>
              <w:spacing w:line="240" w:lineRule="auto"/>
              <w:jc w:val="right"/>
              <w:rPr>
                <w:rFonts w:ascii="Calibri" w:hAnsi="Calibri" w:cs="Calibri"/>
                <w:b/>
                <w:bCs/>
                <w:color w:val="000000"/>
                <w:szCs w:val="24"/>
                <w:highlight w:val="lightGray"/>
              </w:rPr>
            </w:pPr>
            <w:r w:rsidRPr="00E74722">
              <w:rPr>
                <w:rFonts w:ascii="Calibri" w:hAnsi="Calibri" w:cs="Calibri"/>
                <w:b/>
                <w:bCs/>
                <w:color w:val="000000"/>
                <w:szCs w:val="24"/>
                <w:highlight w:val="lightGray"/>
              </w:rPr>
              <w:t>77.1</w:t>
            </w:r>
          </w:p>
        </w:tc>
        <w:tc>
          <w:tcPr>
            <w:tcW w:w="709" w:type="dxa"/>
            <w:gridSpan w:val="2"/>
            <w:tcBorders>
              <w:top w:val="single" w:sz="4" w:space="0" w:color="auto"/>
              <w:left w:val="nil"/>
              <w:bottom w:val="single" w:sz="4" w:space="0" w:color="auto"/>
              <w:right w:val="nil"/>
            </w:tcBorders>
            <w:shd w:val="clear" w:color="auto" w:fill="auto"/>
            <w:noWrap/>
            <w:vAlign w:val="bottom"/>
            <w:hideMark/>
          </w:tcPr>
          <w:p w14:paraId="3CD15C93" w14:textId="77777777" w:rsidR="00596D98" w:rsidRPr="00E74722" w:rsidRDefault="00596D98" w:rsidP="00596D98">
            <w:pPr>
              <w:spacing w:line="240" w:lineRule="auto"/>
              <w:jc w:val="right"/>
              <w:rPr>
                <w:rFonts w:ascii="Calibri" w:hAnsi="Calibri" w:cs="Calibri"/>
                <w:b/>
                <w:bCs/>
                <w:color w:val="000000"/>
                <w:szCs w:val="24"/>
                <w:highlight w:val="lightGray"/>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D943F3"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65.6</w:t>
            </w:r>
          </w:p>
        </w:tc>
        <w:tc>
          <w:tcPr>
            <w:tcW w:w="708" w:type="dxa"/>
            <w:tcBorders>
              <w:top w:val="single" w:sz="4" w:space="0" w:color="auto"/>
              <w:left w:val="nil"/>
              <w:bottom w:val="single" w:sz="4" w:space="0" w:color="auto"/>
              <w:right w:val="nil"/>
            </w:tcBorders>
            <w:shd w:val="clear" w:color="auto" w:fill="auto"/>
            <w:noWrap/>
            <w:vAlign w:val="bottom"/>
            <w:hideMark/>
          </w:tcPr>
          <w:p w14:paraId="1810A53C" w14:textId="77777777" w:rsidR="00596D98" w:rsidRPr="00E74722" w:rsidRDefault="00596D98" w:rsidP="00596D98">
            <w:pPr>
              <w:spacing w:line="240" w:lineRule="auto"/>
              <w:jc w:val="right"/>
              <w:rPr>
                <w:rFonts w:ascii="Calibri" w:hAnsi="Calibri" w:cs="Calibri"/>
                <w:color w:val="000000"/>
                <w:sz w:val="22"/>
                <w:szCs w:val="22"/>
                <w:highlight w:val="lightGray"/>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19FAE1C"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73.3</w:t>
            </w:r>
          </w:p>
        </w:tc>
        <w:tc>
          <w:tcPr>
            <w:tcW w:w="709" w:type="dxa"/>
            <w:gridSpan w:val="2"/>
            <w:tcBorders>
              <w:top w:val="single" w:sz="4" w:space="0" w:color="auto"/>
              <w:left w:val="nil"/>
              <w:bottom w:val="single" w:sz="4" w:space="0" w:color="auto"/>
              <w:right w:val="nil"/>
            </w:tcBorders>
            <w:shd w:val="clear" w:color="auto" w:fill="auto"/>
            <w:noWrap/>
            <w:vAlign w:val="bottom"/>
            <w:hideMark/>
          </w:tcPr>
          <w:p w14:paraId="75E754AA" w14:textId="77777777" w:rsidR="00596D98" w:rsidRPr="00E74722" w:rsidRDefault="00596D98" w:rsidP="00596D98">
            <w:pPr>
              <w:spacing w:line="240" w:lineRule="auto"/>
              <w:jc w:val="right"/>
              <w:rPr>
                <w:rFonts w:ascii="Calibri" w:hAnsi="Calibri" w:cs="Calibri"/>
                <w:color w:val="000000"/>
                <w:sz w:val="22"/>
                <w:szCs w:val="22"/>
                <w:highlight w:val="lightGray"/>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6A7FE8F"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67.4</w:t>
            </w:r>
          </w:p>
        </w:tc>
        <w:tc>
          <w:tcPr>
            <w:tcW w:w="709" w:type="dxa"/>
            <w:tcBorders>
              <w:top w:val="single" w:sz="4" w:space="0" w:color="auto"/>
              <w:left w:val="nil"/>
              <w:bottom w:val="single" w:sz="4" w:space="0" w:color="auto"/>
              <w:right w:val="nil"/>
            </w:tcBorders>
            <w:shd w:val="clear" w:color="auto" w:fill="auto"/>
            <w:noWrap/>
            <w:vAlign w:val="bottom"/>
            <w:hideMark/>
          </w:tcPr>
          <w:p w14:paraId="35DD9715" w14:textId="77777777" w:rsidR="00596D98" w:rsidRPr="00E74722" w:rsidRDefault="00596D98" w:rsidP="00596D98">
            <w:pPr>
              <w:spacing w:line="240" w:lineRule="auto"/>
              <w:jc w:val="right"/>
              <w:rPr>
                <w:rFonts w:ascii="Calibri" w:hAnsi="Calibri" w:cs="Calibri"/>
                <w:color w:val="000000"/>
                <w:sz w:val="22"/>
                <w:szCs w:val="22"/>
                <w:highlight w:val="lightGray"/>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0F9C005" w14:textId="77777777" w:rsidR="00596D98" w:rsidRPr="00E74722" w:rsidRDefault="00596D98" w:rsidP="00596D98">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66.5</w:t>
            </w:r>
          </w:p>
        </w:tc>
      </w:tr>
    </w:tbl>
    <w:p w14:paraId="59D3EC96" w14:textId="77777777" w:rsidR="00D00A66" w:rsidRPr="00E74722" w:rsidRDefault="00D00A66" w:rsidP="00D00A66">
      <w:pPr>
        <w:spacing w:line="360" w:lineRule="auto"/>
        <w:rPr>
          <w:rFonts w:asciiTheme="minorHAnsi" w:hAnsiTheme="minorHAnsi" w:cstheme="minorHAnsi"/>
          <w:sz w:val="22"/>
          <w:highlight w:val="lightGray"/>
        </w:rPr>
      </w:pPr>
    </w:p>
    <w:p w14:paraId="6A53EA3E" w14:textId="77777777" w:rsidR="000C5A08" w:rsidRPr="00E74722" w:rsidRDefault="000C5A08" w:rsidP="00D00A66">
      <w:pPr>
        <w:spacing w:line="360" w:lineRule="auto"/>
        <w:rPr>
          <w:rFonts w:asciiTheme="minorHAnsi" w:hAnsiTheme="minorHAnsi" w:cstheme="minorHAnsi"/>
          <w:sz w:val="22"/>
          <w:highlight w:val="lightGray"/>
        </w:rPr>
      </w:pPr>
    </w:p>
    <w:tbl>
      <w:tblPr>
        <w:tblW w:w="13608" w:type="dxa"/>
        <w:tblLayout w:type="fixed"/>
        <w:tblLook w:val="04A0" w:firstRow="1" w:lastRow="0" w:firstColumn="1" w:lastColumn="0" w:noHBand="0" w:noVBand="1"/>
      </w:tblPr>
      <w:tblGrid>
        <w:gridCol w:w="704"/>
        <w:gridCol w:w="992"/>
        <w:gridCol w:w="851"/>
        <w:gridCol w:w="1134"/>
        <w:gridCol w:w="850"/>
        <w:gridCol w:w="1134"/>
        <w:gridCol w:w="851"/>
        <w:gridCol w:w="1139"/>
        <w:gridCol w:w="845"/>
        <w:gridCol w:w="1139"/>
        <w:gridCol w:w="851"/>
        <w:gridCol w:w="1129"/>
        <w:gridCol w:w="855"/>
        <w:gridCol w:w="1134"/>
      </w:tblGrid>
      <w:tr w:rsidR="000C5A08" w:rsidRPr="00E74722" w14:paraId="408B0EEA" w14:textId="77777777" w:rsidTr="008D07CD">
        <w:trPr>
          <w:trHeight w:val="315"/>
        </w:trPr>
        <w:tc>
          <w:tcPr>
            <w:tcW w:w="1696" w:type="dxa"/>
            <w:gridSpan w:val="2"/>
            <w:tcBorders>
              <w:top w:val="single" w:sz="4" w:space="0" w:color="auto"/>
              <w:left w:val="single" w:sz="4" w:space="0" w:color="auto"/>
              <w:bottom w:val="nil"/>
              <w:right w:val="nil"/>
            </w:tcBorders>
            <w:shd w:val="clear" w:color="auto" w:fill="auto"/>
            <w:noWrap/>
            <w:vAlign w:val="bottom"/>
            <w:hideMark/>
          </w:tcPr>
          <w:p w14:paraId="644D2E07" w14:textId="0D11AB79" w:rsidR="000C5A08" w:rsidRPr="00E74722" w:rsidRDefault="000C5A08" w:rsidP="004F210C">
            <w:pPr>
              <w:spacing w:line="240" w:lineRule="auto"/>
              <w:rPr>
                <w:rFonts w:asciiTheme="minorHAnsi" w:hAnsiTheme="minorHAnsi" w:cstheme="minorHAnsi"/>
                <w:b/>
                <w:i/>
                <w:sz w:val="20"/>
                <w:highlight w:val="lightGray"/>
              </w:rPr>
            </w:pPr>
            <w:r w:rsidRPr="00E74722">
              <w:rPr>
                <w:rFonts w:asciiTheme="minorHAnsi" w:hAnsiTheme="minorHAnsi" w:cstheme="minorHAnsi"/>
                <w:b/>
                <w:i/>
                <w:sz w:val="22"/>
                <w:highlight w:val="lightGray"/>
              </w:rPr>
              <w:t>Feature</w:t>
            </w:r>
          </w:p>
        </w:tc>
        <w:tc>
          <w:tcPr>
            <w:tcW w:w="1985" w:type="dxa"/>
            <w:gridSpan w:val="2"/>
            <w:tcBorders>
              <w:top w:val="single" w:sz="4" w:space="0" w:color="auto"/>
              <w:left w:val="single" w:sz="4" w:space="0" w:color="000000"/>
              <w:bottom w:val="nil"/>
              <w:right w:val="single" w:sz="4" w:space="0" w:color="000000"/>
            </w:tcBorders>
            <w:shd w:val="clear" w:color="auto" w:fill="auto"/>
            <w:noWrap/>
            <w:vAlign w:val="bottom"/>
            <w:hideMark/>
          </w:tcPr>
          <w:p w14:paraId="7FEBA119" w14:textId="77777777" w:rsidR="000C5A08" w:rsidRPr="00E74722" w:rsidRDefault="000C5A08"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GRASS</w:t>
            </w:r>
          </w:p>
        </w:tc>
        <w:tc>
          <w:tcPr>
            <w:tcW w:w="1984" w:type="dxa"/>
            <w:gridSpan w:val="2"/>
            <w:tcBorders>
              <w:top w:val="single" w:sz="4" w:space="0" w:color="auto"/>
              <w:left w:val="nil"/>
              <w:bottom w:val="nil"/>
              <w:right w:val="nil"/>
            </w:tcBorders>
            <w:shd w:val="clear" w:color="000000" w:fill="FFFF00"/>
            <w:noWrap/>
            <w:vAlign w:val="bottom"/>
            <w:hideMark/>
          </w:tcPr>
          <w:p w14:paraId="0D904521" w14:textId="77777777" w:rsidR="000C5A08" w:rsidRPr="00E74722" w:rsidRDefault="000C5A08"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QGIS</w:t>
            </w:r>
          </w:p>
        </w:tc>
        <w:tc>
          <w:tcPr>
            <w:tcW w:w="1990" w:type="dxa"/>
            <w:gridSpan w:val="2"/>
            <w:tcBorders>
              <w:top w:val="single" w:sz="4" w:space="0" w:color="auto"/>
              <w:left w:val="single" w:sz="4" w:space="0" w:color="000000"/>
              <w:bottom w:val="nil"/>
              <w:right w:val="nil"/>
            </w:tcBorders>
            <w:shd w:val="clear" w:color="auto" w:fill="auto"/>
            <w:noWrap/>
            <w:vAlign w:val="bottom"/>
            <w:hideMark/>
          </w:tcPr>
          <w:p w14:paraId="72B8BF01" w14:textId="77777777" w:rsidR="000C5A08" w:rsidRPr="00E74722" w:rsidRDefault="000C5A08"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uDig</w:t>
            </w:r>
            <w:proofErr w:type="spellEnd"/>
          </w:p>
        </w:tc>
        <w:tc>
          <w:tcPr>
            <w:tcW w:w="1984" w:type="dxa"/>
            <w:gridSpan w:val="2"/>
            <w:tcBorders>
              <w:top w:val="single" w:sz="4" w:space="0" w:color="auto"/>
              <w:left w:val="single" w:sz="4" w:space="0" w:color="000000"/>
              <w:bottom w:val="nil"/>
              <w:right w:val="nil"/>
            </w:tcBorders>
            <w:shd w:val="clear" w:color="auto" w:fill="auto"/>
            <w:noWrap/>
            <w:vAlign w:val="bottom"/>
            <w:hideMark/>
          </w:tcPr>
          <w:p w14:paraId="34847629" w14:textId="77777777" w:rsidR="000C5A08" w:rsidRPr="00E74722" w:rsidRDefault="000C5A08"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gvSIG</w:t>
            </w:r>
            <w:proofErr w:type="spellEnd"/>
          </w:p>
        </w:tc>
        <w:tc>
          <w:tcPr>
            <w:tcW w:w="1980" w:type="dxa"/>
            <w:gridSpan w:val="2"/>
            <w:tcBorders>
              <w:top w:val="single" w:sz="4" w:space="0" w:color="auto"/>
              <w:left w:val="single" w:sz="4" w:space="0" w:color="000000"/>
              <w:bottom w:val="nil"/>
              <w:right w:val="nil"/>
            </w:tcBorders>
            <w:shd w:val="clear" w:color="auto" w:fill="auto"/>
            <w:noWrap/>
            <w:vAlign w:val="bottom"/>
            <w:hideMark/>
          </w:tcPr>
          <w:p w14:paraId="58B5D2D8" w14:textId="77777777" w:rsidR="000C5A08" w:rsidRPr="00E74722" w:rsidRDefault="000C5A08" w:rsidP="004F210C">
            <w:pPr>
              <w:spacing w:line="240" w:lineRule="auto"/>
              <w:jc w:val="center"/>
              <w:rPr>
                <w:rFonts w:ascii="Calibri" w:hAnsi="Calibri" w:cs="Calibri"/>
                <w:b/>
                <w:bCs/>
                <w:i/>
                <w:iCs/>
                <w:color w:val="000000"/>
                <w:sz w:val="22"/>
                <w:szCs w:val="22"/>
                <w:highlight w:val="lightGray"/>
              </w:rPr>
            </w:pPr>
            <w:r w:rsidRPr="00E74722">
              <w:rPr>
                <w:rFonts w:ascii="Calibri" w:hAnsi="Calibri" w:cs="Calibri"/>
                <w:b/>
                <w:bCs/>
                <w:i/>
                <w:iCs/>
                <w:color w:val="000000"/>
                <w:sz w:val="22"/>
                <w:szCs w:val="22"/>
                <w:highlight w:val="lightGray"/>
              </w:rPr>
              <w:t>SAGA</w:t>
            </w:r>
          </w:p>
        </w:tc>
        <w:tc>
          <w:tcPr>
            <w:tcW w:w="1989" w:type="dxa"/>
            <w:gridSpan w:val="2"/>
            <w:tcBorders>
              <w:top w:val="single" w:sz="4" w:space="0" w:color="auto"/>
              <w:left w:val="single" w:sz="4" w:space="0" w:color="000000"/>
              <w:bottom w:val="nil"/>
              <w:right w:val="single" w:sz="4" w:space="0" w:color="auto"/>
            </w:tcBorders>
            <w:shd w:val="clear" w:color="auto" w:fill="auto"/>
            <w:noWrap/>
            <w:vAlign w:val="bottom"/>
            <w:hideMark/>
          </w:tcPr>
          <w:p w14:paraId="52667B0A" w14:textId="77777777" w:rsidR="000C5A08" w:rsidRPr="00E74722" w:rsidRDefault="000C5A08" w:rsidP="004F210C">
            <w:pPr>
              <w:spacing w:line="240" w:lineRule="auto"/>
              <w:jc w:val="center"/>
              <w:rPr>
                <w:rFonts w:ascii="Calibri" w:hAnsi="Calibri" w:cs="Calibri"/>
                <w:b/>
                <w:bCs/>
                <w:i/>
                <w:iCs/>
                <w:color w:val="000000"/>
                <w:sz w:val="22"/>
                <w:szCs w:val="22"/>
                <w:highlight w:val="lightGray"/>
              </w:rPr>
            </w:pPr>
            <w:proofErr w:type="spellStart"/>
            <w:r w:rsidRPr="00E74722">
              <w:rPr>
                <w:rFonts w:ascii="Calibri" w:hAnsi="Calibri" w:cs="Calibri"/>
                <w:b/>
                <w:bCs/>
                <w:i/>
                <w:iCs/>
                <w:color w:val="000000"/>
                <w:sz w:val="22"/>
                <w:szCs w:val="22"/>
                <w:highlight w:val="lightGray"/>
              </w:rPr>
              <w:t>OpenJUMP</w:t>
            </w:r>
            <w:proofErr w:type="spellEnd"/>
          </w:p>
        </w:tc>
      </w:tr>
      <w:tr w:rsidR="008D07CD" w:rsidRPr="00E74722" w14:paraId="2EEAE762" w14:textId="77777777" w:rsidTr="008D07CD">
        <w:trPr>
          <w:trHeight w:val="315"/>
        </w:trPr>
        <w:tc>
          <w:tcPr>
            <w:tcW w:w="704" w:type="dxa"/>
            <w:tcBorders>
              <w:top w:val="nil"/>
              <w:left w:val="single" w:sz="4" w:space="0" w:color="auto"/>
              <w:bottom w:val="nil"/>
              <w:right w:val="nil"/>
            </w:tcBorders>
            <w:shd w:val="clear" w:color="auto" w:fill="auto"/>
            <w:noWrap/>
            <w:vAlign w:val="bottom"/>
            <w:hideMark/>
          </w:tcPr>
          <w:p w14:paraId="31C81082" w14:textId="77777777" w:rsidR="000C5A08" w:rsidRPr="00E74722" w:rsidRDefault="000C5A08" w:rsidP="004F210C">
            <w:pPr>
              <w:spacing w:line="240" w:lineRule="auto"/>
              <w:jc w:val="center"/>
              <w:rPr>
                <w:rFonts w:ascii="Calibri" w:hAnsi="Calibri" w:cs="Calibri"/>
                <w:b/>
                <w:bCs/>
                <w:i/>
                <w:iCs/>
                <w:color w:val="000000"/>
                <w:sz w:val="22"/>
                <w:szCs w:val="22"/>
                <w:highlight w:val="lightGray"/>
              </w:rPr>
            </w:pPr>
          </w:p>
        </w:tc>
        <w:tc>
          <w:tcPr>
            <w:tcW w:w="992" w:type="dxa"/>
            <w:tcBorders>
              <w:top w:val="nil"/>
              <w:left w:val="nil"/>
              <w:bottom w:val="nil"/>
              <w:right w:val="nil"/>
            </w:tcBorders>
            <w:shd w:val="clear" w:color="auto" w:fill="auto"/>
            <w:noWrap/>
            <w:vAlign w:val="bottom"/>
            <w:hideMark/>
          </w:tcPr>
          <w:p w14:paraId="632E1B79"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Weight</w:t>
            </w:r>
          </w:p>
        </w:tc>
        <w:tc>
          <w:tcPr>
            <w:tcW w:w="851" w:type="dxa"/>
            <w:tcBorders>
              <w:top w:val="nil"/>
              <w:left w:val="single" w:sz="4" w:space="0" w:color="000000"/>
              <w:bottom w:val="nil"/>
              <w:right w:val="nil"/>
            </w:tcBorders>
            <w:shd w:val="clear" w:color="auto" w:fill="auto"/>
            <w:noWrap/>
            <w:vAlign w:val="bottom"/>
            <w:hideMark/>
          </w:tcPr>
          <w:p w14:paraId="7AE0DF66"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Score</w:t>
            </w:r>
          </w:p>
        </w:tc>
        <w:tc>
          <w:tcPr>
            <w:tcW w:w="1134" w:type="dxa"/>
            <w:tcBorders>
              <w:top w:val="nil"/>
              <w:left w:val="nil"/>
              <w:bottom w:val="nil"/>
              <w:right w:val="single" w:sz="4" w:space="0" w:color="auto"/>
            </w:tcBorders>
            <w:shd w:val="clear" w:color="auto" w:fill="auto"/>
            <w:noWrap/>
            <w:vAlign w:val="bottom"/>
            <w:hideMark/>
          </w:tcPr>
          <w:p w14:paraId="1FE74238"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Weighted score</w:t>
            </w:r>
          </w:p>
        </w:tc>
        <w:tc>
          <w:tcPr>
            <w:tcW w:w="850" w:type="dxa"/>
            <w:tcBorders>
              <w:top w:val="nil"/>
              <w:left w:val="single" w:sz="4" w:space="0" w:color="auto"/>
              <w:bottom w:val="nil"/>
              <w:right w:val="nil"/>
            </w:tcBorders>
            <w:shd w:val="clear" w:color="auto" w:fill="auto"/>
            <w:noWrap/>
            <w:vAlign w:val="bottom"/>
            <w:hideMark/>
          </w:tcPr>
          <w:p w14:paraId="05E4230F"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Score</w:t>
            </w:r>
          </w:p>
        </w:tc>
        <w:tc>
          <w:tcPr>
            <w:tcW w:w="1134" w:type="dxa"/>
            <w:tcBorders>
              <w:top w:val="nil"/>
              <w:left w:val="nil"/>
              <w:right w:val="nil"/>
            </w:tcBorders>
            <w:shd w:val="clear" w:color="auto" w:fill="auto"/>
            <w:noWrap/>
            <w:vAlign w:val="bottom"/>
            <w:hideMark/>
          </w:tcPr>
          <w:p w14:paraId="1C219938"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Weighted score</w:t>
            </w:r>
          </w:p>
        </w:tc>
        <w:tc>
          <w:tcPr>
            <w:tcW w:w="851" w:type="dxa"/>
            <w:tcBorders>
              <w:top w:val="nil"/>
              <w:left w:val="single" w:sz="4" w:space="0" w:color="000000"/>
              <w:bottom w:val="nil"/>
              <w:right w:val="nil"/>
            </w:tcBorders>
            <w:shd w:val="clear" w:color="auto" w:fill="auto"/>
            <w:noWrap/>
            <w:vAlign w:val="bottom"/>
            <w:hideMark/>
          </w:tcPr>
          <w:p w14:paraId="4FFFB79C"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Score</w:t>
            </w:r>
          </w:p>
        </w:tc>
        <w:tc>
          <w:tcPr>
            <w:tcW w:w="1139" w:type="dxa"/>
            <w:tcBorders>
              <w:top w:val="nil"/>
              <w:left w:val="nil"/>
              <w:right w:val="nil"/>
            </w:tcBorders>
            <w:shd w:val="clear" w:color="auto" w:fill="auto"/>
            <w:noWrap/>
            <w:vAlign w:val="bottom"/>
            <w:hideMark/>
          </w:tcPr>
          <w:p w14:paraId="2033B357"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Weighted score</w:t>
            </w:r>
          </w:p>
        </w:tc>
        <w:tc>
          <w:tcPr>
            <w:tcW w:w="845" w:type="dxa"/>
            <w:tcBorders>
              <w:top w:val="nil"/>
              <w:left w:val="single" w:sz="4" w:space="0" w:color="000000"/>
              <w:bottom w:val="nil"/>
              <w:right w:val="nil"/>
            </w:tcBorders>
            <w:shd w:val="clear" w:color="auto" w:fill="auto"/>
            <w:noWrap/>
            <w:vAlign w:val="bottom"/>
            <w:hideMark/>
          </w:tcPr>
          <w:p w14:paraId="7A73D802"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Score</w:t>
            </w:r>
          </w:p>
        </w:tc>
        <w:tc>
          <w:tcPr>
            <w:tcW w:w="1139" w:type="dxa"/>
            <w:tcBorders>
              <w:top w:val="nil"/>
              <w:left w:val="nil"/>
              <w:right w:val="nil"/>
            </w:tcBorders>
            <w:shd w:val="clear" w:color="auto" w:fill="auto"/>
            <w:noWrap/>
            <w:vAlign w:val="bottom"/>
            <w:hideMark/>
          </w:tcPr>
          <w:p w14:paraId="4932C8E6"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Weighted score</w:t>
            </w:r>
          </w:p>
        </w:tc>
        <w:tc>
          <w:tcPr>
            <w:tcW w:w="851" w:type="dxa"/>
            <w:tcBorders>
              <w:top w:val="nil"/>
              <w:left w:val="single" w:sz="4" w:space="0" w:color="000000"/>
              <w:bottom w:val="nil"/>
              <w:right w:val="nil"/>
            </w:tcBorders>
            <w:shd w:val="clear" w:color="auto" w:fill="auto"/>
            <w:noWrap/>
            <w:vAlign w:val="bottom"/>
            <w:hideMark/>
          </w:tcPr>
          <w:p w14:paraId="3C520947"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Score</w:t>
            </w:r>
          </w:p>
        </w:tc>
        <w:tc>
          <w:tcPr>
            <w:tcW w:w="1129" w:type="dxa"/>
            <w:tcBorders>
              <w:top w:val="nil"/>
              <w:left w:val="nil"/>
              <w:right w:val="nil"/>
            </w:tcBorders>
            <w:shd w:val="clear" w:color="auto" w:fill="auto"/>
            <w:noWrap/>
            <w:vAlign w:val="bottom"/>
            <w:hideMark/>
          </w:tcPr>
          <w:p w14:paraId="323ACDF3"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Weighted score</w:t>
            </w:r>
          </w:p>
        </w:tc>
        <w:tc>
          <w:tcPr>
            <w:tcW w:w="855" w:type="dxa"/>
            <w:tcBorders>
              <w:top w:val="nil"/>
              <w:left w:val="single" w:sz="4" w:space="0" w:color="000000"/>
              <w:bottom w:val="nil"/>
              <w:right w:val="nil"/>
            </w:tcBorders>
            <w:shd w:val="clear" w:color="auto" w:fill="auto"/>
            <w:noWrap/>
            <w:vAlign w:val="bottom"/>
            <w:hideMark/>
          </w:tcPr>
          <w:p w14:paraId="14FB9F00"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Score</w:t>
            </w:r>
          </w:p>
        </w:tc>
        <w:tc>
          <w:tcPr>
            <w:tcW w:w="1134" w:type="dxa"/>
            <w:tcBorders>
              <w:top w:val="nil"/>
              <w:left w:val="nil"/>
              <w:right w:val="single" w:sz="4" w:space="0" w:color="auto"/>
            </w:tcBorders>
            <w:shd w:val="clear" w:color="auto" w:fill="auto"/>
            <w:noWrap/>
            <w:vAlign w:val="bottom"/>
            <w:hideMark/>
          </w:tcPr>
          <w:p w14:paraId="140F6D90"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Weighted score</w:t>
            </w:r>
          </w:p>
        </w:tc>
      </w:tr>
      <w:tr w:rsidR="008D07CD" w:rsidRPr="00E74722" w14:paraId="6A270CF8" w14:textId="77777777" w:rsidTr="008D07CD">
        <w:trPr>
          <w:trHeight w:val="315"/>
        </w:trPr>
        <w:tc>
          <w:tcPr>
            <w:tcW w:w="704" w:type="dxa"/>
            <w:tcBorders>
              <w:top w:val="nil"/>
              <w:left w:val="single" w:sz="4" w:space="0" w:color="auto"/>
              <w:bottom w:val="nil"/>
              <w:right w:val="nil"/>
            </w:tcBorders>
            <w:shd w:val="clear" w:color="auto" w:fill="auto"/>
            <w:noWrap/>
            <w:vAlign w:val="bottom"/>
            <w:hideMark/>
          </w:tcPr>
          <w:p w14:paraId="04BB6BAE" w14:textId="5245F643" w:rsidR="000C5A08" w:rsidRPr="00E74722" w:rsidRDefault="000C5A08" w:rsidP="000C5A0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w:t>
            </w:r>
          </w:p>
        </w:tc>
        <w:tc>
          <w:tcPr>
            <w:tcW w:w="992" w:type="dxa"/>
            <w:tcBorders>
              <w:top w:val="nil"/>
              <w:left w:val="nil"/>
              <w:bottom w:val="nil"/>
              <w:right w:val="single" w:sz="4" w:space="0" w:color="auto"/>
            </w:tcBorders>
            <w:shd w:val="clear" w:color="auto" w:fill="auto"/>
            <w:noWrap/>
            <w:vAlign w:val="bottom"/>
            <w:hideMark/>
          </w:tcPr>
          <w:p w14:paraId="251E93DB"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85</w:t>
            </w:r>
          </w:p>
        </w:tc>
        <w:tc>
          <w:tcPr>
            <w:tcW w:w="851" w:type="dxa"/>
            <w:tcBorders>
              <w:top w:val="nil"/>
              <w:left w:val="nil"/>
              <w:bottom w:val="nil"/>
              <w:right w:val="nil"/>
            </w:tcBorders>
            <w:shd w:val="clear" w:color="auto" w:fill="auto"/>
            <w:noWrap/>
            <w:vAlign w:val="center"/>
            <w:hideMark/>
          </w:tcPr>
          <w:p w14:paraId="211B0164"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30</w:t>
            </w:r>
          </w:p>
        </w:tc>
        <w:tc>
          <w:tcPr>
            <w:tcW w:w="1134" w:type="dxa"/>
            <w:tcBorders>
              <w:top w:val="nil"/>
              <w:left w:val="nil"/>
              <w:bottom w:val="nil"/>
              <w:right w:val="single" w:sz="4" w:space="0" w:color="auto"/>
            </w:tcBorders>
            <w:shd w:val="clear" w:color="auto" w:fill="auto"/>
            <w:noWrap/>
            <w:vAlign w:val="bottom"/>
            <w:hideMark/>
          </w:tcPr>
          <w:p w14:paraId="24112216"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26</w:t>
            </w:r>
          </w:p>
        </w:tc>
        <w:tc>
          <w:tcPr>
            <w:tcW w:w="850" w:type="dxa"/>
            <w:tcBorders>
              <w:top w:val="nil"/>
              <w:left w:val="single" w:sz="4" w:space="0" w:color="auto"/>
              <w:bottom w:val="nil"/>
              <w:right w:val="nil"/>
            </w:tcBorders>
            <w:shd w:val="clear" w:color="auto" w:fill="auto"/>
            <w:noWrap/>
            <w:vAlign w:val="center"/>
            <w:hideMark/>
          </w:tcPr>
          <w:p w14:paraId="405567C8"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1134" w:type="dxa"/>
            <w:tcBorders>
              <w:top w:val="nil"/>
              <w:left w:val="nil"/>
              <w:bottom w:val="nil"/>
              <w:right w:val="single" w:sz="4" w:space="0" w:color="auto"/>
            </w:tcBorders>
            <w:shd w:val="clear" w:color="auto" w:fill="auto"/>
            <w:noWrap/>
            <w:vAlign w:val="bottom"/>
            <w:hideMark/>
          </w:tcPr>
          <w:p w14:paraId="277B2991"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77</w:t>
            </w:r>
          </w:p>
        </w:tc>
        <w:tc>
          <w:tcPr>
            <w:tcW w:w="851" w:type="dxa"/>
            <w:tcBorders>
              <w:top w:val="nil"/>
              <w:left w:val="single" w:sz="4" w:space="0" w:color="auto"/>
              <w:bottom w:val="nil"/>
              <w:right w:val="nil"/>
            </w:tcBorders>
            <w:shd w:val="clear" w:color="auto" w:fill="auto"/>
            <w:noWrap/>
            <w:vAlign w:val="center"/>
            <w:hideMark/>
          </w:tcPr>
          <w:p w14:paraId="3AF66536"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1139" w:type="dxa"/>
            <w:tcBorders>
              <w:top w:val="nil"/>
              <w:left w:val="nil"/>
              <w:bottom w:val="nil"/>
              <w:right w:val="single" w:sz="4" w:space="0" w:color="auto"/>
            </w:tcBorders>
            <w:shd w:val="clear" w:color="auto" w:fill="auto"/>
            <w:noWrap/>
            <w:vAlign w:val="bottom"/>
            <w:hideMark/>
          </w:tcPr>
          <w:p w14:paraId="199591AD"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77</w:t>
            </w:r>
          </w:p>
        </w:tc>
        <w:tc>
          <w:tcPr>
            <w:tcW w:w="845" w:type="dxa"/>
            <w:tcBorders>
              <w:top w:val="nil"/>
              <w:left w:val="single" w:sz="4" w:space="0" w:color="auto"/>
              <w:bottom w:val="nil"/>
              <w:right w:val="nil"/>
            </w:tcBorders>
            <w:shd w:val="clear" w:color="auto" w:fill="auto"/>
            <w:noWrap/>
            <w:vAlign w:val="center"/>
            <w:hideMark/>
          </w:tcPr>
          <w:p w14:paraId="1A025126"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39" w:type="dxa"/>
            <w:tcBorders>
              <w:top w:val="nil"/>
              <w:left w:val="nil"/>
              <w:bottom w:val="nil"/>
              <w:right w:val="single" w:sz="4" w:space="0" w:color="auto"/>
            </w:tcBorders>
            <w:shd w:val="clear" w:color="auto" w:fill="auto"/>
            <w:noWrap/>
            <w:vAlign w:val="bottom"/>
            <w:hideMark/>
          </w:tcPr>
          <w:p w14:paraId="65EFD43A"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68</w:t>
            </w:r>
          </w:p>
        </w:tc>
        <w:tc>
          <w:tcPr>
            <w:tcW w:w="851" w:type="dxa"/>
            <w:tcBorders>
              <w:top w:val="nil"/>
              <w:left w:val="single" w:sz="4" w:space="0" w:color="auto"/>
              <w:bottom w:val="nil"/>
              <w:right w:val="nil"/>
            </w:tcBorders>
            <w:shd w:val="clear" w:color="auto" w:fill="auto"/>
            <w:noWrap/>
            <w:vAlign w:val="center"/>
            <w:hideMark/>
          </w:tcPr>
          <w:p w14:paraId="3CADA277"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29" w:type="dxa"/>
            <w:tcBorders>
              <w:top w:val="nil"/>
              <w:left w:val="nil"/>
              <w:bottom w:val="nil"/>
              <w:right w:val="single" w:sz="4" w:space="0" w:color="auto"/>
            </w:tcBorders>
            <w:shd w:val="clear" w:color="auto" w:fill="auto"/>
            <w:noWrap/>
            <w:vAlign w:val="bottom"/>
            <w:hideMark/>
          </w:tcPr>
          <w:p w14:paraId="6C3E908F"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68</w:t>
            </w:r>
          </w:p>
        </w:tc>
        <w:tc>
          <w:tcPr>
            <w:tcW w:w="855" w:type="dxa"/>
            <w:tcBorders>
              <w:top w:val="nil"/>
              <w:left w:val="single" w:sz="4" w:space="0" w:color="auto"/>
              <w:bottom w:val="nil"/>
              <w:right w:val="nil"/>
            </w:tcBorders>
            <w:shd w:val="clear" w:color="auto" w:fill="auto"/>
            <w:noWrap/>
            <w:vAlign w:val="center"/>
            <w:hideMark/>
          </w:tcPr>
          <w:p w14:paraId="373CBC47"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34" w:type="dxa"/>
            <w:tcBorders>
              <w:top w:val="nil"/>
              <w:left w:val="nil"/>
              <w:bottom w:val="nil"/>
              <w:right w:val="single" w:sz="4" w:space="0" w:color="auto"/>
            </w:tcBorders>
            <w:shd w:val="clear" w:color="auto" w:fill="auto"/>
            <w:noWrap/>
            <w:vAlign w:val="bottom"/>
            <w:hideMark/>
          </w:tcPr>
          <w:p w14:paraId="300FD339"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68</w:t>
            </w:r>
          </w:p>
        </w:tc>
      </w:tr>
      <w:tr w:rsidR="008D07CD" w:rsidRPr="00E74722" w14:paraId="6A7E1431" w14:textId="77777777" w:rsidTr="008D07CD">
        <w:trPr>
          <w:trHeight w:val="315"/>
        </w:trPr>
        <w:tc>
          <w:tcPr>
            <w:tcW w:w="704" w:type="dxa"/>
            <w:tcBorders>
              <w:top w:val="nil"/>
              <w:left w:val="single" w:sz="4" w:space="0" w:color="auto"/>
              <w:bottom w:val="nil"/>
              <w:right w:val="nil"/>
            </w:tcBorders>
            <w:shd w:val="clear" w:color="auto" w:fill="auto"/>
            <w:noWrap/>
            <w:vAlign w:val="bottom"/>
            <w:hideMark/>
          </w:tcPr>
          <w:p w14:paraId="77296912" w14:textId="61053A3C" w:rsidR="000C5A08" w:rsidRPr="00E74722" w:rsidRDefault="000C5A08" w:rsidP="000C5A0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2</w:t>
            </w:r>
          </w:p>
        </w:tc>
        <w:tc>
          <w:tcPr>
            <w:tcW w:w="992" w:type="dxa"/>
            <w:tcBorders>
              <w:top w:val="nil"/>
              <w:left w:val="nil"/>
              <w:bottom w:val="nil"/>
              <w:right w:val="single" w:sz="4" w:space="0" w:color="auto"/>
            </w:tcBorders>
            <w:shd w:val="clear" w:color="auto" w:fill="auto"/>
            <w:noWrap/>
            <w:vAlign w:val="bottom"/>
            <w:hideMark/>
          </w:tcPr>
          <w:p w14:paraId="0AB0D5B9"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65</w:t>
            </w:r>
          </w:p>
        </w:tc>
        <w:tc>
          <w:tcPr>
            <w:tcW w:w="851" w:type="dxa"/>
            <w:tcBorders>
              <w:top w:val="nil"/>
              <w:left w:val="nil"/>
              <w:bottom w:val="nil"/>
              <w:right w:val="nil"/>
            </w:tcBorders>
            <w:shd w:val="clear" w:color="auto" w:fill="auto"/>
            <w:noWrap/>
            <w:vAlign w:val="center"/>
            <w:hideMark/>
          </w:tcPr>
          <w:p w14:paraId="3D03C930"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34" w:type="dxa"/>
            <w:tcBorders>
              <w:top w:val="nil"/>
              <w:left w:val="nil"/>
              <w:bottom w:val="nil"/>
              <w:right w:val="single" w:sz="4" w:space="0" w:color="auto"/>
            </w:tcBorders>
            <w:shd w:val="clear" w:color="auto" w:fill="auto"/>
            <w:noWrap/>
            <w:vAlign w:val="bottom"/>
            <w:hideMark/>
          </w:tcPr>
          <w:p w14:paraId="554A0C01"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52</w:t>
            </w:r>
          </w:p>
        </w:tc>
        <w:tc>
          <w:tcPr>
            <w:tcW w:w="850" w:type="dxa"/>
            <w:tcBorders>
              <w:top w:val="nil"/>
              <w:left w:val="single" w:sz="4" w:space="0" w:color="auto"/>
              <w:bottom w:val="nil"/>
              <w:right w:val="nil"/>
            </w:tcBorders>
            <w:shd w:val="clear" w:color="auto" w:fill="auto"/>
            <w:noWrap/>
            <w:vAlign w:val="center"/>
            <w:hideMark/>
          </w:tcPr>
          <w:p w14:paraId="14BB6CD7"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1134" w:type="dxa"/>
            <w:tcBorders>
              <w:top w:val="nil"/>
              <w:left w:val="nil"/>
              <w:bottom w:val="nil"/>
              <w:right w:val="single" w:sz="4" w:space="0" w:color="auto"/>
            </w:tcBorders>
            <w:shd w:val="clear" w:color="auto" w:fill="auto"/>
            <w:noWrap/>
            <w:vAlign w:val="bottom"/>
            <w:hideMark/>
          </w:tcPr>
          <w:p w14:paraId="754B2BD9"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59</w:t>
            </w:r>
          </w:p>
        </w:tc>
        <w:tc>
          <w:tcPr>
            <w:tcW w:w="851" w:type="dxa"/>
            <w:tcBorders>
              <w:top w:val="nil"/>
              <w:left w:val="single" w:sz="4" w:space="0" w:color="auto"/>
              <w:bottom w:val="nil"/>
              <w:right w:val="nil"/>
            </w:tcBorders>
            <w:shd w:val="clear" w:color="auto" w:fill="auto"/>
            <w:noWrap/>
            <w:vAlign w:val="center"/>
            <w:hideMark/>
          </w:tcPr>
          <w:p w14:paraId="5FDE296D"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1139" w:type="dxa"/>
            <w:tcBorders>
              <w:top w:val="nil"/>
              <w:left w:val="nil"/>
              <w:bottom w:val="nil"/>
              <w:right w:val="single" w:sz="4" w:space="0" w:color="auto"/>
            </w:tcBorders>
            <w:shd w:val="clear" w:color="auto" w:fill="auto"/>
            <w:noWrap/>
            <w:vAlign w:val="bottom"/>
            <w:hideMark/>
          </w:tcPr>
          <w:p w14:paraId="68E835B4"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46</w:t>
            </w:r>
          </w:p>
        </w:tc>
        <w:tc>
          <w:tcPr>
            <w:tcW w:w="845" w:type="dxa"/>
            <w:tcBorders>
              <w:top w:val="nil"/>
              <w:left w:val="single" w:sz="4" w:space="0" w:color="auto"/>
              <w:bottom w:val="nil"/>
              <w:right w:val="nil"/>
            </w:tcBorders>
            <w:shd w:val="clear" w:color="auto" w:fill="auto"/>
            <w:noWrap/>
            <w:vAlign w:val="center"/>
            <w:hideMark/>
          </w:tcPr>
          <w:p w14:paraId="2F6124F1"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39" w:type="dxa"/>
            <w:tcBorders>
              <w:top w:val="nil"/>
              <w:left w:val="nil"/>
              <w:bottom w:val="nil"/>
              <w:right w:val="single" w:sz="4" w:space="0" w:color="auto"/>
            </w:tcBorders>
            <w:shd w:val="clear" w:color="auto" w:fill="auto"/>
            <w:noWrap/>
            <w:vAlign w:val="bottom"/>
            <w:hideMark/>
          </w:tcPr>
          <w:p w14:paraId="3CD2F044"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52</w:t>
            </w:r>
          </w:p>
        </w:tc>
        <w:tc>
          <w:tcPr>
            <w:tcW w:w="851" w:type="dxa"/>
            <w:tcBorders>
              <w:top w:val="nil"/>
              <w:left w:val="single" w:sz="4" w:space="0" w:color="auto"/>
              <w:bottom w:val="nil"/>
              <w:right w:val="nil"/>
            </w:tcBorders>
            <w:shd w:val="clear" w:color="auto" w:fill="auto"/>
            <w:noWrap/>
            <w:vAlign w:val="center"/>
            <w:hideMark/>
          </w:tcPr>
          <w:p w14:paraId="03583BD2"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1129" w:type="dxa"/>
            <w:tcBorders>
              <w:top w:val="nil"/>
              <w:left w:val="nil"/>
              <w:bottom w:val="nil"/>
              <w:right w:val="single" w:sz="4" w:space="0" w:color="auto"/>
            </w:tcBorders>
            <w:shd w:val="clear" w:color="auto" w:fill="auto"/>
            <w:noWrap/>
            <w:vAlign w:val="bottom"/>
            <w:hideMark/>
          </w:tcPr>
          <w:p w14:paraId="6AFB95F8"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46</w:t>
            </w:r>
          </w:p>
        </w:tc>
        <w:tc>
          <w:tcPr>
            <w:tcW w:w="855" w:type="dxa"/>
            <w:tcBorders>
              <w:top w:val="nil"/>
              <w:left w:val="single" w:sz="4" w:space="0" w:color="auto"/>
              <w:bottom w:val="nil"/>
              <w:right w:val="nil"/>
            </w:tcBorders>
            <w:shd w:val="clear" w:color="auto" w:fill="auto"/>
            <w:noWrap/>
            <w:vAlign w:val="center"/>
            <w:hideMark/>
          </w:tcPr>
          <w:p w14:paraId="50B52B27"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60</w:t>
            </w:r>
          </w:p>
        </w:tc>
        <w:tc>
          <w:tcPr>
            <w:tcW w:w="1134" w:type="dxa"/>
            <w:tcBorders>
              <w:top w:val="nil"/>
              <w:left w:val="nil"/>
              <w:bottom w:val="nil"/>
              <w:right w:val="single" w:sz="4" w:space="0" w:color="auto"/>
            </w:tcBorders>
            <w:shd w:val="clear" w:color="auto" w:fill="auto"/>
            <w:noWrap/>
            <w:vAlign w:val="bottom"/>
            <w:hideMark/>
          </w:tcPr>
          <w:p w14:paraId="51454BE9"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39</w:t>
            </w:r>
          </w:p>
        </w:tc>
      </w:tr>
      <w:tr w:rsidR="008D07CD" w:rsidRPr="00E74722" w14:paraId="4723AE17" w14:textId="77777777" w:rsidTr="008D07CD">
        <w:trPr>
          <w:trHeight w:val="315"/>
        </w:trPr>
        <w:tc>
          <w:tcPr>
            <w:tcW w:w="704" w:type="dxa"/>
            <w:tcBorders>
              <w:top w:val="nil"/>
              <w:left w:val="single" w:sz="4" w:space="0" w:color="auto"/>
              <w:bottom w:val="nil"/>
              <w:right w:val="nil"/>
            </w:tcBorders>
            <w:shd w:val="clear" w:color="auto" w:fill="auto"/>
            <w:noWrap/>
            <w:vAlign w:val="bottom"/>
            <w:hideMark/>
          </w:tcPr>
          <w:p w14:paraId="01D980E2" w14:textId="2097FE18" w:rsidR="000C5A08" w:rsidRPr="00E74722" w:rsidRDefault="000C5A08" w:rsidP="000C5A0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3</w:t>
            </w:r>
          </w:p>
        </w:tc>
        <w:tc>
          <w:tcPr>
            <w:tcW w:w="992" w:type="dxa"/>
            <w:tcBorders>
              <w:top w:val="nil"/>
              <w:left w:val="nil"/>
              <w:bottom w:val="nil"/>
              <w:right w:val="single" w:sz="4" w:space="0" w:color="auto"/>
            </w:tcBorders>
            <w:shd w:val="clear" w:color="auto" w:fill="auto"/>
            <w:noWrap/>
            <w:vAlign w:val="bottom"/>
            <w:hideMark/>
          </w:tcPr>
          <w:p w14:paraId="103212DB"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50</w:t>
            </w:r>
          </w:p>
        </w:tc>
        <w:tc>
          <w:tcPr>
            <w:tcW w:w="851" w:type="dxa"/>
            <w:tcBorders>
              <w:top w:val="nil"/>
              <w:left w:val="nil"/>
              <w:bottom w:val="nil"/>
              <w:right w:val="nil"/>
            </w:tcBorders>
            <w:shd w:val="clear" w:color="auto" w:fill="auto"/>
            <w:noWrap/>
            <w:vAlign w:val="center"/>
            <w:hideMark/>
          </w:tcPr>
          <w:p w14:paraId="6C0A0A3D"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5837BD38"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50</w:t>
            </w:r>
          </w:p>
        </w:tc>
        <w:tc>
          <w:tcPr>
            <w:tcW w:w="850" w:type="dxa"/>
            <w:tcBorders>
              <w:top w:val="nil"/>
              <w:left w:val="single" w:sz="4" w:space="0" w:color="auto"/>
              <w:bottom w:val="nil"/>
              <w:right w:val="nil"/>
            </w:tcBorders>
            <w:shd w:val="clear" w:color="auto" w:fill="auto"/>
            <w:noWrap/>
            <w:vAlign w:val="center"/>
            <w:hideMark/>
          </w:tcPr>
          <w:p w14:paraId="6D62FF4F"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nil"/>
              <w:right w:val="single" w:sz="4" w:space="0" w:color="auto"/>
            </w:tcBorders>
            <w:shd w:val="clear" w:color="auto" w:fill="auto"/>
            <w:noWrap/>
            <w:vAlign w:val="bottom"/>
            <w:hideMark/>
          </w:tcPr>
          <w:p w14:paraId="09E95E1B"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50</w:t>
            </w:r>
          </w:p>
        </w:tc>
        <w:tc>
          <w:tcPr>
            <w:tcW w:w="851" w:type="dxa"/>
            <w:tcBorders>
              <w:top w:val="nil"/>
              <w:left w:val="single" w:sz="4" w:space="0" w:color="auto"/>
              <w:bottom w:val="nil"/>
              <w:right w:val="nil"/>
            </w:tcBorders>
            <w:shd w:val="clear" w:color="auto" w:fill="auto"/>
            <w:noWrap/>
            <w:vAlign w:val="center"/>
            <w:hideMark/>
          </w:tcPr>
          <w:p w14:paraId="58CBF492"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9" w:type="dxa"/>
            <w:tcBorders>
              <w:top w:val="nil"/>
              <w:left w:val="nil"/>
              <w:bottom w:val="nil"/>
              <w:right w:val="single" w:sz="4" w:space="0" w:color="auto"/>
            </w:tcBorders>
            <w:shd w:val="clear" w:color="auto" w:fill="auto"/>
            <w:noWrap/>
            <w:vAlign w:val="bottom"/>
            <w:hideMark/>
          </w:tcPr>
          <w:p w14:paraId="237258D0"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50</w:t>
            </w:r>
          </w:p>
        </w:tc>
        <w:tc>
          <w:tcPr>
            <w:tcW w:w="845" w:type="dxa"/>
            <w:tcBorders>
              <w:top w:val="nil"/>
              <w:left w:val="single" w:sz="4" w:space="0" w:color="auto"/>
              <w:bottom w:val="nil"/>
              <w:right w:val="nil"/>
            </w:tcBorders>
            <w:shd w:val="clear" w:color="auto" w:fill="auto"/>
            <w:noWrap/>
            <w:vAlign w:val="center"/>
            <w:hideMark/>
          </w:tcPr>
          <w:p w14:paraId="74C5D9E2"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1139" w:type="dxa"/>
            <w:tcBorders>
              <w:top w:val="nil"/>
              <w:left w:val="nil"/>
              <w:bottom w:val="nil"/>
              <w:right w:val="single" w:sz="4" w:space="0" w:color="auto"/>
            </w:tcBorders>
            <w:shd w:val="clear" w:color="auto" w:fill="auto"/>
            <w:noWrap/>
            <w:vAlign w:val="bottom"/>
            <w:hideMark/>
          </w:tcPr>
          <w:p w14:paraId="6544A763"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45</w:t>
            </w:r>
          </w:p>
        </w:tc>
        <w:tc>
          <w:tcPr>
            <w:tcW w:w="851" w:type="dxa"/>
            <w:tcBorders>
              <w:top w:val="nil"/>
              <w:left w:val="single" w:sz="4" w:space="0" w:color="auto"/>
              <w:bottom w:val="nil"/>
              <w:right w:val="nil"/>
            </w:tcBorders>
            <w:shd w:val="clear" w:color="auto" w:fill="auto"/>
            <w:noWrap/>
            <w:vAlign w:val="center"/>
            <w:hideMark/>
          </w:tcPr>
          <w:p w14:paraId="15D67D93"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85</w:t>
            </w:r>
          </w:p>
        </w:tc>
        <w:tc>
          <w:tcPr>
            <w:tcW w:w="1129" w:type="dxa"/>
            <w:tcBorders>
              <w:top w:val="nil"/>
              <w:left w:val="nil"/>
              <w:bottom w:val="nil"/>
              <w:right w:val="single" w:sz="4" w:space="0" w:color="auto"/>
            </w:tcBorders>
            <w:shd w:val="clear" w:color="auto" w:fill="auto"/>
            <w:noWrap/>
            <w:vAlign w:val="bottom"/>
            <w:hideMark/>
          </w:tcPr>
          <w:p w14:paraId="609C2680"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43</w:t>
            </w:r>
          </w:p>
        </w:tc>
        <w:tc>
          <w:tcPr>
            <w:tcW w:w="855" w:type="dxa"/>
            <w:tcBorders>
              <w:top w:val="nil"/>
              <w:left w:val="single" w:sz="4" w:space="0" w:color="auto"/>
              <w:bottom w:val="nil"/>
              <w:right w:val="nil"/>
            </w:tcBorders>
            <w:shd w:val="clear" w:color="auto" w:fill="auto"/>
            <w:noWrap/>
            <w:vAlign w:val="center"/>
            <w:hideMark/>
          </w:tcPr>
          <w:p w14:paraId="617DDBE2"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1134" w:type="dxa"/>
            <w:tcBorders>
              <w:top w:val="nil"/>
              <w:left w:val="nil"/>
              <w:bottom w:val="nil"/>
              <w:right w:val="single" w:sz="4" w:space="0" w:color="auto"/>
            </w:tcBorders>
            <w:shd w:val="clear" w:color="auto" w:fill="auto"/>
            <w:noWrap/>
            <w:vAlign w:val="bottom"/>
            <w:hideMark/>
          </w:tcPr>
          <w:p w14:paraId="34694FB5"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35</w:t>
            </w:r>
          </w:p>
        </w:tc>
      </w:tr>
      <w:tr w:rsidR="008D07CD" w:rsidRPr="00E74722" w14:paraId="5D396545" w14:textId="77777777" w:rsidTr="008D07CD">
        <w:trPr>
          <w:trHeight w:val="315"/>
        </w:trPr>
        <w:tc>
          <w:tcPr>
            <w:tcW w:w="704" w:type="dxa"/>
            <w:tcBorders>
              <w:top w:val="nil"/>
              <w:left w:val="single" w:sz="4" w:space="0" w:color="auto"/>
              <w:right w:val="nil"/>
            </w:tcBorders>
            <w:shd w:val="clear" w:color="auto" w:fill="auto"/>
            <w:noWrap/>
            <w:vAlign w:val="bottom"/>
            <w:hideMark/>
          </w:tcPr>
          <w:p w14:paraId="3EDA924E" w14:textId="01FBA096" w:rsidR="000C5A08" w:rsidRPr="00E74722" w:rsidRDefault="000C5A08" w:rsidP="000C5A0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4</w:t>
            </w:r>
          </w:p>
        </w:tc>
        <w:tc>
          <w:tcPr>
            <w:tcW w:w="992" w:type="dxa"/>
            <w:tcBorders>
              <w:top w:val="nil"/>
              <w:left w:val="nil"/>
              <w:right w:val="single" w:sz="4" w:space="0" w:color="auto"/>
            </w:tcBorders>
            <w:shd w:val="clear" w:color="auto" w:fill="auto"/>
            <w:noWrap/>
            <w:vAlign w:val="bottom"/>
            <w:hideMark/>
          </w:tcPr>
          <w:p w14:paraId="622B8E07"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50</w:t>
            </w:r>
          </w:p>
        </w:tc>
        <w:tc>
          <w:tcPr>
            <w:tcW w:w="851" w:type="dxa"/>
            <w:tcBorders>
              <w:top w:val="nil"/>
              <w:left w:val="nil"/>
              <w:right w:val="nil"/>
            </w:tcBorders>
            <w:shd w:val="clear" w:color="auto" w:fill="auto"/>
            <w:noWrap/>
            <w:vAlign w:val="center"/>
            <w:hideMark/>
          </w:tcPr>
          <w:p w14:paraId="3BF49EA0"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90</w:t>
            </w:r>
          </w:p>
        </w:tc>
        <w:tc>
          <w:tcPr>
            <w:tcW w:w="1134" w:type="dxa"/>
            <w:tcBorders>
              <w:top w:val="nil"/>
              <w:left w:val="nil"/>
              <w:right w:val="single" w:sz="4" w:space="0" w:color="auto"/>
            </w:tcBorders>
            <w:shd w:val="clear" w:color="auto" w:fill="auto"/>
            <w:noWrap/>
            <w:vAlign w:val="bottom"/>
            <w:hideMark/>
          </w:tcPr>
          <w:p w14:paraId="3276322C"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45</w:t>
            </w:r>
          </w:p>
        </w:tc>
        <w:tc>
          <w:tcPr>
            <w:tcW w:w="850" w:type="dxa"/>
            <w:tcBorders>
              <w:top w:val="nil"/>
              <w:left w:val="single" w:sz="4" w:space="0" w:color="auto"/>
              <w:right w:val="nil"/>
            </w:tcBorders>
            <w:shd w:val="clear" w:color="auto" w:fill="auto"/>
            <w:noWrap/>
            <w:vAlign w:val="center"/>
            <w:hideMark/>
          </w:tcPr>
          <w:p w14:paraId="7B6F97D9"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34" w:type="dxa"/>
            <w:tcBorders>
              <w:top w:val="nil"/>
              <w:left w:val="nil"/>
              <w:right w:val="single" w:sz="4" w:space="0" w:color="auto"/>
            </w:tcBorders>
            <w:shd w:val="clear" w:color="auto" w:fill="auto"/>
            <w:noWrap/>
            <w:vAlign w:val="bottom"/>
            <w:hideMark/>
          </w:tcPr>
          <w:p w14:paraId="0321662F"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40</w:t>
            </w:r>
          </w:p>
        </w:tc>
        <w:tc>
          <w:tcPr>
            <w:tcW w:w="851" w:type="dxa"/>
            <w:tcBorders>
              <w:top w:val="nil"/>
              <w:left w:val="single" w:sz="4" w:space="0" w:color="auto"/>
              <w:right w:val="nil"/>
            </w:tcBorders>
            <w:shd w:val="clear" w:color="auto" w:fill="auto"/>
            <w:noWrap/>
            <w:vAlign w:val="center"/>
            <w:hideMark/>
          </w:tcPr>
          <w:p w14:paraId="3359C06A"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40</w:t>
            </w:r>
          </w:p>
        </w:tc>
        <w:tc>
          <w:tcPr>
            <w:tcW w:w="1139" w:type="dxa"/>
            <w:tcBorders>
              <w:top w:val="nil"/>
              <w:left w:val="nil"/>
              <w:right w:val="single" w:sz="4" w:space="0" w:color="auto"/>
            </w:tcBorders>
            <w:shd w:val="clear" w:color="auto" w:fill="auto"/>
            <w:noWrap/>
            <w:vAlign w:val="bottom"/>
            <w:hideMark/>
          </w:tcPr>
          <w:p w14:paraId="153763DA"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20</w:t>
            </w:r>
          </w:p>
        </w:tc>
        <w:tc>
          <w:tcPr>
            <w:tcW w:w="845" w:type="dxa"/>
            <w:tcBorders>
              <w:top w:val="nil"/>
              <w:left w:val="single" w:sz="4" w:space="0" w:color="auto"/>
              <w:right w:val="nil"/>
            </w:tcBorders>
            <w:shd w:val="clear" w:color="auto" w:fill="auto"/>
            <w:noWrap/>
            <w:vAlign w:val="center"/>
            <w:hideMark/>
          </w:tcPr>
          <w:p w14:paraId="08FE554D"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70</w:t>
            </w:r>
          </w:p>
        </w:tc>
        <w:tc>
          <w:tcPr>
            <w:tcW w:w="1139" w:type="dxa"/>
            <w:tcBorders>
              <w:top w:val="nil"/>
              <w:left w:val="nil"/>
              <w:right w:val="single" w:sz="4" w:space="0" w:color="auto"/>
            </w:tcBorders>
            <w:shd w:val="clear" w:color="auto" w:fill="auto"/>
            <w:noWrap/>
            <w:vAlign w:val="bottom"/>
            <w:hideMark/>
          </w:tcPr>
          <w:p w14:paraId="201B19CE"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35</w:t>
            </w:r>
          </w:p>
        </w:tc>
        <w:tc>
          <w:tcPr>
            <w:tcW w:w="851" w:type="dxa"/>
            <w:tcBorders>
              <w:top w:val="nil"/>
              <w:left w:val="single" w:sz="4" w:space="0" w:color="auto"/>
              <w:right w:val="nil"/>
            </w:tcBorders>
            <w:shd w:val="clear" w:color="auto" w:fill="auto"/>
            <w:noWrap/>
            <w:vAlign w:val="center"/>
            <w:hideMark/>
          </w:tcPr>
          <w:p w14:paraId="4AB9BB78"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29" w:type="dxa"/>
            <w:tcBorders>
              <w:top w:val="nil"/>
              <w:left w:val="nil"/>
              <w:right w:val="single" w:sz="4" w:space="0" w:color="auto"/>
            </w:tcBorders>
            <w:shd w:val="clear" w:color="auto" w:fill="auto"/>
            <w:noWrap/>
            <w:vAlign w:val="bottom"/>
            <w:hideMark/>
          </w:tcPr>
          <w:p w14:paraId="5259B6F2"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40</w:t>
            </w:r>
          </w:p>
        </w:tc>
        <w:tc>
          <w:tcPr>
            <w:tcW w:w="855" w:type="dxa"/>
            <w:tcBorders>
              <w:top w:val="nil"/>
              <w:left w:val="single" w:sz="4" w:space="0" w:color="auto"/>
              <w:right w:val="nil"/>
            </w:tcBorders>
            <w:shd w:val="clear" w:color="auto" w:fill="auto"/>
            <w:noWrap/>
            <w:vAlign w:val="center"/>
            <w:hideMark/>
          </w:tcPr>
          <w:p w14:paraId="56CC3F46"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50</w:t>
            </w:r>
          </w:p>
        </w:tc>
        <w:tc>
          <w:tcPr>
            <w:tcW w:w="1134" w:type="dxa"/>
            <w:tcBorders>
              <w:top w:val="nil"/>
              <w:left w:val="nil"/>
              <w:right w:val="single" w:sz="4" w:space="0" w:color="auto"/>
            </w:tcBorders>
            <w:shd w:val="clear" w:color="auto" w:fill="auto"/>
            <w:noWrap/>
            <w:vAlign w:val="bottom"/>
            <w:hideMark/>
          </w:tcPr>
          <w:p w14:paraId="74A446B4"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25</w:t>
            </w:r>
          </w:p>
        </w:tc>
      </w:tr>
      <w:tr w:rsidR="008D07CD" w:rsidRPr="00E74722" w14:paraId="786710B8" w14:textId="77777777" w:rsidTr="008D07CD">
        <w:trPr>
          <w:trHeight w:val="315"/>
        </w:trPr>
        <w:tc>
          <w:tcPr>
            <w:tcW w:w="704" w:type="dxa"/>
            <w:tcBorders>
              <w:top w:val="nil"/>
              <w:left w:val="single" w:sz="4" w:space="0" w:color="auto"/>
              <w:bottom w:val="single" w:sz="4" w:space="0" w:color="auto"/>
              <w:right w:val="nil"/>
            </w:tcBorders>
            <w:shd w:val="clear" w:color="auto" w:fill="auto"/>
            <w:noWrap/>
            <w:vAlign w:val="bottom"/>
            <w:hideMark/>
          </w:tcPr>
          <w:p w14:paraId="7DEEE7E5" w14:textId="2D4C4102" w:rsidR="000C5A08" w:rsidRPr="00E74722" w:rsidRDefault="000C5A08" w:rsidP="000C5A08">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5</w:t>
            </w:r>
          </w:p>
        </w:tc>
        <w:tc>
          <w:tcPr>
            <w:tcW w:w="992" w:type="dxa"/>
            <w:tcBorders>
              <w:top w:val="nil"/>
              <w:left w:val="nil"/>
              <w:bottom w:val="single" w:sz="4" w:space="0" w:color="auto"/>
              <w:right w:val="single" w:sz="4" w:space="0" w:color="auto"/>
            </w:tcBorders>
            <w:shd w:val="clear" w:color="auto" w:fill="auto"/>
            <w:noWrap/>
            <w:vAlign w:val="bottom"/>
            <w:hideMark/>
          </w:tcPr>
          <w:p w14:paraId="5143489B"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45</w:t>
            </w:r>
          </w:p>
        </w:tc>
        <w:tc>
          <w:tcPr>
            <w:tcW w:w="851" w:type="dxa"/>
            <w:tcBorders>
              <w:top w:val="nil"/>
              <w:left w:val="nil"/>
              <w:bottom w:val="single" w:sz="4" w:space="0" w:color="auto"/>
              <w:right w:val="nil"/>
            </w:tcBorders>
            <w:shd w:val="clear" w:color="auto" w:fill="auto"/>
            <w:noWrap/>
            <w:vAlign w:val="center"/>
            <w:hideMark/>
          </w:tcPr>
          <w:p w14:paraId="1D454B6F"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066BB519"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45</w:t>
            </w:r>
          </w:p>
        </w:tc>
        <w:tc>
          <w:tcPr>
            <w:tcW w:w="850" w:type="dxa"/>
            <w:tcBorders>
              <w:top w:val="nil"/>
              <w:left w:val="single" w:sz="4" w:space="0" w:color="auto"/>
              <w:bottom w:val="single" w:sz="4" w:space="0" w:color="auto"/>
              <w:right w:val="nil"/>
            </w:tcBorders>
            <w:shd w:val="clear" w:color="auto" w:fill="auto"/>
            <w:noWrap/>
            <w:vAlign w:val="center"/>
            <w:hideMark/>
          </w:tcPr>
          <w:p w14:paraId="6D0F3667"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BA701B4"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45</w:t>
            </w:r>
          </w:p>
        </w:tc>
        <w:tc>
          <w:tcPr>
            <w:tcW w:w="851" w:type="dxa"/>
            <w:tcBorders>
              <w:top w:val="nil"/>
              <w:left w:val="single" w:sz="4" w:space="0" w:color="auto"/>
              <w:bottom w:val="single" w:sz="4" w:space="0" w:color="auto"/>
              <w:right w:val="nil"/>
            </w:tcBorders>
            <w:shd w:val="clear" w:color="auto" w:fill="auto"/>
            <w:noWrap/>
            <w:vAlign w:val="center"/>
            <w:hideMark/>
          </w:tcPr>
          <w:p w14:paraId="50F952FF"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40</w:t>
            </w:r>
          </w:p>
        </w:tc>
        <w:tc>
          <w:tcPr>
            <w:tcW w:w="1139" w:type="dxa"/>
            <w:tcBorders>
              <w:top w:val="nil"/>
              <w:left w:val="nil"/>
              <w:bottom w:val="single" w:sz="4" w:space="0" w:color="auto"/>
              <w:right w:val="single" w:sz="4" w:space="0" w:color="auto"/>
            </w:tcBorders>
            <w:shd w:val="clear" w:color="auto" w:fill="auto"/>
            <w:noWrap/>
            <w:vAlign w:val="bottom"/>
            <w:hideMark/>
          </w:tcPr>
          <w:p w14:paraId="07F1DD2D"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18</w:t>
            </w:r>
          </w:p>
        </w:tc>
        <w:tc>
          <w:tcPr>
            <w:tcW w:w="845" w:type="dxa"/>
            <w:tcBorders>
              <w:top w:val="nil"/>
              <w:left w:val="single" w:sz="4" w:space="0" w:color="auto"/>
              <w:bottom w:val="single" w:sz="4" w:space="0" w:color="auto"/>
              <w:right w:val="nil"/>
            </w:tcBorders>
            <w:shd w:val="clear" w:color="auto" w:fill="auto"/>
            <w:noWrap/>
            <w:vAlign w:val="center"/>
            <w:hideMark/>
          </w:tcPr>
          <w:p w14:paraId="64BEC756"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85</w:t>
            </w:r>
          </w:p>
        </w:tc>
        <w:tc>
          <w:tcPr>
            <w:tcW w:w="1139" w:type="dxa"/>
            <w:tcBorders>
              <w:top w:val="nil"/>
              <w:left w:val="nil"/>
              <w:bottom w:val="single" w:sz="4" w:space="0" w:color="auto"/>
              <w:right w:val="single" w:sz="4" w:space="0" w:color="auto"/>
            </w:tcBorders>
            <w:shd w:val="clear" w:color="auto" w:fill="auto"/>
            <w:noWrap/>
            <w:vAlign w:val="bottom"/>
            <w:hideMark/>
          </w:tcPr>
          <w:p w14:paraId="05F20CBB"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38</w:t>
            </w:r>
          </w:p>
        </w:tc>
        <w:tc>
          <w:tcPr>
            <w:tcW w:w="851" w:type="dxa"/>
            <w:tcBorders>
              <w:top w:val="nil"/>
              <w:left w:val="single" w:sz="4" w:space="0" w:color="auto"/>
              <w:bottom w:val="single" w:sz="4" w:space="0" w:color="auto"/>
              <w:right w:val="nil"/>
            </w:tcBorders>
            <w:shd w:val="clear" w:color="auto" w:fill="auto"/>
            <w:noWrap/>
            <w:vAlign w:val="center"/>
            <w:hideMark/>
          </w:tcPr>
          <w:p w14:paraId="31DF1749"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80</w:t>
            </w:r>
          </w:p>
        </w:tc>
        <w:tc>
          <w:tcPr>
            <w:tcW w:w="1129" w:type="dxa"/>
            <w:tcBorders>
              <w:top w:val="nil"/>
              <w:left w:val="nil"/>
              <w:bottom w:val="single" w:sz="4" w:space="0" w:color="auto"/>
              <w:right w:val="single" w:sz="4" w:space="0" w:color="auto"/>
            </w:tcBorders>
            <w:shd w:val="clear" w:color="auto" w:fill="auto"/>
            <w:noWrap/>
            <w:vAlign w:val="bottom"/>
            <w:hideMark/>
          </w:tcPr>
          <w:p w14:paraId="568D0B95"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36</w:t>
            </w:r>
          </w:p>
        </w:tc>
        <w:tc>
          <w:tcPr>
            <w:tcW w:w="855" w:type="dxa"/>
            <w:tcBorders>
              <w:top w:val="nil"/>
              <w:left w:val="single" w:sz="4" w:space="0" w:color="auto"/>
              <w:bottom w:val="single" w:sz="4" w:space="0" w:color="auto"/>
              <w:right w:val="nil"/>
            </w:tcBorders>
            <w:shd w:val="clear" w:color="auto" w:fill="auto"/>
            <w:noWrap/>
            <w:vAlign w:val="center"/>
            <w:hideMark/>
          </w:tcPr>
          <w:p w14:paraId="7C023894" w14:textId="77777777" w:rsidR="000C5A08" w:rsidRPr="00E74722" w:rsidRDefault="000C5A08" w:rsidP="004F210C">
            <w:pPr>
              <w:spacing w:line="240" w:lineRule="auto"/>
              <w:jc w:val="center"/>
              <w:rPr>
                <w:rFonts w:ascii="Calibri" w:hAnsi="Calibri" w:cs="Calibri"/>
                <w:color w:val="000000"/>
                <w:sz w:val="22"/>
                <w:szCs w:val="22"/>
                <w:highlight w:val="lightGray"/>
              </w:rPr>
            </w:pPr>
            <w:r w:rsidRPr="00E74722">
              <w:rPr>
                <w:rFonts w:ascii="Calibri" w:hAnsi="Calibri" w:cs="Calibri"/>
                <w:color w:val="000000"/>
                <w:sz w:val="22"/>
                <w:szCs w:val="22"/>
                <w:highlight w:val="lightGray"/>
              </w:rPr>
              <w:t>50</w:t>
            </w:r>
          </w:p>
        </w:tc>
        <w:tc>
          <w:tcPr>
            <w:tcW w:w="1134" w:type="dxa"/>
            <w:tcBorders>
              <w:top w:val="nil"/>
              <w:left w:val="nil"/>
              <w:bottom w:val="single" w:sz="4" w:space="0" w:color="auto"/>
              <w:right w:val="single" w:sz="4" w:space="0" w:color="auto"/>
            </w:tcBorders>
            <w:shd w:val="clear" w:color="auto" w:fill="auto"/>
            <w:noWrap/>
            <w:vAlign w:val="bottom"/>
            <w:hideMark/>
          </w:tcPr>
          <w:p w14:paraId="7C4183B7"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23</w:t>
            </w:r>
          </w:p>
        </w:tc>
      </w:tr>
      <w:tr w:rsidR="008D07CD" w:rsidRPr="00E74722" w14:paraId="3E34F76B" w14:textId="77777777" w:rsidTr="008D07CD">
        <w:trPr>
          <w:trHeight w:val="315"/>
        </w:trPr>
        <w:tc>
          <w:tcPr>
            <w:tcW w:w="704" w:type="dxa"/>
            <w:tcBorders>
              <w:top w:val="single" w:sz="4" w:space="0" w:color="auto"/>
              <w:left w:val="nil"/>
              <w:bottom w:val="nil"/>
              <w:right w:val="nil"/>
            </w:tcBorders>
            <w:shd w:val="clear" w:color="auto" w:fill="auto"/>
            <w:noWrap/>
            <w:vAlign w:val="bottom"/>
            <w:hideMark/>
          </w:tcPr>
          <w:p w14:paraId="24F94BD2" w14:textId="77777777" w:rsidR="000C5A08" w:rsidRPr="00E74722" w:rsidRDefault="000C5A08" w:rsidP="004F210C">
            <w:pPr>
              <w:spacing w:line="240" w:lineRule="auto"/>
              <w:jc w:val="right"/>
              <w:rPr>
                <w:rFonts w:ascii="Calibri" w:hAnsi="Calibri" w:cs="Calibri"/>
                <w:color w:val="000000"/>
                <w:sz w:val="22"/>
                <w:szCs w:val="22"/>
                <w:highlight w:val="lightGray"/>
              </w:rPr>
            </w:pPr>
          </w:p>
        </w:tc>
        <w:tc>
          <w:tcPr>
            <w:tcW w:w="992" w:type="dxa"/>
            <w:tcBorders>
              <w:top w:val="single" w:sz="4" w:space="0" w:color="auto"/>
              <w:left w:val="nil"/>
              <w:bottom w:val="nil"/>
              <w:right w:val="single" w:sz="4" w:space="0" w:color="auto"/>
            </w:tcBorders>
            <w:shd w:val="clear" w:color="auto" w:fill="auto"/>
            <w:noWrap/>
            <w:vAlign w:val="bottom"/>
            <w:hideMark/>
          </w:tcPr>
          <w:p w14:paraId="0ADE7D33" w14:textId="77777777" w:rsidR="000C5A08" w:rsidRPr="00E74722" w:rsidRDefault="000C5A08" w:rsidP="004F210C">
            <w:pPr>
              <w:spacing w:line="240" w:lineRule="auto"/>
              <w:rPr>
                <w:rFonts w:ascii="Calibri" w:hAnsi="Calibri" w:cs="Calibri"/>
                <w:color w:val="000000"/>
                <w:sz w:val="22"/>
                <w:szCs w:val="22"/>
                <w:highlight w:val="lightGray"/>
              </w:rPr>
            </w:pPr>
            <w:r w:rsidRPr="00E74722">
              <w:rPr>
                <w:rFonts w:ascii="Calibri" w:hAnsi="Calibri" w:cs="Calibri"/>
                <w:color w:val="000000"/>
                <w:sz w:val="22"/>
                <w:szCs w:val="22"/>
                <w:highlight w:val="lightGray"/>
              </w:rPr>
              <w:t> </w:t>
            </w:r>
          </w:p>
        </w:tc>
        <w:tc>
          <w:tcPr>
            <w:tcW w:w="851" w:type="dxa"/>
            <w:tcBorders>
              <w:top w:val="single" w:sz="4" w:space="0" w:color="auto"/>
              <w:left w:val="nil"/>
              <w:bottom w:val="single" w:sz="4" w:space="0" w:color="auto"/>
              <w:right w:val="nil"/>
            </w:tcBorders>
            <w:shd w:val="clear" w:color="auto" w:fill="auto"/>
            <w:noWrap/>
            <w:vAlign w:val="bottom"/>
            <w:hideMark/>
          </w:tcPr>
          <w:p w14:paraId="1475D310" w14:textId="77777777" w:rsidR="000C5A08" w:rsidRPr="00E74722" w:rsidRDefault="000C5A08" w:rsidP="004F210C">
            <w:pPr>
              <w:spacing w:line="240" w:lineRule="auto"/>
              <w:rPr>
                <w:rFonts w:ascii="Calibri" w:hAnsi="Calibri" w:cs="Calibri"/>
                <w:color w:val="000000"/>
                <w:sz w:val="22"/>
                <w:szCs w:val="22"/>
                <w:highlight w:val="lightGray"/>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72ED5DF"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43.5</w:t>
            </w:r>
          </w:p>
        </w:tc>
        <w:tc>
          <w:tcPr>
            <w:tcW w:w="850" w:type="dxa"/>
            <w:tcBorders>
              <w:top w:val="single" w:sz="4" w:space="0" w:color="auto"/>
              <w:left w:val="nil"/>
              <w:bottom w:val="single" w:sz="4" w:space="0" w:color="auto"/>
              <w:right w:val="nil"/>
            </w:tcBorders>
            <w:shd w:val="clear" w:color="auto" w:fill="auto"/>
            <w:noWrap/>
            <w:vAlign w:val="bottom"/>
            <w:hideMark/>
          </w:tcPr>
          <w:p w14:paraId="2ACF834F" w14:textId="77777777" w:rsidR="000C5A08" w:rsidRPr="00E74722" w:rsidRDefault="000C5A08" w:rsidP="004F210C">
            <w:pPr>
              <w:spacing w:line="240" w:lineRule="auto"/>
              <w:jc w:val="right"/>
              <w:rPr>
                <w:rFonts w:ascii="Calibri" w:hAnsi="Calibri" w:cs="Calibri"/>
                <w:color w:val="000000"/>
                <w:sz w:val="22"/>
                <w:szCs w:val="22"/>
                <w:highlight w:val="lightGray"/>
              </w:rPr>
            </w:pPr>
          </w:p>
        </w:tc>
        <w:tc>
          <w:tcPr>
            <w:tcW w:w="1134" w:type="dxa"/>
            <w:tcBorders>
              <w:top w:val="single" w:sz="4" w:space="0" w:color="auto"/>
              <w:left w:val="nil"/>
              <w:bottom w:val="single" w:sz="4" w:space="0" w:color="auto"/>
              <w:right w:val="single" w:sz="4" w:space="0" w:color="auto"/>
            </w:tcBorders>
            <w:shd w:val="clear" w:color="000000" w:fill="FFFF00"/>
            <w:noWrap/>
            <w:vAlign w:val="bottom"/>
            <w:hideMark/>
          </w:tcPr>
          <w:p w14:paraId="75ED497C" w14:textId="77777777" w:rsidR="000C5A08" w:rsidRPr="00E74722" w:rsidRDefault="000C5A08" w:rsidP="004F210C">
            <w:pPr>
              <w:spacing w:line="240" w:lineRule="auto"/>
              <w:jc w:val="right"/>
              <w:rPr>
                <w:rFonts w:ascii="Calibri" w:hAnsi="Calibri" w:cs="Calibri"/>
                <w:b/>
                <w:bCs/>
                <w:color w:val="000000"/>
                <w:szCs w:val="24"/>
                <w:highlight w:val="lightGray"/>
              </w:rPr>
            </w:pPr>
            <w:r w:rsidRPr="00E74722">
              <w:rPr>
                <w:rFonts w:ascii="Calibri" w:hAnsi="Calibri" w:cs="Calibri"/>
                <w:b/>
                <w:bCs/>
                <w:color w:val="000000"/>
                <w:szCs w:val="24"/>
                <w:highlight w:val="lightGray"/>
              </w:rPr>
              <w:t>54.0</w:t>
            </w:r>
          </w:p>
        </w:tc>
        <w:tc>
          <w:tcPr>
            <w:tcW w:w="851" w:type="dxa"/>
            <w:tcBorders>
              <w:top w:val="single" w:sz="4" w:space="0" w:color="auto"/>
              <w:left w:val="nil"/>
              <w:bottom w:val="single" w:sz="4" w:space="0" w:color="auto"/>
              <w:right w:val="nil"/>
            </w:tcBorders>
            <w:shd w:val="clear" w:color="auto" w:fill="auto"/>
            <w:noWrap/>
            <w:vAlign w:val="bottom"/>
            <w:hideMark/>
          </w:tcPr>
          <w:p w14:paraId="2B290772" w14:textId="77777777" w:rsidR="000C5A08" w:rsidRPr="00E74722" w:rsidRDefault="000C5A08" w:rsidP="004F210C">
            <w:pPr>
              <w:spacing w:line="240" w:lineRule="auto"/>
              <w:jc w:val="right"/>
              <w:rPr>
                <w:rFonts w:ascii="Calibri" w:hAnsi="Calibri" w:cs="Calibri"/>
                <w:b/>
                <w:bCs/>
                <w:color w:val="000000"/>
                <w:szCs w:val="24"/>
                <w:highlight w:val="lightGray"/>
              </w:rPr>
            </w:pP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600F5B62"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42.0</w:t>
            </w:r>
          </w:p>
        </w:tc>
        <w:tc>
          <w:tcPr>
            <w:tcW w:w="845" w:type="dxa"/>
            <w:tcBorders>
              <w:top w:val="single" w:sz="4" w:space="0" w:color="auto"/>
              <w:left w:val="nil"/>
              <w:bottom w:val="single" w:sz="4" w:space="0" w:color="auto"/>
              <w:right w:val="nil"/>
            </w:tcBorders>
            <w:shd w:val="clear" w:color="auto" w:fill="auto"/>
            <w:noWrap/>
            <w:vAlign w:val="bottom"/>
            <w:hideMark/>
          </w:tcPr>
          <w:p w14:paraId="48319691" w14:textId="77777777" w:rsidR="000C5A08" w:rsidRPr="00E74722" w:rsidRDefault="000C5A08" w:rsidP="004F210C">
            <w:pPr>
              <w:spacing w:line="240" w:lineRule="auto"/>
              <w:jc w:val="right"/>
              <w:rPr>
                <w:rFonts w:ascii="Calibri" w:hAnsi="Calibri" w:cs="Calibri"/>
                <w:color w:val="000000"/>
                <w:sz w:val="22"/>
                <w:szCs w:val="22"/>
                <w:highlight w:val="lightGray"/>
              </w:rPr>
            </w:pPr>
          </w:p>
        </w:tc>
        <w:tc>
          <w:tcPr>
            <w:tcW w:w="1139" w:type="dxa"/>
            <w:tcBorders>
              <w:top w:val="single" w:sz="4" w:space="0" w:color="auto"/>
              <w:left w:val="nil"/>
              <w:bottom w:val="single" w:sz="4" w:space="0" w:color="auto"/>
              <w:right w:val="single" w:sz="4" w:space="0" w:color="auto"/>
            </w:tcBorders>
            <w:shd w:val="clear" w:color="auto" w:fill="auto"/>
            <w:noWrap/>
            <w:vAlign w:val="bottom"/>
            <w:hideMark/>
          </w:tcPr>
          <w:p w14:paraId="316A1BF5"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47.7</w:t>
            </w:r>
          </w:p>
        </w:tc>
        <w:tc>
          <w:tcPr>
            <w:tcW w:w="851" w:type="dxa"/>
            <w:tcBorders>
              <w:top w:val="single" w:sz="4" w:space="0" w:color="auto"/>
              <w:left w:val="nil"/>
              <w:bottom w:val="single" w:sz="4" w:space="0" w:color="auto"/>
              <w:right w:val="nil"/>
            </w:tcBorders>
            <w:shd w:val="clear" w:color="auto" w:fill="auto"/>
            <w:noWrap/>
            <w:vAlign w:val="bottom"/>
            <w:hideMark/>
          </w:tcPr>
          <w:p w14:paraId="4EBF5354" w14:textId="77777777" w:rsidR="000C5A08" w:rsidRPr="00E74722" w:rsidRDefault="000C5A08" w:rsidP="004F210C">
            <w:pPr>
              <w:spacing w:line="240" w:lineRule="auto"/>
              <w:jc w:val="right"/>
              <w:rPr>
                <w:rFonts w:ascii="Calibri" w:hAnsi="Calibri" w:cs="Calibri"/>
                <w:color w:val="000000"/>
                <w:sz w:val="22"/>
                <w:szCs w:val="22"/>
                <w:highlight w:val="lightGray"/>
              </w:rPr>
            </w:pPr>
          </w:p>
        </w:tc>
        <w:tc>
          <w:tcPr>
            <w:tcW w:w="1129" w:type="dxa"/>
            <w:tcBorders>
              <w:top w:val="single" w:sz="4" w:space="0" w:color="auto"/>
              <w:left w:val="nil"/>
              <w:bottom w:val="single" w:sz="4" w:space="0" w:color="auto"/>
              <w:right w:val="single" w:sz="4" w:space="0" w:color="auto"/>
            </w:tcBorders>
            <w:shd w:val="clear" w:color="auto" w:fill="auto"/>
            <w:noWrap/>
            <w:vAlign w:val="bottom"/>
            <w:hideMark/>
          </w:tcPr>
          <w:p w14:paraId="1CECA8BE"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46.4</w:t>
            </w:r>
          </w:p>
        </w:tc>
        <w:tc>
          <w:tcPr>
            <w:tcW w:w="855" w:type="dxa"/>
            <w:tcBorders>
              <w:top w:val="single" w:sz="4" w:space="0" w:color="auto"/>
              <w:left w:val="nil"/>
              <w:bottom w:val="single" w:sz="4" w:space="0" w:color="auto"/>
              <w:right w:val="nil"/>
            </w:tcBorders>
            <w:shd w:val="clear" w:color="auto" w:fill="auto"/>
            <w:noWrap/>
            <w:vAlign w:val="bottom"/>
            <w:hideMark/>
          </w:tcPr>
          <w:p w14:paraId="3E1231BA" w14:textId="77777777" w:rsidR="000C5A08" w:rsidRPr="00E74722" w:rsidRDefault="000C5A08" w:rsidP="004F210C">
            <w:pPr>
              <w:spacing w:line="240" w:lineRule="auto"/>
              <w:jc w:val="right"/>
              <w:rPr>
                <w:rFonts w:ascii="Calibri" w:hAnsi="Calibri" w:cs="Calibri"/>
                <w:color w:val="000000"/>
                <w:sz w:val="22"/>
                <w:szCs w:val="22"/>
                <w:highlight w:val="lightGray"/>
              </w:rPr>
            </w:pP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B0A88F5" w14:textId="77777777" w:rsidR="000C5A08" w:rsidRPr="00E74722" w:rsidRDefault="000C5A08" w:rsidP="004F210C">
            <w:pPr>
              <w:spacing w:line="240" w:lineRule="auto"/>
              <w:jc w:val="right"/>
              <w:rPr>
                <w:rFonts w:ascii="Calibri" w:hAnsi="Calibri" w:cs="Calibri"/>
                <w:color w:val="000000"/>
                <w:sz w:val="22"/>
                <w:szCs w:val="22"/>
                <w:highlight w:val="lightGray"/>
              </w:rPr>
            </w:pPr>
            <w:r w:rsidRPr="00E74722">
              <w:rPr>
                <w:rFonts w:ascii="Calibri" w:hAnsi="Calibri" w:cs="Calibri"/>
                <w:color w:val="000000"/>
                <w:sz w:val="22"/>
                <w:szCs w:val="22"/>
                <w:highlight w:val="lightGray"/>
              </w:rPr>
              <w:t>37.9</w:t>
            </w:r>
          </w:p>
        </w:tc>
      </w:tr>
    </w:tbl>
    <w:p w14:paraId="304E4D07" w14:textId="77777777" w:rsidR="000C5A08" w:rsidRPr="00E74722" w:rsidRDefault="000C5A08" w:rsidP="00D00A66">
      <w:pPr>
        <w:spacing w:line="360" w:lineRule="auto"/>
        <w:rPr>
          <w:rFonts w:asciiTheme="minorHAnsi" w:hAnsiTheme="minorHAnsi" w:cstheme="minorHAnsi"/>
          <w:sz w:val="22"/>
          <w:highlight w:val="lightGray"/>
        </w:rPr>
      </w:pPr>
    </w:p>
    <w:p w14:paraId="46EDCCBA" w14:textId="77777777" w:rsidR="000C5A08" w:rsidRPr="00E74722" w:rsidRDefault="000C5A08" w:rsidP="00D00A66">
      <w:pPr>
        <w:spacing w:line="360" w:lineRule="auto"/>
        <w:rPr>
          <w:rFonts w:asciiTheme="minorHAnsi" w:hAnsiTheme="minorHAnsi" w:cstheme="minorHAnsi"/>
          <w:sz w:val="22"/>
          <w:highlight w:val="lightGray"/>
        </w:rPr>
      </w:pPr>
    </w:p>
    <w:p w14:paraId="7B55CA60" w14:textId="27D60D96" w:rsidR="00EC1069" w:rsidRPr="00E74722" w:rsidRDefault="00EC1069">
      <w:pPr>
        <w:pStyle w:val="template"/>
        <w:rPr>
          <w:i w:val="0"/>
          <w:highlight w:val="lightGray"/>
        </w:rPr>
      </w:pPr>
    </w:p>
    <w:p w14:paraId="7DD05C12" w14:textId="77777777" w:rsidR="00D00A66" w:rsidRPr="00E74722" w:rsidRDefault="00D00A66">
      <w:pPr>
        <w:pStyle w:val="TOCEntry"/>
        <w:rPr>
          <w:highlight w:val="lightGray"/>
        </w:rPr>
        <w:sectPr w:rsidR="00D00A66" w:rsidRPr="00E74722" w:rsidSect="002729F2">
          <w:headerReference w:type="default" r:id="rId98"/>
          <w:pgSz w:w="15840" w:h="12240" w:orient="landscape" w:code="1"/>
          <w:pgMar w:top="1298" w:right="1134" w:bottom="1298" w:left="1134" w:header="720" w:footer="720" w:gutter="0"/>
          <w:pgNumType w:start="1"/>
          <w:cols w:space="720"/>
          <w:noEndnote/>
          <w:docGrid w:linePitch="326"/>
        </w:sectPr>
      </w:pPr>
      <w:bookmarkStart w:id="589" w:name="_Toc439994698"/>
      <w:bookmarkStart w:id="590" w:name="_Toc2091119"/>
    </w:p>
    <w:p w14:paraId="2541CB00" w14:textId="30B0D4BD" w:rsidR="00EC1069" w:rsidRPr="00E74722" w:rsidRDefault="009264C5">
      <w:pPr>
        <w:pStyle w:val="TOCEntry"/>
        <w:rPr>
          <w:highlight w:val="lightGray"/>
        </w:rPr>
      </w:pPr>
      <w:r w:rsidRPr="00E74722">
        <w:rPr>
          <w:highlight w:val="lightGray"/>
        </w:rPr>
        <w:lastRenderedPageBreak/>
        <w:t xml:space="preserve">Appendix </w:t>
      </w:r>
      <w:r w:rsidR="004F6532" w:rsidRPr="00E74722">
        <w:rPr>
          <w:highlight w:val="lightGray"/>
        </w:rPr>
        <w:t>D</w:t>
      </w:r>
      <w:r w:rsidRPr="00E74722">
        <w:rPr>
          <w:highlight w:val="lightGray"/>
        </w:rPr>
        <w:t xml:space="preserve">: </w:t>
      </w:r>
      <w:bookmarkEnd w:id="589"/>
      <w:bookmarkEnd w:id="590"/>
      <w:r w:rsidR="00961C9B" w:rsidRPr="00E74722">
        <w:rPr>
          <w:highlight w:val="lightGray"/>
        </w:rPr>
        <w:t>Definitions, Acronyms and Abbreviations</w:t>
      </w:r>
    </w:p>
    <w:p w14:paraId="7CBA36C9" w14:textId="77777777" w:rsidR="00961C9B" w:rsidRPr="00E74722" w:rsidRDefault="00961C9B" w:rsidP="00961C9B">
      <w:pPr>
        <w:pStyle w:val="ListParagraph"/>
        <w:spacing w:line="360" w:lineRule="auto"/>
        <w:ind w:left="907" w:hanging="907"/>
        <w:rPr>
          <w:rFonts w:cstheme="minorHAnsi"/>
          <w:highlight w:val="lightGray"/>
          <w:lang w:val="en-US"/>
        </w:rPr>
      </w:pPr>
      <w:bookmarkStart w:id="591" w:name="_Toc2091120"/>
      <w:r w:rsidRPr="00E74722">
        <w:rPr>
          <w:rFonts w:cstheme="minorHAnsi"/>
          <w:highlight w:val="lightGray"/>
          <w:lang w:val="en-US"/>
        </w:rPr>
        <w:t>AAL</w:t>
      </w:r>
      <w:r w:rsidRPr="00E74722">
        <w:rPr>
          <w:rFonts w:cstheme="minorHAnsi"/>
          <w:highlight w:val="lightGray"/>
          <w:lang w:val="en-US"/>
        </w:rPr>
        <w:tab/>
        <w:t>Average annualized loss</w:t>
      </w:r>
    </w:p>
    <w:p w14:paraId="0ED4B3EF"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AAR</w:t>
      </w:r>
      <w:r w:rsidRPr="00E74722">
        <w:rPr>
          <w:rFonts w:cstheme="minorHAnsi"/>
          <w:highlight w:val="lightGray"/>
          <w:lang w:val="en-US"/>
        </w:rPr>
        <w:tab/>
        <w:t>After action report</w:t>
      </w:r>
    </w:p>
    <w:p w14:paraId="1107957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AEBM</w:t>
      </w:r>
      <w:r w:rsidRPr="00E74722">
        <w:rPr>
          <w:rFonts w:cstheme="minorHAnsi"/>
          <w:highlight w:val="lightGray"/>
          <w:lang w:val="en-US"/>
        </w:rPr>
        <w:tab/>
        <w:t>Advanced Engineering Building Model</w:t>
      </w:r>
    </w:p>
    <w:p w14:paraId="6AFEC90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BFE</w:t>
      </w:r>
      <w:r w:rsidRPr="00E74722">
        <w:rPr>
          <w:rFonts w:cstheme="minorHAnsi"/>
          <w:highlight w:val="lightGray"/>
          <w:lang w:val="en-US"/>
        </w:rPr>
        <w:tab/>
        <w:t>Basic Flood Elevation</w:t>
      </w:r>
    </w:p>
    <w:p w14:paraId="4B740676"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BIT</w:t>
      </w:r>
      <w:r w:rsidRPr="00E74722">
        <w:rPr>
          <w:rFonts w:cstheme="minorHAnsi"/>
          <w:highlight w:val="lightGray"/>
          <w:lang w:val="en-US"/>
        </w:rPr>
        <w:tab/>
        <w:t>Building Import Model</w:t>
      </w:r>
    </w:p>
    <w:p w14:paraId="3D28B7C1"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ADCIRC</w:t>
      </w:r>
      <w:r w:rsidRPr="00E74722">
        <w:rPr>
          <w:rFonts w:cstheme="minorHAnsi"/>
          <w:highlight w:val="lightGray"/>
          <w:lang w:val="en-US"/>
        </w:rPr>
        <w:tab/>
      </w:r>
      <w:hyperlink r:id="rId99" w:history="1">
        <w:proofErr w:type="spellStart"/>
        <w:r w:rsidRPr="00E74722">
          <w:rPr>
            <w:rStyle w:val="Hyperlink"/>
            <w:rFonts w:cstheme="minorHAnsi"/>
            <w:highlight w:val="lightGray"/>
            <w:lang w:val="en-US"/>
          </w:rPr>
          <w:t>ADvanced</w:t>
        </w:r>
        <w:proofErr w:type="spellEnd"/>
        <w:r w:rsidRPr="00E74722">
          <w:rPr>
            <w:rStyle w:val="Hyperlink"/>
            <w:rFonts w:cstheme="minorHAnsi"/>
            <w:highlight w:val="lightGray"/>
            <w:lang w:val="en-US"/>
          </w:rPr>
          <w:t xml:space="preserve"> </w:t>
        </w:r>
        <w:proofErr w:type="spellStart"/>
        <w:r w:rsidRPr="00E74722">
          <w:rPr>
            <w:rStyle w:val="Hyperlink"/>
            <w:rFonts w:cstheme="minorHAnsi"/>
            <w:highlight w:val="lightGray"/>
            <w:lang w:val="en-US"/>
          </w:rPr>
          <w:t>CIRculation</w:t>
        </w:r>
        <w:proofErr w:type="spellEnd"/>
        <w:r w:rsidRPr="00E74722">
          <w:rPr>
            <w:rStyle w:val="Hyperlink"/>
            <w:rFonts w:cstheme="minorHAnsi"/>
            <w:highlight w:val="lightGray"/>
            <w:lang w:val="en-US"/>
          </w:rPr>
          <w:t xml:space="preserve"> model</w:t>
        </w:r>
      </w:hyperlink>
      <w:r w:rsidRPr="00E74722">
        <w:rPr>
          <w:rFonts w:cstheme="minorHAnsi"/>
          <w:highlight w:val="lightGray"/>
          <w:lang w:val="en-US"/>
        </w:rPr>
        <w:t xml:space="preserve"> for oceanic, coastal and estuarine waters, developed at UNC</w:t>
      </w:r>
    </w:p>
    <w:p w14:paraId="5E1E4D9D"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CAS</w:t>
      </w:r>
      <w:r w:rsidRPr="00E74722">
        <w:rPr>
          <w:rFonts w:cstheme="minorHAnsi"/>
          <w:highlight w:val="lightGray"/>
          <w:lang w:val="en-US"/>
        </w:rPr>
        <w:tab/>
        <w:t>Chemical Abstracts Service registry number</w:t>
      </w:r>
    </w:p>
    <w:p w14:paraId="4B946C75"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CAT</w:t>
      </w:r>
      <w:r w:rsidRPr="00E74722">
        <w:rPr>
          <w:rFonts w:cstheme="minorHAnsi"/>
          <w:highlight w:val="lightGray"/>
          <w:lang w:val="en-US"/>
        </w:rPr>
        <w:tab/>
        <w:t>Crisis Action Team</w:t>
      </w:r>
    </w:p>
    <w:p w14:paraId="181197FA"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CDMS</w:t>
      </w:r>
      <w:r w:rsidRPr="00E74722">
        <w:rPr>
          <w:rFonts w:cstheme="minorHAnsi"/>
          <w:highlight w:val="lightGray"/>
          <w:lang w:val="en-US"/>
        </w:rPr>
        <w:tab/>
        <w:t>Comprehensive Data Management System</w:t>
      </w:r>
    </w:p>
    <w:p w14:paraId="760012A1"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CDS</w:t>
      </w:r>
      <w:r w:rsidRPr="00E74722">
        <w:rPr>
          <w:rFonts w:cstheme="minorHAnsi"/>
          <w:highlight w:val="lightGray"/>
          <w:lang w:val="en-US"/>
        </w:rPr>
        <w:tab/>
        <w:t>Customer and Data Services, section of FIMA’s Risk Management Division</w:t>
      </w:r>
    </w:p>
    <w:p w14:paraId="7BD7AF42"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CERT</w:t>
      </w:r>
      <w:r w:rsidRPr="00E74722">
        <w:rPr>
          <w:rFonts w:cstheme="minorHAnsi"/>
          <w:highlight w:val="lightGray"/>
          <w:lang w:val="en-US"/>
        </w:rPr>
        <w:tab/>
        <w:t>Community Emergency Response Team</w:t>
      </w:r>
    </w:p>
    <w:p w14:paraId="1C6B7216"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CEMP</w:t>
      </w:r>
      <w:r w:rsidRPr="00E74722">
        <w:rPr>
          <w:rFonts w:cstheme="minorHAnsi"/>
          <w:highlight w:val="lightGray"/>
          <w:lang w:val="en-US"/>
        </w:rPr>
        <w:tab/>
        <w:t>Comprehensive Emergency Management Plan</w:t>
      </w:r>
    </w:p>
    <w:p w14:paraId="61047A40"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COG</w:t>
      </w:r>
      <w:r w:rsidRPr="00E74722">
        <w:rPr>
          <w:rFonts w:cstheme="minorHAnsi"/>
          <w:highlight w:val="lightGray"/>
          <w:lang w:val="en-US"/>
        </w:rPr>
        <w:tab/>
        <w:t>Continuity of Government</w:t>
      </w:r>
    </w:p>
    <w:p w14:paraId="03D2D54D"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COOP</w:t>
      </w:r>
      <w:r w:rsidRPr="00E74722">
        <w:rPr>
          <w:rFonts w:cstheme="minorHAnsi"/>
          <w:highlight w:val="lightGray"/>
          <w:lang w:val="en-US"/>
        </w:rPr>
        <w:tab/>
        <w:t>Continuity of Operations Plan</w:t>
      </w:r>
    </w:p>
    <w:p w14:paraId="4A4D9B9A"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CISM</w:t>
      </w:r>
      <w:r w:rsidRPr="00E74722">
        <w:rPr>
          <w:rFonts w:cstheme="minorHAnsi"/>
          <w:highlight w:val="lightGray"/>
          <w:lang w:val="en-US"/>
        </w:rPr>
        <w:tab/>
        <w:t>Critical Incident Stress Management</w:t>
      </w:r>
    </w:p>
    <w:p w14:paraId="1E57385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CIKR</w:t>
      </w:r>
      <w:r w:rsidRPr="00E74722">
        <w:rPr>
          <w:rFonts w:cstheme="minorHAnsi"/>
          <w:highlight w:val="lightGray"/>
          <w:lang w:val="en-US"/>
        </w:rPr>
        <w:tab/>
        <w:t>Critical Infrastructure and Key Resources</w:t>
      </w:r>
    </w:p>
    <w:p w14:paraId="131A2453"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CNMS</w:t>
      </w:r>
      <w:r w:rsidRPr="00E74722">
        <w:rPr>
          <w:rFonts w:cstheme="minorHAnsi"/>
          <w:highlight w:val="lightGray"/>
          <w:lang w:val="en-US"/>
        </w:rPr>
        <w:tab/>
      </w:r>
      <w:hyperlink r:id="rId100" w:history="1">
        <w:r w:rsidRPr="00E74722">
          <w:rPr>
            <w:rStyle w:val="Hyperlink"/>
            <w:rFonts w:cstheme="minorHAnsi"/>
            <w:highlight w:val="lightGray"/>
            <w:lang w:val="en-US"/>
          </w:rPr>
          <w:t>Coordinated Needs Management Strategy</w:t>
        </w:r>
      </w:hyperlink>
    </w:p>
    <w:p w14:paraId="6CF04424"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DEM</w:t>
      </w:r>
      <w:r w:rsidRPr="00E74722">
        <w:rPr>
          <w:rFonts w:cstheme="minorHAnsi"/>
          <w:highlight w:val="lightGray"/>
          <w:lang w:val="en-US"/>
        </w:rPr>
        <w:tab/>
        <w:t>Digital Elevation Model</w:t>
      </w:r>
    </w:p>
    <w:p w14:paraId="5872F790"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DHS</w:t>
      </w:r>
      <w:r w:rsidRPr="00E74722">
        <w:rPr>
          <w:rFonts w:cstheme="minorHAnsi"/>
          <w:highlight w:val="lightGray"/>
          <w:lang w:val="en-US"/>
        </w:rPr>
        <w:tab/>
        <w:t xml:space="preserve">(United States) </w:t>
      </w:r>
      <w:hyperlink r:id="rId101" w:history="1">
        <w:r w:rsidRPr="00E74722">
          <w:rPr>
            <w:rStyle w:val="Hyperlink"/>
            <w:rFonts w:cstheme="minorHAnsi"/>
            <w:highlight w:val="lightGray"/>
            <w:lang w:val="en-US"/>
          </w:rPr>
          <w:t>Department of Homeland Security</w:t>
        </w:r>
      </w:hyperlink>
    </w:p>
    <w:p w14:paraId="4D902B19"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EF</w:t>
      </w:r>
      <w:r w:rsidRPr="00E74722">
        <w:rPr>
          <w:rFonts w:cstheme="minorHAnsi"/>
          <w:highlight w:val="lightGray"/>
          <w:lang w:val="en-US"/>
        </w:rPr>
        <w:tab/>
        <w:t>Essential Facilities</w:t>
      </w:r>
    </w:p>
    <w:p w14:paraId="2ED24B7B"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FEMA</w:t>
      </w:r>
      <w:r w:rsidRPr="00E74722">
        <w:rPr>
          <w:rFonts w:cstheme="minorHAnsi"/>
          <w:highlight w:val="lightGray"/>
          <w:lang w:val="en-US"/>
        </w:rPr>
        <w:tab/>
      </w:r>
      <w:hyperlink r:id="rId102" w:history="1">
        <w:r w:rsidRPr="00E74722">
          <w:rPr>
            <w:rStyle w:val="Hyperlink"/>
            <w:rFonts w:cstheme="minorHAnsi"/>
            <w:highlight w:val="lightGray"/>
            <w:lang w:val="en-US"/>
          </w:rPr>
          <w:t>Federal Emergency Management Agency</w:t>
        </w:r>
      </w:hyperlink>
      <w:r w:rsidRPr="00E74722">
        <w:rPr>
          <w:rFonts w:cstheme="minorHAnsi"/>
          <w:highlight w:val="lightGray"/>
          <w:lang w:val="en-US"/>
        </w:rPr>
        <w:t>, a unit of DHS</w:t>
      </w:r>
    </w:p>
    <w:p w14:paraId="54A668A7"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FGDC</w:t>
      </w:r>
      <w:r w:rsidRPr="00E74722">
        <w:rPr>
          <w:rFonts w:cstheme="minorHAnsi"/>
          <w:highlight w:val="lightGray"/>
          <w:lang w:val="en-US"/>
        </w:rPr>
        <w:tab/>
      </w:r>
      <w:hyperlink r:id="rId103" w:history="1">
        <w:r w:rsidRPr="00E74722">
          <w:rPr>
            <w:rStyle w:val="Hyperlink"/>
            <w:rFonts w:cstheme="minorHAnsi"/>
            <w:highlight w:val="lightGray"/>
            <w:lang w:val="en-US"/>
          </w:rPr>
          <w:t>Federal Geographic Data Committee</w:t>
        </w:r>
      </w:hyperlink>
    </w:p>
    <w:p w14:paraId="0F09A6A3"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FIMA</w:t>
      </w:r>
      <w:r w:rsidRPr="00E74722">
        <w:rPr>
          <w:rFonts w:cstheme="minorHAnsi"/>
          <w:highlight w:val="lightGray"/>
          <w:lang w:val="en-US"/>
        </w:rPr>
        <w:tab/>
      </w:r>
      <w:hyperlink r:id="rId104" w:history="1">
        <w:r w:rsidRPr="00E74722">
          <w:rPr>
            <w:rStyle w:val="Hyperlink"/>
            <w:rFonts w:cstheme="minorHAnsi"/>
            <w:highlight w:val="lightGray"/>
            <w:lang w:val="en-US"/>
          </w:rPr>
          <w:t>Federal Insurance and Mitigation Administration</w:t>
        </w:r>
      </w:hyperlink>
      <w:r w:rsidRPr="00E74722">
        <w:rPr>
          <w:rFonts w:cstheme="minorHAnsi"/>
          <w:highlight w:val="lightGray"/>
          <w:lang w:val="en-US"/>
        </w:rPr>
        <w:t>, a unit of FEMA</w:t>
      </w:r>
    </w:p>
    <w:p w14:paraId="004A7823"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FIRM</w:t>
      </w:r>
      <w:r w:rsidRPr="00E74722">
        <w:rPr>
          <w:rFonts w:cstheme="minorHAnsi"/>
          <w:highlight w:val="lightGray"/>
          <w:lang w:val="en-US"/>
        </w:rPr>
        <w:tab/>
        <w:t>Flood Insurance Rate Map</w:t>
      </w:r>
    </w:p>
    <w:p w14:paraId="43EF7DAD"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FIS</w:t>
      </w:r>
      <w:r w:rsidRPr="00E74722">
        <w:rPr>
          <w:rFonts w:cstheme="minorHAnsi"/>
          <w:highlight w:val="lightGray"/>
          <w:lang w:val="en-US"/>
        </w:rPr>
        <w:tab/>
        <w:t>Flood Insurance Study</w:t>
      </w:r>
    </w:p>
    <w:p w14:paraId="55B54112"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FIT</w:t>
      </w:r>
      <w:r w:rsidRPr="00E74722">
        <w:rPr>
          <w:rFonts w:cstheme="minorHAnsi"/>
          <w:highlight w:val="lightGray"/>
          <w:lang w:val="en-US"/>
        </w:rPr>
        <w:tab/>
        <w:t>Flood Information Tool</w:t>
      </w:r>
    </w:p>
    <w:p w14:paraId="258E34F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GBS</w:t>
      </w:r>
      <w:r w:rsidRPr="00E74722">
        <w:rPr>
          <w:rFonts w:cstheme="minorHAnsi"/>
          <w:highlight w:val="lightGray"/>
          <w:lang w:val="en-US"/>
        </w:rPr>
        <w:tab/>
        <w:t>General Building Stock</w:t>
      </w:r>
    </w:p>
    <w:p w14:paraId="5B93CBDD"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GBT</w:t>
      </w:r>
      <w:r w:rsidRPr="00E74722">
        <w:rPr>
          <w:rFonts w:cstheme="minorHAnsi"/>
          <w:highlight w:val="lightGray"/>
          <w:lang w:val="en-US"/>
        </w:rPr>
        <w:tab/>
        <w:t>General Building Type</w:t>
      </w:r>
    </w:p>
    <w:p w14:paraId="5000C416"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GIS</w:t>
      </w:r>
      <w:r w:rsidRPr="00E74722">
        <w:rPr>
          <w:rFonts w:cstheme="minorHAnsi"/>
          <w:highlight w:val="lightGray"/>
          <w:lang w:val="en-US"/>
        </w:rPr>
        <w:tab/>
        <w:t>Geographic Information System</w:t>
      </w:r>
    </w:p>
    <w:p w14:paraId="486F61EC"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H*WIND</w:t>
      </w:r>
      <w:r w:rsidRPr="00E74722">
        <w:rPr>
          <w:rFonts w:cstheme="minorHAnsi"/>
          <w:highlight w:val="lightGray"/>
          <w:lang w:val="en-US"/>
        </w:rPr>
        <w:tab/>
      </w:r>
      <w:hyperlink r:id="rId105" w:history="1">
        <w:r w:rsidRPr="00E74722">
          <w:rPr>
            <w:rStyle w:val="Hyperlink"/>
            <w:rFonts w:cstheme="minorHAnsi"/>
            <w:highlight w:val="lightGray"/>
            <w:lang w:val="en-US"/>
          </w:rPr>
          <w:t>Hurricane Surface Wind Database</w:t>
        </w:r>
      </w:hyperlink>
    </w:p>
    <w:p w14:paraId="740C8415"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lastRenderedPageBreak/>
        <w:t>H&amp;H</w:t>
      </w:r>
      <w:r w:rsidRPr="00E74722">
        <w:rPr>
          <w:rFonts w:cstheme="minorHAnsi"/>
          <w:highlight w:val="lightGray"/>
          <w:lang w:val="en-US"/>
        </w:rPr>
        <w:tab/>
        <w:t>Hydrologic and Hydraulic (modelling studies)</w:t>
      </w:r>
    </w:p>
    <w:p w14:paraId="1F34024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HEC</w:t>
      </w:r>
      <w:r w:rsidRPr="00E74722">
        <w:rPr>
          <w:rFonts w:cstheme="minorHAnsi"/>
          <w:highlight w:val="lightGray"/>
          <w:lang w:val="en-US"/>
        </w:rPr>
        <w:tab/>
      </w:r>
      <w:hyperlink r:id="rId106" w:history="1">
        <w:r w:rsidRPr="00E74722">
          <w:rPr>
            <w:rStyle w:val="Hyperlink"/>
            <w:rFonts w:cstheme="minorHAnsi"/>
            <w:highlight w:val="lightGray"/>
            <w:lang w:val="en-US"/>
          </w:rPr>
          <w:t xml:space="preserve">Hydrologic Engineering Center </w:t>
        </w:r>
      </w:hyperlink>
      <w:r w:rsidRPr="00E74722">
        <w:rPr>
          <w:rFonts w:cstheme="minorHAnsi"/>
          <w:highlight w:val="lightGray"/>
          <w:lang w:val="en-US"/>
        </w:rPr>
        <w:t>(of the U.S. Army Corps of Engineers)</w:t>
      </w:r>
    </w:p>
    <w:p w14:paraId="29493ABC"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HEC-RAS</w:t>
      </w:r>
      <w:r w:rsidRPr="00E74722">
        <w:rPr>
          <w:rFonts w:cstheme="minorHAnsi"/>
          <w:highlight w:val="lightGray"/>
          <w:lang w:val="en-US"/>
        </w:rPr>
        <w:tab/>
      </w:r>
      <w:hyperlink r:id="rId107" w:history="1">
        <w:r w:rsidRPr="00E74722">
          <w:rPr>
            <w:rStyle w:val="Hyperlink"/>
            <w:rFonts w:cstheme="minorHAnsi"/>
            <w:highlight w:val="lightGray"/>
            <w:lang w:val="en-US"/>
          </w:rPr>
          <w:t>HEC’s river Analysis System</w:t>
        </w:r>
      </w:hyperlink>
      <w:r w:rsidRPr="00E74722">
        <w:rPr>
          <w:rFonts w:cstheme="minorHAnsi"/>
          <w:highlight w:val="lightGray"/>
          <w:lang w:val="en-US"/>
        </w:rPr>
        <w:t xml:space="preserve"> that models the hydraulics of water flow through natural streams</w:t>
      </w:r>
    </w:p>
    <w:p w14:paraId="795F1450"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HFT</w:t>
      </w:r>
      <w:r w:rsidRPr="00E74722">
        <w:rPr>
          <w:rFonts w:cstheme="minorHAnsi"/>
          <w:highlight w:val="lightGray"/>
          <w:lang w:val="en-US"/>
        </w:rPr>
        <w:tab/>
        <w:t>Hazard Factor Tables</w:t>
      </w:r>
    </w:p>
    <w:p w14:paraId="4F9B2EFB"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HIFLD</w:t>
      </w:r>
      <w:r w:rsidRPr="00E74722">
        <w:rPr>
          <w:rFonts w:cstheme="minorHAnsi"/>
          <w:highlight w:val="lightGray"/>
          <w:lang w:val="en-US"/>
        </w:rPr>
        <w:tab/>
      </w:r>
      <w:hyperlink r:id="rId108" w:history="1">
        <w:r w:rsidRPr="00E74722">
          <w:rPr>
            <w:rStyle w:val="Hyperlink"/>
            <w:rFonts w:cstheme="minorHAnsi"/>
            <w:highlight w:val="lightGray"/>
            <w:lang w:val="en-US"/>
          </w:rPr>
          <w:t>Homeland Infrastructure Foundation-Level Data</w:t>
        </w:r>
      </w:hyperlink>
    </w:p>
    <w:p w14:paraId="0F663F02"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HPLF</w:t>
      </w:r>
      <w:r w:rsidRPr="00E74722">
        <w:rPr>
          <w:rFonts w:cstheme="minorHAnsi"/>
          <w:highlight w:val="lightGray"/>
          <w:lang w:val="en-US"/>
        </w:rPr>
        <w:tab/>
        <w:t>High Potential Loss Facilities</w:t>
      </w:r>
    </w:p>
    <w:p w14:paraId="608BF1D0"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HVA</w:t>
      </w:r>
      <w:r w:rsidRPr="00E74722">
        <w:rPr>
          <w:rFonts w:cstheme="minorHAnsi"/>
          <w:highlight w:val="lightGray"/>
          <w:lang w:val="en-US"/>
        </w:rPr>
        <w:tab/>
        <w:t>Hazard Vulnerability Assessment</w:t>
      </w:r>
    </w:p>
    <w:p w14:paraId="73C89A57"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HSEEP</w:t>
      </w:r>
      <w:r w:rsidRPr="00E74722">
        <w:rPr>
          <w:rFonts w:cstheme="minorHAnsi"/>
          <w:highlight w:val="lightGray"/>
          <w:lang w:val="en-US"/>
        </w:rPr>
        <w:tab/>
      </w:r>
      <w:hyperlink r:id="rId109" w:history="1">
        <w:r w:rsidRPr="00E74722">
          <w:rPr>
            <w:rStyle w:val="Hyperlink"/>
            <w:rFonts w:cstheme="minorHAnsi"/>
            <w:highlight w:val="lightGray"/>
            <w:lang w:val="en-US"/>
          </w:rPr>
          <w:t>Homeland Security Exercise and Evaluation Program</w:t>
        </w:r>
      </w:hyperlink>
    </w:p>
    <w:p w14:paraId="71D5FD61"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INCAST</w:t>
      </w:r>
      <w:r w:rsidRPr="00E74722">
        <w:rPr>
          <w:rFonts w:cstheme="minorHAnsi"/>
          <w:highlight w:val="lightGray"/>
          <w:lang w:val="en-US"/>
        </w:rPr>
        <w:tab/>
        <w:t>Inventory Collection and Survey Tool</w:t>
      </w:r>
    </w:p>
    <w:p w14:paraId="39666328"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LFD</w:t>
      </w:r>
      <w:r w:rsidRPr="00E74722">
        <w:rPr>
          <w:rFonts w:cstheme="minorHAnsi"/>
          <w:highlight w:val="lightGray"/>
          <w:lang w:val="en-US"/>
        </w:rPr>
        <w:tab/>
        <w:t>Letter of Final Determination</w:t>
      </w:r>
    </w:p>
    <w:p w14:paraId="27F6C52F"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LOMR</w:t>
      </w:r>
      <w:r w:rsidRPr="00E74722">
        <w:rPr>
          <w:rFonts w:cstheme="minorHAnsi"/>
          <w:highlight w:val="lightGray"/>
          <w:lang w:val="en-US"/>
        </w:rPr>
        <w:tab/>
        <w:t>Letter of Map Revision</w:t>
      </w:r>
    </w:p>
    <w:p w14:paraId="40F752C6"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MAP</w:t>
      </w:r>
      <w:r w:rsidRPr="00E74722">
        <w:rPr>
          <w:rFonts w:cstheme="minorHAnsi"/>
          <w:highlight w:val="lightGray"/>
          <w:lang w:val="en-US"/>
        </w:rPr>
        <w:tab/>
        <w:t>Mapping, Assessment and Planning</w:t>
      </w:r>
    </w:p>
    <w:p w14:paraId="6B2F4055"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MIP</w:t>
      </w:r>
      <w:r w:rsidRPr="00E74722">
        <w:rPr>
          <w:rFonts w:cstheme="minorHAnsi"/>
          <w:highlight w:val="lightGray"/>
          <w:lang w:val="en-US"/>
        </w:rPr>
        <w:tab/>
        <w:t>Mapping Information Platform (part of CDS Risk MAP)</w:t>
      </w:r>
    </w:p>
    <w:p w14:paraId="0EC3E4E2"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MMI</w:t>
      </w:r>
      <w:r w:rsidRPr="00E74722">
        <w:rPr>
          <w:rFonts w:cstheme="minorHAnsi"/>
          <w:highlight w:val="lightGray"/>
          <w:lang w:val="en-US"/>
        </w:rPr>
        <w:tab/>
        <w:t xml:space="preserve">Modified </w:t>
      </w:r>
      <w:proofErr w:type="spellStart"/>
      <w:r w:rsidRPr="00E74722">
        <w:rPr>
          <w:rFonts w:cstheme="minorHAnsi"/>
          <w:highlight w:val="lightGray"/>
          <w:lang w:val="en-US"/>
        </w:rPr>
        <w:t>Mercali</w:t>
      </w:r>
      <w:proofErr w:type="spellEnd"/>
      <w:r w:rsidRPr="00E74722">
        <w:rPr>
          <w:rFonts w:cstheme="minorHAnsi"/>
          <w:highlight w:val="lightGray"/>
          <w:lang w:val="en-US"/>
        </w:rPr>
        <w:t xml:space="preserve"> Intensity</w:t>
      </w:r>
    </w:p>
    <w:p w14:paraId="0C306A14"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MSC</w:t>
      </w:r>
      <w:r w:rsidRPr="00E74722">
        <w:rPr>
          <w:rFonts w:cstheme="minorHAnsi"/>
          <w:highlight w:val="lightGray"/>
          <w:lang w:val="en-US"/>
        </w:rPr>
        <w:tab/>
        <w:t>Map Service Center; one of five units in CDS (see above)</w:t>
      </w:r>
    </w:p>
    <w:p w14:paraId="386228A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NAVD</w:t>
      </w:r>
      <w:r w:rsidRPr="00E74722">
        <w:rPr>
          <w:rFonts w:cstheme="minorHAnsi"/>
          <w:highlight w:val="lightGray"/>
          <w:lang w:val="en-US"/>
        </w:rPr>
        <w:tab/>
        <w:t>North American Vertical Datum</w:t>
      </w:r>
    </w:p>
    <w:p w14:paraId="28BF6385"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NHC</w:t>
      </w:r>
      <w:r w:rsidRPr="00E74722">
        <w:rPr>
          <w:rFonts w:cstheme="minorHAnsi"/>
          <w:highlight w:val="lightGray"/>
          <w:lang w:val="en-US"/>
        </w:rPr>
        <w:tab/>
      </w:r>
      <w:hyperlink r:id="rId110" w:history="1">
        <w:r w:rsidRPr="00E74722">
          <w:rPr>
            <w:rStyle w:val="Hyperlink"/>
            <w:rFonts w:cstheme="minorHAnsi"/>
            <w:highlight w:val="lightGray"/>
            <w:lang w:val="en-US"/>
          </w:rPr>
          <w:t>National Hurricane Center</w:t>
        </w:r>
      </w:hyperlink>
    </w:p>
    <w:p w14:paraId="5159A3A8"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NED</w:t>
      </w:r>
      <w:r w:rsidRPr="00E74722">
        <w:rPr>
          <w:rFonts w:cstheme="minorHAnsi"/>
          <w:highlight w:val="lightGray"/>
          <w:lang w:val="en-US"/>
        </w:rPr>
        <w:tab/>
        <w:t>National Elevation Dataset</w:t>
      </w:r>
    </w:p>
    <w:p w14:paraId="76E842AA"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NEHRP</w:t>
      </w:r>
      <w:r w:rsidRPr="00E74722">
        <w:rPr>
          <w:rFonts w:cstheme="minorHAnsi"/>
          <w:highlight w:val="lightGray"/>
          <w:lang w:val="en-US"/>
        </w:rPr>
        <w:tab/>
        <w:t>National Earthquake Hazards Reduction Program</w:t>
      </w:r>
    </w:p>
    <w:p w14:paraId="47525D68"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NFIP</w:t>
      </w:r>
      <w:r w:rsidRPr="00E74722">
        <w:rPr>
          <w:rFonts w:cstheme="minorHAnsi"/>
          <w:highlight w:val="lightGray"/>
          <w:lang w:val="en-US"/>
        </w:rPr>
        <w:tab/>
        <w:t>National Flood Insurance Program</w:t>
      </w:r>
    </w:p>
    <w:p w14:paraId="3DD63D1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NHD</w:t>
      </w:r>
      <w:r w:rsidRPr="00E74722">
        <w:rPr>
          <w:rFonts w:cstheme="minorHAnsi"/>
          <w:highlight w:val="lightGray"/>
          <w:lang w:val="en-US"/>
        </w:rPr>
        <w:tab/>
        <w:t>National Hydrography Dataset (1:24,000)</w:t>
      </w:r>
    </w:p>
    <w:p w14:paraId="5EF375AC"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NHRAP</w:t>
      </w:r>
      <w:r w:rsidRPr="00E74722">
        <w:rPr>
          <w:rFonts w:cstheme="minorHAnsi"/>
          <w:highlight w:val="lightGray"/>
          <w:lang w:val="en-US"/>
        </w:rPr>
        <w:tab/>
        <w:t>National Hazard Risk Assessment Program</w:t>
      </w:r>
    </w:p>
    <w:p w14:paraId="3CF63627"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NTHMP</w:t>
      </w:r>
      <w:r w:rsidRPr="00E74722">
        <w:rPr>
          <w:rFonts w:cstheme="minorHAnsi"/>
          <w:highlight w:val="lightGray"/>
          <w:lang w:val="en-US"/>
        </w:rPr>
        <w:tab/>
        <w:t>National Tsunami Hazard Mitigation Program</w:t>
      </w:r>
    </w:p>
    <w:p w14:paraId="4C885ADF" w14:textId="77777777" w:rsidR="00961C9B" w:rsidRPr="00E74722" w:rsidRDefault="00961C9B" w:rsidP="00961C9B">
      <w:pPr>
        <w:pStyle w:val="ListParagraph"/>
        <w:tabs>
          <w:tab w:val="left" w:pos="900"/>
        </w:tabs>
        <w:spacing w:line="360" w:lineRule="auto"/>
        <w:ind w:left="907" w:hanging="907"/>
        <w:rPr>
          <w:rFonts w:cstheme="minorHAnsi"/>
          <w:highlight w:val="lightGray"/>
          <w:lang w:val="en-US"/>
        </w:rPr>
      </w:pPr>
      <w:r w:rsidRPr="00E74722">
        <w:rPr>
          <w:rFonts w:cstheme="minorHAnsi"/>
          <w:highlight w:val="lightGray"/>
          <w:lang w:val="en-US"/>
        </w:rPr>
        <w:t>NWIRP</w:t>
      </w:r>
      <w:r w:rsidRPr="00E74722">
        <w:rPr>
          <w:rFonts w:cstheme="minorHAnsi"/>
          <w:highlight w:val="lightGray"/>
          <w:lang w:val="en-US"/>
        </w:rPr>
        <w:tab/>
        <w:t>National Wind Hazards Reduction Program</w:t>
      </w:r>
    </w:p>
    <w:p w14:paraId="2612FBA6" w14:textId="77777777" w:rsidR="00961C9B" w:rsidRPr="00E74722" w:rsidRDefault="00961C9B" w:rsidP="00961C9B">
      <w:pPr>
        <w:pStyle w:val="ListParagraph"/>
        <w:tabs>
          <w:tab w:val="left" w:pos="900"/>
        </w:tabs>
        <w:spacing w:line="360" w:lineRule="auto"/>
        <w:ind w:left="907" w:hanging="907"/>
        <w:rPr>
          <w:rFonts w:cstheme="minorHAnsi"/>
          <w:highlight w:val="lightGray"/>
          <w:lang w:val="en-US"/>
        </w:rPr>
      </w:pPr>
      <w:r w:rsidRPr="00E74722">
        <w:rPr>
          <w:rFonts w:cstheme="minorHAnsi"/>
          <w:highlight w:val="lightGray"/>
          <w:lang w:val="en-US"/>
        </w:rPr>
        <w:t>NWIRP</w:t>
      </w:r>
      <w:r w:rsidRPr="00E74722">
        <w:rPr>
          <w:rFonts w:cstheme="minorHAnsi"/>
          <w:highlight w:val="lightGray"/>
          <w:lang w:val="en-US"/>
        </w:rPr>
        <w:tab/>
        <w:t>National Windstorm Impact Reduction Program</w:t>
      </w:r>
    </w:p>
    <w:p w14:paraId="414CD297"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NWM</w:t>
      </w:r>
      <w:r w:rsidRPr="00E74722">
        <w:rPr>
          <w:rFonts w:cstheme="minorHAnsi"/>
          <w:highlight w:val="lightGray"/>
          <w:lang w:val="en-US"/>
        </w:rPr>
        <w:tab/>
      </w:r>
      <w:hyperlink r:id="rId111" w:history="1">
        <w:r w:rsidRPr="00E74722">
          <w:rPr>
            <w:rStyle w:val="Hyperlink"/>
            <w:rFonts w:cstheme="minorHAnsi"/>
            <w:highlight w:val="lightGray"/>
            <w:lang w:val="en-US"/>
          </w:rPr>
          <w:t>National Water Model</w:t>
        </w:r>
      </w:hyperlink>
    </w:p>
    <w:p w14:paraId="3B37C90A"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OGC</w:t>
      </w:r>
      <w:r w:rsidRPr="00E74722">
        <w:rPr>
          <w:rFonts w:cstheme="minorHAnsi"/>
          <w:highlight w:val="lightGray"/>
          <w:lang w:val="en-US"/>
        </w:rPr>
        <w:tab/>
      </w:r>
      <w:hyperlink r:id="rId112" w:history="1">
        <w:r w:rsidRPr="00E74722">
          <w:rPr>
            <w:rStyle w:val="Hyperlink"/>
            <w:rFonts w:cstheme="minorHAnsi"/>
            <w:highlight w:val="lightGray"/>
            <w:lang w:val="en-US"/>
          </w:rPr>
          <w:t>Open Geospatial Consortium</w:t>
        </w:r>
      </w:hyperlink>
    </w:p>
    <w:p w14:paraId="66286AD5"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ORNL</w:t>
      </w:r>
      <w:r w:rsidRPr="00E74722">
        <w:rPr>
          <w:rFonts w:cstheme="minorHAnsi"/>
          <w:highlight w:val="lightGray"/>
          <w:lang w:val="en-US"/>
        </w:rPr>
        <w:tab/>
      </w:r>
      <w:hyperlink r:id="rId113" w:history="1">
        <w:r w:rsidRPr="00E74722">
          <w:rPr>
            <w:rStyle w:val="Hyperlink"/>
            <w:rFonts w:cstheme="minorHAnsi"/>
            <w:highlight w:val="lightGray"/>
            <w:lang w:val="en-US"/>
          </w:rPr>
          <w:t>Oak Ridge National Laboratory</w:t>
        </w:r>
      </w:hyperlink>
    </w:p>
    <w:p w14:paraId="3797644A"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P4</w:t>
      </w:r>
      <w:r w:rsidRPr="00E74722">
        <w:rPr>
          <w:rFonts w:cstheme="minorHAnsi"/>
          <w:highlight w:val="lightGray"/>
          <w:lang w:val="en-US"/>
        </w:rPr>
        <w:tab/>
        <w:t>Risk MAP Project Planning and Purchasing Portal</w:t>
      </w:r>
    </w:p>
    <w:p w14:paraId="45EF4ED6"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PCII</w:t>
      </w:r>
      <w:r w:rsidRPr="00E74722">
        <w:rPr>
          <w:rFonts w:cstheme="minorHAnsi"/>
          <w:highlight w:val="lightGray"/>
          <w:lang w:val="en-US"/>
        </w:rPr>
        <w:tab/>
        <w:t>Protected Critical Infrastructure Information</w:t>
      </w:r>
    </w:p>
    <w:p w14:paraId="08B04D6C"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PESH</w:t>
      </w:r>
      <w:r w:rsidRPr="00E74722">
        <w:rPr>
          <w:rFonts w:cstheme="minorHAnsi"/>
          <w:highlight w:val="lightGray"/>
          <w:lang w:val="en-US"/>
        </w:rPr>
        <w:tab/>
        <w:t>Potential Earth Science Hazards</w:t>
      </w:r>
    </w:p>
    <w:p w14:paraId="6E96EE5D"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PGA</w:t>
      </w:r>
      <w:r w:rsidRPr="00E74722">
        <w:rPr>
          <w:rFonts w:cstheme="minorHAnsi"/>
          <w:highlight w:val="lightGray"/>
          <w:lang w:val="en-US"/>
        </w:rPr>
        <w:tab/>
        <w:t>Peak Ground Acceleration</w:t>
      </w:r>
    </w:p>
    <w:p w14:paraId="2F436697"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lastRenderedPageBreak/>
        <w:t>PGD</w:t>
      </w:r>
      <w:r w:rsidRPr="00E74722">
        <w:rPr>
          <w:rFonts w:cstheme="minorHAnsi"/>
          <w:highlight w:val="lightGray"/>
          <w:lang w:val="en-US"/>
        </w:rPr>
        <w:tab/>
        <w:t>Permanent Ground Deformation</w:t>
      </w:r>
    </w:p>
    <w:p w14:paraId="47C36B9F"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PGV</w:t>
      </w:r>
      <w:r w:rsidRPr="00E74722">
        <w:rPr>
          <w:rFonts w:cstheme="minorHAnsi"/>
          <w:highlight w:val="lightGray"/>
          <w:lang w:val="en-US"/>
        </w:rPr>
        <w:tab/>
        <w:t>Peak Ground Velocity</w:t>
      </w:r>
    </w:p>
    <w:p w14:paraId="2F049884"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PII</w:t>
      </w:r>
      <w:r w:rsidRPr="00E74722">
        <w:rPr>
          <w:rFonts w:cstheme="minorHAnsi"/>
          <w:highlight w:val="lightGray"/>
          <w:lang w:val="en-US"/>
        </w:rPr>
        <w:tab/>
        <w:t>Personal Identifiable Information</w:t>
      </w:r>
    </w:p>
    <w:p w14:paraId="5E5BCD0E"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PODs</w:t>
      </w:r>
      <w:r w:rsidRPr="00E74722">
        <w:rPr>
          <w:rFonts w:cstheme="minorHAnsi"/>
          <w:highlight w:val="lightGray"/>
          <w:lang w:val="en-US"/>
        </w:rPr>
        <w:tab/>
        <w:t>Points of Distribution</w:t>
      </w:r>
    </w:p>
    <w:p w14:paraId="02D66868"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Risk MAP</w:t>
      </w:r>
      <w:r w:rsidRPr="00E74722">
        <w:rPr>
          <w:rFonts w:cstheme="minorHAnsi"/>
          <w:highlight w:val="lightGray"/>
          <w:lang w:val="en-US"/>
        </w:rPr>
        <w:tab/>
        <w:t>Risk Mapping, Assessment and Planning, a unit of FIMA</w:t>
      </w:r>
    </w:p>
    <w:p w14:paraId="76701AD8"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SFHA</w:t>
      </w:r>
      <w:r w:rsidRPr="00E74722">
        <w:rPr>
          <w:rFonts w:cstheme="minorHAnsi"/>
          <w:highlight w:val="lightGray"/>
          <w:lang w:val="en-US"/>
        </w:rPr>
        <w:tab/>
        <w:t>Special Flood Hazard Area</w:t>
      </w:r>
    </w:p>
    <w:p w14:paraId="45C2D219"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SLOSH</w:t>
      </w:r>
      <w:r w:rsidRPr="00E74722">
        <w:rPr>
          <w:rFonts w:cstheme="minorHAnsi"/>
          <w:highlight w:val="lightGray"/>
          <w:lang w:val="en-US"/>
        </w:rPr>
        <w:tab/>
        <w:t>Sea, Lake and Overland Surges from Hurricanes model developed by NOAA</w:t>
      </w:r>
    </w:p>
    <w:p w14:paraId="5E02DCC7"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SSI</w:t>
      </w:r>
      <w:r w:rsidRPr="00E74722">
        <w:rPr>
          <w:rFonts w:cstheme="minorHAnsi"/>
          <w:highlight w:val="lightGray"/>
          <w:lang w:val="en-US"/>
        </w:rPr>
        <w:tab/>
        <w:t>Sensitive Security information</w:t>
      </w:r>
    </w:p>
    <w:p w14:paraId="2EDC9403"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SWAN</w:t>
      </w:r>
      <w:r w:rsidRPr="00E74722">
        <w:rPr>
          <w:rFonts w:cstheme="minorHAnsi"/>
          <w:highlight w:val="lightGray"/>
          <w:lang w:val="en-US"/>
        </w:rPr>
        <w:tab/>
      </w:r>
      <w:hyperlink r:id="rId114" w:history="1">
        <w:r w:rsidRPr="00E74722">
          <w:rPr>
            <w:rStyle w:val="Hyperlink"/>
            <w:rFonts w:cstheme="minorHAnsi"/>
            <w:highlight w:val="lightGray"/>
            <w:lang w:val="en-US"/>
          </w:rPr>
          <w:t xml:space="preserve">Simulating </w:t>
        </w:r>
        <w:proofErr w:type="spellStart"/>
        <w:r w:rsidRPr="00E74722">
          <w:rPr>
            <w:rStyle w:val="Hyperlink"/>
            <w:rFonts w:cstheme="minorHAnsi"/>
            <w:highlight w:val="lightGray"/>
            <w:lang w:val="en-US"/>
          </w:rPr>
          <w:t>WAves</w:t>
        </w:r>
        <w:proofErr w:type="spellEnd"/>
        <w:r w:rsidRPr="00E74722">
          <w:rPr>
            <w:rStyle w:val="Hyperlink"/>
            <w:rFonts w:cstheme="minorHAnsi"/>
            <w:highlight w:val="lightGray"/>
            <w:lang w:val="en-US"/>
          </w:rPr>
          <w:t xml:space="preserve"> Nearshore</w:t>
        </w:r>
      </w:hyperlink>
      <w:r w:rsidRPr="00E74722">
        <w:rPr>
          <w:rFonts w:cstheme="minorHAnsi"/>
          <w:highlight w:val="lightGray"/>
          <w:lang w:val="en-US"/>
        </w:rPr>
        <w:t xml:space="preserve"> wave model (developed at TU Delft, NL)</w:t>
      </w:r>
    </w:p>
    <w:p w14:paraId="5F270922"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TIGER</w:t>
      </w:r>
      <w:r w:rsidRPr="00E74722">
        <w:rPr>
          <w:rFonts w:cstheme="minorHAnsi"/>
          <w:highlight w:val="lightGray"/>
          <w:lang w:val="en-US"/>
        </w:rPr>
        <w:tab/>
      </w:r>
      <w:hyperlink r:id="rId115" w:history="1">
        <w:r w:rsidRPr="00E74722">
          <w:rPr>
            <w:rStyle w:val="Hyperlink"/>
            <w:rFonts w:cstheme="minorHAnsi"/>
            <w:highlight w:val="lightGray"/>
            <w:lang w:val="en-US"/>
          </w:rPr>
          <w:t>Topologically Integrated Geographic Encoding and Referencing system</w:t>
        </w:r>
      </w:hyperlink>
    </w:p>
    <w:p w14:paraId="77965994"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UDF</w:t>
      </w:r>
      <w:r w:rsidRPr="00E74722">
        <w:rPr>
          <w:rFonts w:cstheme="minorHAnsi"/>
          <w:highlight w:val="lightGray"/>
          <w:lang w:val="en-US"/>
        </w:rPr>
        <w:tab/>
        <w:t>User-Defined Facility</w:t>
      </w:r>
    </w:p>
    <w:p w14:paraId="5DF7891C"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UI/UX</w:t>
      </w:r>
      <w:r w:rsidRPr="00E74722">
        <w:rPr>
          <w:rFonts w:cstheme="minorHAnsi"/>
          <w:highlight w:val="lightGray"/>
          <w:lang w:val="en-US"/>
        </w:rPr>
        <w:tab/>
        <w:t>User Interface / User Experience</w:t>
      </w:r>
    </w:p>
    <w:p w14:paraId="7C53EB3C"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USGS</w:t>
      </w:r>
      <w:r w:rsidRPr="00E74722">
        <w:rPr>
          <w:rFonts w:cstheme="minorHAnsi"/>
          <w:highlight w:val="lightGray"/>
          <w:lang w:val="en-US"/>
        </w:rPr>
        <w:tab/>
      </w:r>
      <w:hyperlink r:id="rId116" w:history="1">
        <w:r w:rsidRPr="00E74722">
          <w:rPr>
            <w:rStyle w:val="Hyperlink"/>
            <w:rFonts w:cstheme="minorHAnsi"/>
            <w:highlight w:val="lightGray"/>
            <w:lang w:val="en-US"/>
          </w:rPr>
          <w:t>United States Geological Survey</w:t>
        </w:r>
      </w:hyperlink>
    </w:p>
    <w:p w14:paraId="3A744480" w14:textId="77777777" w:rsidR="00961C9B" w:rsidRPr="00E74722" w:rsidRDefault="00961C9B" w:rsidP="00961C9B">
      <w:pPr>
        <w:pStyle w:val="ListParagraph"/>
        <w:spacing w:line="360" w:lineRule="auto"/>
        <w:ind w:left="907" w:hanging="907"/>
        <w:rPr>
          <w:rFonts w:cstheme="minorHAnsi"/>
          <w:highlight w:val="lightGray"/>
          <w:lang w:val="en-US"/>
        </w:rPr>
      </w:pPr>
      <w:r w:rsidRPr="00E74722">
        <w:rPr>
          <w:rFonts w:cstheme="minorHAnsi"/>
          <w:highlight w:val="lightGray"/>
          <w:lang w:val="en-US"/>
        </w:rPr>
        <w:t>WKT</w:t>
      </w:r>
      <w:r w:rsidRPr="00E74722">
        <w:rPr>
          <w:rFonts w:cstheme="minorHAnsi"/>
          <w:highlight w:val="lightGray"/>
          <w:lang w:val="en-US"/>
        </w:rPr>
        <w:tab/>
        <w:t>Well-known Text, an ISO and OGC markup language standard for vector geometries</w:t>
      </w:r>
    </w:p>
    <w:p w14:paraId="1974A4F7" w14:textId="77777777" w:rsidR="00961C9B" w:rsidRPr="00E74722" w:rsidRDefault="00961C9B" w:rsidP="00961C9B">
      <w:pPr>
        <w:pStyle w:val="ListParagraph"/>
        <w:spacing w:line="360" w:lineRule="auto"/>
        <w:ind w:left="907" w:hanging="907"/>
        <w:rPr>
          <w:highlight w:val="lightGray"/>
          <w:lang w:val="en-US"/>
        </w:rPr>
      </w:pPr>
      <w:r w:rsidRPr="00E74722">
        <w:rPr>
          <w:rFonts w:cstheme="minorHAnsi"/>
          <w:highlight w:val="lightGray"/>
          <w:lang w:val="en-US"/>
        </w:rPr>
        <w:t>WSEL</w:t>
      </w:r>
      <w:r w:rsidRPr="00E74722">
        <w:rPr>
          <w:rFonts w:cstheme="minorHAnsi"/>
          <w:highlight w:val="lightGray"/>
          <w:lang w:val="en-US"/>
        </w:rPr>
        <w:tab/>
        <w:t>Water Surface Elevation</w:t>
      </w:r>
    </w:p>
    <w:p w14:paraId="0F92A695" w14:textId="77777777" w:rsidR="004F210C" w:rsidRPr="00E74722" w:rsidRDefault="004F210C" w:rsidP="00961C9B">
      <w:pPr>
        <w:pStyle w:val="Heading1"/>
        <w:numPr>
          <w:ilvl w:val="0"/>
          <w:numId w:val="0"/>
        </w:numPr>
        <w:spacing w:before="280" w:after="280" w:line="360" w:lineRule="auto"/>
        <w:rPr>
          <w:rFonts w:asciiTheme="minorHAnsi" w:hAnsiTheme="minorHAnsi" w:cstheme="minorHAnsi"/>
          <w:b w:val="0"/>
          <w:kern w:val="0"/>
          <w:sz w:val="22"/>
          <w:szCs w:val="22"/>
          <w:highlight w:val="lightGray"/>
        </w:rPr>
      </w:pPr>
    </w:p>
    <w:p w14:paraId="0ADE3599" w14:textId="77777777" w:rsidR="00961C9B" w:rsidRPr="00E74722" w:rsidRDefault="00961C9B" w:rsidP="00961C9B">
      <w:pPr>
        <w:rPr>
          <w:highlight w:val="lightGray"/>
        </w:rPr>
      </w:pPr>
    </w:p>
    <w:p w14:paraId="09BAE762" w14:textId="77777777" w:rsidR="00961C9B" w:rsidRPr="00E74722" w:rsidRDefault="00961C9B" w:rsidP="00961C9B">
      <w:pPr>
        <w:rPr>
          <w:highlight w:val="lightGray"/>
        </w:rPr>
        <w:sectPr w:rsidR="00961C9B" w:rsidRPr="00E74722" w:rsidSect="00D00A66">
          <w:headerReference w:type="default" r:id="rId117"/>
          <w:pgSz w:w="12240" w:h="15840" w:code="1"/>
          <w:pgMar w:top="1440" w:right="1296" w:bottom="1440" w:left="1296" w:header="720" w:footer="720" w:gutter="0"/>
          <w:pgNumType w:start="1"/>
          <w:cols w:space="720"/>
          <w:noEndnote/>
        </w:sectPr>
      </w:pPr>
    </w:p>
    <w:p w14:paraId="330348CB" w14:textId="2AC2979A" w:rsidR="000A1043" w:rsidRPr="00E74722" w:rsidRDefault="000A1043" w:rsidP="000A1043">
      <w:pPr>
        <w:pStyle w:val="Heading1"/>
        <w:numPr>
          <w:ilvl w:val="0"/>
          <w:numId w:val="0"/>
        </w:numPr>
        <w:rPr>
          <w:kern w:val="0"/>
          <w:highlight w:val="lightGray"/>
        </w:rPr>
      </w:pPr>
      <w:r w:rsidRPr="00E74722">
        <w:rPr>
          <w:kern w:val="0"/>
          <w:highlight w:val="lightGray"/>
        </w:rPr>
        <w:lastRenderedPageBreak/>
        <w:t xml:space="preserve">Appendix </w:t>
      </w:r>
      <w:r w:rsidR="004F6532" w:rsidRPr="00E74722">
        <w:rPr>
          <w:kern w:val="0"/>
          <w:highlight w:val="lightGray"/>
        </w:rPr>
        <w:t>E</w:t>
      </w:r>
      <w:r w:rsidRPr="00E74722">
        <w:rPr>
          <w:kern w:val="0"/>
          <w:highlight w:val="lightGray"/>
        </w:rPr>
        <w:t xml:space="preserve">: </w:t>
      </w:r>
      <w:r w:rsidR="00961C9B" w:rsidRPr="00E74722">
        <w:rPr>
          <w:kern w:val="0"/>
          <w:highlight w:val="lightGray"/>
        </w:rPr>
        <w:t>References</w:t>
      </w:r>
      <w:bookmarkEnd w:id="591"/>
    </w:p>
    <w:p w14:paraId="0A39F8E4"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ANSI/IEEE 1016-1998, “Recommended Practice for Software Design Descriptions” Institute of Electrical and Electronics Engineers, Inc., New York, 1998. </w:t>
      </w:r>
    </w:p>
    <w:p w14:paraId="6D0E085C"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ANSI/IEEE 1016-1998, “Recommended Practice for Software Requirements Documents” Institute of Electrical and Electronics Engineers, Inc., New York, 1998. </w:t>
      </w:r>
    </w:p>
    <w:p w14:paraId="4E63A0D7"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ANSI/IEEE 829-1998, “Standards for Software Test Documentation”, Institute for Electrical and Electronics Engineers, Inc., New York, 1998. </w:t>
      </w:r>
    </w:p>
    <w:p w14:paraId="5F1E35D7"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Arundel, S.T., Archuleta, C.M., Phillips, L.A., Roche, B.L., and Constance, E.W., 2015, </w:t>
      </w:r>
      <w:r w:rsidRPr="00E74722">
        <w:rPr>
          <w:rFonts w:asciiTheme="minorHAnsi" w:hAnsiTheme="minorHAnsi" w:cstheme="minorHAnsi"/>
          <w:i/>
          <w:sz w:val="22"/>
          <w:highlight w:val="lightGray"/>
        </w:rPr>
        <w:t>1-meter digital elevation model specification</w:t>
      </w:r>
      <w:r w:rsidRPr="00E74722">
        <w:rPr>
          <w:rFonts w:asciiTheme="minorHAnsi" w:hAnsiTheme="minorHAnsi" w:cstheme="minorHAnsi"/>
          <w:sz w:val="22"/>
          <w:highlight w:val="lightGray"/>
        </w:rPr>
        <w:t xml:space="preserve">: U.S. Geological Survey Techniques and Methods, Book 11, chap. B7, 25 p. with appendixes, </w:t>
      </w:r>
      <w:hyperlink r:id="rId118" w:history="1">
        <w:r w:rsidRPr="00E74722">
          <w:rPr>
            <w:rStyle w:val="Hyperlink"/>
            <w:rFonts w:asciiTheme="minorHAnsi" w:hAnsiTheme="minorHAnsi" w:cstheme="minorHAnsi"/>
            <w:sz w:val="22"/>
            <w:highlight w:val="lightGray"/>
          </w:rPr>
          <w:t>http://dx.doi.org/10.3133/tm11B7</w:t>
        </w:r>
      </w:hyperlink>
      <w:r w:rsidRPr="00E74722">
        <w:rPr>
          <w:rFonts w:asciiTheme="minorHAnsi" w:hAnsiTheme="minorHAnsi" w:cstheme="minorHAnsi"/>
          <w:sz w:val="22"/>
          <w:highlight w:val="lightGray"/>
        </w:rPr>
        <w:t>.</w:t>
      </w:r>
    </w:p>
    <w:p w14:paraId="25045BDD"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Barrington-Leigh C, &amp; A Millard-Ball 2017. The world's user-generated road map is more than 80% complete. </w:t>
      </w:r>
      <w:proofErr w:type="spellStart"/>
      <w:r w:rsidRPr="00E74722">
        <w:rPr>
          <w:rFonts w:asciiTheme="minorHAnsi" w:hAnsiTheme="minorHAnsi" w:cstheme="minorHAnsi"/>
          <w:i/>
          <w:sz w:val="22"/>
          <w:highlight w:val="lightGray"/>
        </w:rPr>
        <w:t>PloS</w:t>
      </w:r>
      <w:proofErr w:type="spellEnd"/>
      <w:r w:rsidRPr="00E74722">
        <w:rPr>
          <w:rFonts w:asciiTheme="minorHAnsi" w:hAnsiTheme="minorHAnsi" w:cstheme="minorHAnsi"/>
          <w:i/>
          <w:sz w:val="22"/>
          <w:highlight w:val="lightGray"/>
        </w:rPr>
        <w:t xml:space="preserve"> one</w:t>
      </w:r>
      <w:r w:rsidRPr="00E74722">
        <w:rPr>
          <w:rFonts w:asciiTheme="minorHAnsi" w:hAnsiTheme="minorHAnsi" w:cstheme="minorHAnsi"/>
          <w:sz w:val="22"/>
          <w:highlight w:val="lightGray"/>
        </w:rPr>
        <w:t xml:space="preserve">, </w:t>
      </w:r>
      <w:r w:rsidRPr="00E74722">
        <w:rPr>
          <w:rFonts w:asciiTheme="minorHAnsi" w:hAnsiTheme="minorHAnsi" w:cstheme="minorHAnsi"/>
          <w:b/>
          <w:sz w:val="22"/>
          <w:highlight w:val="lightGray"/>
        </w:rPr>
        <w:t>12</w:t>
      </w:r>
      <w:r w:rsidRPr="00E74722">
        <w:rPr>
          <w:rFonts w:asciiTheme="minorHAnsi" w:hAnsiTheme="minorHAnsi" w:cstheme="minorHAnsi"/>
          <w:sz w:val="22"/>
          <w:highlight w:val="lightGray"/>
        </w:rPr>
        <w:t xml:space="preserve">(8), e0180698. </w:t>
      </w:r>
      <w:proofErr w:type="gramStart"/>
      <w:r w:rsidRPr="00E74722">
        <w:rPr>
          <w:rFonts w:asciiTheme="minorHAnsi" w:hAnsiTheme="minorHAnsi" w:cstheme="minorHAnsi"/>
          <w:sz w:val="22"/>
          <w:highlight w:val="lightGray"/>
        </w:rPr>
        <w:t>doi:10.1371/journal.pone</w:t>
      </w:r>
      <w:proofErr w:type="gramEnd"/>
      <w:r w:rsidRPr="00E74722">
        <w:rPr>
          <w:rFonts w:asciiTheme="minorHAnsi" w:hAnsiTheme="minorHAnsi" w:cstheme="minorHAnsi"/>
          <w:sz w:val="22"/>
          <w:highlight w:val="lightGray"/>
        </w:rPr>
        <w:t>.0180698</w:t>
      </w:r>
    </w:p>
    <w:p w14:paraId="3344F032"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proofErr w:type="spellStart"/>
      <w:r w:rsidRPr="00E74722">
        <w:rPr>
          <w:rFonts w:asciiTheme="minorHAnsi" w:hAnsiTheme="minorHAnsi" w:cstheme="minorHAnsi"/>
          <w:sz w:val="22"/>
          <w:highlight w:val="lightGray"/>
        </w:rPr>
        <w:t>Basiri</w:t>
      </w:r>
      <w:proofErr w:type="spellEnd"/>
      <w:r w:rsidRPr="00E74722">
        <w:rPr>
          <w:rFonts w:asciiTheme="minorHAnsi" w:hAnsiTheme="minorHAnsi" w:cstheme="minorHAnsi"/>
          <w:sz w:val="22"/>
          <w:highlight w:val="lightGray"/>
        </w:rPr>
        <w:t xml:space="preserve"> A, Jackson M, Amirian P, Amir </w:t>
      </w:r>
      <w:proofErr w:type="spellStart"/>
      <w:r w:rsidRPr="00E74722">
        <w:rPr>
          <w:rFonts w:asciiTheme="minorHAnsi" w:hAnsiTheme="minorHAnsi" w:cstheme="minorHAnsi"/>
          <w:sz w:val="22"/>
          <w:highlight w:val="lightGray"/>
        </w:rPr>
        <w:t>Pourabdollah</w:t>
      </w:r>
      <w:proofErr w:type="spellEnd"/>
      <w:r w:rsidRPr="00E74722">
        <w:rPr>
          <w:rFonts w:asciiTheme="minorHAnsi" w:hAnsiTheme="minorHAnsi" w:cstheme="minorHAnsi"/>
          <w:sz w:val="22"/>
          <w:highlight w:val="lightGray"/>
        </w:rPr>
        <w:t xml:space="preserve">, </w:t>
      </w:r>
      <w:proofErr w:type="spellStart"/>
      <w:r w:rsidRPr="00E74722">
        <w:rPr>
          <w:rFonts w:asciiTheme="minorHAnsi" w:hAnsiTheme="minorHAnsi" w:cstheme="minorHAnsi"/>
          <w:sz w:val="22"/>
          <w:highlight w:val="lightGray"/>
        </w:rPr>
        <w:t>Sester</w:t>
      </w:r>
      <w:proofErr w:type="spellEnd"/>
      <w:r w:rsidRPr="00E74722">
        <w:rPr>
          <w:rFonts w:asciiTheme="minorHAnsi" w:hAnsiTheme="minorHAnsi" w:cstheme="minorHAnsi"/>
          <w:sz w:val="22"/>
          <w:highlight w:val="lightGray"/>
        </w:rPr>
        <w:t xml:space="preserve"> M, Winstanley A, Moore T &amp; L Zhang 2016. Quality assessment of OpenStreetMap data using trajectory mining, </w:t>
      </w:r>
      <w:r w:rsidRPr="00E74722">
        <w:rPr>
          <w:rFonts w:asciiTheme="minorHAnsi" w:hAnsiTheme="minorHAnsi" w:cstheme="minorHAnsi"/>
          <w:i/>
          <w:sz w:val="22"/>
          <w:highlight w:val="lightGray"/>
        </w:rPr>
        <w:t>Geo-spatial Information Science</w:t>
      </w:r>
      <w:r w:rsidRPr="00E74722">
        <w:rPr>
          <w:rFonts w:asciiTheme="minorHAnsi" w:hAnsiTheme="minorHAnsi" w:cstheme="minorHAnsi"/>
          <w:sz w:val="22"/>
          <w:highlight w:val="lightGray"/>
        </w:rPr>
        <w:t xml:space="preserve">, </w:t>
      </w:r>
      <w:r w:rsidRPr="00E74722">
        <w:rPr>
          <w:rFonts w:asciiTheme="minorHAnsi" w:hAnsiTheme="minorHAnsi" w:cstheme="minorHAnsi"/>
          <w:b/>
          <w:sz w:val="22"/>
          <w:highlight w:val="lightGray"/>
        </w:rPr>
        <w:t>19</w:t>
      </w:r>
      <w:r w:rsidRPr="00E74722">
        <w:rPr>
          <w:rFonts w:asciiTheme="minorHAnsi" w:hAnsiTheme="minorHAnsi" w:cstheme="minorHAnsi"/>
          <w:sz w:val="22"/>
          <w:highlight w:val="lightGray"/>
        </w:rPr>
        <w:t>:1, 56-68, DOI: 10.1080/10095020.2016.1151213.</w:t>
      </w:r>
    </w:p>
    <w:p w14:paraId="76BF8FDE"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Brahmin M, </w:t>
      </w:r>
      <w:proofErr w:type="spellStart"/>
      <w:r w:rsidRPr="00E74722">
        <w:rPr>
          <w:rFonts w:asciiTheme="minorHAnsi" w:hAnsiTheme="minorHAnsi" w:cstheme="minorHAnsi"/>
          <w:sz w:val="22"/>
          <w:highlight w:val="lightGray"/>
        </w:rPr>
        <w:t>Drira</w:t>
      </w:r>
      <w:proofErr w:type="spellEnd"/>
      <w:r w:rsidRPr="00E74722">
        <w:rPr>
          <w:rFonts w:asciiTheme="minorHAnsi" w:hAnsiTheme="minorHAnsi" w:cstheme="minorHAnsi"/>
          <w:sz w:val="22"/>
          <w:highlight w:val="lightGray"/>
        </w:rPr>
        <w:t xml:space="preserve"> W, </w:t>
      </w:r>
      <w:proofErr w:type="spellStart"/>
      <w:r w:rsidRPr="00E74722">
        <w:rPr>
          <w:rFonts w:asciiTheme="minorHAnsi" w:hAnsiTheme="minorHAnsi" w:cstheme="minorHAnsi"/>
          <w:sz w:val="22"/>
          <w:highlight w:val="lightGray"/>
        </w:rPr>
        <w:t>Filali</w:t>
      </w:r>
      <w:proofErr w:type="spellEnd"/>
      <w:r w:rsidRPr="00E74722">
        <w:rPr>
          <w:rFonts w:asciiTheme="minorHAnsi" w:hAnsiTheme="minorHAnsi" w:cstheme="minorHAnsi"/>
          <w:sz w:val="22"/>
          <w:highlight w:val="lightGray"/>
        </w:rPr>
        <w:t xml:space="preserve"> F and N Hamdi 2016. Spatial data extension for Cassandra NoSQL database. </w:t>
      </w:r>
      <w:r w:rsidRPr="00E74722">
        <w:rPr>
          <w:rFonts w:asciiTheme="minorHAnsi" w:hAnsiTheme="minorHAnsi" w:cstheme="minorHAnsi"/>
          <w:i/>
          <w:sz w:val="22"/>
          <w:highlight w:val="lightGray"/>
        </w:rPr>
        <w:t>Journal of Big Data</w:t>
      </w:r>
      <w:r w:rsidRPr="00E74722">
        <w:rPr>
          <w:rFonts w:asciiTheme="minorHAnsi" w:hAnsiTheme="minorHAnsi" w:cstheme="minorHAnsi"/>
          <w:sz w:val="22"/>
          <w:highlight w:val="lightGray"/>
        </w:rPr>
        <w:t xml:space="preserve">, </w:t>
      </w:r>
      <w:r w:rsidRPr="00E74722">
        <w:rPr>
          <w:rFonts w:asciiTheme="minorHAnsi" w:hAnsiTheme="minorHAnsi" w:cstheme="minorHAnsi"/>
          <w:b/>
          <w:sz w:val="22"/>
          <w:highlight w:val="lightGray"/>
        </w:rPr>
        <w:t>3</w:t>
      </w:r>
      <w:r w:rsidRPr="00E74722">
        <w:rPr>
          <w:rFonts w:asciiTheme="minorHAnsi" w:hAnsiTheme="minorHAnsi" w:cstheme="minorHAnsi"/>
          <w:sz w:val="22"/>
          <w:highlight w:val="lightGray"/>
        </w:rPr>
        <w:t>:11, DOI: 10.1186/s40537-016-0045-4.</w:t>
      </w:r>
    </w:p>
    <w:p w14:paraId="2DFF3275"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Breakstone C and T Anderson 2017. Census Data API User Guide, version 1.5. Suitland, MD: The US Census Bureau.</w:t>
      </w:r>
    </w:p>
    <w:p w14:paraId="323F8141"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proofErr w:type="spellStart"/>
      <w:r w:rsidRPr="00E74722">
        <w:rPr>
          <w:rFonts w:asciiTheme="minorHAnsi" w:hAnsiTheme="minorHAnsi" w:cstheme="minorHAnsi"/>
          <w:sz w:val="22"/>
          <w:highlight w:val="lightGray"/>
        </w:rPr>
        <w:t>Brzev</w:t>
      </w:r>
      <w:proofErr w:type="spellEnd"/>
      <w:r w:rsidRPr="00E74722">
        <w:rPr>
          <w:rFonts w:asciiTheme="minorHAnsi" w:hAnsiTheme="minorHAnsi" w:cstheme="minorHAnsi"/>
          <w:sz w:val="22"/>
          <w:highlight w:val="lightGray"/>
        </w:rPr>
        <w:t xml:space="preserve"> S, </w:t>
      </w:r>
      <w:proofErr w:type="spellStart"/>
      <w:r w:rsidRPr="00E74722">
        <w:rPr>
          <w:rFonts w:asciiTheme="minorHAnsi" w:hAnsiTheme="minorHAnsi" w:cstheme="minorHAnsi"/>
          <w:sz w:val="22"/>
          <w:highlight w:val="lightGray"/>
        </w:rPr>
        <w:t>Scawthorn</w:t>
      </w:r>
      <w:proofErr w:type="spellEnd"/>
      <w:r w:rsidRPr="00E74722">
        <w:rPr>
          <w:rFonts w:asciiTheme="minorHAnsi" w:hAnsiTheme="minorHAnsi" w:cstheme="minorHAnsi"/>
          <w:sz w:val="22"/>
          <w:highlight w:val="lightGray"/>
        </w:rPr>
        <w:t xml:space="preserve"> C, </w:t>
      </w:r>
      <w:proofErr w:type="spellStart"/>
      <w:r w:rsidRPr="00E74722">
        <w:rPr>
          <w:rFonts w:asciiTheme="minorHAnsi" w:hAnsiTheme="minorHAnsi" w:cstheme="minorHAnsi"/>
          <w:sz w:val="22"/>
          <w:highlight w:val="lightGray"/>
        </w:rPr>
        <w:t>Charleson</w:t>
      </w:r>
      <w:proofErr w:type="spellEnd"/>
      <w:r w:rsidRPr="00E74722">
        <w:rPr>
          <w:rFonts w:asciiTheme="minorHAnsi" w:hAnsiTheme="minorHAnsi" w:cstheme="minorHAnsi"/>
          <w:sz w:val="22"/>
          <w:highlight w:val="lightGray"/>
        </w:rPr>
        <w:t xml:space="preserve"> AW, Allen L, Greene M, Jaiswal K and V Silva 2013. </w:t>
      </w:r>
      <w:r w:rsidRPr="00E74722">
        <w:rPr>
          <w:rFonts w:asciiTheme="minorHAnsi" w:hAnsiTheme="minorHAnsi" w:cstheme="minorHAnsi"/>
          <w:i/>
          <w:sz w:val="22"/>
          <w:highlight w:val="lightGray"/>
        </w:rPr>
        <w:t>GEM Building Taxonomy Version 2.0</w:t>
      </w:r>
      <w:r w:rsidRPr="00E74722">
        <w:rPr>
          <w:rFonts w:asciiTheme="minorHAnsi" w:hAnsiTheme="minorHAnsi" w:cstheme="minorHAnsi"/>
          <w:sz w:val="22"/>
          <w:highlight w:val="lightGray"/>
        </w:rPr>
        <w:t xml:space="preserve">, GEM Technical Report 2013-02 V1.0.0, 188 pp., GEM Foundation, Pavia, Italy, </w:t>
      </w:r>
      <w:proofErr w:type="spellStart"/>
      <w:r w:rsidRPr="00E74722">
        <w:rPr>
          <w:rFonts w:asciiTheme="minorHAnsi" w:hAnsiTheme="minorHAnsi" w:cstheme="minorHAnsi"/>
          <w:sz w:val="22"/>
          <w:highlight w:val="lightGray"/>
        </w:rPr>
        <w:t>doi</w:t>
      </w:r>
      <w:proofErr w:type="spellEnd"/>
      <w:r w:rsidRPr="00E74722">
        <w:rPr>
          <w:rFonts w:asciiTheme="minorHAnsi" w:hAnsiTheme="minorHAnsi" w:cstheme="minorHAnsi"/>
          <w:sz w:val="22"/>
          <w:highlight w:val="lightGray"/>
        </w:rPr>
        <w:t>: 10.13117/GEM.EXP-MOD.TR2013.02.</w:t>
      </w:r>
    </w:p>
    <w:p w14:paraId="494E70C8"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Codd, E 1970. A relational model of data for large shared data banks. </w:t>
      </w:r>
      <w:r w:rsidRPr="00E74722">
        <w:rPr>
          <w:rFonts w:asciiTheme="minorHAnsi" w:hAnsiTheme="minorHAnsi" w:cstheme="minorHAnsi"/>
          <w:i/>
          <w:sz w:val="22"/>
          <w:highlight w:val="lightGray"/>
        </w:rPr>
        <w:t>Communications of the ACM</w:t>
      </w:r>
      <w:r w:rsidRPr="00E74722">
        <w:rPr>
          <w:rFonts w:asciiTheme="minorHAnsi" w:hAnsiTheme="minorHAnsi" w:cstheme="minorHAnsi"/>
          <w:sz w:val="22"/>
          <w:highlight w:val="lightGray"/>
        </w:rPr>
        <w:t xml:space="preserve">, </w:t>
      </w:r>
      <w:r w:rsidRPr="00E74722">
        <w:rPr>
          <w:rFonts w:asciiTheme="minorHAnsi" w:hAnsiTheme="minorHAnsi" w:cstheme="minorHAnsi"/>
          <w:b/>
          <w:sz w:val="22"/>
          <w:highlight w:val="lightGray"/>
        </w:rPr>
        <w:t>13</w:t>
      </w:r>
      <w:r w:rsidRPr="00E74722">
        <w:rPr>
          <w:rFonts w:asciiTheme="minorHAnsi" w:hAnsiTheme="minorHAnsi" w:cstheme="minorHAnsi"/>
          <w:sz w:val="22"/>
          <w:highlight w:val="lightGray"/>
        </w:rPr>
        <w:t>(6): -377-387.</w:t>
      </w:r>
    </w:p>
    <w:p w14:paraId="61497E26"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Department of Homeland Security (DHS) Strategic Plan (2014 – 2018)</w:t>
      </w:r>
    </w:p>
    <w:p w14:paraId="5B795B4F"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Federal Insurance and Mitigation Administration (FIMA) Strategic Plan (2012 – 2014)</w:t>
      </w:r>
    </w:p>
    <w:p w14:paraId="59B0C7EE"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FEMA Administrator’s Intent (2015 – 2019)</w:t>
      </w:r>
    </w:p>
    <w:p w14:paraId="6DF2D451"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lastRenderedPageBreak/>
        <w:t>FEMA National Advisory Council (NAC) Recommendations (2016)</w:t>
      </w:r>
    </w:p>
    <w:p w14:paraId="17C825FC"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FEMA Strategic Plan (2014 – 2018)</w:t>
      </w:r>
    </w:p>
    <w:p w14:paraId="7465E014"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 xml:space="preserve">Lloyd C, </w:t>
      </w:r>
      <w:proofErr w:type="spellStart"/>
      <w:r w:rsidRPr="00E74722">
        <w:rPr>
          <w:rFonts w:asciiTheme="minorHAnsi" w:hAnsiTheme="minorHAnsi" w:cstheme="minorHAnsi"/>
          <w:sz w:val="22"/>
          <w:highlight w:val="lightGray"/>
        </w:rPr>
        <w:t>Sorichetta</w:t>
      </w:r>
      <w:proofErr w:type="spellEnd"/>
      <w:r w:rsidRPr="00E74722">
        <w:rPr>
          <w:rFonts w:asciiTheme="minorHAnsi" w:hAnsiTheme="minorHAnsi" w:cstheme="minorHAnsi"/>
          <w:sz w:val="22"/>
          <w:highlight w:val="lightGray"/>
        </w:rPr>
        <w:t xml:space="preserve"> A and A </w:t>
      </w:r>
      <w:proofErr w:type="spellStart"/>
      <w:r w:rsidRPr="00E74722">
        <w:rPr>
          <w:rFonts w:asciiTheme="minorHAnsi" w:hAnsiTheme="minorHAnsi" w:cstheme="minorHAnsi"/>
          <w:sz w:val="22"/>
          <w:highlight w:val="lightGray"/>
        </w:rPr>
        <w:t>Tatem</w:t>
      </w:r>
      <w:proofErr w:type="spellEnd"/>
      <w:r w:rsidRPr="00E74722">
        <w:rPr>
          <w:rFonts w:asciiTheme="minorHAnsi" w:hAnsiTheme="minorHAnsi" w:cstheme="minorHAnsi"/>
          <w:sz w:val="22"/>
          <w:highlight w:val="lightGray"/>
        </w:rPr>
        <w:t xml:space="preserve"> 2017. High resolution global gridded data for use in population studies. </w:t>
      </w:r>
      <w:r w:rsidRPr="00E74722">
        <w:rPr>
          <w:rFonts w:asciiTheme="minorHAnsi" w:hAnsiTheme="minorHAnsi" w:cstheme="minorHAnsi"/>
          <w:i/>
          <w:sz w:val="22"/>
          <w:highlight w:val="lightGray"/>
        </w:rPr>
        <w:t>Scientific Data</w:t>
      </w:r>
      <w:r w:rsidRPr="00E74722">
        <w:rPr>
          <w:rFonts w:asciiTheme="minorHAnsi" w:hAnsiTheme="minorHAnsi" w:cstheme="minorHAnsi"/>
          <w:sz w:val="22"/>
          <w:highlight w:val="lightGray"/>
        </w:rPr>
        <w:t xml:space="preserve">, </w:t>
      </w:r>
      <w:r w:rsidRPr="00E74722">
        <w:rPr>
          <w:rFonts w:asciiTheme="minorHAnsi" w:hAnsiTheme="minorHAnsi" w:cstheme="minorHAnsi"/>
          <w:b/>
          <w:sz w:val="22"/>
          <w:highlight w:val="lightGray"/>
        </w:rPr>
        <w:t>4</w:t>
      </w:r>
      <w:r w:rsidRPr="00E74722">
        <w:rPr>
          <w:rFonts w:asciiTheme="minorHAnsi" w:hAnsiTheme="minorHAnsi" w:cstheme="minorHAnsi"/>
          <w:sz w:val="22"/>
          <w:highlight w:val="lightGray"/>
        </w:rPr>
        <w:t xml:space="preserve">: 170001. </w:t>
      </w:r>
      <w:hyperlink r:id="rId119" w:history="1">
        <w:r w:rsidRPr="00E74722">
          <w:rPr>
            <w:rStyle w:val="Hyperlink"/>
            <w:rFonts w:asciiTheme="minorHAnsi" w:hAnsiTheme="minorHAnsi" w:cstheme="minorHAnsi"/>
            <w:sz w:val="22"/>
            <w:highlight w:val="lightGray"/>
          </w:rPr>
          <w:t>https://www.nature.com/articles/sdata20171.ris</w:t>
        </w:r>
      </w:hyperlink>
      <w:r w:rsidRPr="00E74722">
        <w:rPr>
          <w:rFonts w:asciiTheme="minorHAnsi" w:hAnsiTheme="minorHAnsi" w:cstheme="minorHAnsi"/>
          <w:sz w:val="22"/>
          <w:highlight w:val="lightGray"/>
        </w:rPr>
        <w:t>.</w:t>
      </w:r>
    </w:p>
    <w:p w14:paraId="03524D90"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Natural Hazard Risk Assessment Program (NHRAP) Strategic Plan</w:t>
      </w:r>
    </w:p>
    <w:p w14:paraId="07764F2E"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NWIRP Year. Title.</w:t>
      </w:r>
    </w:p>
    <w:p w14:paraId="60C83E3A"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Presidential Policy Directive 8: National Preparedness (PPD-8)</w:t>
      </w:r>
    </w:p>
    <w:p w14:paraId="7D080F79"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Risk Mapping, Assessments, Planning (Risk MAP) Program, FIMA Multi-Year Plan: Fiscal Years (2010 – 2014).</w:t>
      </w:r>
    </w:p>
    <w:p w14:paraId="394692C3" w14:textId="77777777" w:rsidR="00961C9B" w:rsidRPr="00E74722" w:rsidRDefault="00961C9B" w:rsidP="00961C9B">
      <w:pPr>
        <w:spacing w:after="120" w:line="360" w:lineRule="auto"/>
        <w:ind w:left="578" w:right="176" w:hanging="578"/>
        <w:rPr>
          <w:rFonts w:asciiTheme="minorHAnsi" w:hAnsiTheme="minorHAnsi" w:cstheme="minorHAnsi"/>
          <w:sz w:val="22"/>
          <w:highlight w:val="lightGray"/>
        </w:rPr>
      </w:pPr>
      <w:proofErr w:type="spellStart"/>
      <w:r w:rsidRPr="00E74722">
        <w:rPr>
          <w:rFonts w:asciiTheme="minorHAnsi" w:hAnsiTheme="minorHAnsi" w:cstheme="minorHAnsi"/>
          <w:sz w:val="22"/>
          <w:highlight w:val="lightGray"/>
        </w:rPr>
        <w:t>Sehra</w:t>
      </w:r>
      <w:proofErr w:type="spellEnd"/>
      <w:r w:rsidRPr="00E74722">
        <w:rPr>
          <w:rFonts w:asciiTheme="minorHAnsi" w:hAnsiTheme="minorHAnsi" w:cstheme="minorHAnsi"/>
          <w:sz w:val="22"/>
          <w:highlight w:val="lightGray"/>
        </w:rPr>
        <w:t xml:space="preserve"> S, Singh J and H Rai 2014. A Systematic Study of OpenStreetMap data Quality Assessment. </w:t>
      </w:r>
      <w:r w:rsidRPr="00E74722">
        <w:rPr>
          <w:rFonts w:asciiTheme="minorHAnsi" w:hAnsiTheme="minorHAnsi" w:cstheme="minorHAnsi"/>
          <w:i/>
          <w:sz w:val="22"/>
          <w:highlight w:val="lightGray"/>
        </w:rPr>
        <w:t>Proceedings of the Eleventh International Conference on Information Technology</w:t>
      </w:r>
      <w:r w:rsidRPr="00E74722">
        <w:rPr>
          <w:rFonts w:asciiTheme="minorHAnsi" w:hAnsiTheme="minorHAnsi" w:cstheme="minorHAnsi"/>
          <w:sz w:val="22"/>
          <w:highlight w:val="lightGray"/>
        </w:rPr>
        <w:t>: New Generations. Las Vegas, NV. Berlin (DE): FI-STAR Consortium. DOI 10.1109/ITNG.2014.115.</w:t>
      </w:r>
    </w:p>
    <w:p w14:paraId="63791BC7"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Technical Mapping Advisory Council (TMAC) Program Vision and Goals (December 2015)</w:t>
      </w:r>
    </w:p>
    <w:p w14:paraId="382B926F"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TMAC Annual Report (December 2015)</w:t>
      </w:r>
    </w:p>
    <w:p w14:paraId="7A9D90CD" w14:textId="77777777" w:rsidR="00961C9B" w:rsidRPr="00E74722" w:rsidRDefault="00961C9B" w:rsidP="00961C9B">
      <w:pPr>
        <w:spacing w:after="120" w:line="360" w:lineRule="auto"/>
        <w:ind w:left="576" w:right="173" w:hanging="576"/>
        <w:rPr>
          <w:rFonts w:asciiTheme="minorHAnsi" w:hAnsiTheme="minorHAnsi" w:cstheme="minorHAnsi"/>
          <w:sz w:val="22"/>
          <w:highlight w:val="lightGray"/>
        </w:rPr>
      </w:pPr>
      <w:r w:rsidRPr="00E74722">
        <w:rPr>
          <w:rFonts w:asciiTheme="minorHAnsi" w:hAnsiTheme="minorHAnsi" w:cstheme="minorHAnsi"/>
          <w:sz w:val="22"/>
          <w:highlight w:val="lightGray"/>
        </w:rPr>
        <w:t>TMAC Future Conditions Report (December 2015)</w:t>
      </w:r>
    </w:p>
    <w:p w14:paraId="09C8F892" w14:textId="77777777" w:rsidR="00961C9B" w:rsidRPr="00961C9B" w:rsidRDefault="00961C9B" w:rsidP="00961C9B">
      <w:pPr>
        <w:spacing w:after="120" w:line="360" w:lineRule="auto"/>
        <w:ind w:left="578" w:right="176" w:hanging="578"/>
        <w:rPr>
          <w:rFonts w:asciiTheme="minorHAnsi" w:hAnsiTheme="minorHAnsi" w:cstheme="minorHAnsi"/>
          <w:sz w:val="22"/>
        </w:rPr>
      </w:pPr>
      <w:r w:rsidRPr="00E74722">
        <w:rPr>
          <w:rFonts w:asciiTheme="minorHAnsi" w:hAnsiTheme="minorHAnsi" w:cstheme="minorHAnsi"/>
          <w:sz w:val="22"/>
          <w:highlight w:val="lightGray"/>
        </w:rPr>
        <w:t xml:space="preserve">UNECE 2017. </w:t>
      </w:r>
      <w:r w:rsidRPr="00E74722">
        <w:rPr>
          <w:rFonts w:asciiTheme="minorHAnsi" w:hAnsiTheme="minorHAnsi" w:cstheme="minorHAnsi"/>
          <w:i/>
          <w:sz w:val="22"/>
          <w:highlight w:val="lightGray"/>
        </w:rPr>
        <w:t>UN Recommendations on the Transport of Dangerous Goods. Model Regulations</w:t>
      </w:r>
      <w:r w:rsidRPr="00E74722">
        <w:rPr>
          <w:rFonts w:asciiTheme="minorHAnsi" w:hAnsiTheme="minorHAnsi" w:cstheme="minorHAnsi"/>
          <w:sz w:val="22"/>
          <w:highlight w:val="lightGray"/>
        </w:rPr>
        <w:t xml:space="preserve"> (Twentieth ed.), New York and Geneva: United Nations, 2017, ISBN 978-92-1-139120-6, ST/SG/AC.10/1/Rev.20.</w:t>
      </w:r>
    </w:p>
    <w:sectPr w:rsidR="00961C9B" w:rsidRPr="00961C9B" w:rsidSect="00D00A66">
      <w:headerReference w:type="default" r:id="rId120"/>
      <w:pgSz w:w="12240" w:h="15840" w:code="1"/>
      <w:pgMar w:top="1440" w:right="1296" w:bottom="1440" w:left="1296"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McNabb, Sean" w:date="2019-02-26T13:46:00Z" w:initials="MS">
    <w:p w14:paraId="68A95498" w14:textId="77777777" w:rsidR="00B40A28" w:rsidRDefault="00B40A28" w:rsidP="00210F16">
      <w:pPr>
        <w:pStyle w:val="CommentText"/>
      </w:pPr>
      <w:r>
        <w:rPr>
          <w:rStyle w:val="CommentReference"/>
        </w:rPr>
        <w:annotationRef/>
      </w:r>
      <w:r>
        <w:t xml:space="preserve">Added Hazus here to be more specific about what strategic plan we are talking about. If we reference the FEMA strategic plan in the executive summary and throughout the </w:t>
      </w:r>
      <w:proofErr w:type="gramStart"/>
      <w:r>
        <w:t>document</w:t>
      </w:r>
      <w:proofErr w:type="gramEnd"/>
      <w:r>
        <w:t xml:space="preserve"> it could be confusing. </w:t>
      </w:r>
    </w:p>
  </w:comment>
  <w:comment w:id="17" w:author="Zuzak, Casey" w:date="2019-02-26T13:46:00Z" w:initials="ZC">
    <w:p w14:paraId="431F2C7A" w14:textId="77777777" w:rsidR="00B40A28" w:rsidRDefault="00B40A28" w:rsidP="00210F16">
      <w:pPr>
        <w:pStyle w:val="CommentText"/>
      </w:pPr>
      <w:r>
        <w:rPr>
          <w:rStyle w:val="CommentReference"/>
        </w:rPr>
        <w:annotationRef/>
      </w:r>
      <w:r>
        <w:t>I know that the future version is open source, but we’ve yet to set that out.  Recommend call this the future version in the intro</w:t>
      </w:r>
    </w:p>
  </w:comment>
  <w:comment w:id="18" w:author="Jordan Burns" w:date="2019-02-26T13:46:00Z" w:initials="JB">
    <w:p w14:paraId="1DFA1552" w14:textId="77777777" w:rsidR="00B40A28" w:rsidRDefault="00B40A28" w:rsidP="00210F16">
      <w:pPr>
        <w:pStyle w:val="CommentText"/>
      </w:pPr>
      <w:r>
        <w:rPr>
          <w:rStyle w:val="CommentReference"/>
        </w:rPr>
        <w:annotationRef/>
      </w:r>
      <w:r>
        <w:t>We should decide between “risk analysis,” “risk assessment” or “loss modelling” based on intended audience.</w:t>
      </w:r>
    </w:p>
  </w:comment>
  <w:comment w:id="19" w:author="Zuzak, Casey" w:date="2019-02-26T13:46:00Z" w:initials="ZC">
    <w:p w14:paraId="1E10ABD4" w14:textId="77777777" w:rsidR="00B40A28" w:rsidRDefault="00B40A28" w:rsidP="00210F16">
      <w:pPr>
        <w:pStyle w:val="CommentText"/>
      </w:pPr>
      <w:r>
        <w:rPr>
          <w:rStyle w:val="CommentReference"/>
        </w:rPr>
        <w:annotationRef/>
      </w:r>
      <w:r>
        <w:t>I like loss modelling or risk assessment, but I think it would be fine to omit this can just call it FEMA’s Hazus software.</w:t>
      </w:r>
    </w:p>
  </w:comment>
  <w:comment w:id="20" w:author="Zuzak, Casey" w:date="2019-02-26T13:46:00Z" w:initials="ZC">
    <w:p w14:paraId="009CB0F9" w14:textId="77777777" w:rsidR="00B40A28" w:rsidRDefault="00B40A28" w:rsidP="00210F16">
      <w:pPr>
        <w:pStyle w:val="CommentText"/>
      </w:pPr>
      <w:r>
        <w:rPr>
          <w:rStyle w:val="CommentReference"/>
        </w:rPr>
        <w:annotationRef/>
      </w:r>
      <w:r>
        <w:t>Does the O and S need to be capitalized?</w:t>
      </w:r>
    </w:p>
  </w:comment>
  <w:comment w:id="21" w:author="McNabb, Sean" w:date="2019-02-26T13:46:00Z" w:initials="MS">
    <w:p w14:paraId="163DE27A" w14:textId="77777777" w:rsidR="00B40A28" w:rsidRDefault="00B40A28" w:rsidP="00210F16">
      <w:pPr>
        <w:pStyle w:val="CommentText"/>
      </w:pPr>
      <w:r>
        <w:rPr>
          <w:rStyle w:val="CommentReference"/>
        </w:rPr>
        <w:annotationRef/>
      </w:r>
      <w:r>
        <w:t xml:space="preserve">Table needs to be labelled as referenced above. </w:t>
      </w:r>
    </w:p>
  </w:comment>
  <w:comment w:id="22" w:author="McNabb, Sean" w:date="2019-02-26T13:46:00Z" w:initials="MS">
    <w:p w14:paraId="5F2627A1" w14:textId="77777777" w:rsidR="00B40A28" w:rsidRDefault="00B40A28" w:rsidP="00210F16">
      <w:pPr>
        <w:pStyle w:val="CommentText"/>
      </w:pPr>
      <w:r>
        <w:rPr>
          <w:rStyle w:val="CommentReference"/>
        </w:rPr>
        <w:annotationRef/>
      </w:r>
      <w:r>
        <w:t xml:space="preserve">I didn’t see any mention of highlighted sections in Table 1 referenced in the document? Should these sections be </w:t>
      </w:r>
      <w:proofErr w:type="gramStart"/>
      <w:r>
        <w:t>highlighted.</w:t>
      </w:r>
      <w:proofErr w:type="gramEnd"/>
      <w:r>
        <w:t xml:space="preserve"> </w:t>
      </w:r>
    </w:p>
  </w:comment>
  <w:comment w:id="25" w:author="McNabb, Sean" w:date="2019-02-26T13:48:00Z" w:initials="MS">
    <w:p w14:paraId="55CB3181" w14:textId="77777777" w:rsidR="00B40A28" w:rsidRDefault="00B40A28" w:rsidP="00210F16">
      <w:pPr>
        <w:pStyle w:val="CommentText"/>
      </w:pPr>
      <w:r>
        <w:rPr>
          <w:rStyle w:val="CommentReference"/>
        </w:rPr>
        <w:annotationRef/>
      </w:r>
      <w:r w:rsidRPr="003119D0">
        <w:rPr>
          <w:i/>
        </w:rPr>
        <w:t>Depending on audience</w:t>
      </w:r>
      <w:r>
        <w:t xml:space="preserve">. We may want to </w:t>
      </w:r>
      <w:proofErr w:type="gramStart"/>
      <w:r>
        <w:t>open up</w:t>
      </w:r>
      <w:proofErr w:type="gramEnd"/>
      <w:r>
        <w:t xml:space="preserve"> this </w:t>
      </w:r>
      <w:r w:rsidRPr="003119D0">
        <w:t>section</w:t>
      </w:r>
      <w:r>
        <w:t xml:space="preserve"> explaining what Hazus does well – even though outdated it is still one of the only accessible loss modelling software’s available, which I think is a huge selling point when thinking about the investment in </w:t>
      </w:r>
      <w:proofErr w:type="spellStart"/>
      <w:r>
        <w:t>OpenHazus</w:t>
      </w:r>
      <w:proofErr w:type="spellEnd"/>
      <w:r>
        <w:t xml:space="preserve">. </w:t>
      </w:r>
    </w:p>
  </w:comment>
  <w:comment w:id="26" w:author="Zuzak, Casey" w:date="2019-02-26T13:48:00Z" w:initials="ZC">
    <w:p w14:paraId="6F36F422" w14:textId="77777777" w:rsidR="00B40A28" w:rsidRDefault="00B40A28" w:rsidP="00210F16">
      <w:pPr>
        <w:pStyle w:val="CommentText"/>
      </w:pPr>
      <w:r>
        <w:rPr>
          <w:rStyle w:val="CommentReference"/>
        </w:rPr>
        <w:annotationRef/>
      </w:r>
      <w:r>
        <w:t>Rephrase per Sean’s comment above.  Hazus does meet its designed need in its current form, although it may be limited.</w:t>
      </w:r>
    </w:p>
  </w:comment>
  <w:comment w:id="27" w:author="Rozelle, Jesse" w:date="2019-02-26T13:48:00Z" w:initials="RJ">
    <w:p w14:paraId="2A40A720" w14:textId="77777777" w:rsidR="00B40A28" w:rsidRDefault="00B40A28" w:rsidP="00210F16">
      <w:pPr>
        <w:pStyle w:val="CommentText"/>
      </w:pPr>
      <w:r>
        <w:rPr>
          <w:rStyle w:val="CommentReference"/>
        </w:rPr>
        <w:annotationRef/>
      </w:r>
      <w:r>
        <w:t xml:space="preserve">I agree with Sean and Casey’s comments.  </w:t>
      </w:r>
    </w:p>
  </w:comment>
  <w:comment w:id="28" w:author="Zuzak, Casey" w:date="2019-02-26T13:48:00Z" w:initials="ZC">
    <w:p w14:paraId="0D584A53" w14:textId="77777777" w:rsidR="00B40A28" w:rsidRDefault="00B40A28" w:rsidP="00210F16">
      <w:pPr>
        <w:pStyle w:val="CommentText"/>
      </w:pPr>
      <w:r>
        <w:rPr>
          <w:rStyle w:val="CommentReference"/>
        </w:rPr>
        <w:annotationRef/>
      </w:r>
      <w:r>
        <w:t>Should these be lower case?</w:t>
      </w:r>
    </w:p>
  </w:comment>
  <w:comment w:id="30" w:author="McNabb, Sean" w:date="2019-02-26T13:48:00Z" w:initials="MS">
    <w:p w14:paraId="0F280183" w14:textId="77777777" w:rsidR="00B40A28" w:rsidRDefault="00B40A28" w:rsidP="00210F16">
      <w:pPr>
        <w:pStyle w:val="CommentText"/>
      </w:pPr>
      <w:r>
        <w:rPr>
          <w:rStyle w:val="CommentReference"/>
        </w:rPr>
        <w:annotationRef/>
      </w:r>
      <w:r>
        <w:t xml:space="preserve">What is the mechanism to do this…forums, user-groups? We may just want to provide an example for context. </w:t>
      </w:r>
    </w:p>
  </w:comment>
  <w:comment w:id="31" w:author="Zuzak, Casey" w:date="2019-02-26T13:48:00Z" w:initials="ZC">
    <w:p w14:paraId="0CCEAA47" w14:textId="77777777" w:rsidR="00B40A28" w:rsidRDefault="00B40A28" w:rsidP="00210F16">
      <w:pPr>
        <w:pStyle w:val="CommentText"/>
      </w:pPr>
      <w:r>
        <w:rPr>
          <w:rStyle w:val="CommentReference"/>
        </w:rPr>
        <w:annotationRef/>
      </w:r>
      <w:r>
        <w:t xml:space="preserve">This will be tough, over the years we’ve stressed HUGs, but with the decline of active user groups, we will need to rebuild user the user community and their coincidence.  Do you see this as a ‘if you build it, they will come’ or do will we need to entice </w:t>
      </w:r>
      <w:proofErr w:type="gramStart"/>
      <w:r>
        <w:t>them.</w:t>
      </w:r>
      <w:proofErr w:type="gramEnd"/>
    </w:p>
  </w:comment>
  <w:comment w:id="32" w:author="Rozelle, Jesse" w:date="2019-02-26T13:48:00Z" w:initials="RJ">
    <w:p w14:paraId="6F67154C" w14:textId="77777777" w:rsidR="00B40A28" w:rsidRDefault="00B40A28" w:rsidP="00210F16">
      <w:pPr>
        <w:pStyle w:val="CommentText"/>
      </w:pPr>
      <w:r>
        <w:rPr>
          <w:rStyle w:val="CommentReference"/>
        </w:rPr>
        <w:annotationRef/>
      </w:r>
      <w:r>
        <w:t xml:space="preserve">Could transitioning to a </w:t>
      </w:r>
      <w:proofErr w:type="gramStart"/>
      <w:r>
        <w:t>forum based</w:t>
      </w:r>
      <w:proofErr w:type="gramEnd"/>
      <w:r>
        <w:t xml:space="preserve"> approach such as </w:t>
      </w:r>
      <w:proofErr w:type="spellStart"/>
      <w:r>
        <w:t>Ideascale</w:t>
      </w:r>
      <w:proofErr w:type="spellEnd"/>
      <w:r>
        <w:t xml:space="preserve"> lead to this outcome?  I think maybe it could.  While that technically is a program management/support shift not a software shift, it aligns with the overall </w:t>
      </w:r>
      <w:proofErr w:type="spellStart"/>
      <w:r>
        <w:t>OpenHazus</w:t>
      </w:r>
      <w:proofErr w:type="spellEnd"/>
      <w:r>
        <w:t xml:space="preserve"> ethos.</w:t>
      </w:r>
    </w:p>
  </w:comment>
  <w:comment w:id="29" w:author="Rozelle, Jesse" w:date="2019-02-26T13:48:00Z" w:initials="RJ">
    <w:p w14:paraId="60A8E497" w14:textId="77777777" w:rsidR="00B40A28" w:rsidRDefault="00B40A28" w:rsidP="00210F16">
      <w:pPr>
        <w:pStyle w:val="CommentText"/>
      </w:pPr>
      <w:r>
        <w:rPr>
          <w:rStyle w:val="CommentReference"/>
        </w:rPr>
        <w:annotationRef/>
      </w:r>
      <w:r>
        <w:t xml:space="preserve">It would also be beneficial to reference some citations/stats for the commitment by DHS and the broader Federal Government to migrate XX% of Federal Software platforms to open source and </w:t>
      </w:r>
      <w:proofErr w:type="gramStart"/>
      <w:r>
        <w:t>cloud based</w:t>
      </w:r>
      <w:proofErr w:type="gramEnd"/>
      <w:r>
        <w:t xml:space="preserve"> technologies.</w:t>
      </w:r>
    </w:p>
  </w:comment>
  <w:comment w:id="33" w:author="Jordan Burns" w:date="2019-02-26T13:48:00Z" w:initials="JB">
    <w:p w14:paraId="4A5668EB" w14:textId="77777777" w:rsidR="00B40A28" w:rsidRDefault="00B40A28" w:rsidP="00210F16">
      <w:pPr>
        <w:pStyle w:val="CommentText"/>
      </w:pPr>
      <w:r>
        <w:rPr>
          <w:rStyle w:val="CommentReference"/>
        </w:rPr>
        <w:annotationRef/>
      </w:r>
      <w:r>
        <w:t>Provide examples.</w:t>
      </w:r>
    </w:p>
  </w:comment>
  <w:comment w:id="34" w:author="Rozelle, Jesse" w:date="2019-02-26T13:48:00Z" w:initials="RJ">
    <w:p w14:paraId="7003E712" w14:textId="77777777" w:rsidR="00B40A28" w:rsidRDefault="00B40A28" w:rsidP="00210F16">
      <w:pPr>
        <w:pStyle w:val="CommentText"/>
      </w:pPr>
      <w:r>
        <w:rPr>
          <w:rStyle w:val="CommentReference"/>
        </w:rPr>
        <w:annotationRef/>
      </w:r>
      <w:r>
        <w:t>Expand to “new regulatory and non-regulatory requirements” and include reference to risk assessment products currently delivered by the Risk MAP Program.</w:t>
      </w:r>
    </w:p>
  </w:comment>
  <w:comment w:id="35" w:author="Zuzak, Casey" w:date="2019-02-26T13:48:00Z" w:initials="ZC">
    <w:p w14:paraId="60C4865D" w14:textId="77777777" w:rsidR="00B40A28" w:rsidRDefault="00B40A28" w:rsidP="00210F16">
      <w:pPr>
        <w:pStyle w:val="CommentText"/>
      </w:pPr>
      <w:r>
        <w:rPr>
          <w:rStyle w:val="CommentReference"/>
        </w:rPr>
        <w:annotationRef/>
      </w:r>
      <w:r>
        <w:t xml:space="preserve">It would be worth adding a sentence or comment here about the current Hazus levels.  Level 1 is intended for non-technical users, </w:t>
      </w:r>
      <w:proofErr w:type="gramStart"/>
      <w:r>
        <w:t>but in reality, that</w:t>
      </w:r>
      <w:proofErr w:type="gramEnd"/>
      <w:r>
        <w:t xml:space="preserve"> is not the case.</w:t>
      </w:r>
    </w:p>
  </w:comment>
  <w:comment w:id="36" w:author="Zuzak, Casey" w:date="2019-02-26T13:48:00Z" w:initials="ZC">
    <w:p w14:paraId="6E637C1E" w14:textId="77777777" w:rsidR="00B40A28" w:rsidRDefault="00B40A28" w:rsidP="00210F16">
      <w:pPr>
        <w:pStyle w:val="CommentText"/>
      </w:pPr>
      <w:r>
        <w:rPr>
          <w:rStyle w:val="CommentReference"/>
        </w:rPr>
        <w:annotationRef/>
      </w:r>
      <w:r>
        <w:t>Add a comment about how this portal will be completed for each hazard in the model and will consist of probabilistic and deterministic scenarios and historic events.  Feel free to take some language from my project plan.</w:t>
      </w:r>
    </w:p>
  </w:comment>
  <w:comment w:id="37" w:author="McNabb, Sean" w:date="2019-02-26T13:48:00Z" w:initials="MS">
    <w:p w14:paraId="799D7F09" w14:textId="77777777" w:rsidR="00B40A28" w:rsidRDefault="00B40A28" w:rsidP="00210F16">
      <w:pPr>
        <w:pStyle w:val="CommentText"/>
      </w:pPr>
      <w:r>
        <w:rPr>
          <w:rStyle w:val="CommentReference"/>
        </w:rPr>
        <w:annotationRef/>
      </w:r>
      <w:r>
        <w:t xml:space="preserve">Is the intent that the Hazus community will inform how the results are presented to ensure that the standardized results are meeting the needs of those users?  </w:t>
      </w:r>
    </w:p>
  </w:comment>
  <w:comment w:id="38" w:author="Rozelle, Jesse" w:date="2019-02-26T13:48:00Z" w:initials="RJ">
    <w:p w14:paraId="2A1F6B17" w14:textId="77777777" w:rsidR="00B40A28" w:rsidRDefault="00B40A28" w:rsidP="00210F16">
      <w:pPr>
        <w:pStyle w:val="CommentText"/>
      </w:pPr>
      <w:r>
        <w:rPr>
          <w:rStyle w:val="CommentReference"/>
        </w:rPr>
        <w:annotationRef/>
      </w:r>
      <w:r>
        <w:t xml:space="preserve">Somewhat.  I think we’re planning to better standardize the results of Hazus through visualization, </w:t>
      </w:r>
      <w:proofErr w:type="spellStart"/>
      <w:r>
        <w:t>crosswalking</w:t>
      </w:r>
      <w:proofErr w:type="spellEnd"/>
      <w:r>
        <w:t xml:space="preserve"> results to actionable language that ties to common applications, and cleaner data exports rather than the </w:t>
      </w:r>
      <w:proofErr w:type="spellStart"/>
      <w:proofErr w:type="gramStart"/>
      <w:r>
        <w:t>non intuitive</w:t>
      </w:r>
      <w:proofErr w:type="spellEnd"/>
      <w:proofErr w:type="gramEnd"/>
      <w:r>
        <w:t xml:space="preserve"> and outdated formats that exist currently.  We can solicit input from stake holders (</w:t>
      </w:r>
      <w:proofErr w:type="spellStart"/>
      <w:r>
        <w:t>mit</w:t>
      </w:r>
      <w:proofErr w:type="spellEnd"/>
      <w:r>
        <w:t xml:space="preserve"> planners, responders, local government, etc.) to provide recommendations.  Result outputs don’t have to be one size fits all either, we can have options for specific audiences. </w:t>
      </w:r>
    </w:p>
  </w:comment>
  <w:comment w:id="39" w:author="Rozelle, Jesse" w:date="2019-02-26T13:48:00Z" w:initials="RJ">
    <w:p w14:paraId="125C1DB6" w14:textId="77777777" w:rsidR="00B40A28" w:rsidRDefault="00B40A28" w:rsidP="00210F16">
      <w:pPr>
        <w:pStyle w:val="CommentText"/>
      </w:pPr>
      <w:r>
        <w:rPr>
          <w:rStyle w:val="CommentReference"/>
        </w:rPr>
        <w:annotationRef/>
      </w:r>
      <w:r>
        <w:t xml:space="preserve">Excellent!  I think we should change the paradigm that “only GIS users can use Hazus.” For many advanced applications GIS experience will be required, but geospatial data preparation by modelling professionals can be done outside of Hazus in their GIS of preference.  The GP tools required by Hazus can run behind the scenes, once you bring your data into the model. It also gets us out of the business of dictating what GIS emergency management professionals need to use.  </w:t>
      </w:r>
    </w:p>
  </w:comment>
  <w:comment w:id="40" w:author="Zuzak, Casey" w:date="2019-02-26T13:48:00Z" w:initials="ZC">
    <w:p w14:paraId="72EC861D" w14:textId="77777777" w:rsidR="00B40A28" w:rsidRDefault="00B40A28" w:rsidP="00210F16">
      <w:pPr>
        <w:pStyle w:val="CommentText"/>
      </w:pPr>
      <w:r>
        <w:rPr>
          <w:rStyle w:val="CommentReference"/>
        </w:rPr>
        <w:annotationRef/>
      </w:r>
      <w:r>
        <w:t>Update throughout document</w:t>
      </w:r>
    </w:p>
  </w:comment>
  <w:comment w:id="41" w:author="Zuzak, Casey" w:date="2019-02-26T13:48:00Z" w:initials="ZC">
    <w:p w14:paraId="76E1ECCF" w14:textId="77777777" w:rsidR="00B40A28" w:rsidRDefault="00B40A28" w:rsidP="00210F16">
      <w:pPr>
        <w:pStyle w:val="CommentText"/>
      </w:pPr>
      <w:r>
        <w:rPr>
          <w:rStyle w:val="CommentReference"/>
        </w:rPr>
        <w:annotationRef/>
      </w:r>
      <w:r>
        <w:t xml:space="preserve">This section is one of the strongest calls for the need to move towards an open source (or at least non </w:t>
      </w:r>
      <w:proofErr w:type="spellStart"/>
      <w:r>
        <w:t>Esri</w:t>
      </w:r>
      <w:proofErr w:type="spellEnd"/>
      <w:r>
        <w:t xml:space="preserve">) environment.  May be good to expand a bit and put </w:t>
      </w:r>
      <w:proofErr w:type="gramStart"/>
      <w:r>
        <w:t>a the</w:t>
      </w:r>
      <w:proofErr w:type="gramEnd"/>
      <w:r>
        <w:t xml:space="preserve"> front of this section.</w:t>
      </w:r>
    </w:p>
  </w:comment>
  <w:comment w:id="42" w:author="Rozelle, Jesse" w:date="2019-02-26T13:48:00Z" w:initials="RJ">
    <w:p w14:paraId="5446BF27" w14:textId="77777777" w:rsidR="00B40A28" w:rsidRDefault="00B40A28" w:rsidP="00210F16">
      <w:pPr>
        <w:pStyle w:val="CommentText"/>
      </w:pPr>
      <w:r>
        <w:rPr>
          <w:rStyle w:val="CommentReference"/>
        </w:rPr>
        <w:annotationRef/>
      </w:r>
      <w:r>
        <w:t>YES!!!!! Great emphasis here.</w:t>
      </w:r>
    </w:p>
  </w:comment>
  <w:comment w:id="43" w:author="McNabb, Sean" w:date="2019-02-26T13:48:00Z" w:initials="MS">
    <w:p w14:paraId="3920220C" w14:textId="77777777" w:rsidR="00B40A28" w:rsidRDefault="00B40A28" w:rsidP="00210F16">
      <w:pPr>
        <w:pStyle w:val="CommentText"/>
      </w:pPr>
      <w:r>
        <w:rPr>
          <w:rStyle w:val="CommentReference"/>
        </w:rPr>
        <w:annotationRef/>
      </w:r>
      <w:r>
        <w:t xml:space="preserve">We may just want to acknowledge that DHS/FEMA has not setup a cloud environment that could be leveraged in this way. Also, the advantages of having </w:t>
      </w:r>
      <w:proofErr w:type="spellStart"/>
      <w:r>
        <w:t>OpenHazus</w:t>
      </w:r>
      <w:proofErr w:type="spellEnd"/>
      <w:r>
        <w:t xml:space="preserve"> live outside of that environment if one is setup in the future could be more beneficial for the user community. How we navigate this (user/data agreements with Amazon, Google, etc., how those corporations can use user data, user data patterns, etc.) will have to be a main topic of conversation to make </w:t>
      </w:r>
      <w:proofErr w:type="spellStart"/>
      <w:r>
        <w:t>OpenHazus</w:t>
      </w:r>
      <w:proofErr w:type="spellEnd"/>
      <w:r>
        <w:t xml:space="preserve"> happen.   </w:t>
      </w:r>
    </w:p>
  </w:comment>
  <w:comment w:id="44" w:author="Zuzak, Casey" w:date="2019-02-26T13:48:00Z" w:initials="ZC">
    <w:p w14:paraId="20C6E8E6" w14:textId="77777777" w:rsidR="00B40A28" w:rsidRDefault="00B40A28" w:rsidP="00210F16">
      <w:pPr>
        <w:pStyle w:val="CommentText"/>
      </w:pPr>
      <w:r>
        <w:rPr>
          <w:rStyle w:val="CommentReference"/>
        </w:rPr>
        <w:annotationRef/>
      </w:r>
      <w:r>
        <w:t xml:space="preserve">I agree.  Personally, I’m torn on how we should include this.  Yes, RMD does not have a   cloud environment, however there are current efforts to bring together an AWS environment that is stuck in the ATO </w:t>
      </w:r>
      <w:proofErr w:type="gramStart"/>
      <w:r>
        <w:t>process, and</w:t>
      </w:r>
      <w:proofErr w:type="gramEnd"/>
      <w:r>
        <w:t xml:space="preserve"> is actively moving.  Regardless RMD </w:t>
      </w:r>
      <w:proofErr w:type="gramStart"/>
      <w:r>
        <w:t>has to</w:t>
      </w:r>
      <w:proofErr w:type="gramEnd"/>
      <w:r>
        <w:t xml:space="preserve"> figure out a solution by June 30 as that’s when the DMSE environment is to begin deprecation.  ORR does not intend to fund DMSE in FY20.  CDS also has access to web servers, where the current DC2 environment.</w:t>
      </w:r>
    </w:p>
    <w:p w14:paraId="09E17E6C" w14:textId="77777777" w:rsidR="00B40A28" w:rsidRDefault="00B40A28" w:rsidP="00210F16">
      <w:pPr>
        <w:pStyle w:val="CommentText"/>
      </w:pPr>
    </w:p>
    <w:p w14:paraId="2ABBB7EC" w14:textId="77777777" w:rsidR="00B40A28" w:rsidRDefault="00B40A28" w:rsidP="00210F16">
      <w:pPr>
        <w:pStyle w:val="CommentText"/>
      </w:pPr>
      <w:r>
        <w:t>In the end, RMD/FIMA needs an IT solution and I know that Joanne/Kimberly are part of the team identifying this solution.</w:t>
      </w:r>
    </w:p>
  </w:comment>
  <w:comment w:id="45" w:author="Rozelle, Jesse" w:date="2019-02-26T13:48:00Z" w:initials="RJ">
    <w:p w14:paraId="7E8BA588" w14:textId="77777777" w:rsidR="00B40A28" w:rsidRDefault="00B40A28" w:rsidP="00210F16">
      <w:pPr>
        <w:pStyle w:val="CommentText"/>
      </w:pPr>
      <w:r>
        <w:rPr>
          <w:rStyle w:val="CommentReference"/>
        </w:rPr>
        <w:annotationRef/>
      </w:r>
      <w:r>
        <w:t>I know UDF means something in Hazus, but I always felt the name seemed confusing outside of Hazus circles.  Maybe rename to “structure level data” or something similar.</w:t>
      </w:r>
    </w:p>
  </w:comment>
  <w:comment w:id="46" w:author="Raines II, James" w:date="2019-02-26T13:48:00Z" w:initials="RIJ">
    <w:p w14:paraId="4E5A5994" w14:textId="77777777" w:rsidR="00B40A28" w:rsidRDefault="00B40A28" w:rsidP="00210F16">
      <w:pPr>
        <w:pStyle w:val="CommentText"/>
      </w:pPr>
      <w:r>
        <w:rPr>
          <w:rStyle w:val="CommentReference"/>
        </w:rPr>
        <w:annotationRef/>
      </w:r>
      <w:r>
        <w:t>Application Programming Interface</w:t>
      </w:r>
    </w:p>
  </w:comment>
  <w:comment w:id="47" w:author="Rozelle, Jesse" w:date="2019-02-26T13:48:00Z" w:initials="RJ">
    <w:p w14:paraId="7B2B5050" w14:textId="77777777" w:rsidR="00B40A28" w:rsidRDefault="00B40A28" w:rsidP="00210F16">
      <w:pPr>
        <w:pStyle w:val="CommentText"/>
      </w:pPr>
      <w:r>
        <w:rPr>
          <w:rStyle w:val="CommentReference"/>
        </w:rPr>
        <w:annotationRef/>
      </w:r>
      <w:r>
        <w:t xml:space="preserve">I think we need to maintain that Hazus is achieving the same mission, just much more effectively through </w:t>
      </w:r>
      <w:proofErr w:type="spellStart"/>
      <w:r>
        <w:t>OpenHazus</w:t>
      </w:r>
      <w:proofErr w:type="spellEnd"/>
      <w:r>
        <w:t>.  The scope is the same, the performance will drastically increase.</w:t>
      </w:r>
    </w:p>
  </w:comment>
  <w:comment w:id="48" w:author="McNabb, Sean" w:date="2019-02-26T13:48:00Z" w:initials="MS">
    <w:p w14:paraId="47B50D31" w14:textId="77777777" w:rsidR="00B40A28" w:rsidRDefault="00B40A28" w:rsidP="00210F16">
      <w:pPr>
        <w:pStyle w:val="CommentText"/>
      </w:pPr>
      <w:r>
        <w:rPr>
          <w:rStyle w:val="CommentReference"/>
        </w:rPr>
        <w:annotationRef/>
      </w:r>
      <w:r>
        <w:t xml:space="preserve">Not sure if the live access functionality would work in the MIP? How data and projects are tracked, stored, named, etc. in the MIP varies from region to region/project to project so there may be difficulties accessing data consistently through the MIP. </w:t>
      </w:r>
    </w:p>
  </w:comment>
  <w:comment w:id="53" w:author="Suman Biswas" w:date="2019-02-27T10:28:00Z" w:initials="SB">
    <w:p w14:paraId="07C7DBA8" w14:textId="77777777" w:rsidR="00B40A28" w:rsidRPr="00C80C0A" w:rsidRDefault="00B40A28" w:rsidP="00C80C0A">
      <w:pPr>
        <w:rPr>
          <w:rFonts w:ascii="Times New Roman" w:hAnsi="Times New Roman"/>
          <w:sz w:val="20"/>
        </w:rPr>
      </w:pPr>
      <w:r>
        <w:rPr>
          <w:rStyle w:val="CommentReference"/>
        </w:rPr>
        <w:annotationRef/>
      </w:r>
      <w:r>
        <w:t xml:space="preserve">Andrea needs to do that as </w:t>
      </w:r>
      <w:proofErr w:type="spellStart"/>
      <w:r>
        <w:t>tha</w:t>
      </w:r>
      <w:proofErr w:type="spellEnd"/>
      <w:r>
        <w:t xml:space="preserve"> must be related to this new document structure. In </w:t>
      </w:r>
      <w:proofErr w:type="gramStart"/>
      <w:r>
        <w:t>general</w:t>
      </w:r>
      <w:proofErr w:type="gramEnd"/>
      <w:r>
        <w:t xml:space="preserve"> it is for </w:t>
      </w:r>
      <w:r w:rsidRPr="00C80C0A">
        <w:rPr>
          <w:rFonts w:ascii="Arial" w:hAnsi="Arial" w:cs="Arial"/>
          <w:color w:val="002060"/>
          <w:sz w:val="20"/>
          <w:shd w:val="clear" w:color="auto" w:fill="FFFFFF"/>
        </w:rPr>
        <w:t xml:space="preserve">Actuarial </w:t>
      </w:r>
      <w:r>
        <w:rPr>
          <w:rFonts w:ascii="Arial" w:hAnsi="Arial" w:cs="Arial"/>
          <w:color w:val="002060"/>
          <w:sz w:val="20"/>
          <w:shd w:val="clear" w:color="auto" w:fill="FFFFFF"/>
        </w:rPr>
        <w:t>and Catastrophic Modeling Branch and OCIO/OCTO at a high level w/ some interest from RMD (Joanne and her team)</w:t>
      </w:r>
    </w:p>
  </w:comment>
  <w:comment w:id="54" w:author="Jordan Burns" w:date="2019-02-27T10:28:00Z" w:initials="JB">
    <w:p w14:paraId="4BD73EC4" w14:textId="1B8FB89A" w:rsidR="00B40A28" w:rsidRDefault="00B40A28">
      <w:pPr>
        <w:pStyle w:val="CommentText"/>
      </w:pPr>
      <w:r>
        <w:rPr>
          <w:rStyle w:val="CommentReference"/>
        </w:rPr>
        <w:annotationRef/>
      </w:r>
    </w:p>
  </w:comment>
  <w:comment w:id="55" w:author="Jordan Burns" w:date="2019-02-27T10:28:00Z" w:initials="JB">
    <w:p w14:paraId="0BAA9D75" w14:textId="3A7E6C8C" w:rsidR="00B40A28" w:rsidRDefault="00B40A28">
      <w:pPr>
        <w:pStyle w:val="CommentText"/>
      </w:pPr>
      <w:r>
        <w:rPr>
          <w:rStyle w:val="CommentReference"/>
        </w:rPr>
        <w:annotationRef/>
      </w:r>
      <w:r>
        <w:t xml:space="preserve">We should keep in mind non-FEMA audiences that FEMA will want to share the </w:t>
      </w:r>
      <w:proofErr w:type="spellStart"/>
      <w:r>
        <w:t>OpenHazus</w:t>
      </w:r>
      <w:proofErr w:type="spellEnd"/>
      <w:r>
        <w:t xml:space="preserve"> vision with – specifically, the “power users” who have contributed significantly to Hazus methodologies and the body of credible Hazus results. We’ve spoken informally with some of these users about the shift to </w:t>
      </w:r>
      <w:proofErr w:type="spellStart"/>
      <w:r>
        <w:t>OpenHazus</w:t>
      </w:r>
      <w:proofErr w:type="spellEnd"/>
      <w:r>
        <w:t xml:space="preserve"> and FEMA may want to share portions of this document with them to communicate the direction of the program.</w:t>
      </w:r>
    </w:p>
  </w:comment>
  <w:comment w:id="64" w:author="McNabb, Sean" w:date="2019-02-26T13:52:00Z" w:initials="MS">
    <w:p w14:paraId="1942811E" w14:textId="77777777" w:rsidR="00B40A28" w:rsidRDefault="00B40A28" w:rsidP="0059729C">
      <w:pPr>
        <w:pStyle w:val="CommentText"/>
      </w:pPr>
      <w:r>
        <w:rPr>
          <w:rStyle w:val="CommentReference"/>
        </w:rPr>
        <w:annotationRef/>
      </w:r>
      <w:r>
        <w:t xml:space="preserve">In the section above we mention “building impacts”. Infrastructure might be a good option to capture roads, bridges, etc. No preference for me, but we should be consistent. </w:t>
      </w:r>
    </w:p>
  </w:comment>
  <w:comment w:id="65" w:author="Rozelle, Jesse" w:date="2019-02-26T13:52:00Z" w:initials="RJ">
    <w:p w14:paraId="27602182" w14:textId="77777777" w:rsidR="00B40A28" w:rsidRDefault="00B40A28" w:rsidP="0059729C">
      <w:pPr>
        <w:pStyle w:val="CommentText"/>
      </w:pPr>
      <w:r>
        <w:rPr>
          <w:rStyle w:val="CommentReference"/>
        </w:rPr>
        <w:annotationRef/>
      </w:r>
      <w:proofErr w:type="gramStart"/>
      <w:r>
        <w:t>Yes</w:t>
      </w:r>
      <w:proofErr w:type="gramEnd"/>
      <w:r>
        <w:t xml:space="preserve"> let’s please include social, economic, building, and infrastructure impacts throughout.</w:t>
      </w:r>
    </w:p>
  </w:comment>
  <w:comment w:id="66" w:author="Jordan Burns" w:date="2019-02-26T13:52:00Z" w:initials="JB">
    <w:p w14:paraId="2DF24840" w14:textId="77777777" w:rsidR="00B40A28" w:rsidRDefault="00B40A28" w:rsidP="0059729C">
      <w:pPr>
        <w:pStyle w:val="CommentText"/>
      </w:pPr>
      <w:r>
        <w:rPr>
          <w:rStyle w:val="CommentReference"/>
        </w:rPr>
        <w:annotationRef/>
      </w:r>
      <w:r>
        <w:t>Add reference.</w:t>
      </w:r>
    </w:p>
  </w:comment>
  <w:comment w:id="67" w:author="Rozelle, Jesse" w:date="2019-02-26T13:52:00Z" w:initials="RJ">
    <w:p w14:paraId="42CA98CA" w14:textId="77777777" w:rsidR="00B40A28" w:rsidRDefault="00B40A28" w:rsidP="0059729C">
      <w:pPr>
        <w:pStyle w:val="CommentText"/>
      </w:pPr>
      <w:r>
        <w:rPr>
          <w:rStyle w:val="CommentReference"/>
        </w:rPr>
        <w:annotationRef/>
      </w:r>
      <w:r>
        <w:t>No longer just at a regional scale now that we’re moving to site specific for the nation.</w:t>
      </w:r>
    </w:p>
  </w:comment>
  <w:comment w:id="68" w:author="Jordan Burns" w:date="2019-02-26T13:52:00Z" w:initials="JB">
    <w:p w14:paraId="7154598B" w14:textId="77777777" w:rsidR="00B40A28" w:rsidRDefault="00B40A28" w:rsidP="0059729C">
      <w:pPr>
        <w:pStyle w:val="CommentText"/>
      </w:pPr>
      <w:r>
        <w:rPr>
          <w:rStyle w:val="CommentReference"/>
        </w:rPr>
        <w:annotationRef/>
      </w:r>
      <w:r>
        <w:t>Captions and titles for figures and tables will be organized later.</w:t>
      </w:r>
    </w:p>
  </w:comment>
  <w:comment w:id="69" w:author="McNabb, Sean" w:date="2019-02-26T13:52:00Z" w:initials="MS">
    <w:p w14:paraId="4BFC135F" w14:textId="77777777" w:rsidR="00B40A28" w:rsidRDefault="00B40A28" w:rsidP="0059729C">
      <w:pPr>
        <w:pStyle w:val="CommentText"/>
      </w:pPr>
      <w:r>
        <w:rPr>
          <w:rStyle w:val="CommentReference"/>
        </w:rPr>
        <w:annotationRef/>
      </w:r>
      <w:r>
        <w:t xml:space="preserve">Could we add a </w:t>
      </w:r>
      <w:r w:rsidRPr="0034606F">
        <w:rPr>
          <w:i/>
        </w:rPr>
        <w:t>for example</w:t>
      </w:r>
      <w:r>
        <w:t xml:space="preserve"> here? </w:t>
      </w:r>
    </w:p>
  </w:comment>
  <w:comment w:id="70" w:author="Zuzak, Casey" w:date="2019-02-26T13:52:00Z" w:initials="ZC">
    <w:p w14:paraId="207FF051" w14:textId="77777777" w:rsidR="00B40A28" w:rsidRDefault="00B40A28" w:rsidP="0059729C">
      <w:pPr>
        <w:pStyle w:val="CommentText"/>
      </w:pPr>
      <w:r>
        <w:rPr>
          <w:rStyle w:val="CommentReference"/>
        </w:rPr>
        <w:annotationRef/>
      </w:r>
      <w:r>
        <w:t xml:space="preserve">This should be addressed in the purpose and executive summary.  At some point in the future, Hazus will need to migrate </w:t>
      </w:r>
      <w:proofErr w:type="gramStart"/>
      <w:r>
        <w:t>off of</w:t>
      </w:r>
      <w:proofErr w:type="gramEnd"/>
      <w:r>
        <w:t xml:space="preserve"> </w:t>
      </w:r>
      <w:proofErr w:type="spellStart"/>
      <w:r>
        <w:t>ArcDesktop</w:t>
      </w:r>
      <w:proofErr w:type="spellEnd"/>
      <w:r>
        <w:t>, and this is an important for leadership to know before they see the proposal.</w:t>
      </w:r>
    </w:p>
  </w:comment>
  <w:comment w:id="71" w:author="Rozelle, Jesse" w:date="2019-02-26T13:52:00Z" w:initials="RJ">
    <w:p w14:paraId="67330DDE" w14:textId="77777777" w:rsidR="00B40A28" w:rsidRDefault="00B40A28" w:rsidP="0059729C">
      <w:pPr>
        <w:pStyle w:val="CommentText"/>
      </w:pPr>
      <w:r>
        <w:rPr>
          <w:rStyle w:val="CommentReference"/>
        </w:rPr>
        <w:annotationRef/>
      </w:r>
      <w:r>
        <w:t>Good call.  Either way, staying on ArcGIS Desktop is not possible in the long term. Let’s set that out up front.  It not only expresses the urgency of committing to migration, but also some of our reasoning behind abandoning ESRI.</w:t>
      </w:r>
    </w:p>
  </w:comment>
  <w:comment w:id="72" w:author="Rozelle, Jesse" w:date="2019-02-26T13:52:00Z" w:initials="RJ">
    <w:p w14:paraId="2CA7F190" w14:textId="77777777" w:rsidR="00B40A28" w:rsidRDefault="00B40A28" w:rsidP="0059729C">
      <w:pPr>
        <w:pStyle w:val="CommentText"/>
      </w:pPr>
      <w:r>
        <w:rPr>
          <w:rStyle w:val="CommentReference"/>
        </w:rPr>
        <w:annotationRef/>
      </w:r>
      <w:r>
        <w:t>I’m confused by “external GIS viewers”.  Are we alluding to avoiding ESRI (or other) viewers by developing our own?</w:t>
      </w:r>
    </w:p>
  </w:comment>
  <w:comment w:id="77" w:author="Rozelle, Jesse" w:date="2019-02-26T14:00:00Z" w:initials="RJ">
    <w:p w14:paraId="41EAFB14" w14:textId="77777777" w:rsidR="00B40A28" w:rsidRDefault="00B40A28" w:rsidP="00797E90">
      <w:pPr>
        <w:pStyle w:val="CommentText"/>
      </w:pPr>
      <w:r>
        <w:rPr>
          <w:rStyle w:val="CommentReference"/>
        </w:rPr>
        <w:annotationRef/>
      </w:r>
      <w:r>
        <w:t xml:space="preserve">Let’s rephrase this an “initially the intended audience was </w:t>
      </w:r>
      <w:proofErr w:type="spellStart"/>
      <w:r>
        <w:t>Mit</w:t>
      </w:r>
      <w:proofErr w:type="spellEnd"/>
      <w:r>
        <w:t xml:space="preserve"> planners….”</w:t>
      </w:r>
    </w:p>
  </w:comment>
  <w:comment w:id="78" w:author="Zuzak, Casey" w:date="2019-02-26T14:00:00Z" w:initials="ZC">
    <w:p w14:paraId="6EAEF8F7" w14:textId="77777777" w:rsidR="00B40A28" w:rsidRDefault="00B40A28" w:rsidP="00797E90">
      <w:pPr>
        <w:pStyle w:val="CommentText"/>
      </w:pPr>
      <w:r>
        <w:rPr>
          <w:rStyle w:val="CommentReference"/>
        </w:rPr>
        <w:annotationRef/>
      </w:r>
      <w:r>
        <w:t>We may want to keep thinking on this.  There will need to be some way to differentiate baseline/level 0 information, versus custom and engineering solutions.</w:t>
      </w:r>
    </w:p>
  </w:comment>
  <w:comment w:id="79" w:author="Zuzak, Casey" w:date="2019-02-26T14:00:00Z" w:initials="ZC">
    <w:p w14:paraId="49921F9B" w14:textId="77777777" w:rsidR="00B40A28" w:rsidRDefault="00B40A28" w:rsidP="00797E90">
      <w:pPr>
        <w:pStyle w:val="CommentText"/>
      </w:pPr>
      <w:r>
        <w:rPr>
          <w:rStyle w:val="CommentReference"/>
        </w:rPr>
        <w:annotationRef/>
      </w:r>
      <w:r>
        <w:t xml:space="preserve">Again, there needs to be a way to communicate the difference between baseline or ‘out of the box’ results downloaded from the HLML vs limited </w:t>
      </w:r>
      <w:proofErr w:type="spellStart"/>
      <w:r>
        <w:t>udpates</w:t>
      </w:r>
      <w:proofErr w:type="spellEnd"/>
      <w:r>
        <w:t xml:space="preserve"> (think GBS or Hazard) in the same area, vs full scale engineering changes to the </w:t>
      </w:r>
      <w:proofErr w:type="spellStart"/>
      <w:r>
        <w:t>ddfs</w:t>
      </w:r>
      <w:proofErr w:type="spellEnd"/>
      <w:r>
        <w:t xml:space="preserve"> or capacity curves.  We don’t need to call them levels or advance/basic/baseline, but we will need to have something prepared for users and for contacting staff.  It’s important in determining LOEs.</w:t>
      </w:r>
    </w:p>
  </w:comment>
  <w:comment w:id="90" w:author="Raines II, James" w:date="2019-02-26T13:56:00Z" w:initials="RIJ">
    <w:p w14:paraId="05D34B2A" w14:textId="77777777" w:rsidR="00B40A28" w:rsidRDefault="00B40A28" w:rsidP="00C93642">
      <w:pPr>
        <w:pStyle w:val="CommentText"/>
      </w:pPr>
      <w:r>
        <w:rPr>
          <w:rStyle w:val="CommentReference"/>
        </w:rPr>
        <w:annotationRef/>
      </w:r>
      <w:r>
        <w:t>I would hope there is some flexibility in this number or that it’s based off a fix usage rather than a percentage.</w:t>
      </w:r>
    </w:p>
  </w:comment>
  <w:comment w:id="91" w:author="Rozelle, Jesse" w:date="2019-02-26T13:56:00Z" w:initials="RJ">
    <w:p w14:paraId="15F7332C" w14:textId="77777777" w:rsidR="00B40A28" w:rsidRDefault="00B40A28" w:rsidP="00C93642">
      <w:pPr>
        <w:pStyle w:val="CommentText"/>
      </w:pPr>
      <w:r>
        <w:rPr>
          <w:rStyle w:val="CommentReference"/>
        </w:rPr>
        <w:annotationRef/>
      </w:r>
      <w:r>
        <w:t xml:space="preserve">Have we </w:t>
      </w:r>
      <w:proofErr w:type="gramStart"/>
      <w:r>
        <w:t>looked into</w:t>
      </w:r>
      <w:proofErr w:type="gramEnd"/>
      <w:r>
        <w:t xml:space="preserve"> whether we can charge fees for large for-profit entities as FEMA?  If not, could throttling large for profit entities who compromise cloud processing capabilities be an alternative?</w:t>
      </w:r>
    </w:p>
  </w:comment>
  <w:comment w:id="88" w:author="McNabb, Sean" w:date="2019-02-26T13:56:00Z" w:initials="MS">
    <w:p w14:paraId="4772D934" w14:textId="77777777" w:rsidR="00B40A28" w:rsidRDefault="00B40A28" w:rsidP="00C93642">
      <w:pPr>
        <w:pStyle w:val="CommentText"/>
      </w:pPr>
      <w:r>
        <w:rPr>
          <w:rStyle w:val="CommentReference"/>
        </w:rPr>
        <w:annotationRef/>
      </w:r>
      <w:r>
        <w:t xml:space="preserve">If we have </w:t>
      </w:r>
      <w:proofErr w:type="spellStart"/>
      <w:r>
        <w:t>OpenHazus</w:t>
      </w:r>
      <w:proofErr w:type="spellEnd"/>
      <w:r>
        <w:t xml:space="preserve"> on a non-FEMA cloud environment (Amazon, Google, etc.) would the intent be for FEMA to cover all costs associated with that cloud environment (data storage, data access, data analytics, etc.) so the user still sees a free use? </w:t>
      </w:r>
    </w:p>
  </w:comment>
  <w:comment w:id="89" w:author="Zuzak, Casey" w:date="2019-02-26T13:56:00Z" w:initials="ZC">
    <w:p w14:paraId="1C037EE7" w14:textId="77777777" w:rsidR="00B40A28" w:rsidRDefault="00B40A28" w:rsidP="00C93642">
      <w:pPr>
        <w:pStyle w:val="CommentText"/>
      </w:pPr>
      <w:r>
        <w:rPr>
          <w:rStyle w:val="CommentReference"/>
        </w:rPr>
        <w:annotationRef/>
      </w:r>
      <w:r>
        <w:t>Does this also mean that we will be owning and maintaining credentials for users?</w:t>
      </w:r>
    </w:p>
  </w:comment>
  <w:comment w:id="92" w:author="McNabb, Sean" w:date="2019-02-26T13:56:00Z" w:initials="MS">
    <w:p w14:paraId="4D2823AE" w14:textId="77777777" w:rsidR="00B40A28" w:rsidRDefault="00B40A28" w:rsidP="00C93642">
      <w:pPr>
        <w:pStyle w:val="CommentText"/>
      </w:pPr>
      <w:r>
        <w:rPr>
          <w:rStyle w:val="CommentReference"/>
        </w:rPr>
        <w:annotationRef/>
      </w:r>
      <w:r>
        <w:t xml:space="preserve">Should we specifically call out the code here as well? </w:t>
      </w:r>
    </w:p>
  </w:comment>
  <w:comment w:id="93" w:author="Rozelle, Jesse" w:date="2019-02-26T13:56:00Z" w:initials="RJ">
    <w:p w14:paraId="17EDBA28" w14:textId="77777777" w:rsidR="00B40A28" w:rsidRDefault="00B40A28" w:rsidP="00C93642">
      <w:pPr>
        <w:pStyle w:val="CommentText"/>
      </w:pPr>
      <w:r>
        <w:rPr>
          <w:rStyle w:val="CommentReference"/>
        </w:rPr>
        <w:annotationRef/>
      </w:r>
      <w:r>
        <w:t xml:space="preserve">Agreed.  While I know a </w:t>
      </w:r>
      <w:proofErr w:type="gramStart"/>
      <w:r>
        <w:t>web</w:t>
      </w:r>
      <w:proofErr w:type="gramEnd"/>
      <w:r>
        <w:t xml:space="preserve"> based deployment may limit whether source code or pseudo code can be released, we should still set it out as a goal for </w:t>
      </w:r>
      <w:proofErr w:type="spellStart"/>
      <w:r>
        <w:t>OpenHazus</w:t>
      </w:r>
      <w:proofErr w:type="spellEnd"/>
      <w:r>
        <w:t>.</w:t>
      </w:r>
    </w:p>
  </w:comment>
  <w:comment w:id="97" w:author="Doug Bausch" w:date="2019-03-01T14:35:00Z" w:initials="DB">
    <w:p w14:paraId="733E6178" w14:textId="1D9AD858" w:rsidR="00FC0244" w:rsidRDefault="00FC0244">
      <w:pPr>
        <w:pStyle w:val="CommentText"/>
      </w:pPr>
      <w:r>
        <w:rPr>
          <w:rStyle w:val="CommentReference"/>
        </w:rPr>
        <w:annotationRef/>
      </w:r>
      <w:r>
        <w:t xml:space="preserve">Still think there is value in describing the development and listing out the Boulder factors before jumping into requirements.  </w:t>
      </w:r>
      <w:r w:rsidR="00C432EF">
        <w:t xml:space="preserve">Including section 1.2 from v7 as an intro would work.  </w:t>
      </w:r>
      <w:r>
        <w:t xml:space="preserve"> </w:t>
      </w:r>
    </w:p>
  </w:comment>
  <w:comment w:id="122" w:author="Jordan Burns" w:date="2019-01-28T22:24:00Z" w:initials="JB">
    <w:p w14:paraId="0A8FC31A" w14:textId="77777777" w:rsidR="00A148B0" w:rsidRDefault="00A148B0" w:rsidP="00A148B0">
      <w:pPr>
        <w:pStyle w:val="CommentText"/>
      </w:pPr>
      <w:r>
        <w:rPr>
          <w:rStyle w:val="CommentReference"/>
        </w:rPr>
        <w:annotationRef/>
      </w:r>
      <w:r>
        <w:t>Is there anything in FEMA’s existing IT framework that would prevent this kind of feature?</w:t>
      </w:r>
    </w:p>
  </w:comment>
  <w:comment w:id="137" w:author="Doug Bausch" w:date="2019-03-01T13:27:00Z" w:initials="DB">
    <w:p w14:paraId="5BBB970A" w14:textId="7C7E5021" w:rsidR="004B3154" w:rsidRDefault="004B3154">
      <w:pPr>
        <w:pStyle w:val="CommentText"/>
      </w:pPr>
      <w:r>
        <w:rPr>
          <w:rStyle w:val="CommentReference"/>
        </w:rPr>
        <w:annotationRef/>
      </w:r>
      <w:r>
        <w:t>The section numbering is incorrect.</w:t>
      </w:r>
    </w:p>
  </w:comment>
  <w:comment w:id="147" w:author="Jordan Burns" w:date="2019-02-27T10:30:00Z" w:initials="JB">
    <w:p w14:paraId="1F171858" w14:textId="04B10E13" w:rsidR="00B40A28" w:rsidRDefault="00B40A28">
      <w:pPr>
        <w:pStyle w:val="CommentText"/>
      </w:pPr>
      <w:r>
        <w:rPr>
          <w:rStyle w:val="CommentReference"/>
        </w:rPr>
        <w:annotationRef/>
      </w:r>
      <w:r>
        <w:t>I don’t think the Boulder factors should be included in the paper – it’s confusing.</w:t>
      </w:r>
    </w:p>
  </w:comment>
  <w:comment w:id="148" w:author="Jordan Burns" w:date="2019-02-27T10:31:00Z" w:initials="JB">
    <w:p w14:paraId="177590D9" w14:textId="0E53B99E" w:rsidR="00B40A28" w:rsidRDefault="00B40A28">
      <w:pPr>
        <w:pStyle w:val="CommentText"/>
      </w:pPr>
      <w:r>
        <w:rPr>
          <w:rStyle w:val="CommentReference"/>
        </w:rPr>
        <w:annotationRef/>
      </w:r>
      <w:r>
        <w:t xml:space="preserve">Challenges with current Hazus should go back into their own section higher in the document. They are hard to follow when they’re broken out into the requirements and they don’t contribute as effectively to the argument for </w:t>
      </w:r>
      <w:proofErr w:type="spellStart"/>
      <w:r>
        <w:t>OpenHazus</w:t>
      </w:r>
      <w:proofErr w:type="spellEnd"/>
      <w:r>
        <w:t>. They also make the requirements harder to read. Challenges were in their own section in the latest draft that FEMA reviewed.</w:t>
      </w:r>
    </w:p>
  </w:comment>
  <w:comment w:id="150" w:author="Doug Bausch" w:date="2019-03-01T13:28:00Z" w:initials="DB">
    <w:p w14:paraId="14D4F1DC" w14:textId="01C45EA7" w:rsidR="004B3154" w:rsidRDefault="004B3154">
      <w:pPr>
        <w:pStyle w:val="CommentText"/>
      </w:pPr>
      <w:r>
        <w:rPr>
          <w:rStyle w:val="CommentReference"/>
        </w:rPr>
        <w:annotationRef/>
      </w:r>
      <w:r>
        <w:t xml:space="preserve">We’ve removed the work flow sections.  I think it is too much to relate them to each requirement but did think there is value in keeping the “as is” descriptions of Hazus since much of the identified audience may not be familiar  </w:t>
      </w:r>
    </w:p>
  </w:comment>
  <w:comment w:id="152" w:author="Suman Biswas" w:date="2019-02-27T10:39:00Z" w:initials="SB">
    <w:p w14:paraId="6935059E" w14:textId="63AA694A" w:rsidR="00B40A28" w:rsidRDefault="00B40A28">
      <w:pPr>
        <w:pStyle w:val="CommentText"/>
      </w:pPr>
      <w:r>
        <w:rPr>
          <w:rStyle w:val="CommentReference"/>
        </w:rPr>
        <w:annotationRef/>
      </w:r>
      <w:r>
        <w:t>We should refrain from making changes based on what FEMA already seen.</w:t>
      </w:r>
    </w:p>
  </w:comment>
  <w:comment w:id="160" w:author="Jordan Burns" w:date="2019-02-27T10:33:00Z" w:initials="JB">
    <w:p w14:paraId="3D04A5C2" w14:textId="00FFC5C6" w:rsidR="00B40A28" w:rsidRDefault="00B40A28">
      <w:pPr>
        <w:pStyle w:val="CommentText"/>
      </w:pPr>
      <w:r>
        <w:rPr>
          <w:rStyle w:val="CommentReference"/>
        </w:rPr>
        <w:annotationRef/>
      </w:r>
      <w:r>
        <w:t>This should go back to the original text delivered to FEMA – “the traditional GIS architecture of Hazus.” FEMA has been very clear about their desire to move away from all out-of-the box desktop GIS software systems, not just ESRI.</w:t>
      </w:r>
    </w:p>
  </w:comment>
  <w:comment w:id="161" w:author="Doug Bausch" w:date="2019-03-01T13:23:00Z" w:initials="DB">
    <w:p w14:paraId="0987CC3B" w14:textId="0945387B" w:rsidR="00206FB8" w:rsidRDefault="00206FB8">
      <w:pPr>
        <w:pStyle w:val="CommentText"/>
      </w:pPr>
      <w:r>
        <w:rPr>
          <w:rStyle w:val="CommentReference"/>
        </w:rPr>
        <w:annotationRef/>
      </w:r>
      <w:r>
        <w:t xml:space="preserve">Yes.  But I see it as saying the same thing:  The traditional GIS interface of Hazus = </w:t>
      </w:r>
      <w:proofErr w:type="spellStart"/>
      <w:r>
        <w:t>Esri</w:t>
      </w:r>
      <w:proofErr w:type="spellEnd"/>
      <w:r>
        <w:t xml:space="preserve"> ArcMap.  The rest looks identical.  </w:t>
      </w:r>
    </w:p>
  </w:comment>
  <w:comment w:id="164" w:author="Jordan Burns" w:date="2019-02-27T10:35:00Z" w:initials="JB">
    <w:p w14:paraId="6F52EE01" w14:textId="61CEB798" w:rsidR="00B40A28" w:rsidRDefault="00B40A28">
      <w:pPr>
        <w:pStyle w:val="CommentText"/>
      </w:pPr>
      <w:r>
        <w:rPr>
          <w:rStyle w:val="CommentReference"/>
        </w:rPr>
        <w:annotationRef/>
      </w:r>
      <w:r>
        <w:t xml:space="preserve">These should go back to the non-ESRI-centric wording closer to what was delivered to FEMA in the last draft. </w:t>
      </w:r>
      <w:proofErr w:type="spellStart"/>
      <w:r>
        <w:t>OpenHazus</w:t>
      </w:r>
      <w:proofErr w:type="spellEnd"/>
      <w:r>
        <w:t xml:space="preserve"> is being designed independent of any desktop GIS software, not just ESRI products.</w:t>
      </w:r>
    </w:p>
  </w:comment>
  <w:comment w:id="175" w:author="Doug Bausch" w:date="2019-03-01T13:48:00Z" w:initials="DB">
    <w:p w14:paraId="51070B6A" w14:textId="6783C2A3" w:rsidR="00152DA3" w:rsidRDefault="00152DA3">
      <w:pPr>
        <w:pStyle w:val="CommentText"/>
      </w:pPr>
      <w:r>
        <w:rPr>
          <w:rStyle w:val="CommentReference"/>
        </w:rPr>
        <w:annotationRef/>
      </w:r>
      <w:r>
        <w:t>Fonts are changing here</w:t>
      </w:r>
    </w:p>
  </w:comment>
  <w:comment w:id="176" w:author="Doug Bausch" w:date="2019-02-26T15:41:00Z" w:initials="DB">
    <w:p w14:paraId="160B523F" w14:textId="77777777" w:rsidR="00B40A28" w:rsidRDefault="00B40A28" w:rsidP="000924F7">
      <w:pPr>
        <w:pStyle w:val="CommentText"/>
      </w:pPr>
      <w:r>
        <w:rPr>
          <w:rStyle w:val="CommentReference"/>
        </w:rPr>
        <w:annotationRef/>
      </w:r>
      <w:r>
        <w:t>Needs a better name</w:t>
      </w:r>
    </w:p>
  </w:comment>
  <w:comment w:id="188" w:author="Jordan Burns" w:date="2019-02-27T10:37:00Z" w:initials="JB">
    <w:p w14:paraId="00D2867A" w14:textId="357E60CE" w:rsidR="00B40A28" w:rsidRDefault="00B40A28">
      <w:pPr>
        <w:pStyle w:val="CommentText"/>
      </w:pPr>
      <w:r>
        <w:rPr>
          <w:rStyle w:val="CommentReference"/>
        </w:rPr>
        <w:annotationRef/>
      </w:r>
      <w:r>
        <w:t>I don’t know that all of these should be called out as individual requirements. The process of streamlining Hazus analyses for various user communities will be ongoing after Hazus is modularized in an accessible language. We don’t need to list out everything that will be automated ahead of time.</w:t>
      </w:r>
    </w:p>
  </w:comment>
  <w:comment w:id="189" w:author="Doug Bausch" w:date="2019-03-01T14:21:00Z" w:initials="DB">
    <w:p w14:paraId="73B357AC" w14:textId="47213E7A" w:rsidR="006825E8" w:rsidRDefault="006825E8">
      <w:pPr>
        <w:pStyle w:val="CommentText"/>
      </w:pPr>
      <w:r>
        <w:rPr>
          <w:rStyle w:val="CommentReference"/>
        </w:rPr>
        <w:annotationRef/>
      </w:r>
      <w:r>
        <w:t xml:space="preserve">I believe it was a priority from Boulder, especially for response applications.  We’ve also already developed weights and incorporated into the analysis of alternatives so will have downstream impacts if we remove now.  </w:t>
      </w:r>
    </w:p>
  </w:comment>
  <w:comment w:id="192" w:author="Doug Bausch" w:date="2019-03-01T14:24:00Z" w:initials="DB">
    <w:p w14:paraId="6166A948" w14:textId="49873623" w:rsidR="006825E8" w:rsidRDefault="006825E8">
      <w:pPr>
        <w:pStyle w:val="CommentText"/>
      </w:pPr>
      <w:r>
        <w:rPr>
          <w:rStyle w:val="CommentReference"/>
        </w:rPr>
        <w:annotationRef/>
      </w:r>
      <w:r>
        <w:t xml:space="preserve">Hoping 5 and 6 are not needed.  It seems like an overly technical interruption between the requirements and analysis for a white paper.  But I am not that familiar with what would go here.  </w:t>
      </w:r>
    </w:p>
  </w:comment>
  <w:comment w:id="222" w:author="Doug Bausch" w:date="2019-03-01T14:48:00Z" w:initials="DB">
    <w:p w14:paraId="635D6607" w14:textId="2F5E3FF0" w:rsidR="00DF051B" w:rsidRDefault="00DF051B">
      <w:pPr>
        <w:pStyle w:val="CommentText"/>
      </w:pPr>
      <w:r>
        <w:rPr>
          <w:rStyle w:val="CommentReference"/>
        </w:rPr>
        <w:annotationRef/>
      </w:r>
      <w:r>
        <w:t>Good insight</w:t>
      </w:r>
    </w:p>
  </w:comment>
  <w:comment w:id="319" w:author="Jordan Burns" w:date="2019-01-29T12:09:00Z" w:initials="JB">
    <w:p w14:paraId="0B5F9F97" w14:textId="77777777" w:rsidR="00A148B0" w:rsidRDefault="00A148B0" w:rsidP="00A148B0">
      <w:pPr>
        <w:pStyle w:val="CommentText"/>
      </w:pPr>
      <w:r>
        <w:rPr>
          <w:rStyle w:val="CommentReference"/>
        </w:rPr>
        <w:annotationRef/>
      </w:r>
      <w:r>
        <w:t>Add figure descriptions and enumerate subsections.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A95498" w15:done="0"/>
  <w15:commentEx w15:paraId="431F2C7A" w15:done="0"/>
  <w15:commentEx w15:paraId="1DFA1552" w15:done="0"/>
  <w15:commentEx w15:paraId="1E10ABD4" w15:done="0"/>
  <w15:commentEx w15:paraId="009CB0F9" w15:done="0"/>
  <w15:commentEx w15:paraId="163DE27A" w15:done="0"/>
  <w15:commentEx w15:paraId="5F2627A1" w15:done="0"/>
  <w15:commentEx w15:paraId="55CB3181" w15:done="0"/>
  <w15:commentEx w15:paraId="6F36F422" w15:done="0"/>
  <w15:commentEx w15:paraId="2A40A720" w15:done="0"/>
  <w15:commentEx w15:paraId="0D584A53" w15:done="0"/>
  <w15:commentEx w15:paraId="0F280183" w15:done="0"/>
  <w15:commentEx w15:paraId="0CCEAA47" w15:done="0"/>
  <w15:commentEx w15:paraId="6F67154C" w15:done="0"/>
  <w15:commentEx w15:paraId="60A8E497" w15:done="0"/>
  <w15:commentEx w15:paraId="4A5668EB" w15:done="0"/>
  <w15:commentEx w15:paraId="7003E712" w15:done="0"/>
  <w15:commentEx w15:paraId="60C4865D" w15:done="0"/>
  <w15:commentEx w15:paraId="6E637C1E" w15:done="0"/>
  <w15:commentEx w15:paraId="799D7F09" w15:done="0"/>
  <w15:commentEx w15:paraId="2A1F6B17" w15:done="0"/>
  <w15:commentEx w15:paraId="125C1DB6" w15:done="0"/>
  <w15:commentEx w15:paraId="72EC861D" w15:done="0"/>
  <w15:commentEx w15:paraId="76E1ECCF" w15:done="0"/>
  <w15:commentEx w15:paraId="5446BF27" w15:done="0"/>
  <w15:commentEx w15:paraId="3920220C" w15:done="0"/>
  <w15:commentEx w15:paraId="2ABBB7EC" w15:done="0"/>
  <w15:commentEx w15:paraId="7E8BA588" w15:done="0"/>
  <w15:commentEx w15:paraId="4E5A5994" w15:done="0"/>
  <w15:commentEx w15:paraId="7B2B5050" w15:done="0"/>
  <w15:commentEx w15:paraId="47B50D31" w15:done="0"/>
  <w15:commentEx w15:paraId="07C7DBA8" w15:done="0"/>
  <w15:commentEx w15:paraId="4BD73EC4" w15:done="0"/>
  <w15:commentEx w15:paraId="0BAA9D75" w15:paraIdParent="4BD73EC4" w15:done="0"/>
  <w15:commentEx w15:paraId="1942811E" w15:done="0"/>
  <w15:commentEx w15:paraId="27602182" w15:done="0"/>
  <w15:commentEx w15:paraId="2DF24840" w15:done="0"/>
  <w15:commentEx w15:paraId="42CA98CA" w15:done="0"/>
  <w15:commentEx w15:paraId="7154598B" w15:done="0"/>
  <w15:commentEx w15:paraId="4BFC135F" w15:done="0"/>
  <w15:commentEx w15:paraId="207FF051" w15:done="0"/>
  <w15:commentEx w15:paraId="67330DDE" w15:done="0"/>
  <w15:commentEx w15:paraId="2CA7F190" w15:done="0"/>
  <w15:commentEx w15:paraId="41EAFB14" w15:done="0"/>
  <w15:commentEx w15:paraId="6EAEF8F7" w15:done="0"/>
  <w15:commentEx w15:paraId="49921F9B" w15:done="0"/>
  <w15:commentEx w15:paraId="05D34B2A" w15:done="0"/>
  <w15:commentEx w15:paraId="15F7332C" w15:done="0"/>
  <w15:commentEx w15:paraId="4772D934" w15:done="0"/>
  <w15:commentEx w15:paraId="1C037EE7" w15:done="0"/>
  <w15:commentEx w15:paraId="4D2823AE" w15:done="0"/>
  <w15:commentEx w15:paraId="17EDBA28" w15:done="0"/>
  <w15:commentEx w15:paraId="733E6178" w15:done="0"/>
  <w15:commentEx w15:paraId="0A8FC31A" w15:done="0"/>
  <w15:commentEx w15:paraId="5BBB970A" w15:done="0"/>
  <w15:commentEx w15:paraId="1F171858" w15:done="0"/>
  <w15:commentEx w15:paraId="177590D9" w15:done="0"/>
  <w15:commentEx w15:paraId="14D4F1DC" w15:done="0"/>
  <w15:commentEx w15:paraId="6935059E" w15:done="0"/>
  <w15:commentEx w15:paraId="3D04A5C2" w15:done="0"/>
  <w15:commentEx w15:paraId="0987CC3B" w15:paraIdParent="3D04A5C2" w15:done="0"/>
  <w15:commentEx w15:paraId="6F52EE01" w15:done="0"/>
  <w15:commentEx w15:paraId="51070B6A" w15:done="0"/>
  <w15:commentEx w15:paraId="160B523F" w15:done="0"/>
  <w15:commentEx w15:paraId="00D2867A" w15:done="0"/>
  <w15:commentEx w15:paraId="73B357AC" w15:paraIdParent="00D2867A" w15:done="0"/>
  <w15:commentEx w15:paraId="6166A948" w15:done="0"/>
  <w15:commentEx w15:paraId="635D6607" w15:done="0"/>
  <w15:commentEx w15:paraId="0B5F9F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A95498" w16cid:durableId="2020E459"/>
  <w16cid:commentId w16cid:paraId="431F2C7A" w16cid:durableId="2020E45A"/>
  <w16cid:commentId w16cid:paraId="1DFA1552" w16cid:durableId="2020E45B"/>
  <w16cid:commentId w16cid:paraId="1E10ABD4" w16cid:durableId="2020E45C"/>
  <w16cid:commentId w16cid:paraId="009CB0F9" w16cid:durableId="2020E45D"/>
  <w16cid:commentId w16cid:paraId="163DE27A" w16cid:durableId="2020E45E"/>
  <w16cid:commentId w16cid:paraId="5F2627A1" w16cid:durableId="2020E45F"/>
  <w16cid:commentId w16cid:paraId="55CB3181" w16cid:durableId="2020E460"/>
  <w16cid:commentId w16cid:paraId="6F36F422" w16cid:durableId="2020E461"/>
  <w16cid:commentId w16cid:paraId="2A40A720" w16cid:durableId="2020E462"/>
  <w16cid:commentId w16cid:paraId="0D584A53" w16cid:durableId="2020E463"/>
  <w16cid:commentId w16cid:paraId="0F280183" w16cid:durableId="2020E464"/>
  <w16cid:commentId w16cid:paraId="0CCEAA47" w16cid:durableId="2020E465"/>
  <w16cid:commentId w16cid:paraId="6F67154C" w16cid:durableId="2020E466"/>
  <w16cid:commentId w16cid:paraId="60A8E497" w16cid:durableId="2020E467"/>
  <w16cid:commentId w16cid:paraId="4A5668EB" w16cid:durableId="2020E468"/>
  <w16cid:commentId w16cid:paraId="7003E712" w16cid:durableId="2020E469"/>
  <w16cid:commentId w16cid:paraId="60C4865D" w16cid:durableId="2020E46A"/>
  <w16cid:commentId w16cid:paraId="6E637C1E" w16cid:durableId="2020E46B"/>
  <w16cid:commentId w16cid:paraId="799D7F09" w16cid:durableId="2020E46C"/>
  <w16cid:commentId w16cid:paraId="2A1F6B17" w16cid:durableId="2020E46D"/>
  <w16cid:commentId w16cid:paraId="125C1DB6" w16cid:durableId="2020E46E"/>
  <w16cid:commentId w16cid:paraId="72EC861D" w16cid:durableId="2020E46F"/>
  <w16cid:commentId w16cid:paraId="76E1ECCF" w16cid:durableId="2020E470"/>
  <w16cid:commentId w16cid:paraId="5446BF27" w16cid:durableId="2020E471"/>
  <w16cid:commentId w16cid:paraId="3920220C" w16cid:durableId="2020E472"/>
  <w16cid:commentId w16cid:paraId="2ABBB7EC" w16cid:durableId="2020E473"/>
  <w16cid:commentId w16cid:paraId="7E8BA588" w16cid:durableId="2020E474"/>
  <w16cid:commentId w16cid:paraId="4E5A5994" w16cid:durableId="2020E475"/>
  <w16cid:commentId w16cid:paraId="7B2B5050" w16cid:durableId="2020E476"/>
  <w16cid:commentId w16cid:paraId="47B50D31" w16cid:durableId="2020E477"/>
  <w16cid:commentId w16cid:paraId="07C7DBA8" w16cid:durableId="2020E478"/>
  <w16cid:commentId w16cid:paraId="4BD73EC4" w16cid:durableId="2020E4C2"/>
  <w16cid:commentId w16cid:paraId="0BAA9D75" w16cid:durableId="2020E4C3"/>
  <w16cid:commentId w16cid:paraId="1942811E" w16cid:durableId="2020E479"/>
  <w16cid:commentId w16cid:paraId="27602182" w16cid:durableId="2020E47A"/>
  <w16cid:commentId w16cid:paraId="2DF24840" w16cid:durableId="2020E47B"/>
  <w16cid:commentId w16cid:paraId="42CA98CA" w16cid:durableId="2020E47C"/>
  <w16cid:commentId w16cid:paraId="7154598B" w16cid:durableId="2020E47D"/>
  <w16cid:commentId w16cid:paraId="4BFC135F" w16cid:durableId="2020E47E"/>
  <w16cid:commentId w16cid:paraId="207FF051" w16cid:durableId="2020E47F"/>
  <w16cid:commentId w16cid:paraId="67330DDE" w16cid:durableId="2020E480"/>
  <w16cid:commentId w16cid:paraId="2CA7F190" w16cid:durableId="2020E481"/>
  <w16cid:commentId w16cid:paraId="41EAFB14" w16cid:durableId="2020E482"/>
  <w16cid:commentId w16cid:paraId="6EAEF8F7" w16cid:durableId="2020E483"/>
  <w16cid:commentId w16cid:paraId="49921F9B" w16cid:durableId="2020E484"/>
  <w16cid:commentId w16cid:paraId="05D34B2A" w16cid:durableId="2020E485"/>
  <w16cid:commentId w16cid:paraId="15F7332C" w16cid:durableId="2020E486"/>
  <w16cid:commentId w16cid:paraId="4772D934" w16cid:durableId="2020E487"/>
  <w16cid:commentId w16cid:paraId="1C037EE7" w16cid:durableId="2020E488"/>
  <w16cid:commentId w16cid:paraId="4D2823AE" w16cid:durableId="2020E489"/>
  <w16cid:commentId w16cid:paraId="17EDBA28" w16cid:durableId="2020E48A"/>
  <w16cid:commentId w16cid:paraId="733E6178" w16cid:durableId="2023C19D"/>
  <w16cid:commentId w16cid:paraId="0A8FC31A" w16cid:durableId="1FFA1BB0"/>
  <w16cid:commentId w16cid:paraId="5BBB970A" w16cid:durableId="2023B1C2"/>
  <w16cid:commentId w16cid:paraId="1F171858" w16cid:durableId="2020E561"/>
  <w16cid:commentId w16cid:paraId="177590D9" w16cid:durableId="2020E58A"/>
  <w16cid:commentId w16cid:paraId="14D4F1DC" w16cid:durableId="2023B20F"/>
  <w16cid:commentId w16cid:paraId="6935059E" w16cid:durableId="2020E48B"/>
  <w16cid:commentId w16cid:paraId="3D04A5C2" w16cid:durableId="2020E5F0"/>
  <w16cid:commentId w16cid:paraId="0987CC3B" w16cid:durableId="2023B0C2"/>
  <w16cid:commentId w16cid:paraId="6F52EE01" w16cid:durableId="2020E66B"/>
  <w16cid:commentId w16cid:paraId="51070B6A" w16cid:durableId="2023B6C0"/>
  <w16cid:commentId w16cid:paraId="160B523F" w16cid:durableId="2020E48C"/>
  <w16cid:commentId w16cid:paraId="00D2867A" w16cid:durableId="2020E6EA"/>
  <w16cid:commentId w16cid:paraId="73B357AC" w16cid:durableId="2023BE5A"/>
  <w16cid:commentId w16cid:paraId="6166A948" w16cid:durableId="2023BF3A"/>
  <w16cid:commentId w16cid:paraId="635D6607" w16cid:durableId="2023C4CC"/>
  <w16cid:commentId w16cid:paraId="0B5F9F97" w16cid:durableId="1FFAC1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39BCDE" w14:textId="77777777" w:rsidR="007A2944" w:rsidRDefault="007A2944">
      <w:pPr>
        <w:spacing w:line="240" w:lineRule="auto"/>
      </w:pPr>
      <w:r>
        <w:separator/>
      </w:r>
    </w:p>
  </w:endnote>
  <w:endnote w:type="continuationSeparator" w:id="0">
    <w:p w14:paraId="11B1FA67" w14:textId="77777777" w:rsidR="007A2944" w:rsidRDefault="007A2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7D9E" w14:textId="77777777" w:rsidR="00B40A28" w:rsidRDefault="00B40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7CC0F" w14:textId="77777777" w:rsidR="007A2944" w:rsidRDefault="007A2944">
      <w:pPr>
        <w:spacing w:line="240" w:lineRule="auto"/>
      </w:pPr>
      <w:r>
        <w:separator/>
      </w:r>
    </w:p>
  </w:footnote>
  <w:footnote w:type="continuationSeparator" w:id="0">
    <w:p w14:paraId="287A8E07" w14:textId="77777777" w:rsidR="007A2944" w:rsidRDefault="007A2944">
      <w:pPr>
        <w:spacing w:line="240" w:lineRule="auto"/>
      </w:pPr>
      <w:r>
        <w:continuationSeparator/>
      </w:r>
    </w:p>
  </w:footnote>
  <w:footnote w:id="1">
    <w:p w14:paraId="505D91F9" w14:textId="77777777" w:rsidR="00B40A28" w:rsidRPr="000F6296" w:rsidRDefault="00B40A28" w:rsidP="00EC0CEC">
      <w:pPr>
        <w:pStyle w:val="FootnoteText"/>
        <w:rPr>
          <w:rFonts w:asciiTheme="minorHAnsi" w:hAnsiTheme="minorHAnsi" w:cstheme="minorHAnsi"/>
        </w:rPr>
      </w:pPr>
      <w:r w:rsidRPr="000F6296">
        <w:rPr>
          <w:rStyle w:val="FootnoteReference"/>
          <w:rFonts w:asciiTheme="minorHAnsi" w:hAnsiTheme="minorHAnsi" w:cstheme="minorHAnsi"/>
        </w:rPr>
        <w:footnoteRef/>
      </w:r>
      <w:r w:rsidRPr="000F6296">
        <w:rPr>
          <w:rFonts w:asciiTheme="minorHAnsi" w:hAnsiTheme="minorHAnsi" w:cstheme="minorHAnsi"/>
        </w:rPr>
        <w:t xml:space="preserve"> </w:t>
      </w:r>
      <w:hyperlink r:id="rId1" w:history="1">
        <w:r w:rsidRPr="000F6296">
          <w:rPr>
            <w:rStyle w:val="Hyperlink"/>
            <w:rFonts w:asciiTheme="minorHAnsi" w:hAnsiTheme="minorHAnsi" w:cstheme="minorHAnsi"/>
          </w:rPr>
          <w:t>http://blog.ibmjstart.net/2015/08/22/dynamic-dashboards-from-jupyter-notebooks/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D2142" w14:textId="712CE665" w:rsidR="00B40A28" w:rsidRDefault="00B40A28">
    <w:pPr>
      <w:pStyle w:val="Header"/>
    </w:pPr>
    <w:del w:id="11" w:author="Doug Bausch" w:date="2019-03-01T13:09:00Z">
      <w:r w:rsidDel="00B40A28">
        <w:delText>Geospatial System</w:delText>
      </w:r>
      <w:r w:rsidDel="00B40A28">
        <w:rPr>
          <w:sz w:val="24"/>
        </w:rPr>
        <w:delText xml:space="preserve"> </w:delText>
      </w:r>
      <w:r w:rsidDel="00B40A28">
        <w:delText xml:space="preserve">Requirements Specification for </w:delText>
      </w:r>
    </w:del>
    <w:proofErr w:type="spellStart"/>
    <w:r>
      <w:t>OpenHazus</w:t>
    </w:r>
    <w:proofErr w:type="spellEnd"/>
    <w:ins w:id="12" w:author="Doug Bausch" w:date="2019-03-01T13:09:00Z">
      <w:r>
        <w:t xml:space="preserve"> White-Paper</w:t>
      </w:r>
    </w:ins>
    <w:r>
      <w:tab/>
    </w:r>
    <w:r>
      <w:tab/>
      <w:t xml:space="preserve">Page </w:t>
    </w:r>
    <w:r>
      <w:fldChar w:fldCharType="begin"/>
    </w:r>
    <w:r>
      <w:instrText xml:space="preserve"> PAGE  \* MERGEFORMAT </w:instrText>
    </w:r>
    <w:r>
      <w:fldChar w:fldCharType="separate"/>
    </w:r>
    <w:r>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0BD1D" w14:textId="4495EF8C" w:rsidR="00B40A28" w:rsidRDefault="00B40A28">
    <w:pPr>
      <w:pStyle w:val="Header"/>
      <w:tabs>
        <w:tab w:val="clear" w:pos="9360"/>
        <w:tab w:val="right" w:pos="9630"/>
      </w:tabs>
    </w:pPr>
    <w:del w:id="577" w:author="Doug Bausch" w:date="2019-03-04T07:59:00Z">
      <w:r w:rsidDel="00A148B0">
        <w:delText>Geospatial System</w:delText>
      </w:r>
      <w:r w:rsidDel="00A148B0">
        <w:rPr>
          <w:sz w:val="24"/>
        </w:rPr>
        <w:delText xml:space="preserve"> </w:delText>
      </w:r>
      <w:r w:rsidDel="00A148B0">
        <w:delText xml:space="preserve">Requirements Specification for </w:delText>
      </w:r>
    </w:del>
    <w:proofErr w:type="spellStart"/>
    <w:r>
      <w:t>OpenHazus</w:t>
    </w:r>
    <w:proofErr w:type="spellEnd"/>
    <w:ins w:id="578" w:author="Doug Bausch" w:date="2019-03-04T07:59:00Z">
      <w:r w:rsidR="00A148B0">
        <w:t xml:space="preserve"> White Paper</w:t>
      </w:r>
    </w:ins>
    <w:r>
      <w:tab/>
      <w:t xml:space="preserve">Page </w:t>
    </w:r>
    <w:r>
      <w:fldChar w:fldCharType="begin"/>
    </w:r>
    <w:r>
      <w:instrText xml:space="preserve"> PAGE  \* MERGEFORMAT </w:instrText>
    </w:r>
    <w:r>
      <w:fldChar w:fldCharType="separate"/>
    </w:r>
    <w:r>
      <w:rPr>
        <w:noProof/>
      </w:rPr>
      <w:t>42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F8C82" w14:textId="66F636F3" w:rsidR="00B40A28" w:rsidRDefault="00B40A28">
    <w:pPr>
      <w:pStyle w:val="Header"/>
      <w:tabs>
        <w:tab w:val="clear" w:pos="9360"/>
        <w:tab w:val="right" w:pos="9630"/>
      </w:tabs>
    </w:pPr>
    <w:r>
      <w:t>Geospatial System</w:t>
    </w:r>
    <w:r>
      <w:rPr>
        <w:sz w:val="24"/>
      </w:rPr>
      <w:t xml:space="preserve"> </w:t>
    </w:r>
    <w:r>
      <w:t xml:space="preserve">Requirements Specification for </w:t>
    </w:r>
    <w:proofErr w:type="spellStart"/>
    <w:r>
      <w:t>OpenHazus</w:t>
    </w:r>
    <w:proofErr w:type="spellEnd"/>
    <w:r>
      <w:tab/>
      <w:t>Page A-</w:t>
    </w:r>
    <w:r>
      <w:fldChar w:fldCharType="begin"/>
    </w:r>
    <w:r>
      <w:instrText xml:space="preserve"> PAGE  \* MERGEFORMAT </w:instrText>
    </w:r>
    <w:r>
      <w:fldChar w:fldCharType="separate"/>
    </w:r>
    <w:r>
      <w:rPr>
        <w:noProof/>
      </w:rP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52B60" w14:textId="0C48FBF2" w:rsidR="00B40A28" w:rsidRDefault="00B40A28">
    <w:pPr>
      <w:pStyle w:val="Header"/>
      <w:tabs>
        <w:tab w:val="clear" w:pos="9360"/>
        <w:tab w:val="right" w:pos="9630"/>
      </w:tabs>
    </w:pPr>
    <w:r>
      <w:t>Geospatial System</w:t>
    </w:r>
    <w:r>
      <w:rPr>
        <w:sz w:val="24"/>
      </w:rPr>
      <w:t xml:space="preserve"> </w:t>
    </w:r>
    <w:r>
      <w:t xml:space="preserve">Requirements Specification for </w:t>
    </w:r>
    <w:proofErr w:type="spellStart"/>
    <w:r>
      <w:t>OpenHazus</w:t>
    </w:r>
    <w:proofErr w:type="spellEnd"/>
    <w:r>
      <w:tab/>
      <w:t>Page B-</w:t>
    </w:r>
    <w:r>
      <w:fldChar w:fldCharType="begin"/>
    </w:r>
    <w:r>
      <w:instrText xml:space="preserve"> PAGE  \* MERGEFORMAT </w:instrText>
    </w:r>
    <w:r>
      <w:fldChar w:fldCharType="separate"/>
    </w:r>
    <w:r>
      <w:rPr>
        <w:noProof/>
      </w:rPr>
      <w:t>20</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F5C33" w14:textId="5085465D" w:rsidR="00B40A28" w:rsidRDefault="00B40A28">
    <w:pPr>
      <w:pStyle w:val="Header"/>
      <w:tabs>
        <w:tab w:val="clear" w:pos="9360"/>
        <w:tab w:val="right" w:pos="9630"/>
      </w:tabs>
    </w:pPr>
    <w:r>
      <w:t>Geospatial System</w:t>
    </w:r>
    <w:r>
      <w:rPr>
        <w:sz w:val="24"/>
      </w:rPr>
      <w:t xml:space="preserve"> </w:t>
    </w:r>
    <w:r>
      <w:t xml:space="preserve">Requirements Specification for </w:t>
    </w:r>
    <w:proofErr w:type="spellStart"/>
    <w:r>
      <w:t>OpenHazus</w:t>
    </w:r>
    <w:proofErr w:type="spellEnd"/>
    <w:r>
      <w:tab/>
    </w:r>
    <w:r>
      <w:tab/>
    </w:r>
    <w:r>
      <w:tab/>
    </w:r>
    <w:r>
      <w:tab/>
    </w:r>
    <w:r>
      <w:tab/>
      <w:t>Page C-</w:t>
    </w:r>
    <w:r>
      <w:fldChar w:fldCharType="begin"/>
    </w:r>
    <w:r>
      <w:instrText xml:space="preserve"> PAGE  \* MERGEFORMAT </w:instrText>
    </w:r>
    <w:r>
      <w:fldChar w:fldCharType="separate"/>
    </w:r>
    <w:r>
      <w:rPr>
        <w:noProof/>
      </w:rPr>
      <w:t>7</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75507" w14:textId="39535D4F" w:rsidR="00B40A28" w:rsidRDefault="00B40A28">
    <w:pPr>
      <w:pStyle w:val="Header"/>
      <w:tabs>
        <w:tab w:val="clear" w:pos="9360"/>
        <w:tab w:val="right" w:pos="9630"/>
      </w:tabs>
    </w:pPr>
    <w:r>
      <w:t>Geospatial System</w:t>
    </w:r>
    <w:r>
      <w:rPr>
        <w:sz w:val="24"/>
      </w:rPr>
      <w:t xml:space="preserve"> </w:t>
    </w:r>
    <w:r>
      <w:t xml:space="preserve">Requirements Specification for </w:t>
    </w:r>
    <w:proofErr w:type="spellStart"/>
    <w:r>
      <w:t>OpenHazus</w:t>
    </w:r>
    <w:proofErr w:type="spellEnd"/>
    <w:r>
      <w:tab/>
      <w:t>Page D-</w:t>
    </w:r>
    <w:r>
      <w:fldChar w:fldCharType="begin"/>
    </w:r>
    <w:r>
      <w:instrText xml:space="preserve"> PAGE  \* MERGEFORMAT </w:instrText>
    </w:r>
    <w:r>
      <w:fldChar w:fldCharType="separate"/>
    </w:r>
    <w:r>
      <w:rPr>
        <w:noProof/>
      </w:rPr>
      <w:t>3</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8E51C" w14:textId="12D3635D" w:rsidR="00B40A28" w:rsidRDefault="00B40A28">
    <w:pPr>
      <w:pStyle w:val="Header"/>
      <w:tabs>
        <w:tab w:val="clear" w:pos="9360"/>
        <w:tab w:val="right" w:pos="9630"/>
      </w:tabs>
    </w:pPr>
    <w:r>
      <w:t>Geospatial System</w:t>
    </w:r>
    <w:r>
      <w:rPr>
        <w:sz w:val="24"/>
      </w:rPr>
      <w:t xml:space="preserve"> </w:t>
    </w:r>
    <w:r>
      <w:t xml:space="preserve">Requirements Specification for </w:t>
    </w:r>
    <w:proofErr w:type="spellStart"/>
    <w:r>
      <w:t>OpenHazus</w:t>
    </w:r>
    <w:proofErr w:type="spellEnd"/>
    <w:r>
      <w:tab/>
      <w:t>Page E-</w:t>
    </w:r>
    <w:r>
      <w:fldChar w:fldCharType="begin"/>
    </w:r>
    <w:r>
      <w:instrText xml:space="preserve"> PAGE  \* MERGEFORMAT </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98799A"/>
    <w:lvl w:ilvl="0">
      <w:start w:val="1"/>
      <w:numFmt w:val="decimal"/>
      <w:pStyle w:val="Appendix1"/>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B.%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9B65B5"/>
    <w:multiLevelType w:val="hybridMultilevel"/>
    <w:tmpl w:val="2E56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9319F"/>
    <w:multiLevelType w:val="hybridMultilevel"/>
    <w:tmpl w:val="4AE20DAA"/>
    <w:lvl w:ilvl="0" w:tplc="401A7B1C">
      <w:start w:val="1"/>
      <w:numFmt w:val="decimal"/>
      <w:pStyle w:val="Heading3"/>
      <w:lvlText w:val="6.5.%1"/>
      <w:lvlJc w:val="left"/>
      <w:pPr>
        <w:ind w:left="360" w:hanging="360"/>
      </w:pPr>
      <w:rPr>
        <w:rFonts w:ascii="Times" w:hAnsi="Times" w:hint="default"/>
        <w:caps w:val="0"/>
        <w:strike w:val="0"/>
        <w:dstrike w:val="0"/>
        <w:vanish w:val="0"/>
        <w:sz w:val="24"/>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867952"/>
    <w:multiLevelType w:val="multilevel"/>
    <w:tmpl w:val="5A16992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b/>
        <w:sz w:val="22"/>
      </w:rPr>
    </w:lvl>
    <w:lvl w:ilvl="2">
      <w:start w:val="1"/>
      <w:numFmt w:val="decimal"/>
      <w:lvlText w:val="%1.%2.%3."/>
      <w:lvlJc w:val="left"/>
      <w:pPr>
        <w:ind w:left="1224" w:hanging="504"/>
      </w:pPr>
      <w:rPr>
        <w:rFonts w:hint="default"/>
        <w:b/>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B711A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D45002"/>
    <w:multiLevelType w:val="multilevel"/>
    <w:tmpl w:val="6066AE7A"/>
    <w:styleLink w:val="Appendix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B.%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149C60D3"/>
    <w:multiLevelType w:val="hybridMultilevel"/>
    <w:tmpl w:val="70BC6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2631E"/>
    <w:multiLevelType w:val="multilevel"/>
    <w:tmpl w:val="6066AE7A"/>
    <w:numStyleLink w:val="Appendix2"/>
  </w:abstractNum>
  <w:abstractNum w:abstractNumId="10" w15:restartNumberingAfterBreak="0">
    <w:nsid w:val="1C6E5B99"/>
    <w:multiLevelType w:val="multilevel"/>
    <w:tmpl w:val="D4126D5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sz w:val="22"/>
      </w:rPr>
    </w:lvl>
    <w:lvl w:ilvl="2">
      <w:start w:val="1"/>
      <w:numFmt w:val="decimal"/>
      <w:lvlText w:val="%1.%2.%3."/>
      <w:lvlJc w:val="left"/>
      <w:pPr>
        <w:ind w:left="1224" w:hanging="504"/>
      </w:pPr>
      <w:rPr>
        <w:rFonts w:hint="default"/>
        <w:b/>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3D301B2"/>
    <w:multiLevelType w:val="hybridMultilevel"/>
    <w:tmpl w:val="6962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F77F2D"/>
    <w:multiLevelType w:val="multilevel"/>
    <w:tmpl w:val="EC864DA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sz w:val="22"/>
      </w:rPr>
    </w:lvl>
    <w:lvl w:ilvl="2">
      <w:start w:val="1"/>
      <w:numFmt w:val="decimal"/>
      <w:lvlText w:val="%1.%2.%3."/>
      <w:lvlJc w:val="left"/>
      <w:pPr>
        <w:ind w:left="1224" w:hanging="504"/>
      </w:pPr>
      <w:rPr>
        <w:rFonts w:hint="default"/>
        <w:b/>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BC26B9D"/>
    <w:multiLevelType w:val="multilevel"/>
    <w:tmpl w:val="6CB4A78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lvlText w:val="7.2.%3"/>
      <w:lvlJc w:val="left"/>
      <w:pPr>
        <w:ind w:left="0" w:firstLine="0"/>
      </w:pPr>
      <w:rPr>
        <w:rFonts w:ascii="Times" w:hAnsi="Times" w:hint="default"/>
        <w:caps w:val="0"/>
        <w:strike w:val="0"/>
        <w:dstrike w:val="0"/>
        <w:vanish w:val="0"/>
        <w:sz w:val="24"/>
        <w:vertAlign w:val="baseline"/>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2C2B2898"/>
    <w:multiLevelType w:val="multilevel"/>
    <w:tmpl w:val="D38651B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b/>
        <w:sz w:val="22"/>
      </w:rPr>
    </w:lvl>
    <w:lvl w:ilvl="2">
      <w:start w:val="1"/>
      <w:numFmt w:val="decimal"/>
      <w:lvlText w:val="%1.%2.%3."/>
      <w:lvlJc w:val="left"/>
      <w:pPr>
        <w:ind w:left="1224" w:hanging="504"/>
      </w:pPr>
      <w:rPr>
        <w:rFonts w:hint="default"/>
        <w:b/>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E6D408A"/>
    <w:multiLevelType w:val="hybridMultilevel"/>
    <w:tmpl w:val="394A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05E86"/>
    <w:multiLevelType w:val="hybridMultilevel"/>
    <w:tmpl w:val="2ECCA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5D3D03"/>
    <w:multiLevelType w:val="multilevel"/>
    <w:tmpl w:val="ECEA69AE"/>
    <w:lvl w:ilvl="0">
      <w:start w:val="1"/>
      <w:numFmt w:val="decimal"/>
      <w:lvlText w:val="%1."/>
      <w:lvlJc w:val="left"/>
      <w:pPr>
        <w:ind w:left="360" w:hanging="360"/>
      </w:pPr>
    </w:lvl>
    <w:lvl w:ilvl="1">
      <w:start w:val="1"/>
      <w:numFmt w:val="decimal"/>
      <w:lvlText w:val="%1.%2."/>
      <w:lvlJc w:val="left"/>
      <w:pPr>
        <w:ind w:left="792" w:hanging="432"/>
      </w:pPr>
      <w:rPr>
        <w:b/>
        <w:sz w:val="22"/>
      </w:rPr>
    </w:lvl>
    <w:lvl w:ilvl="2">
      <w:start w:val="1"/>
      <w:numFmt w:val="decimal"/>
      <w:lvlText w:val="%1.%2.%3."/>
      <w:lvlJc w:val="left"/>
      <w:pPr>
        <w:ind w:left="1224" w:hanging="504"/>
      </w:pPr>
      <w:rPr>
        <w:b/>
        <w:sz w:val="22"/>
      </w:rPr>
    </w:lvl>
    <w:lvl w:ilvl="3">
      <w:start w:val="1"/>
      <w:numFmt w:val="decimal"/>
      <w:lvlText w:val="%1.%2.%3.%4."/>
      <w:lvlJc w:val="left"/>
      <w:pPr>
        <w:ind w:left="1728" w:hanging="648"/>
      </w:pPr>
      <w:rPr>
        <w:sz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4D1775"/>
    <w:multiLevelType w:val="hybridMultilevel"/>
    <w:tmpl w:val="28F0EAB8"/>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9" w15:restartNumberingAfterBreak="0">
    <w:nsid w:val="4BC61F2E"/>
    <w:multiLevelType w:val="hybridMultilevel"/>
    <w:tmpl w:val="9BE0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96AFD"/>
    <w:multiLevelType w:val="multilevel"/>
    <w:tmpl w:val="74F2DD0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B.%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0F6C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C42C21"/>
    <w:multiLevelType w:val="hybridMultilevel"/>
    <w:tmpl w:val="52E0E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A85B32"/>
    <w:multiLevelType w:val="hybridMultilevel"/>
    <w:tmpl w:val="BB2AE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F84DF5"/>
    <w:multiLevelType w:val="hybridMultilevel"/>
    <w:tmpl w:val="EC866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795909"/>
    <w:multiLevelType w:val="hybridMultilevel"/>
    <w:tmpl w:val="DCDE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D40745"/>
    <w:multiLevelType w:val="hybridMultilevel"/>
    <w:tmpl w:val="33F6C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5"/>
  </w:num>
  <w:num w:numId="4">
    <w:abstractNumId w:val="23"/>
  </w:num>
  <w:num w:numId="5">
    <w:abstractNumId w:val="1"/>
  </w:num>
  <w:num w:numId="6">
    <w:abstractNumId w:val="21"/>
  </w:num>
  <w:num w:numId="7">
    <w:abstractNumId w:val="19"/>
  </w:num>
  <w:num w:numId="8">
    <w:abstractNumId w:val="17"/>
  </w:num>
  <w:num w:numId="9">
    <w:abstractNumId w:val="14"/>
  </w:num>
  <w:num w:numId="10">
    <w:abstractNumId w:val="10"/>
  </w:num>
  <w:num w:numId="11">
    <w:abstractNumId w:val="28"/>
  </w:num>
  <w:num w:numId="12">
    <w:abstractNumId w:val="25"/>
  </w:num>
  <w:num w:numId="13">
    <w:abstractNumId w:val="12"/>
  </w:num>
  <w:num w:numId="14">
    <w:abstractNumId w:val="8"/>
  </w:num>
  <w:num w:numId="15">
    <w:abstractNumId w:val="5"/>
  </w:num>
  <w:num w:numId="16">
    <w:abstractNumId w:val="27"/>
  </w:num>
  <w:num w:numId="17">
    <w:abstractNumId w:val="18"/>
  </w:num>
  <w:num w:numId="18">
    <w:abstractNumId w:val="11"/>
  </w:num>
  <w:num w:numId="19">
    <w:abstractNumId w:val="24"/>
  </w:num>
  <w:num w:numId="20">
    <w:abstractNumId w:val="2"/>
  </w:num>
  <w:num w:numId="21">
    <w:abstractNumId w:val="20"/>
  </w:num>
  <w:num w:numId="22">
    <w:abstractNumId w:val="7"/>
  </w:num>
  <w:num w:numId="23">
    <w:abstractNumId w:val="13"/>
  </w:num>
  <w:num w:numId="24">
    <w:abstractNumId w:val="6"/>
  </w:num>
  <w:num w:numId="25">
    <w:abstractNumId w:val="22"/>
  </w:num>
  <w:num w:numId="26">
    <w:abstractNumId w:val="9"/>
  </w:num>
  <w:num w:numId="27">
    <w:abstractNumId w:val="3"/>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16"/>
  </w:num>
  <w:num w:numId="33">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ug Bausch">
    <w15:presenceInfo w15:providerId="None" w15:userId="Doug Bausch"/>
  </w15:person>
  <w15:person w15:author="McNabb, Sean">
    <w15:presenceInfo w15:providerId="AD" w15:userId="S-1-5-21-3586473188-2236239214-4124789332-212947"/>
  </w15:person>
  <w15:person w15:author="Zuzak, Casey">
    <w15:presenceInfo w15:providerId="AD" w15:userId="S-1-5-21-3586473188-2236239214-4124789332-291063"/>
  </w15:person>
  <w15:person w15:author="Jordan Burns">
    <w15:presenceInfo w15:providerId="Windows Live" w15:userId="ec142da1b5c9c834"/>
  </w15:person>
  <w15:person w15:author="Rozelle, Jesse">
    <w15:presenceInfo w15:providerId="AD" w15:userId="S-1-5-21-3586473188-2236239214-4124789332-171957"/>
  </w15:person>
  <w15:person w15:author="Raines II, James">
    <w15:presenceInfo w15:providerId="AD" w15:userId="S-1-5-21-3586473188-2236239214-4124789332-6579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2CC74E0D-E94F-445A-8743-4FB3C5B198CA}"/>
    <w:docVar w:name="dgnword-eventsink" w:val="22325624"/>
  </w:docVars>
  <w:rsids>
    <w:rsidRoot w:val="00E26716"/>
    <w:rsid w:val="0001620D"/>
    <w:rsid w:val="00020599"/>
    <w:rsid w:val="00022225"/>
    <w:rsid w:val="000276DB"/>
    <w:rsid w:val="0005117B"/>
    <w:rsid w:val="00073FFC"/>
    <w:rsid w:val="000924F7"/>
    <w:rsid w:val="000A1043"/>
    <w:rsid w:val="000B2B2D"/>
    <w:rsid w:val="000C5A08"/>
    <w:rsid w:val="000C73D3"/>
    <w:rsid w:val="000D0761"/>
    <w:rsid w:val="000D4C50"/>
    <w:rsid w:val="001177F3"/>
    <w:rsid w:val="0012308B"/>
    <w:rsid w:val="00125E86"/>
    <w:rsid w:val="00144FCD"/>
    <w:rsid w:val="00152DA3"/>
    <w:rsid w:val="00164A23"/>
    <w:rsid w:val="0019533E"/>
    <w:rsid w:val="0019592E"/>
    <w:rsid w:val="001A1B08"/>
    <w:rsid w:val="001D1043"/>
    <w:rsid w:val="001F1F04"/>
    <w:rsid w:val="00204FBA"/>
    <w:rsid w:val="00206FB8"/>
    <w:rsid w:val="00210F16"/>
    <w:rsid w:val="002374DD"/>
    <w:rsid w:val="00253926"/>
    <w:rsid w:val="00271244"/>
    <w:rsid w:val="002729F2"/>
    <w:rsid w:val="002809C2"/>
    <w:rsid w:val="002951DB"/>
    <w:rsid w:val="002A35C7"/>
    <w:rsid w:val="002C483F"/>
    <w:rsid w:val="002D2BF6"/>
    <w:rsid w:val="002F2DA1"/>
    <w:rsid w:val="002F6518"/>
    <w:rsid w:val="00314F73"/>
    <w:rsid w:val="003343D0"/>
    <w:rsid w:val="003553F5"/>
    <w:rsid w:val="003678F9"/>
    <w:rsid w:val="00371DD5"/>
    <w:rsid w:val="003A2318"/>
    <w:rsid w:val="003B393A"/>
    <w:rsid w:val="003B5BA7"/>
    <w:rsid w:val="003B7B6B"/>
    <w:rsid w:val="003C4242"/>
    <w:rsid w:val="003E148E"/>
    <w:rsid w:val="003F1BEE"/>
    <w:rsid w:val="003F3FDB"/>
    <w:rsid w:val="00427CB2"/>
    <w:rsid w:val="004339BF"/>
    <w:rsid w:val="00451C45"/>
    <w:rsid w:val="0047382A"/>
    <w:rsid w:val="00487ACB"/>
    <w:rsid w:val="004B3154"/>
    <w:rsid w:val="004B3F26"/>
    <w:rsid w:val="004C03EB"/>
    <w:rsid w:val="004C2CA2"/>
    <w:rsid w:val="004C56C6"/>
    <w:rsid w:val="004D61E9"/>
    <w:rsid w:val="004E447C"/>
    <w:rsid w:val="004F210C"/>
    <w:rsid w:val="004F6532"/>
    <w:rsid w:val="00506E36"/>
    <w:rsid w:val="005155C2"/>
    <w:rsid w:val="005336C8"/>
    <w:rsid w:val="00535A88"/>
    <w:rsid w:val="0053717A"/>
    <w:rsid w:val="00565475"/>
    <w:rsid w:val="00572954"/>
    <w:rsid w:val="00582954"/>
    <w:rsid w:val="00596D98"/>
    <w:rsid w:val="0059729C"/>
    <w:rsid w:val="005A2CDA"/>
    <w:rsid w:val="005C1A37"/>
    <w:rsid w:val="005C311F"/>
    <w:rsid w:val="005E6B3A"/>
    <w:rsid w:val="005F123A"/>
    <w:rsid w:val="00655DD3"/>
    <w:rsid w:val="00661563"/>
    <w:rsid w:val="006825E8"/>
    <w:rsid w:val="00695C2C"/>
    <w:rsid w:val="006A4A4F"/>
    <w:rsid w:val="006B17FF"/>
    <w:rsid w:val="006B1A4B"/>
    <w:rsid w:val="006D77E3"/>
    <w:rsid w:val="006F67C1"/>
    <w:rsid w:val="007015F7"/>
    <w:rsid w:val="00701F26"/>
    <w:rsid w:val="00742D96"/>
    <w:rsid w:val="007479EA"/>
    <w:rsid w:val="00764D45"/>
    <w:rsid w:val="007678AB"/>
    <w:rsid w:val="00797E90"/>
    <w:rsid w:val="007A2944"/>
    <w:rsid w:val="007D2D37"/>
    <w:rsid w:val="007D3018"/>
    <w:rsid w:val="00834F67"/>
    <w:rsid w:val="008352B6"/>
    <w:rsid w:val="00844EAA"/>
    <w:rsid w:val="008452F2"/>
    <w:rsid w:val="008675B3"/>
    <w:rsid w:val="00872D7C"/>
    <w:rsid w:val="0088646E"/>
    <w:rsid w:val="008B1970"/>
    <w:rsid w:val="008B49A3"/>
    <w:rsid w:val="008C0476"/>
    <w:rsid w:val="008D07CD"/>
    <w:rsid w:val="00903878"/>
    <w:rsid w:val="009264C5"/>
    <w:rsid w:val="00931AA8"/>
    <w:rsid w:val="00934AC8"/>
    <w:rsid w:val="00947AE1"/>
    <w:rsid w:val="00953ED3"/>
    <w:rsid w:val="0095681B"/>
    <w:rsid w:val="00961C9B"/>
    <w:rsid w:val="00967888"/>
    <w:rsid w:val="009719C9"/>
    <w:rsid w:val="009A2698"/>
    <w:rsid w:val="009B659F"/>
    <w:rsid w:val="009D58E6"/>
    <w:rsid w:val="00A148B0"/>
    <w:rsid w:val="00A32921"/>
    <w:rsid w:val="00A42485"/>
    <w:rsid w:val="00A668C4"/>
    <w:rsid w:val="00A671C3"/>
    <w:rsid w:val="00A76A0A"/>
    <w:rsid w:val="00A84B45"/>
    <w:rsid w:val="00A84FB3"/>
    <w:rsid w:val="00A929CB"/>
    <w:rsid w:val="00AB12D7"/>
    <w:rsid w:val="00AB7DB9"/>
    <w:rsid w:val="00AD50BF"/>
    <w:rsid w:val="00AF163E"/>
    <w:rsid w:val="00B10CFF"/>
    <w:rsid w:val="00B24916"/>
    <w:rsid w:val="00B2790C"/>
    <w:rsid w:val="00B40865"/>
    <w:rsid w:val="00B40A28"/>
    <w:rsid w:val="00B62367"/>
    <w:rsid w:val="00B87117"/>
    <w:rsid w:val="00BB0EA6"/>
    <w:rsid w:val="00BB2851"/>
    <w:rsid w:val="00BC6116"/>
    <w:rsid w:val="00BD2C92"/>
    <w:rsid w:val="00BE6A17"/>
    <w:rsid w:val="00C06093"/>
    <w:rsid w:val="00C1579F"/>
    <w:rsid w:val="00C2488F"/>
    <w:rsid w:val="00C31759"/>
    <w:rsid w:val="00C42ACF"/>
    <w:rsid w:val="00C432EF"/>
    <w:rsid w:val="00C73D9A"/>
    <w:rsid w:val="00C80C0A"/>
    <w:rsid w:val="00C93642"/>
    <w:rsid w:val="00CD19F1"/>
    <w:rsid w:val="00CD1AF4"/>
    <w:rsid w:val="00CD2FFA"/>
    <w:rsid w:val="00CE2301"/>
    <w:rsid w:val="00D00A66"/>
    <w:rsid w:val="00D045EB"/>
    <w:rsid w:val="00D2061B"/>
    <w:rsid w:val="00D223B8"/>
    <w:rsid w:val="00D5144A"/>
    <w:rsid w:val="00D52D6B"/>
    <w:rsid w:val="00D72C73"/>
    <w:rsid w:val="00D879A2"/>
    <w:rsid w:val="00DB186D"/>
    <w:rsid w:val="00DE3D8D"/>
    <w:rsid w:val="00DE4C04"/>
    <w:rsid w:val="00DF051B"/>
    <w:rsid w:val="00DF4FA3"/>
    <w:rsid w:val="00E032AC"/>
    <w:rsid w:val="00E05F40"/>
    <w:rsid w:val="00E10E74"/>
    <w:rsid w:val="00E14827"/>
    <w:rsid w:val="00E151D2"/>
    <w:rsid w:val="00E200D3"/>
    <w:rsid w:val="00E26247"/>
    <w:rsid w:val="00E26716"/>
    <w:rsid w:val="00E74722"/>
    <w:rsid w:val="00E7558F"/>
    <w:rsid w:val="00E973D4"/>
    <w:rsid w:val="00EB4702"/>
    <w:rsid w:val="00EC0CEC"/>
    <w:rsid w:val="00EC1069"/>
    <w:rsid w:val="00EF703A"/>
    <w:rsid w:val="00F3413F"/>
    <w:rsid w:val="00F72EBB"/>
    <w:rsid w:val="00F95C57"/>
    <w:rsid w:val="00F9659A"/>
    <w:rsid w:val="00F97686"/>
    <w:rsid w:val="00FA06A5"/>
    <w:rsid w:val="00FA5332"/>
    <w:rsid w:val="00FC0244"/>
    <w:rsid w:val="00FE1A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AF1E52"/>
  <w15:docId w15:val="{66A40DD0-A6B4-49BD-918D-CCD517302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1069"/>
    <w:pPr>
      <w:spacing w:line="240" w:lineRule="exact"/>
    </w:pPr>
    <w:rPr>
      <w:rFonts w:ascii="Times" w:hAnsi="Times"/>
      <w:sz w:val="24"/>
    </w:rPr>
  </w:style>
  <w:style w:type="paragraph" w:styleId="Heading1">
    <w:name w:val="heading 1"/>
    <w:basedOn w:val="Normal"/>
    <w:next w:val="Normal"/>
    <w:link w:val="Heading1Char"/>
    <w:qFormat/>
    <w:rsid w:val="00EC1069"/>
    <w:pPr>
      <w:keepNext/>
      <w:keepLines/>
      <w:numPr>
        <w:numId w:val="23"/>
      </w:numPr>
      <w:spacing w:before="480" w:after="240" w:line="240" w:lineRule="atLeast"/>
      <w:outlineLvl w:val="0"/>
    </w:pPr>
    <w:rPr>
      <w:b/>
      <w:kern w:val="28"/>
      <w:sz w:val="36"/>
    </w:rPr>
  </w:style>
  <w:style w:type="paragraph" w:styleId="Heading2">
    <w:name w:val="heading 2"/>
    <w:basedOn w:val="Normal"/>
    <w:next w:val="Normal"/>
    <w:qFormat/>
    <w:rsid w:val="00EC1069"/>
    <w:pPr>
      <w:keepNext/>
      <w:keepLines/>
      <w:numPr>
        <w:ilvl w:val="1"/>
        <w:numId w:val="23"/>
      </w:numPr>
      <w:spacing w:before="280" w:after="280" w:line="240" w:lineRule="atLeast"/>
      <w:outlineLvl w:val="1"/>
    </w:pPr>
    <w:rPr>
      <w:b/>
      <w:sz w:val="28"/>
    </w:rPr>
  </w:style>
  <w:style w:type="paragraph" w:styleId="Heading3">
    <w:name w:val="heading 3"/>
    <w:basedOn w:val="Normal"/>
    <w:next w:val="Normal"/>
    <w:qFormat/>
    <w:rsid w:val="00764D45"/>
    <w:pPr>
      <w:numPr>
        <w:numId w:val="27"/>
      </w:numPr>
      <w:spacing w:before="240" w:after="240"/>
      <w:outlineLvl w:val="2"/>
    </w:pPr>
    <w:rPr>
      <w:b/>
    </w:rPr>
  </w:style>
  <w:style w:type="paragraph" w:styleId="Heading4">
    <w:name w:val="heading 4"/>
    <w:basedOn w:val="Normal"/>
    <w:next w:val="Normal"/>
    <w:qFormat/>
    <w:rsid w:val="00EC1069"/>
    <w:pPr>
      <w:keepNext/>
      <w:numPr>
        <w:ilvl w:val="3"/>
        <w:numId w:val="2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EC1069"/>
    <w:pPr>
      <w:numPr>
        <w:ilvl w:val="4"/>
        <w:numId w:val="23"/>
      </w:numPr>
      <w:spacing w:before="240" w:after="60" w:line="220" w:lineRule="exact"/>
      <w:jc w:val="both"/>
      <w:outlineLvl w:val="4"/>
    </w:pPr>
    <w:rPr>
      <w:rFonts w:ascii="Arial" w:hAnsi="Arial"/>
      <w:sz w:val="22"/>
    </w:rPr>
  </w:style>
  <w:style w:type="paragraph" w:styleId="Heading6">
    <w:name w:val="heading 6"/>
    <w:basedOn w:val="Normal"/>
    <w:next w:val="Normal"/>
    <w:qFormat/>
    <w:rsid w:val="00EC1069"/>
    <w:pPr>
      <w:numPr>
        <w:ilvl w:val="5"/>
        <w:numId w:val="23"/>
      </w:numPr>
      <w:spacing w:before="240" w:after="60" w:line="220" w:lineRule="exact"/>
      <w:jc w:val="both"/>
      <w:outlineLvl w:val="5"/>
    </w:pPr>
    <w:rPr>
      <w:rFonts w:ascii="Arial" w:hAnsi="Arial"/>
      <w:i/>
      <w:sz w:val="22"/>
    </w:rPr>
  </w:style>
  <w:style w:type="paragraph" w:styleId="Heading7">
    <w:name w:val="heading 7"/>
    <w:basedOn w:val="Normal"/>
    <w:next w:val="Normal"/>
    <w:qFormat/>
    <w:rsid w:val="00EC1069"/>
    <w:pPr>
      <w:numPr>
        <w:ilvl w:val="6"/>
        <w:numId w:val="23"/>
      </w:numPr>
      <w:spacing w:before="240" w:after="60" w:line="220" w:lineRule="exact"/>
      <w:jc w:val="both"/>
      <w:outlineLvl w:val="6"/>
    </w:pPr>
    <w:rPr>
      <w:rFonts w:ascii="Arial" w:hAnsi="Arial"/>
      <w:sz w:val="20"/>
    </w:rPr>
  </w:style>
  <w:style w:type="paragraph" w:styleId="Heading8">
    <w:name w:val="heading 8"/>
    <w:basedOn w:val="Normal"/>
    <w:next w:val="Normal"/>
    <w:qFormat/>
    <w:rsid w:val="00EC1069"/>
    <w:pPr>
      <w:numPr>
        <w:ilvl w:val="7"/>
        <w:numId w:val="23"/>
      </w:numPr>
      <w:spacing w:before="240" w:after="60" w:line="220" w:lineRule="exact"/>
      <w:jc w:val="both"/>
      <w:outlineLvl w:val="7"/>
    </w:pPr>
    <w:rPr>
      <w:rFonts w:ascii="Arial" w:hAnsi="Arial"/>
      <w:i/>
      <w:sz w:val="20"/>
    </w:rPr>
  </w:style>
  <w:style w:type="paragraph" w:styleId="Heading9">
    <w:name w:val="heading 9"/>
    <w:basedOn w:val="Normal"/>
    <w:next w:val="Normal"/>
    <w:qFormat/>
    <w:rsid w:val="00EC1069"/>
    <w:pPr>
      <w:numPr>
        <w:ilvl w:val="8"/>
        <w:numId w:val="2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C1069"/>
    <w:pPr>
      <w:tabs>
        <w:tab w:val="center" w:pos="4680"/>
        <w:tab w:val="right" w:pos="9360"/>
      </w:tabs>
    </w:pPr>
    <w:rPr>
      <w:b/>
      <w:i/>
      <w:sz w:val="20"/>
    </w:rPr>
  </w:style>
  <w:style w:type="paragraph" w:customStyle="1" w:styleId="bullet">
    <w:name w:val="bullet"/>
    <w:basedOn w:val="Normal"/>
    <w:rsid w:val="00EC1069"/>
    <w:rPr>
      <w:rFonts w:ascii="Arial" w:hAnsi="Arial"/>
      <w:sz w:val="20"/>
    </w:rPr>
  </w:style>
  <w:style w:type="paragraph" w:styleId="Header">
    <w:name w:val="header"/>
    <w:basedOn w:val="Normal"/>
    <w:rsid w:val="00EC1069"/>
    <w:pPr>
      <w:tabs>
        <w:tab w:val="center" w:pos="4680"/>
        <w:tab w:val="right" w:pos="9360"/>
      </w:tabs>
    </w:pPr>
    <w:rPr>
      <w:b/>
      <w:i/>
      <w:sz w:val="20"/>
    </w:rPr>
  </w:style>
  <w:style w:type="paragraph" w:customStyle="1" w:styleId="heading10">
    <w:name w:val="heading1"/>
    <w:basedOn w:val="Normal"/>
    <w:rsid w:val="00EC1069"/>
    <w:pPr>
      <w:tabs>
        <w:tab w:val="left" w:pos="450"/>
        <w:tab w:val="left" w:pos="1080"/>
        <w:tab w:val="left" w:pos="1800"/>
        <w:tab w:val="left" w:pos="2610"/>
      </w:tabs>
    </w:pPr>
  </w:style>
  <w:style w:type="paragraph" w:styleId="TOC1">
    <w:name w:val="toc 1"/>
    <w:basedOn w:val="Normal"/>
    <w:next w:val="Normal"/>
    <w:uiPriority w:val="39"/>
    <w:rsid w:val="00EC106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EC1069"/>
    <w:pPr>
      <w:tabs>
        <w:tab w:val="right" w:leader="dot" w:pos="9360"/>
      </w:tabs>
      <w:spacing w:line="220" w:lineRule="exact"/>
      <w:ind w:left="270"/>
      <w:jc w:val="both"/>
    </w:pPr>
    <w:rPr>
      <w:sz w:val="22"/>
    </w:rPr>
  </w:style>
  <w:style w:type="paragraph" w:customStyle="1" w:styleId="level4">
    <w:name w:val="level 4"/>
    <w:basedOn w:val="Normal"/>
    <w:rsid w:val="00EC1069"/>
    <w:pPr>
      <w:spacing w:before="120" w:after="120"/>
      <w:ind w:left="634"/>
    </w:pPr>
  </w:style>
  <w:style w:type="paragraph" w:customStyle="1" w:styleId="level5">
    <w:name w:val="level 5"/>
    <w:basedOn w:val="Normal"/>
    <w:rsid w:val="00EC1069"/>
    <w:pPr>
      <w:tabs>
        <w:tab w:val="left" w:pos="2520"/>
      </w:tabs>
      <w:ind w:left="1440"/>
    </w:pPr>
  </w:style>
  <w:style w:type="paragraph" w:styleId="Title">
    <w:name w:val="Title"/>
    <w:basedOn w:val="Normal"/>
    <w:qFormat/>
    <w:rsid w:val="00EC1069"/>
    <w:pPr>
      <w:spacing w:before="240" w:after="720" w:line="240" w:lineRule="auto"/>
      <w:jc w:val="right"/>
    </w:pPr>
    <w:rPr>
      <w:rFonts w:ascii="Arial" w:hAnsi="Arial"/>
      <w:b/>
      <w:kern w:val="28"/>
      <w:sz w:val="64"/>
    </w:rPr>
  </w:style>
  <w:style w:type="paragraph" w:customStyle="1" w:styleId="TOCEntry">
    <w:name w:val="TOCEntry"/>
    <w:basedOn w:val="Normal"/>
    <w:rsid w:val="00EC1069"/>
    <w:pPr>
      <w:keepNext/>
      <w:keepLines/>
      <w:spacing w:before="120" w:after="240" w:line="240" w:lineRule="atLeast"/>
    </w:pPr>
    <w:rPr>
      <w:b/>
      <w:sz w:val="36"/>
    </w:rPr>
  </w:style>
  <w:style w:type="paragraph" w:styleId="TOC3">
    <w:name w:val="toc 3"/>
    <w:basedOn w:val="Normal"/>
    <w:next w:val="Normal"/>
    <w:uiPriority w:val="39"/>
    <w:rsid w:val="00EC1069"/>
    <w:pPr>
      <w:tabs>
        <w:tab w:val="left" w:pos="1200"/>
        <w:tab w:val="right" w:leader="dot" w:pos="9360"/>
      </w:tabs>
      <w:ind w:left="480"/>
    </w:pPr>
    <w:rPr>
      <w:noProof/>
      <w:sz w:val="22"/>
    </w:rPr>
  </w:style>
  <w:style w:type="paragraph" w:styleId="TOC4">
    <w:name w:val="toc 4"/>
    <w:basedOn w:val="Normal"/>
    <w:next w:val="Normal"/>
    <w:semiHidden/>
    <w:rsid w:val="00EC1069"/>
    <w:pPr>
      <w:tabs>
        <w:tab w:val="right" w:leader="dot" w:pos="9360"/>
      </w:tabs>
      <w:ind w:left="720"/>
    </w:pPr>
  </w:style>
  <w:style w:type="paragraph" w:styleId="TOC5">
    <w:name w:val="toc 5"/>
    <w:basedOn w:val="Normal"/>
    <w:next w:val="Normal"/>
    <w:semiHidden/>
    <w:rsid w:val="00EC1069"/>
    <w:pPr>
      <w:tabs>
        <w:tab w:val="right" w:leader="dot" w:pos="9360"/>
      </w:tabs>
      <w:ind w:left="960"/>
    </w:pPr>
  </w:style>
  <w:style w:type="paragraph" w:styleId="TOC6">
    <w:name w:val="toc 6"/>
    <w:basedOn w:val="Normal"/>
    <w:next w:val="Normal"/>
    <w:semiHidden/>
    <w:rsid w:val="00EC1069"/>
    <w:pPr>
      <w:tabs>
        <w:tab w:val="right" w:leader="dot" w:pos="9360"/>
      </w:tabs>
      <w:ind w:left="1200"/>
    </w:pPr>
  </w:style>
  <w:style w:type="paragraph" w:styleId="TOC7">
    <w:name w:val="toc 7"/>
    <w:basedOn w:val="Normal"/>
    <w:next w:val="Normal"/>
    <w:semiHidden/>
    <w:rsid w:val="00EC1069"/>
    <w:pPr>
      <w:tabs>
        <w:tab w:val="right" w:leader="dot" w:pos="9360"/>
      </w:tabs>
      <w:ind w:left="1440"/>
    </w:pPr>
  </w:style>
  <w:style w:type="paragraph" w:styleId="TOC8">
    <w:name w:val="toc 8"/>
    <w:basedOn w:val="Normal"/>
    <w:next w:val="Normal"/>
    <w:semiHidden/>
    <w:rsid w:val="00EC1069"/>
    <w:pPr>
      <w:tabs>
        <w:tab w:val="right" w:leader="dot" w:pos="9360"/>
      </w:tabs>
      <w:ind w:left="1680"/>
    </w:pPr>
  </w:style>
  <w:style w:type="paragraph" w:styleId="TOC9">
    <w:name w:val="toc 9"/>
    <w:basedOn w:val="Normal"/>
    <w:next w:val="Normal"/>
    <w:semiHidden/>
    <w:rsid w:val="00EC1069"/>
    <w:pPr>
      <w:tabs>
        <w:tab w:val="right" w:leader="dot" w:pos="9360"/>
      </w:tabs>
      <w:ind w:left="1920"/>
    </w:pPr>
  </w:style>
  <w:style w:type="paragraph" w:customStyle="1" w:styleId="template">
    <w:name w:val="template"/>
    <w:basedOn w:val="Normal"/>
    <w:rsid w:val="00EC1069"/>
    <w:rPr>
      <w:rFonts w:ascii="Arial" w:hAnsi="Arial"/>
      <w:i/>
      <w:sz w:val="22"/>
    </w:rPr>
  </w:style>
  <w:style w:type="character" w:styleId="PageNumber">
    <w:name w:val="page number"/>
    <w:basedOn w:val="DefaultParagraphFont"/>
    <w:rsid w:val="00EC1069"/>
  </w:style>
  <w:style w:type="paragraph" w:customStyle="1" w:styleId="level3text">
    <w:name w:val="level 3 text"/>
    <w:basedOn w:val="Normal"/>
    <w:rsid w:val="00EC1069"/>
    <w:pPr>
      <w:spacing w:line="220" w:lineRule="exact"/>
      <w:ind w:left="1350" w:hanging="716"/>
    </w:pPr>
    <w:rPr>
      <w:rFonts w:ascii="Arial" w:hAnsi="Arial"/>
      <w:i/>
      <w:sz w:val="22"/>
    </w:rPr>
  </w:style>
  <w:style w:type="paragraph" w:customStyle="1" w:styleId="requirement">
    <w:name w:val="requirement"/>
    <w:basedOn w:val="level4"/>
    <w:rsid w:val="00EC1069"/>
    <w:pPr>
      <w:spacing w:before="0" w:after="0"/>
      <w:ind w:left="2348" w:hanging="994"/>
    </w:pPr>
    <w:rPr>
      <w:rFonts w:ascii="Times New Roman" w:hAnsi="Times New Roman"/>
    </w:rPr>
  </w:style>
  <w:style w:type="paragraph" w:customStyle="1" w:styleId="ByLine">
    <w:name w:val="ByLine"/>
    <w:basedOn w:val="Title"/>
    <w:rsid w:val="00EC1069"/>
    <w:rPr>
      <w:sz w:val="28"/>
    </w:rPr>
  </w:style>
  <w:style w:type="paragraph" w:customStyle="1" w:styleId="ChangeHistoryTitle">
    <w:name w:val="ChangeHistory Title"/>
    <w:basedOn w:val="Normal"/>
    <w:rsid w:val="00EC1069"/>
    <w:pPr>
      <w:keepNext/>
      <w:spacing w:before="60" w:after="60" w:line="240" w:lineRule="auto"/>
      <w:jc w:val="center"/>
    </w:pPr>
    <w:rPr>
      <w:rFonts w:ascii="Arial" w:hAnsi="Arial"/>
      <w:b/>
      <w:sz w:val="36"/>
    </w:rPr>
  </w:style>
  <w:style w:type="paragraph" w:customStyle="1" w:styleId="SuperTitle">
    <w:name w:val="SuperTitle"/>
    <w:basedOn w:val="Title"/>
    <w:next w:val="Normal"/>
    <w:rsid w:val="00EC1069"/>
    <w:pPr>
      <w:pBdr>
        <w:top w:val="single" w:sz="48" w:space="1" w:color="auto"/>
      </w:pBdr>
      <w:spacing w:before="960" w:after="0"/>
    </w:pPr>
    <w:rPr>
      <w:sz w:val="28"/>
    </w:rPr>
  </w:style>
  <w:style w:type="paragraph" w:customStyle="1" w:styleId="line">
    <w:name w:val="line"/>
    <w:basedOn w:val="Title"/>
    <w:rsid w:val="00EC1069"/>
    <w:pPr>
      <w:pBdr>
        <w:top w:val="single" w:sz="36" w:space="1" w:color="auto"/>
      </w:pBdr>
      <w:spacing w:after="0"/>
    </w:pPr>
    <w:rPr>
      <w:sz w:val="40"/>
    </w:rPr>
  </w:style>
  <w:style w:type="character" w:styleId="Hyperlink">
    <w:name w:val="Hyperlink"/>
    <w:basedOn w:val="DefaultParagraphFont"/>
    <w:rsid w:val="00EC1069"/>
    <w:rPr>
      <w:color w:val="0000FF"/>
      <w:u w:val="single"/>
    </w:rPr>
  </w:style>
  <w:style w:type="character" w:styleId="FollowedHyperlink">
    <w:name w:val="FollowedHyperlink"/>
    <w:basedOn w:val="DefaultParagraphFont"/>
    <w:uiPriority w:val="99"/>
    <w:rsid w:val="00EC1069"/>
    <w:rPr>
      <w:color w:val="800080"/>
      <w:u w:val="single"/>
    </w:rPr>
  </w:style>
  <w:style w:type="character" w:customStyle="1" w:styleId="FooterChar">
    <w:name w:val="Footer Char"/>
    <w:basedOn w:val="DefaultParagraphFont"/>
    <w:link w:val="Footer"/>
    <w:uiPriority w:val="99"/>
    <w:rsid w:val="008452F2"/>
    <w:rPr>
      <w:rFonts w:ascii="Times" w:hAnsi="Times"/>
      <w:b/>
      <w:i/>
    </w:rPr>
  </w:style>
  <w:style w:type="paragraph" w:styleId="BalloonText">
    <w:name w:val="Balloon Text"/>
    <w:basedOn w:val="Normal"/>
    <w:link w:val="BalloonTextChar"/>
    <w:uiPriority w:val="99"/>
    <w:semiHidden/>
    <w:unhideWhenUsed/>
    <w:rsid w:val="008452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52F2"/>
    <w:rPr>
      <w:rFonts w:ascii="Tahoma" w:hAnsi="Tahoma" w:cs="Tahoma"/>
      <w:sz w:val="16"/>
      <w:szCs w:val="16"/>
    </w:rPr>
  </w:style>
  <w:style w:type="character" w:styleId="CommentReference">
    <w:name w:val="annotation reference"/>
    <w:basedOn w:val="DefaultParagraphFont"/>
    <w:uiPriority w:val="99"/>
    <w:semiHidden/>
    <w:unhideWhenUsed/>
    <w:rsid w:val="000B2B2D"/>
    <w:rPr>
      <w:sz w:val="18"/>
      <w:szCs w:val="18"/>
    </w:rPr>
  </w:style>
  <w:style w:type="paragraph" w:styleId="CommentText">
    <w:name w:val="annotation text"/>
    <w:basedOn w:val="Normal"/>
    <w:link w:val="CommentTextChar"/>
    <w:uiPriority w:val="99"/>
    <w:unhideWhenUsed/>
    <w:rsid w:val="000B2B2D"/>
    <w:pPr>
      <w:spacing w:after="160" w:line="240" w:lineRule="auto"/>
    </w:pPr>
    <w:rPr>
      <w:rFonts w:asciiTheme="minorHAnsi" w:eastAsiaTheme="minorHAnsi" w:hAnsiTheme="minorHAnsi" w:cstheme="minorBidi"/>
      <w:szCs w:val="24"/>
      <w:lang w:val="en-GB"/>
    </w:rPr>
  </w:style>
  <w:style w:type="character" w:customStyle="1" w:styleId="CommentTextChar">
    <w:name w:val="Comment Text Char"/>
    <w:basedOn w:val="DefaultParagraphFont"/>
    <w:link w:val="CommentText"/>
    <w:uiPriority w:val="99"/>
    <w:rsid w:val="000B2B2D"/>
    <w:rPr>
      <w:rFonts w:asciiTheme="minorHAnsi" w:eastAsiaTheme="minorHAnsi" w:hAnsiTheme="minorHAnsi" w:cstheme="minorBidi"/>
      <w:sz w:val="24"/>
      <w:szCs w:val="24"/>
      <w:lang w:val="en-GB"/>
    </w:rPr>
  </w:style>
  <w:style w:type="paragraph" w:styleId="ListParagraph">
    <w:name w:val="List Paragraph"/>
    <w:basedOn w:val="Normal"/>
    <w:uiPriority w:val="34"/>
    <w:qFormat/>
    <w:rsid w:val="000B2B2D"/>
    <w:pPr>
      <w:spacing w:after="160" w:line="259" w:lineRule="auto"/>
      <w:ind w:left="720"/>
      <w:contextualSpacing/>
    </w:pPr>
    <w:rPr>
      <w:rFonts w:asciiTheme="minorHAnsi" w:eastAsiaTheme="minorHAnsi" w:hAnsiTheme="minorHAnsi" w:cstheme="minorBidi"/>
      <w:sz w:val="22"/>
      <w:szCs w:val="22"/>
      <w:lang w:val="en-GB"/>
    </w:rPr>
  </w:style>
  <w:style w:type="table" w:styleId="TableGrid">
    <w:name w:val="Table Grid"/>
    <w:basedOn w:val="TableNormal"/>
    <w:uiPriority w:val="39"/>
    <w:rsid w:val="000B2B2D"/>
    <w:rPr>
      <w:rFonts w:asciiTheme="minorHAnsi" w:eastAsia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80C0A"/>
    <w:pPr>
      <w:spacing w:after="0"/>
    </w:pPr>
    <w:rPr>
      <w:rFonts w:ascii="Times" w:eastAsia="Times New Roman" w:hAnsi="Times" w:cs="Times New Roman"/>
      <w:b/>
      <w:bCs/>
      <w:sz w:val="20"/>
      <w:szCs w:val="20"/>
      <w:lang w:val="en-US"/>
    </w:rPr>
  </w:style>
  <w:style w:type="character" w:customStyle="1" w:styleId="CommentSubjectChar">
    <w:name w:val="Comment Subject Char"/>
    <w:basedOn w:val="CommentTextChar"/>
    <w:link w:val="CommentSubject"/>
    <w:uiPriority w:val="99"/>
    <w:semiHidden/>
    <w:rsid w:val="00C80C0A"/>
    <w:rPr>
      <w:rFonts w:ascii="Times" w:eastAsiaTheme="minorHAnsi" w:hAnsi="Times" w:cstheme="minorBidi"/>
      <w:b/>
      <w:bCs/>
      <w:sz w:val="24"/>
      <w:szCs w:val="24"/>
      <w:lang w:val="en-GB"/>
    </w:rPr>
  </w:style>
  <w:style w:type="paragraph" w:styleId="FootnoteText">
    <w:name w:val="footnote text"/>
    <w:basedOn w:val="Normal"/>
    <w:link w:val="FootnoteTextChar"/>
    <w:uiPriority w:val="99"/>
    <w:semiHidden/>
    <w:unhideWhenUsed/>
    <w:rsid w:val="00EC0CEC"/>
    <w:pPr>
      <w:spacing w:line="240" w:lineRule="auto"/>
      <w:ind w:left="9" w:hanging="9"/>
      <w:jc w:val="both"/>
    </w:pPr>
    <w:rPr>
      <w:rFonts w:ascii="Arial" w:eastAsia="Arial" w:hAnsi="Arial" w:cs="Arial"/>
      <w:color w:val="000000"/>
      <w:sz w:val="20"/>
    </w:rPr>
  </w:style>
  <w:style w:type="character" w:customStyle="1" w:styleId="FootnoteTextChar">
    <w:name w:val="Footnote Text Char"/>
    <w:basedOn w:val="DefaultParagraphFont"/>
    <w:link w:val="FootnoteText"/>
    <w:uiPriority w:val="99"/>
    <w:semiHidden/>
    <w:rsid w:val="00EC0CEC"/>
    <w:rPr>
      <w:rFonts w:ascii="Arial" w:eastAsia="Arial" w:hAnsi="Arial" w:cs="Arial"/>
      <w:color w:val="000000"/>
    </w:rPr>
  </w:style>
  <w:style w:type="character" w:styleId="FootnoteReference">
    <w:name w:val="footnote reference"/>
    <w:basedOn w:val="DefaultParagraphFont"/>
    <w:uiPriority w:val="99"/>
    <w:semiHidden/>
    <w:unhideWhenUsed/>
    <w:rsid w:val="00EC0CEC"/>
    <w:rPr>
      <w:vertAlign w:val="superscript"/>
    </w:rPr>
  </w:style>
  <w:style w:type="paragraph" w:customStyle="1" w:styleId="Appendix1">
    <w:name w:val="Appendix 1"/>
    <w:basedOn w:val="Heading1"/>
    <w:link w:val="Appendix1Char"/>
    <w:qFormat/>
    <w:rsid w:val="000D4C50"/>
    <w:pPr>
      <w:numPr>
        <w:numId w:val="1"/>
      </w:numPr>
    </w:pPr>
  </w:style>
  <w:style w:type="numbering" w:customStyle="1" w:styleId="Appendix2">
    <w:name w:val="Appendix 2"/>
    <w:uiPriority w:val="99"/>
    <w:rsid w:val="003F3FDB"/>
    <w:pPr>
      <w:numPr>
        <w:numId w:val="22"/>
      </w:numPr>
    </w:pPr>
  </w:style>
  <w:style w:type="character" w:customStyle="1" w:styleId="Heading1Char">
    <w:name w:val="Heading 1 Char"/>
    <w:basedOn w:val="DefaultParagraphFont"/>
    <w:link w:val="Heading1"/>
    <w:rsid w:val="000D4C50"/>
    <w:rPr>
      <w:rFonts w:ascii="Times" w:hAnsi="Times"/>
      <w:b/>
      <w:kern w:val="28"/>
      <w:sz w:val="36"/>
    </w:rPr>
  </w:style>
  <w:style w:type="character" w:customStyle="1" w:styleId="Appendix1Char">
    <w:name w:val="Appendix 1 Char"/>
    <w:basedOn w:val="Heading1Char"/>
    <w:link w:val="Appendix1"/>
    <w:rsid w:val="000D4C50"/>
    <w:rPr>
      <w:rFonts w:ascii="Times" w:hAnsi="Times"/>
      <w:b/>
      <w:kern w:val="28"/>
      <w:sz w:val="36"/>
    </w:rPr>
  </w:style>
  <w:style w:type="paragraph" w:customStyle="1" w:styleId="xl65">
    <w:name w:val="xl65"/>
    <w:basedOn w:val="Normal"/>
    <w:rsid w:val="00451C45"/>
    <w:pPr>
      <w:pBdr>
        <w:left w:val="single" w:sz="4" w:space="0" w:color="000000"/>
      </w:pBdr>
      <w:spacing w:before="100" w:beforeAutospacing="1" w:after="100" w:afterAutospacing="1" w:line="240" w:lineRule="auto"/>
    </w:pPr>
    <w:rPr>
      <w:rFonts w:ascii="Times New Roman" w:hAnsi="Times New Roman"/>
      <w:szCs w:val="24"/>
    </w:rPr>
  </w:style>
  <w:style w:type="paragraph" w:customStyle="1" w:styleId="xl66">
    <w:name w:val="xl66"/>
    <w:basedOn w:val="Normal"/>
    <w:rsid w:val="00451C45"/>
    <w:pPr>
      <w:spacing w:before="100" w:beforeAutospacing="1" w:after="100" w:afterAutospacing="1" w:line="240" w:lineRule="auto"/>
    </w:pPr>
    <w:rPr>
      <w:rFonts w:ascii="Calibri" w:hAnsi="Calibri" w:cs="Calibri"/>
      <w:szCs w:val="24"/>
    </w:rPr>
  </w:style>
  <w:style w:type="paragraph" w:customStyle="1" w:styleId="xl67">
    <w:name w:val="xl67"/>
    <w:basedOn w:val="Normal"/>
    <w:rsid w:val="00451C45"/>
    <w:pPr>
      <w:pBdr>
        <w:right w:val="single" w:sz="4" w:space="0" w:color="auto"/>
      </w:pBdr>
      <w:spacing w:before="100" w:beforeAutospacing="1" w:after="100" w:afterAutospacing="1" w:line="240" w:lineRule="auto"/>
    </w:pPr>
    <w:rPr>
      <w:rFonts w:ascii="Times New Roman" w:hAnsi="Times New Roman"/>
      <w:szCs w:val="24"/>
    </w:rPr>
  </w:style>
  <w:style w:type="paragraph" w:customStyle="1" w:styleId="xl68">
    <w:name w:val="xl68"/>
    <w:basedOn w:val="Normal"/>
    <w:rsid w:val="00451C45"/>
    <w:pPr>
      <w:spacing w:before="100" w:beforeAutospacing="1" w:after="100" w:afterAutospacing="1" w:line="240" w:lineRule="auto"/>
      <w:jc w:val="right"/>
    </w:pPr>
    <w:rPr>
      <w:rFonts w:ascii="Calibri" w:hAnsi="Calibri" w:cs="Calibri"/>
      <w:szCs w:val="24"/>
    </w:rPr>
  </w:style>
  <w:style w:type="paragraph" w:customStyle="1" w:styleId="xl69">
    <w:name w:val="xl69"/>
    <w:basedOn w:val="Normal"/>
    <w:rsid w:val="00451C45"/>
    <w:pPr>
      <w:pBdr>
        <w:left w:val="single" w:sz="4" w:space="0" w:color="000000"/>
      </w:pBdr>
      <w:spacing w:before="100" w:beforeAutospacing="1" w:after="100" w:afterAutospacing="1" w:line="240" w:lineRule="auto"/>
      <w:jc w:val="center"/>
    </w:pPr>
    <w:rPr>
      <w:rFonts w:ascii="Calibri" w:hAnsi="Calibri" w:cs="Calibri"/>
      <w:szCs w:val="24"/>
    </w:rPr>
  </w:style>
  <w:style w:type="paragraph" w:customStyle="1" w:styleId="xl71">
    <w:name w:val="xl71"/>
    <w:basedOn w:val="Normal"/>
    <w:rsid w:val="00451C45"/>
    <w:pPr>
      <w:pBdr>
        <w:right w:val="single" w:sz="4" w:space="0" w:color="auto"/>
      </w:pBdr>
      <w:spacing w:before="100" w:beforeAutospacing="1" w:after="100" w:afterAutospacing="1" w:line="240" w:lineRule="auto"/>
    </w:pPr>
    <w:rPr>
      <w:rFonts w:ascii="Times New Roman" w:hAnsi="Times New Roman"/>
      <w:szCs w:val="24"/>
    </w:rPr>
  </w:style>
  <w:style w:type="paragraph" w:customStyle="1" w:styleId="xl72">
    <w:name w:val="xl72"/>
    <w:basedOn w:val="Normal"/>
    <w:rsid w:val="00451C45"/>
    <w:pPr>
      <w:spacing w:before="100" w:beforeAutospacing="1" w:after="100" w:afterAutospacing="1" w:line="240" w:lineRule="auto"/>
    </w:pPr>
    <w:rPr>
      <w:rFonts w:ascii="Calibri" w:hAnsi="Calibri" w:cs="Calibri"/>
      <w:szCs w:val="24"/>
    </w:rPr>
  </w:style>
  <w:style w:type="paragraph" w:customStyle="1" w:styleId="xl73">
    <w:name w:val="xl73"/>
    <w:basedOn w:val="Normal"/>
    <w:rsid w:val="00451C45"/>
    <w:pPr>
      <w:spacing w:before="100" w:beforeAutospacing="1" w:after="100" w:afterAutospacing="1" w:line="240" w:lineRule="auto"/>
      <w:jc w:val="right"/>
    </w:pPr>
    <w:rPr>
      <w:rFonts w:ascii="Calibri" w:hAnsi="Calibri" w:cs="Calibri"/>
      <w:szCs w:val="24"/>
    </w:rPr>
  </w:style>
  <w:style w:type="paragraph" w:customStyle="1" w:styleId="xl74">
    <w:name w:val="xl74"/>
    <w:basedOn w:val="Normal"/>
    <w:rsid w:val="00451C45"/>
    <w:pPr>
      <w:spacing w:before="100" w:beforeAutospacing="1" w:after="100" w:afterAutospacing="1" w:line="240" w:lineRule="auto"/>
      <w:jc w:val="right"/>
    </w:pPr>
    <w:rPr>
      <w:rFonts w:ascii="Calibri" w:hAnsi="Calibri" w:cs="Calibri"/>
      <w:szCs w:val="24"/>
    </w:rPr>
  </w:style>
  <w:style w:type="paragraph" w:customStyle="1" w:styleId="xl75">
    <w:name w:val="xl75"/>
    <w:basedOn w:val="Normal"/>
    <w:rsid w:val="00451C45"/>
    <w:pPr>
      <w:pBdr>
        <w:right w:val="single" w:sz="4" w:space="0" w:color="auto"/>
      </w:pBdr>
      <w:spacing w:before="100" w:beforeAutospacing="1" w:after="100" w:afterAutospacing="1" w:line="240" w:lineRule="auto"/>
      <w:jc w:val="right"/>
    </w:pPr>
    <w:rPr>
      <w:rFonts w:ascii="Times New Roman" w:hAnsi="Times New Roman"/>
      <w:szCs w:val="24"/>
    </w:rPr>
  </w:style>
  <w:style w:type="paragraph" w:customStyle="1" w:styleId="xl76">
    <w:name w:val="xl76"/>
    <w:basedOn w:val="Normal"/>
    <w:rsid w:val="00451C45"/>
    <w:pPr>
      <w:pBdr>
        <w:right w:val="single" w:sz="4" w:space="0" w:color="auto"/>
      </w:pBdr>
      <w:spacing w:before="100" w:beforeAutospacing="1" w:after="100" w:afterAutospacing="1" w:line="240" w:lineRule="auto"/>
    </w:pPr>
    <w:rPr>
      <w:rFonts w:ascii="Calibri" w:hAnsi="Calibri" w:cs="Calibri"/>
      <w:szCs w:val="24"/>
    </w:rPr>
  </w:style>
  <w:style w:type="paragraph" w:customStyle="1" w:styleId="xl77">
    <w:name w:val="xl77"/>
    <w:basedOn w:val="Normal"/>
    <w:rsid w:val="00451C45"/>
    <w:pPr>
      <w:pBdr>
        <w:right w:val="single" w:sz="4" w:space="0" w:color="auto"/>
      </w:pBdr>
      <w:spacing w:before="100" w:beforeAutospacing="1" w:after="100" w:afterAutospacing="1" w:line="240" w:lineRule="auto"/>
    </w:pPr>
    <w:rPr>
      <w:rFonts w:ascii="Calibri" w:hAnsi="Calibri" w:cs="Calibri"/>
      <w:color w:val="808080"/>
      <w:szCs w:val="24"/>
    </w:rPr>
  </w:style>
  <w:style w:type="paragraph" w:customStyle="1" w:styleId="xl78">
    <w:name w:val="xl78"/>
    <w:basedOn w:val="Normal"/>
    <w:rsid w:val="00451C45"/>
    <w:pPr>
      <w:spacing w:before="100" w:beforeAutospacing="1" w:after="100" w:afterAutospacing="1" w:line="240" w:lineRule="auto"/>
    </w:pPr>
    <w:rPr>
      <w:rFonts w:ascii="Calibri" w:hAnsi="Calibri" w:cs="Calibri"/>
      <w:szCs w:val="24"/>
    </w:rPr>
  </w:style>
  <w:style w:type="paragraph" w:customStyle="1" w:styleId="xl79">
    <w:name w:val="xl79"/>
    <w:basedOn w:val="Normal"/>
    <w:rsid w:val="00451C45"/>
    <w:pPr>
      <w:spacing w:before="100" w:beforeAutospacing="1" w:after="100" w:afterAutospacing="1" w:line="240" w:lineRule="auto"/>
      <w:jc w:val="right"/>
    </w:pPr>
    <w:rPr>
      <w:rFonts w:ascii="Times New Roman" w:hAnsi="Times New Roman"/>
      <w:szCs w:val="24"/>
    </w:rPr>
  </w:style>
  <w:style w:type="paragraph" w:customStyle="1" w:styleId="xl80">
    <w:name w:val="xl80"/>
    <w:basedOn w:val="Normal"/>
    <w:rsid w:val="00451C45"/>
    <w:pPr>
      <w:pBdr>
        <w:right w:val="single" w:sz="4" w:space="0" w:color="auto"/>
      </w:pBdr>
      <w:shd w:val="clear" w:color="000000" w:fill="FFFF00"/>
      <w:spacing w:before="100" w:beforeAutospacing="1" w:after="100" w:afterAutospacing="1" w:line="240" w:lineRule="auto"/>
    </w:pPr>
    <w:rPr>
      <w:rFonts w:ascii="Calibri" w:hAnsi="Calibri" w:cs="Calibri"/>
      <w:b/>
      <w:bCs/>
      <w:szCs w:val="24"/>
    </w:rPr>
  </w:style>
  <w:style w:type="paragraph" w:customStyle="1" w:styleId="xl81">
    <w:name w:val="xl81"/>
    <w:basedOn w:val="Normal"/>
    <w:rsid w:val="00451C45"/>
    <w:pPr>
      <w:spacing w:before="100" w:beforeAutospacing="1" w:after="100" w:afterAutospacing="1" w:line="240" w:lineRule="auto"/>
      <w:jc w:val="center"/>
      <w:textAlignment w:val="center"/>
    </w:pPr>
    <w:rPr>
      <w:rFonts w:ascii="Times New Roman" w:hAnsi="Times New Roman"/>
      <w:szCs w:val="24"/>
    </w:rPr>
  </w:style>
  <w:style w:type="paragraph" w:customStyle="1" w:styleId="xl82">
    <w:name w:val="xl82"/>
    <w:basedOn w:val="Normal"/>
    <w:rsid w:val="00451C45"/>
    <w:pPr>
      <w:pBdr>
        <w:right w:val="single" w:sz="4" w:space="0" w:color="auto"/>
      </w:pBdr>
      <w:shd w:val="clear" w:color="000000" w:fill="FFFF00"/>
      <w:spacing w:before="100" w:beforeAutospacing="1" w:after="100" w:afterAutospacing="1" w:line="240" w:lineRule="auto"/>
    </w:pPr>
    <w:rPr>
      <w:rFonts w:ascii="Calibri" w:hAnsi="Calibri" w:cs="Calibri"/>
      <w:b/>
      <w:bCs/>
      <w:szCs w:val="24"/>
    </w:rPr>
  </w:style>
  <w:style w:type="paragraph" w:customStyle="1" w:styleId="xl83">
    <w:name w:val="xl83"/>
    <w:basedOn w:val="Normal"/>
    <w:rsid w:val="00451C45"/>
    <w:pPr>
      <w:spacing w:before="100" w:beforeAutospacing="1" w:after="100" w:afterAutospacing="1" w:line="240" w:lineRule="auto"/>
      <w:jc w:val="center"/>
    </w:pPr>
    <w:rPr>
      <w:rFonts w:ascii="Times New Roman" w:hAnsi="Times New Roman"/>
      <w:szCs w:val="24"/>
    </w:rPr>
  </w:style>
  <w:style w:type="paragraph" w:customStyle="1" w:styleId="xl84">
    <w:name w:val="xl84"/>
    <w:basedOn w:val="Normal"/>
    <w:rsid w:val="00451C45"/>
    <w:pPr>
      <w:spacing w:before="100" w:beforeAutospacing="1" w:after="100" w:afterAutospacing="1" w:line="240" w:lineRule="auto"/>
      <w:jc w:val="right"/>
    </w:pPr>
    <w:rPr>
      <w:rFonts w:ascii="Calibri" w:hAnsi="Calibri" w:cs="Calibri"/>
      <w:szCs w:val="24"/>
    </w:rPr>
  </w:style>
  <w:style w:type="paragraph" w:customStyle="1" w:styleId="xl85">
    <w:name w:val="xl85"/>
    <w:basedOn w:val="Normal"/>
    <w:rsid w:val="00451C45"/>
    <w:pPr>
      <w:spacing w:before="100" w:beforeAutospacing="1" w:after="100" w:afterAutospacing="1" w:line="240" w:lineRule="auto"/>
      <w:jc w:val="right"/>
    </w:pPr>
    <w:rPr>
      <w:rFonts w:ascii="Times New Roman" w:hAnsi="Times New Roman"/>
      <w:szCs w:val="24"/>
    </w:rPr>
  </w:style>
  <w:style w:type="paragraph" w:customStyle="1" w:styleId="xl87">
    <w:name w:val="xl87"/>
    <w:basedOn w:val="Normal"/>
    <w:rsid w:val="00451C45"/>
    <w:pPr>
      <w:spacing w:before="100" w:beforeAutospacing="1" w:after="100" w:afterAutospacing="1" w:line="240" w:lineRule="auto"/>
      <w:jc w:val="center"/>
    </w:pPr>
    <w:rPr>
      <w:rFonts w:ascii="Calibri" w:hAnsi="Calibri" w:cs="Calibri"/>
      <w:b/>
      <w:bCs/>
      <w:i/>
      <w:iCs/>
      <w:szCs w:val="24"/>
    </w:rPr>
  </w:style>
  <w:style w:type="paragraph" w:customStyle="1" w:styleId="xl88">
    <w:name w:val="xl88"/>
    <w:basedOn w:val="Normal"/>
    <w:rsid w:val="00451C45"/>
    <w:pPr>
      <w:spacing w:before="100" w:beforeAutospacing="1" w:after="100" w:afterAutospacing="1" w:line="240" w:lineRule="auto"/>
      <w:jc w:val="center"/>
    </w:pPr>
    <w:rPr>
      <w:rFonts w:ascii="Calibri" w:hAnsi="Calibri" w:cs="Calibri"/>
      <w:szCs w:val="24"/>
    </w:rPr>
  </w:style>
  <w:style w:type="paragraph" w:customStyle="1" w:styleId="xl89">
    <w:name w:val="xl89"/>
    <w:basedOn w:val="Normal"/>
    <w:rsid w:val="00451C45"/>
    <w:pPr>
      <w:pBdr>
        <w:right w:val="single" w:sz="4" w:space="0" w:color="auto"/>
      </w:pBdr>
      <w:spacing w:before="100" w:beforeAutospacing="1" w:after="100" w:afterAutospacing="1" w:line="240" w:lineRule="auto"/>
    </w:pPr>
    <w:rPr>
      <w:rFonts w:ascii="Calibri" w:hAnsi="Calibri" w:cs="Calibri"/>
      <w:szCs w:val="24"/>
    </w:rPr>
  </w:style>
  <w:style w:type="paragraph" w:customStyle="1" w:styleId="xl90">
    <w:name w:val="xl90"/>
    <w:basedOn w:val="Normal"/>
    <w:rsid w:val="00451C45"/>
    <w:pPr>
      <w:pBdr>
        <w:right w:val="single" w:sz="4" w:space="0" w:color="auto"/>
      </w:pBdr>
      <w:spacing w:before="100" w:beforeAutospacing="1" w:after="100" w:afterAutospacing="1" w:line="240" w:lineRule="auto"/>
    </w:pPr>
    <w:rPr>
      <w:rFonts w:ascii="Calibri" w:hAnsi="Calibri" w:cs="Calibri"/>
      <w:szCs w:val="24"/>
    </w:rPr>
  </w:style>
  <w:style w:type="paragraph" w:customStyle="1" w:styleId="xl91">
    <w:name w:val="xl91"/>
    <w:basedOn w:val="Normal"/>
    <w:rsid w:val="00451C45"/>
    <w:pPr>
      <w:pBdr>
        <w:left w:val="single" w:sz="4" w:space="0" w:color="000000"/>
      </w:pBdr>
      <w:spacing w:before="100" w:beforeAutospacing="1" w:after="100" w:afterAutospacing="1" w:line="240" w:lineRule="auto"/>
      <w:jc w:val="center"/>
    </w:pPr>
    <w:rPr>
      <w:rFonts w:ascii="Calibri" w:hAnsi="Calibri" w:cs="Calibri"/>
      <w:b/>
      <w:bCs/>
      <w:i/>
      <w:iCs/>
      <w:szCs w:val="24"/>
    </w:rPr>
  </w:style>
  <w:style w:type="paragraph" w:customStyle="1" w:styleId="xl92">
    <w:name w:val="xl92"/>
    <w:basedOn w:val="Normal"/>
    <w:rsid w:val="00451C45"/>
    <w:pPr>
      <w:pBdr>
        <w:right w:val="single" w:sz="4" w:space="0" w:color="000000"/>
      </w:pBdr>
      <w:spacing w:before="100" w:beforeAutospacing="1" w:after="100" w:afterAutospacing="1" w:line="240" w:lineRule="auto"/>
      <w:jc w:val="center"/>
    </w:pPr>
    <w:rPr>
      <w:rFonts w:ascii="Calibri" w:hAnsi="Calibri" w:cs="Calibri"/>
      <w:b/>
      <w:bCs/>
      <w:i/>
      <w:iCs/>
      <w:szCs w:val="24"/>
    </w:rPr>
  </w:style>
  <w:style w:type="paragraph" w:customStyle="1" w:styleId="xl93">
    <w:name w:val="xl93"/>
    <w:basedOn w:val="Normal"/>
    <w:rsid w:val="00451C45"/>
    <w:pPr>
      <w:pBdr>
        <w:left w:val="single" w:sz="4" w:space="0" w:color="000000"/>
      </w:pBdr>
      <w:shd w:val="clear" w:color="000000" w:fill="FFFF00"/>
      <w:spacing w:before="100" w:beforeAutospacing="1" w:after="100" w:afterAutospacing="1" w:line="240" w:lineRule="auto"/>
      <w:jc w:val="center"/>
    </w:pPr>
    <w:rPr>
      <w:rFonts w:ascii="Calibri" w:hAnsi="Calibri" w:cs="Calibri"/>
      <w:b/>
      <w:bCs/>
      <w:i/>
      <w:iCs/>
      <w:szCs w:val="24"/>
    </w:rPr>
  </w:style>
  <w:style w:type="paragraph" w:customStyle="1" w:styleId="xl94">
    <w:name w:val="xl94"/>
    <w:basedOn w:val="Normal"/>
    <w:rsid w:val="00451C45"/>
    <w:pPr>
      <w:shd w:val="clear" w:color="000000" w:fill="FFFF00"/>
      <w:spacing w:before="100" w:beforeAutospacing="1" w:after="100" w:afterAutospacing="1" w:line="240" w:lineRule="auto"/>
      <w:jc w:val="center"/>
    </w:pPr>
    <w:rPr>
      <w:rFonts w:ascii="Calibri" w:hAnsi="Calibri" w:cs="Calibri"/>
      <w:b/>
      <w:bCs/>
      <w:i/>
      <w:iCs/>
      <w:szCs w:val="24"/>
    </w:rPr>
  </w:style>
  <w:style w:type="paragraph" w:customStyle="1" w:styleId="Default">
    <w:name w:val="Default"/>
    <w:rsid w:val="00A148B0"/>
    <w:pPr>
      <w:autoSpaceDE w:val="0"/>
      <w:autoSpaceDN w:val="0"/>
      <w:adjustRightInd w:val="0"/>
    </w:pPr>
    <w:rPr>
      <w:rFonts w:ascii="Calibri" w:eastAsia="Arial"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942106">
      <w:bodyDiv w:val="1"/>
      <w:marLeft w:val="0"/>
      <w:marRight w:val="0"/>
      <w:marTop w:val="0"/>
      <w:marBottom w:val="0"/>
      <w:divBdr>
        <w:top w:val="none" w:sz="0" w:space="0" w:color="auto"/>
        <w:left w:val="none" w:sz="0" w:space="0" w:color="auto"/>
        <w:bottom w:val="none" w:sz="0" w:space="0" w:color="auto"/>
        <w:right w:val="none" w:sz="0" w:space="0" w:color="auto"/>
      </w:divBdr>
    </w:div>
    <w:div w:id="1146243729">
      <w:bodyDiv w:val="1"/>
      <w:marLeft w:val="0"/>
      <w:marRight w:val="0"/>
      <w:marTop w:val="0"/>
      <w:marBottom w:val="0"/>
      <w:divBdr>
        <w:top w:val="none" w:sz="0" w:space="0" w:color="auto"/>
        <w:left w:val="none" w:sz="0" w:space="0" w:color="auto"/>
        <w:bottom w:val="none" w:sz="0" w:space="0" w:color="auto"/>
        <w:right w:val="none" w:sz="0" w:space="0" w:color="auto"/>
      </w:divBdr>
    </w:div>
    <w:div w:id="1254901601">
      <w:bodyDiv w:val="1"/>
      <w:marLeft w:val="0"/>
      <w:marRight w:val="0"/>
      <w:marTop w:val="0"/>
      <w:marBottom w:val="0"/>
      <w:divBdr>
        <w:top w:val="none" w:sz="0" w:space="0" w:color="auto"/>
        <w:left w:val="none" w:sz="0" w:space="0" w:color="auto"/>
        <w:bottom w:val="none" w:sz="0" w:space="0" w:color="auto"/>
        <w:right w:val="none" w:sz="0" w:space="0" w:color="auto"/>
      </w:divBdr>
    </w:div>
    <w:div w:id="1414816331">
      <w:bodyDiv w:val="1"/>
      <w:marLeft w:val="0"/>
      <w:marRight w:val="0"/>
      <w:marTop w:val="0"/>
      <w:marBottom w:val="0"/>
      <w:divBdr>
        <w:top w:val="none" w:sz="0" w:space="0" w:color="auto"/>
        <w:left w:val="none" w:sz="0" w:space="0" w:color="auto"/>
        <w:bottom w:val="none" w:sz="0" w:space="0" w:color="auto"/>
        <w:right w:val="none" w:sz="0" w:space="0" w:color="auto"/>
      </w:divBdr>
    </w:div>
    <w:div w:id="161914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header" Target="header6.xml"/><Relationship Id="rId21" Type="http://schemas.openxmlformats.org/officeDocument/2006/relationships/hyperlink" Target="https://www.unidata.ucar.edu/software/netcdf/" TargetMode="External"/><Relationship Id="rId42" Type="http://schemas.openxmlformats.org/officeDocument/2006/relationships/hyperlink" Target="https://sourceforge.net/projects/saga-gis/" TargetMode="External"/><Relationship Id="rId47" Type="http://schemas.openxmlformats.org/officeDocument/2006/relationships/hyperlink" Target="https://mapbender.org/" TargetMode="External"/><Relationship Id="rId63" Type="http://schemas.openxmlformats.org/officeDocument/2006/relationships/hyperlink" Target="https://gdal.org/" TargetMode="External"/><Relationship Id="rId68" Type="http://schemas.openxmlformats.org/officeDocument/2006/relationships/hyperlink" Target="https://www.r-project.org/" TargetMode="External"/><Relationship Id="rId84" Type="http://schemas.openxmlformats.org/officeDocument/2006/relationships/hyperlink" Target="https://kylin.apache.org/" TargetMode="External"/><Relationship Id="rId89" Type="http://schemas.openxmlformats.org/officeDocument/2006/relationships/hyperlink" Target="https://orientdb.com/database/spatial-module-orientdb-2-2/" TargetMode="External"/><Relationship Id="rId112" Type="http://schemas.openxmlformats.org/officeDocument/2006/relationships/hyperlink" Target="http://www.opengeospatial.org/" TargetMode="External"/><Relationship Id="rId16" Type="http://schemas.openxmlformats.org/officeDocument/2006/relationships/hyperlink" Target="https://www.qgis.org/en/site/getinvolved/governance/index.html" TargetMode="External"/><Relationship Id="rId107" Type="http://schemas.openxmlformats.org/officeDocument/2006/relationships/hyperlink" Target="http://www.hec.usace.army.mil/software/hec-ras/" TargetMode="External"/><Relationship Id="rId11" Type="http://schemas.microsoft.com/office/2011/relationships/commentsExtended" Target="commentsExtended.xml"/><Relationship Id="rId32" Type="http://schemas.openxmlformats.org/officeDocument/2006/relationships/hyperlink" Target="http://www.uoguelph.ca/~hydrogeo/Whitebox/" TargetMode="External"/><Relationship Id="rId37" Type="http://schemas.openxmlformats.org/officeDocument/2006/relationships/hyperlink" Target="http://udig.refractions.net/gallery/dews/" TargetMode="External"/><Relationship Id="rId53" Type="http://schemas.openxmlformats.org/officeDocument/2006/relationships/hyperlink" Target="https://www.vizzuality.com/" TargetMode="External"/><Relationship Id="rId58" Type="http://schemas.openxmlformats.org/officeDocument/2006/relationships/hyperlink" Target="http://turfjs.org/" TargetMode="External"/><Relationship Id="rId74" Type="http://schemas.openxmlformats.org/officeDocument/2006/relationships/hyperlink" Target="https://www.r-project.org/" TargetMode="External"/><Relationship Id="rId79" Type="http://schemas.openxmlformats.org/officeDocument/2006/relationships/hyperlink" Target="https://www.osgeo.org/projects/pgrouting/" TargetMode="External"/><Relationship Id="rId102" Type="http://schemas.openxmlformats.org/officeDocument/2006/relationships/hyperlink" Target="https://www.fema.gov/"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kepler.gl/" TargetMode="External"/><Relationship Id="rId82" Type="http://schemas.openxmlformats.org/officeDocument/2006/relationships/hyperlink" Target="http://www.rasdaman.org/" TargetMode="External"/><Relationship Id="rId90" Type="http://schemas.openxmlformats.org/officeDocument/2006/relationships/hyperlink" Target="https://orientdb.com/database/traffic-management-white-paper/" TargetMode="External"/><Relationship Id="rId95" Type="http://schemas.openxmlformats.org/officeDocument/2006/relationships/hyperlink" Target="https://www.geomesa.org/documentation/tutorials/geomesa-quickstart-cassandra.html" TargetMode="External"/><Relationship Id="rId19" Type="http://schemas.openxmlformats.org/officeDocument/2006/relationships/hyperlink" Target="http://geojson.org/" TargetMode="External"/><Relationship Id="rId14" Type="http://schemas.openxmlformats.org/officeDocument/2006/relationships/image" Target="media/image2.jpeg"/><Relationship Id="rId22" Type="http://schemas.openxmlformats.org/officeDocument/2006/relationships/hyperlink" Target="https://eosweb.larc.nasa.gov/HBDOCS/hdf.html" TargetMode="External"/><Relationship Id="rId27" Type="http://schemas.openxmlformats.org/officeDocument/2006/relationships/image" Target="media/image5.png"/><Relationship Id="rId30" Type="http://schemas.openxmlformats.org/officeDocument/2006/relationships/header" Target="header2.xml"/><Relationship Id="rId35" Type="http://schemas.openxmlformats.org/officeDocument/2006/relationships/hyperlink" Target="http://udig.refractions.net/" TargetMode="External"/><Relationship Id="rId43" Type="http://schemas.openxmlformats.org/officeDocument/2006/relationships/hyperlink" Target="https://www.osgeo.org/projects" TargetMode="External"/><Relationship Id="rId48" Type="http://schemas.openxmlformats.org/officeDocument/2006/relationships/hyperlink" Target="https://geoserver.org/" TargetMode="External"/><Relationship Id="rId56" Type="http://schemas.openxmlformats.org/officeDocument/2006/relationships/hyperlink" Target="http://apps.socib.es/Leaflet.TimeDimension/examples/" TargetMode="External"/><Relationship Id="rId64" Type="http://schemas.openxmlformats.org/officeDocument/2006/relationships/hyperlink" Target="https://trac.osgeo.org/geos" TargetMode="External"/><Relationship Id="rId69" Type="http://schemas.openxmlformats.org/officeDocument/2006/relationships/hyperlink" Target="https://cran.r-project.org/web/views/Spatial.html" TargetMode="External"/><Relationship Id="rId77" Type="http://schemas.openxmlformats.org/officeDocument/2006/relationships/hyperlink" Target="http://udst.squarespace.com/" TargetMode="External"/><Relationship Id="rId100" Type="http://schemas.openxmlformats.org/officeDocument/2006/relationships/hyperlink" Target="https://www.fema.gov/media-library-data/1521832299221-9e218ec1310c357befe493e534482673/CNMS_Technical_Reference_Feb_2018.pdf" TargetMode="External"/><Relationship Id="rId105" Type="http://schemas.openxmlformats.org/officeDocument/2006/relationships/hyperlink" Target="http://storm.aoml.noaa.gov/hwind/" TargetMode="External"/><Relationship Id="rId113" Type="http://schemas.openxmlformats.org/officeDocument/2006/relationships/hyperlink" Target="https://www.ornl.gov/" TargetMode="External"/><Relationship Id="rId118" Type="http://schemas.openxmlformats.org/officeDocument/2006/relationships/hyperlink" Target="http://dx.doi.org/10.3133/tm11B7" TargetMode="External"/><Relationship Id="rId8" Type="http://schemas.openxmlformats.org/officeDocument/2006/relationships/header" Target="header1.xml"/><Relationship Id="rId51" Type="http://schemas.openxmlformats.org/officeDocument/2006/relationships/hyperlink" Target="https://github.com/CartoDB" TargetMode="External"/><Relationship Id="rId72" Type="http://schemas.openxmlformats.org/officeDocument/2006/relationships/hyperlink" Target="https://cran.r-project.org/web/packages/rattle/index.html" TargetMode="External"/><Relationship Id="rId80" Type="http://schemas.openxmlformats.org/officeDocument/2006/relationships/hyperlink" Target="http://www.gaia-gis.it/gaia-sins/" TargetMode="External"/><Relationship Id="rId85" Type="http://schemas.openxmlformats.org/officeDocument/2006/relationships/hyperlink" Target="https://engineering.linkedin.com/teams/data/projects/pinot" TargetMode="External"/><Relationship Id="rId93" Type="http://schemas.openxmlformats.org/officeDocument/2006/relationships/hyperlink" Target="https://ravendb.net/" TargetMode="External"/><Relationship Id="rId98" Type="http://schemas.openxmlformats.org/officeDocument/2006/relationships/header" Target="header5.xml"/><Relationship Id="rId121" Type="http://schemas.openxmlformats.org/officeDocument/2006/relationships/fontTable" Target="fontTab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earthengine.google.com/" TargetMode="External"/><Relationship Id="rId25" Type="http://schemas.openxmlformats.org/officeDocument/2006/relationships/image" Target="media/image3.png"/><Relationship Id="rId33" Type="http://schemas.openxmlformats.org/officeDocument/2006/relationships/hyperlink" Target="https://grass.osgeo.org/" TargetMode="External"/><Relationship Id="rId38" Type="http://schemas.openxmlformats.org/officeDocument/2006/relationships/hyperlink" Target="http://www.diva-gis.org/" TargetMode="External"/><Relationship Id="rId46" Type="http://schemas.openxmlformats.org/officeDocument/2006/relationships/hyperlink" Target="http://www.geomoose.org/" TargetMode="External"/><Relationship Id="rId59" Type="http://schemas.openxmlformats.org/officeDocument/2006/relationships/hyperlink" Target="https://cesiumjs.org/index.html" TargetMode="External"/><Relationship Id="rId67" Type="http://schemas.openxmlformats.org/officeDocument/2006/relationships/hyperlink" Target="https://github.com/radiantearth/stac-spec" TargetMode="External"/><Relationship Id="rId103" Type="http://schemas.openxmlformats.org/officeDocument/2006/relationships/hyperlink" Target="https://www.fgdc.gov/" TargetMode="External"/><Relationship Id="rId108" Type="http://schemas.openxmlformats.org/officeDocument/2006/relationships/hyperlink" Target="https://hifld-geoplatform.opendata.arcgis.com/datasets" TargetMode="External"/><Relationship Id="rId116" Type="http://schemas.openxmlformats.org/officeDocument/2006/relationships/hyperlink" Target="https://www.usgs.gov/" TargetMode="External"/><Relationship Id="rId20" Type="http://schemas.openxmlformats.org/officeDocument/2006/relationships/hyperlink" Target="https://www.cogeo.org" TargetMode="External"/><Relationship Id="rId41" Type="http://schemas.openxmlformats.org/officeDocument/2006/relationships/hyperlink" Target="http://udig.refractions.net/gallery/jgrass/" TargetMode="External"/><Relationship Id="rId54" Type="http://schemas.openxmlformats.org/officeDocument/2006/relationships/hyperlink" Target="http://pywps.org/" TargetMode="External"/><Relationship Id="rId62" Type="http://schemas.openxmlformats.org/officeDocument/2006/relationships/hyperlink" Target="http://geotools.org/" TargetMode="External"/><Relationship Id="rId70" Type="http://schemas.openxmlformats.org/officeDocument/2006/relationships/hyperlink" Target="https://cran.r-project.org/web/views/Optimization.html" TargetMode="External"/><Relationship Id="rId75" Type="http://schemas.openxmlformats.org/officeDocument/2006/relationships/hyperlink" Target="https://www.eclipse.org/" TargetMode="External"/><Relationship Id="rId83" Type="http://schemas.openxmlformats.org/officeDocument/2006/relationships/hyperlink" Target="http://www.earthserver.eu/" TargetMode="External"/><Relationship Id="rId88" Type="http://schemas.openxmlformats.org/officeDocument/2006/relationships/hyperlink" Target="https://github.com/orientechnologies/orientdb" TargetMode="External"/><Relationship Id="rId91" Type="http://schemas.openxmlformats.org/officeDocument/2006/relationships/hyperlink" Target="https://redis.io/" TargetMode="External"/><Relationship Id="rId96" Type="http://schemas.openxmlformats.org/officeDocument/2006/relationships/hyperlink" Target="https://www.osgeo.org/projects/geowave/" TargetMode="External"/><Relationship Id="rId111" Type="http://schemas.openxmlformats.org/officeDocument/2006/relationships/hyperlink" Target="http://water.noaa.gov/about/nw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sgeo.org/about/" TargetMode="External"/><Relationship Id="rId23" Type="http://schemas.openxmlformats.org/officeDocument/2006/relationships/hyperlink" Target="https://www.osgeo.org/about/" TargetMode="External"/><Relationship Id="rId28" Type="http://schemas.openxmlformats.org/officeDocument/2006/relationships/image" Target="media/image6.png"/><Relationship Id="rId36" Type="http://schemas.openxmlformats.org/officeDocument/2006/relationships/hyperlink" Target="http://udig.refractions.net/gallery/" TargetMode="External"/><Relationship Id="rId49" Type="http://schemas.openxmlformats.org/officeDocument/2006/relationships/hyperlink" Target="https://boundlessgeo.com/" TargetMode="External"/><Relationship Id="rId57" Type="http://schemas.openxmlformats.org/officeDocument/2006/relationships/hyperlink" Target="https://d3js.org/" TargetMode="External"/><Relationship Id="rId106" Type="http://schemas.openxmlformats.org/officeDocument/2006/relationships/hyperlink" Target="http://www.hec.usace.army.mil/" TargetMode="External"/><Relationship Id="rId114" Type="http://schemas.openxmlformats.org/officeDocument/2006/relationships/hyperlink" Target="https://www.tudelft.nl/en/ceg/about-the-faculty/departments/hydraulic-engineering/sections/environmental-fluid-mechanics/research/swan/" TargetMode="External"/><Relationship Id="rId119" Type="http://schemas.openxmlformats.org/officeDocument/2006/relationships/hyperlink" Target="https://www.nature.com/articles/sdata20171.ris" TargetMode="External"/><Relationship Id="rId10" Type="http://schemas.openxmlformats.org/officeDocument/2006/relationships/comments" Target="comments.xml"/><Relationship Id="rId31" Type="http://schemas.openxmlformats.org/officeDocument/2006/relationships/header" Target="header3.xml"/><Relationship Id="rId44" Type="http://schemas.openxmlformats.org/officeDocument/2006/relationships/hyperlink" Target="http://mapserver.org/" TargetMode="External"/><Relationship Id="rId52" Type="http://schemas.openxmlformats.org/officeDocument/2006/relationships/hyperlink" Target="https://github.com/CartoDB" TargetMode="External"/><Relationship Id="rId60" Type="http://schemas.openxmlformats.org/officeDocument/2006/relationships/hyperlink" Target="https://www.unimelb.edu.au/cdmps/research/research-projects/iddss" TargetMode="External"/><Relationship Id="rId65" Type="http://schemas.openxmlformats.org/officeDocument/2006/relationships/hyperlink" Target="https://geotrellis.io/" TargetMode="External"/><Relationship Id="rId73" Type="http://schemas.openxmlformats.org/officeDocument/2006/relationships/hyperlink" Target="https://cloud.r-project.org/" TargetMode="External"/><Relationship Id="rId78" Type="http://schemas.openxmlformats.org/officeDocument/2006/relationships/hyperlink" Target="https://postgis.net/" TargetMode="External"/><Relationship Id="rId81" Type="http://schemas.openxmlformats.org/officeDocument/2006/relationships/hyperlink" Target="http://www.sqlite.org/" TargetMode="External"/><Relationship Id="rId86" Type="http://schemas.openxmlformats.org/officeDocument/2006/relationships/hyperlink" Target="http://spatialhadoop.cs.umn.edu/" TargetMode="External"/><Relationship Id="rId94" Type="http://schemas.openxmlformats.org/officeDocument/2006/relationships/hyperlink" Target="https://github.com/ravendb" TargetMode="External"/><Relationship Id="rId99" Type="http://schemas.openxmlformats.org/officeDocument/2006/relationships/hyperlink" Target="http://adcirc.org/" TargetMode="External"/><Relationship Id="rId101" Type="http://schemas.openxmlformats.org/officeDocument/2006/relationships/hyperlink" Target="https://www.dhs.gov/" TargetMode="External"/><Relationship Id="rId12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www.geopackage.org/" TargetMode="External"/><Relationship Id="rId39" Type="http://schemas.openxmlformats.org/officeDocument/2006/relationships/hyperlink" Target="https://biodiversityinformatics.amnh.org/open_source/maxent/" TargetMode="External"/><Relationship Id="rId109" Type="http://schemas.openxmlformats.org/officeDocument/2006/relationships/hyperlink" Target="https://www.fema.gov/media-library/assets/documents/32326" TargetMode="External"/><Relationship Id="rId34" Type="http://schemas.openxmlformats.org/officeDocument/2006/relationships/hyperlink" Target="https://qgis.org/en/site/" TargetMode="External"/><Relationship Id="rId50" Type="http://schemas.openxmlformats.org/officeDocument/2006/relationships/hyperlink" Target="https://boundlessgeo.com/federal/" TargetMode="External"/><Relationship Id="rId55" Type="http://schemas.openxmlformats.org/officeDocument/2006/relationships/hyperlink" Target="http://openlayers.org/" TargetMode="External"/><Relationship Id="rId76" Type="http://schemas.openxmlformats.org/officeDocument/2006/relationships/hyperlink" Target="https://jupyter.org/" TargetMode="External"/><Relationship Id="rId97" Type="http://schemas.openxmlformats.org/officeDocument/2006/relationships/header" Target="header4.xml"/><Relationship Id="rId104" Type="http://schemas.openxmlformats.org/officeDocument/2006/relationships/hyperlink" Target="https://www.fema.gov/what-mitigation/federal-insurance-mitigation-administration" TargetMode="External"/><Relationship Id="rId120"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s://cran.r-project.org/web/views/MachineLearning.html" TargetMode="External"/><Relationship Id="rId92" Type="http://schemas.openxmlformats.org/officeDocument/2006/relationships/hyperlink" Target="https://github.com/EverythingMe/geodis"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cloud.r-project.org/web/packages/stars/index.html" TargetMode="External"/><Relationship Id="rId40" Type="http://schemas.openxmlformats.org/officeDocument/2006/relationships/hyperlink" Target="http://udig.refractions.net/developers/" TargetMode="External"/><Relationship Id="rId45" Type="http://schemas.openxmlformats.org/officeDocument/2006/relationships/hyperlink" Target="https://www.deegree.org/" TargetMode="External"/><Relationship Id="rId66" Type="http://schemas.openxmlformats.org/officeDocument/2006/relationships/hyperlink" Target="http://locationtech.github.io/geowave/index.html" TargetMode="External"/><Relationship Id="rId87" Type="http://schemas.openxmlformats.org/officeDocument/2006/relationships/hyperlink" Target="https://github.com/apache/couchdb" TargetMode="External"/><Relationship Id="rId110" Type="http://schemas.openxmlformats.org/officeDocument/2006/relationships/hyperlink" Target="https://www.nhc.noaa.gov/" TargetMode="External"/><Relationship Id="rId115" Type="http://schemas.openxmlformats.org/officeDocument/2006/relationships/hyperlink" Target="https://www.census.gov/geo/maps-data/data/tiger.html"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blog.ibmjstart.net/2015/08/22/dynamic-dashboards-from-jupyter-note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46E33-4625-40C7-81B6-AC05DF3C1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2965</TotalTime>
  <Pages>99</Pages>
  <Words>30394</Words>
  <Characters>173250</Characters>
  <Application>Microsoft Office Word</Application>
  <DocSecurity>0</DocSecurity>
  <Lines>1443</Lines>
  <Paragraphs>406</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IBM</Company>
  <LinksUpToDate>false</LinksUpToDate>
  <CharactersWithSpaces>203238</CharactersWithSpaces>
  <SharedDoc>false</SharedDoc>
  <HyperlinkBase/>
  <HLinks>
    <vt:vector size="18" baseType="variant">
      <vt:variant>
        <vt:i4>4390912</vt:i4>
      </vt:variant>
      <vt:variant>
        <vt:i4>6</vt:i4>
      </vt:variant>
      <vt:variant>
        <vt:i4>0</vt:i4>
      </vt:variant>
      <vt:variant>
        <vt:i4>5</vt:i4>
      </vt:variant>
      <vt:variant>
        <vt:lpwstr>http://www.processimpact.com/elearning.shtml</vt:lpwstr>
      </vt:variant>
      <vt:variant>
        <vt:lpwstr/>
      </vt:variant>
      <vt:variant>
        <vt:i4>3145808</vt:i4>
      </vt:variant>
      <vt:variant>
        <vt:i4>3</vt:i4>
      </vt:variant>
      <vt:variant>
        <vt:i4>0</vt:i4>
      </vt:variant>
      <vt:variant>
        <vt:i4>5</vt:i4>
      </vt:variant>
      <vt:variant>
        <vt:lpwstr>http://www.processimpact.com/norm_kerth.html</vt:lpwstr>
      </vt:variant>
      <vt:variant>
        <vt:lpwstr/>
      </vt:variant>
      <vt:variant>
        <vt:i4>5505033</vt:i4>
      </vt:variant>
      <vt:variant>
        <vt:i4>0</vt:i4>
      </vt:variant>
      <vt:variant>
        <vt:i4>0</vt:i4>
      </vt:variant>
      <vt:variant>
        <vt:i4>5</vt:i4>
      </vt:variant>
      <vt:variant>
        <vt:lpwstr>http://www.processimpact.com/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Fred Collins</dc:creator>
  <cp:keywords/>
  <dc:description/>
  <cp:lastModifiedBy>Doug Bausch</cp:lastModifiedBy>
  <cp:revision>2</cp:revision>
  <cp:lastPrinted>2011-03-31T12:57:00Z</cp:lastPrinted>
  <dcterms:created xsi:type="dcterms:W3CDTF">2019-02-28T01:41:00Z</dcterms:created>
  <dcterms:modified xsi:type="dcterms:W3CDTF">2019-03-04T18:07:00Z</dcterms:modified>
</cp:coreProperties>
</file>