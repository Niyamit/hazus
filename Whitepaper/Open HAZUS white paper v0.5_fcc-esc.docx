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82BED" w14:textId="42FA1D62" w:rsidR="00B1175A" w:rsidRPr="00252EDA" w:rsidRDefault="00B1175A" w:rsidP="00B1175A">
      <w:pPr>
        <w:spacing w:after="116"/>
        <w:jc w:val="center"/>
        <w:rPr>
          <w:lang w:val="en-US"/>
        </w:rPr>
      </w:pPr>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0E599686" w:rsidR="00B1175A" w:rsidRPr="00252EDA" w:rsidRDefault="00B1175A" w:rsidP="007943AE">
      <w:pPr>
        <w:spacing w:after="60"/>
        <w:rPr>
          <w:lang w:val="en-US"/>
        </w:rPr>
      </w:pPr>
      <w:proofErr w:type="spellStart"/>
      <w:r w:rsidRPr="00252EDA">
        <w:rPr>
          <w:rFonts w:ascii="Arial" w:eastAsia="Arial" w:hAnsi="Arial" w:cs="Arial"/>
          <w:b/>
          <w:sz w:val="52"/>
          <w:lang w:val="en-US"/>
        </w:rPr>
        <w:t>OpenH</w:t>
      </w:r>
      <w:r w:rsidR="006C1545" w:rsidRPr="00252EDA">
        <w:rPr>
          <w:rFonts w:ascii="Arial" w:eastAsia="Arial" w:hAnsi="Arial" w:cs="Arial"/>
          <w:b/>
          <w:sz w:val="52"/>
          <w:lang w:val="en-US"/>
        </w:rPr>
        <w:t>azus</w:t>
      </w:r>
      <w:commentRangeStart w:id="0"/>
      <w:proofErr w:type="spellEnd"/>
      <w:r w:rsidRPr="00252EDA">
        <w:rPr>
          <w:rFonts w:ascii="Arial" w:eastAsia="Arial" w:hAnsi="Arial" w:cs="Arial"/>
          <w:b/>
          <w:position w:val="6"/>
          <w:sz w:val="40"/>
          <w:vertAlign w:val="superscript"/>
          <w:lang w:val="en-US"/>
        </w:rPr>
        <w:t>®</w:t>
      </w:r>
      <w:commentRangeEnd w:id="0"/>
      <w:r w:rsidR="006C1545" w:rsidRPr="00252EDA">
        <w:rPr>
          <w:rStyle w:val="CommentReference"/>
          <w:lang w:val="en-US"/>
        </w:rPr>
        <w:commentReference w:id="0"/>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commentRangeStart w:id="1"/>
      <w:commentRangeStart w:id="2"/>
      <w:r w:rsidRPr="00252EDA">
        <w:rPr>
          <w:sz w:val="24"/>
          <w:lang w:val="en-US"/>
        </w:rPr>
        <w:t>NT</w:t>
      </w:r>
      <w:commentRangeEnd w:id="1"/>
      <w:r w:rsidR="005F2BAE" w:rsidRPr="00252EDA">
        <w:rPr>
          <w:rStyle w:val="CommentReference"/>
          <w:lang w:val="en-US"/>
        </w:rPr>
        <w:commentReference w:id="1"/>
      </w:r>
      <w:commentRangeEnd w:id="2"/>
      <w:r w:rsidR="00804F9C" w:rsidRPr="00252EDA">
        <w:rPr>
          <w:rStyle w:val="CommentReference"/>
          <w:lang w:val="en-US"/>
        </w:rPr>
        <w:commentReference w:id="2"/>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proofErr w:type="spellStart"/>
      <w:r w:rsidR="00BC3963" w:rsidRPr="00252EDA">
        <w:rPr>
          <w:sz w:val="24"/>
          <w:lang w:val="en-US"/>
        </w:rPr>
        <w:t>Hazus</w:t>
      </w:r>
      <w:proofErr w:type="spellEnd"/>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698FFBB0" w:rsidR="00804F9C" w:rsidRPr="00252EDA" w:rsidRDefault="00BC3963" w:rsidP="00804F9C">
            <w:pPr>
              <w:pStyle w:val="TableText"/>
              <w:jc w:val="center"/>
              <w:rPr>
                <w:rFonts w:ascii="Times New Roman" w:hAnsi="Times New Roman"/>
                <w:sz w:val="24"/>
              </w:rPr>
            </w:pPr>
            <w:r w:rsidRPr="00252EDA">
              <w:rPr>
                <w:rFonts w:ascii="Times New Roman" w:hAnsi="Times New Roman"/>
                <w:noProof/>
                <w:sz w:val="24"/>
              </w:rPr>
              <w:t>1</w:t>
            </w:r>
            <w:r w:rsidR="00804F9C" w:rsidRPr="00252EDA">
              <w:rPr>
                <w:rFonts w:ascii="Times New Roman" w:hAnsi="Times New Roman"/>
                <w:noProof/>
                <w:sz w:val="24"/>
              </w:rPr>
              <w:t>/</w:t>
            </w:r>
            <w:r w:rsidR="00900F60" w:rsidRPr="00252EDA">
              <w:rPr>
                <w:rFonts w:ascii="Times New Roman" w:hAnsi="Times New Roman"/>
                <w:noProof/>
                <w:sz w:val="24"/>
              </w:rPr>
              <w:t>3</w:t>
            </w:r>
            <w:r w:rsidR="00804F9C" w:rsidRPr="00252EDA">
              <w:rPr>
                <w:rFonts w:ascii="Times New Roman" w:hAnsi="Times New Roman"/>
                <w:noProof/>
                <w:sz w:val="24"/>
              </w:rPr>
              <w:t>/201</w:t>
            </w:r>
            <w:r w:rsidRPr="00252EDA">
              <w:rPr>
                <w:rFonts w:ascii="Times New Roman" w:hAnsi="Times New Roman"/>
                <w:noProof/>
                <w:sz w:val="24"/>
              </w:rPr>
              <w:t>9</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6E675215" w:rsidR="00804F9C" w:rsidRPr="00252EDA"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Pr="00252EDA"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252EDA" w:rsidRDefault="00804F9C" w:rsidP="00804F9C">
            <w:pPr>
              <w:pStyle w:val="TableText"/>
              <w:rPr>
                <w:rFonts w:ascii="Times New Roman" w:hAnsi="Times New Roman"/>
                <w:sz w:val="24"/>
              </w:rPr>
            </w:pPr>
          </w:p>
        </w:tc>
        <w:tc>
          <w:tcPr>
            <w:tcW w:w="2490" w:type="dxa"/>
            <w:vAlign w:val="center"/>
          </w:tcPr>
          <w:p w14:paraId="07A1E2E7" w14:textId="3783C02B" w:rsidR="00804F9C" w:rsidRPr="00252EDA" w:rsidRDefault="00804F9C" w:rsidP="00804F9C">
            <w:pPr>
              <w:pStyle w:val="TableText"/>
              <w:jc w:val="center"/>
              <w:rPr>
                <w:rFonts w:ascii="Times New Roman" w:hAnsi="Times New Roman"/>
                <w:sz w:val="24"/>
              </w:rPr>
            </w:pPr>
          </w:p>
        </w:tc>
      </w:tr>
      <w:tr w:rsidR="00804F9C" w:rsidRPr="00252EDA" w14:paraId="314BBF54" w14:textId="77777777" w:rsidTr="00804F9C">
        <w:trPr>
          <w:trHeight w:val="288"/>
        </w:trPr>
        <w:tc>
          <w:tcPr>
            <w:tcW w:w="1237" w:type="dxa"/>
            <w:vAlign w:val="center"/>
          </w:tcPr>
          <w:p w14:paraId="1FBD0515" w14:textId="27EEFB85" w:rsidR="00804F9C" w:rsidRPr="00252EDA"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252EDA"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252EDA" w:rsidRDefault="00804F9C" w:rsidP="00804F9C">
            <w:pPr>
              <w:pStyle w:val="TableText"/>
              <w:rPr>
                <w:rFonts w:ascii="Times New Roman" w:hAnsi="Times New Roman"/>
                <w:sz w:val="24"/>
              </w:rPr>
            </w:pPr>
          </w:p>
        </w:tc>
        <w:tc>
          <w:tcPr>
            <w:tcW w:w="2490" w:type="dxa"/>
            <w:vAlign w:val="center"/>
          </w:tcPr>
          <w:p w14:paraId="35985D9A" w14:textId="0CC4E5B8" w:rsidR="00804F9C" w:rsidRPr="00252EDA" w:rsidRDefault="00804F9C" w:rsidP="00804F9C">
            <w:pPr>
              <w:pStyle w:val="TableText"/>
              <w:jc w:val="center"/>
              <w:rPr>
                <w:rFonts w:ascii="Times New Roman" w:hAnsi="Times New Roman"/>
                <w:sz w:val="24"/>
              </w:rPr>
            </w:pPr>
          </w:p>
        </w:tc>
      </w:tr>
      <w:tr w:rsidR="00804F9C" w:rsidRPr="00252EDA" w14:paraId="13F84BE1" w14:textId="77777777" w:rsidTr="00804F9C">
        <w:trPr>
          <w:trHeight w:val="288"/>
        </w:trPr>
        <w:tc>
          <w:tcPr>
            <w:tcW w:w="1237" w:type="dxa"/>
            <w:vAlign w:val="center"/>
          </w:tcPr>
          <w:p w14:paraId="41F7CB6A" w14:textId="041DA87E" w:rsidR="00804F9C" w:rsidRPr="00252EDA"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252EDA"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252EDA" w:rsidRDefault="00804F9C" w:rsidP="00804F9C">
            <w:pPr>
              <w:pStyle w:val="TableText"/>
              <w:rPr>
                <w:rFonts w:ascii="Times New Roman" w:hAnsi="Times New Roman"/>
                <w:sz w:val="24"/>
              </w:rPr>
            </w:pPr>
          </w:p>
        </w:tc>
        <w:tc>
          <w:tcPr>
            <w:tcW w:w="2490" w:type="dxa"/>
            <w:vAlign w:val="center"/>
          </w:tcPr>
          <w:p w14:paraId="578B3EE2" w14:textId="1633F49C" w:rsidR="00804F9C" w:rsidRPr="00252EDA" w:rsidRDefault="00804F9C"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11"/>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2F2E31">
      <w:pPr>
        <w:spacing w:after="120" w:line="264" w:lineRule="auto"/>
        <w:rPr>
          <w:lang w:val="en-US"/>
        </w:rPr>
      </w:pPr>
      <w:r w:rsidRPr="00252EDA">
        <w:rPr>
          <w:lang w:val="en-US"/>
        </w:rPr>
        <w:t>Executive Summary</w:t>
      </w:r>
    </w:p>
    <w:p w14:paraId="2A897FFD" w14:textId="00E3FF95" w:rsidR="00B1175A" w:rsidRPr="00252EDA" w:rsidRDefault="003458CD" w:rsidP="002F2E31">
      <w:pPr>
        <w:spacing w:after="120" w:line="264" w:lineRule="auto"/>
        <w:rPr>
          <w:lang w:val="en-US"/>
        </w:rPr>
      </w:pPr>
      <w:r w:rsidRPr="00252EDA">
        <w:rPr>
          <w:lang w:val="en-US"/>
        </w:rPr>
        <w:t>I</w:t>
      </w:r>
      <w:r w:rsidRPr="00252EDA">
        <w:rPr>
          <w:lang w:val="en-US"/>
        </w:rPr>
        <w:tab/>
      </w:r>
      <w:r w:rsidR="00B1175A" w:rsidRPr="00252EDA">
        <w:rPr>
          <w:lang w:val="en-US"/>
        </w:rPr>
        <w:t>Introduction</w:t>
      </w:r>
    </w:p>
    <w:p w14:paraId="0A8838CF" w14:textId="72757F3C" w:rsidR="008A4D21" w:rsidRDefault="003458CD" w:rsidP="002F2E31">
      <w:pPr>
        <w:spacing w:after="120" w:line="264" w:lineRule="auto"/>
        <w:ind w:left="720"/>
        <w:rPr>
          <w:lang w:val="en-US"/>
        </w:rPr>
      </w:pPr>
      <w:r w:rsidRPr="00252EDA">
        <w:rPr>
          <w:lang w:val="en-US"/>
        </w:rPr>
        <w:t>1</w:t>
      </w:r>
      <w:r w:rsidRPr="00252EDA">
        <w:rPr>
          <w:lang w:val="en-US"/>
        </w:rPr>
        <w:tab/>
      </w:r>
      <w:r w:rsidR="008A4D21" w:rsidRPr="00252EDA">
        <w:rPr>
          <w:lang w:val="en-US"/>
        </w:rPr>
        <w:t>Background</w:t>
      </w:r>
    </w:p>
    <w:p w14:paraId="2A812010" w14:textId="3B90EE9E" w:rsidR="0058416D" w:rsidRDefault="0058416D" w:rsidP="00F3684D">
      <w:pPr>
        <w:pStyle w:val="ListParagraph"/>
        <w:numPr>
          <w:ilvl w:val="1"/>
          <w:numId w:val="8"/>
        </w:numPr>
        <w:spacing w:after="120" w:line="240" w:lineRule="auto"/>
        <w:ind w:left="1797" w:hanging="357"/>
        <w:contextualSpacing w:val="0"/>
        <w:rPr>
          <w:lang w:val="en-US"/>
        </w:rPr>
      </w:pPr>
      <w:r>
        <w:rPr>
          <w:lang w:val="en-US"/>
        </w:rPr>
        <w:t xml:space="preserve">The current state of </w:t>
      </w:r>
      <w:proofErr w:type="spellStart"/>
      <w:r>
        <w:rPr>
          <w:lang w:val="en-US"/>
        </w:rPr>
        <w:t>Hazu</w:t>
      </w:r>
      <w:r w:rsidRPr="00252EDA">
        <w:rPr>
          <w:lang w:val="en-US"/>
        </w:rPr>
        <w:t>s</w:t>
      </w:r>
      <w:proofErr w:type="spellEnd"/>
    </w:p>
    <w:p w14:paraId="421F03FB" w14:textId="66304FB5" w:rsidR="0058416D" w:rsidRPr="00252EDA" w:rsidRDefault="0058416D" w:rsidP="00F3684D">
      <w:pPr>
        <w:pStyle w:val="ListParagraph"/>
        <w:numPr>
          <w:ilvl w:val="1"/>
          <w:numId w:val="8"/>
        </w:numPr>
        <w:spacing w:after="120" w:line="240" w:lineRule="auto"/>
        <w:ind w:left="1797" w:hanging="357"/>
        <w:contextualSpacing w:val="0"/>
        <w:rPr>
          <w:lang w:val="en-US"/>
        </w:rPr>
      </w:pPr>
      <w:r>
        <w:rPr>
          <w:lang w:val="en-US"/>
        </w:rPr>
        <w:t>Changing user environment</w:t>
      </w:r>
    </w:p>
    <w:p w14:paraId="6A75BFAA" w14:textId="13FE2BF6" w:rsidR="00B1175A" w:rsidRPr="00252EDA" w:rsidRDefault="003458CD" w:rsidP="002F2E31">
      <w:pPr>
        <w:spacing w:after="120" w:line="264" w:lineRule="auto"/>
        <w:ind w:left="720"/>
        <w:rPr>
          <w:lang w:val="en-US"/>
        </w:rPr>
      </w:pPr>
      <w:r w:rsidRPr="00252EDA">
        <w:rPr>
          <w:lang w:val="en-US"/>
        </w:rPr>
        <w:t>2</w:t>
      </w:r>
      <w:r w:rsidRPr="00252EDA">
        <w:rPr>
          <w:lang w:val="en-US"/>
        </w:rPr>
        <w:tab/>
      </w:r>
      <w:r w:rsidR="00B1175A" w:rsidRPr="00252EDA">
        <w:rPr>
          <w:lang w:val="en-US"/>
        </w:rPr>
        <w:t>Purpose</w:t>
      </w:r>
    </w:p>
    <w:p w14:paraId="273017E0" w14:textId="435374DC" w:rsidR="00B1175A" w:rsidRPr="00252EDA" w:rsidRDefault="003458CD" w:rsidP="002F2E31">
      <w:pPr>
        <w:spacing w:after="120" w:line="264" w:lineRule="auto"/>
        <w:ind w:left="720"/>
        <w:rPr>
          <w:lang w:val="en-US"/>
        </w:rPr>
      </w:pPr>
      <w:r w:rsidRPr="00252EDA">
        <w:rPr>
          <w:lang w:val="en-US"/>
        </w:rPr>
        <w:t>3</w:t>
      </w:r>
      <w:r w:rsidRPr="00252EDA">
        <w:rPr>
          <w:lang w:val="en-US"/>
        </w:rPr>
        <w:tab/>
      </w:r>
      <w:r w:rsidR="00B1175A" w:rsidRPr="00252EDA">
        <w:rPr>
          <w:lang w:val="en-US"/>
        </w:rPr>
        <w:t>Scope</w:t>
      </w:r>
    </w:p>
    <w:p w14:paraId="6C9E5D93" w14:textId="367B8AA2" w:rsidR="00B1175A" w:rsidRPr="00252EDA" w:rsidRDefault="005D4FF1" w:rsidP="002F2E31">
      <w:pPr>
        <w:spacing w:after="120" w:line="264" w:lineRule="auto"/>
        <w:rPr>
          <w:lang w:val="en-US"/>
        </w:rPr>
      </w:pPr>
      <w:r w:rsidRPr="00252EDA">
        <w:rPr>
          <w:lang w:val="en-US"/>
        </w:rPr>
        <w:t>II</w:t>
      </w:r>
      <w:r w:rsidRPr="00252EDA">
        <w:rPr>
          <w:lang w:val="en-US"/>
        </w:rPr>
        <w:tab/>
      </w:r>
      <w:r w:rsidR="00B1175A" w:rsidRPr="00252EDA">
        <w:rPr>
          <w:lang w:val="en-US"/>
        </w:rPr>
        <w:t>Overall Description</w:t>
      </w:r>
    </w:p>
    <w:p w14:paraId="3C823701" w14:textId="1DF044F5" w:rsidR="00E02EC2" w:rsidRPr="00252EDA" w:rsidRDefault="00BC3963" w:rsidP="0068434D">
      <w:pPr>
        <w:pStyle w:val="ListParagraph"/>
        <w:numPr>
          <w:ilvl w:val="0"/>
          <w:numId w:val="14"/>
        </w:numPr>
        <w:spacing w:after="120" w:line="264" w:lineRule="auto"/>
        <w:ind w:left="720" w:firstLine="0"/>
        <w:contextualSpacing w:val="0"/>
        <w:rPr>
          <w:lang w:val="en-US"/>
        </w:rPr>
      </w:pPr>
      <w:proofErr w:type="spellStart"/>
      <w:r w:rsidRPr="00252EDA">
        <w:rPr>
          <w:lang w:val="en-US"/>
        </w:rPr>
        <w:t>Hazus</w:t>
      </w:r>
      <w:proofErr w:type="spellEnd"/>
      <w:r w:rsidR="00E02EC2" w:rsidRPr="00252EDA">
        <w:rPr>
          <w:lang w:val="en-US"/>
        </w:rPr>
        <w:t xml:space="preserve"> Strategic Plan 2017-2021</w:t>
      </w:r>
    </w:p>
    <w:p w14:paraId="57D9E37E" w14:textId="67DE4397" w:rsidR="0068434D" w:rsidRPr="00252EDA" w:rsidRDefault="0068434D" w:rsidP="0068434D">
      <w:pPr>
        <w:pStyle w:val="ListParagraph"/>
        <w:numPr>
          <w:ilvl w:val="0"/>
          <w:numId w:val="14"/>
        </w:numPr>
        <w:spacing w:after="120" w:line="264" w:lineRule="auto"/>
        <w:ind w:left="720" w:firstLine="0"/>
        <w:contextualSpacing w:val="0"/>
        <w:rPr>
          <w:lang w:val="en-US"/>
        </w:rPr>
      </w:pPr>
      <w:r w:rsidRPr="00252EDA">
        <w:rPr>
          <w:lang w:val="en-US"/>
        </w:rPr>
        <w:t>Assumptions and Dependencies</w:t>
      </w:r>
    </w:p>
    <w:p w14:paraId="54D3DECF" w14:textId="6BFBB884" w:rsidR="001D16B1" w:rsidRPr="00252EDA" w:rsidRDefault="001D16B1" w:rsidP="0068434D">
      <w:pPr>
        <w:pStyle w:val="ListParagraph"/>
        <w:numPr>
          <w:ilvl w:val="0"/>
          <w:numId w:val="14"/>
        </w:numPr>
        <w:spacing w:after="120" w:line="264" w:lineRule="auto"/>
        <w:ind w:left="720" w:firstLine="0"/>
        <w:contextualSpacing w:val="0"/>
        <w:rPr>
          <w:lang w:val="en-US"/>
        </w:rPr>
      </w:pPr>
      <w:r w:rsidRPr="00252EDA">
        <w:rPr>
          <w:lang w:val="en-US"/>
        </w:rPr>
        <w:t>Key user features</w:t>
      </w:r>
    </w:p>
    <w:p w14:paraId="72CE9055" w14:textId="3006906D" w:rsidR="00B1175A" w:rsidRPr="00252EDA" w:rsidRDefault="005D4FF1" w:rsidP="002F2E31">
      <w:pPr>
        <w:spacing w:after="120" w:line="264" w:lineRule="auto"/>
        <w:rPr>
          <w:lang w:val="en-US"/>
        </w:rPr>
      </w:pPr>
      <w:r w:rsidRPr="00252EDA">
        <w:rPr>
          <w:lang w:val="en-US"/>
        </w:rPr>
        <w:t>III</w:t>
      </w:r>
      <w:r w:rsidRPr="00252EDA">
        <w:rPr>
          <w:lang w:val="en-US"/>
        </w:rPr>
        <w:tab/>
      </w:r>
      <w:r w:rsidR="00386AD9" w:rsidRPr="00252EDA">
        <w:rPr>
          <w:lang w:val="en-US"/>
        </w:rPr>
        <w:t>Stakeholder</w:t>
      </w:r>
      <w:r w:rsidR="00E02EC2" w:rsidRPr="00252EDA">
        <w:rPr>
          <w:lang w:val="en-US"/>
        </w:rPr>
        <w:t xml:space="preserve"> Analysis</w:t>
      </w:r>
    </w:p>
    <w:p w14:paraId="74F73484" w14:textId="5D194C5E" w:rsidR="00F3684D" w:rsidRDefault="00F3684D" w:rsidP="00F3684D">
      <w:pPr>
        <w:pStyle w:val="ListParagraph"/>
        <w:numPr>
          <w:ilvl w:val="0"/>
          <w:numId w:val="39"/>
        </w:numPr>
        <w:spacing w:after="120" w:line="264" w:lineRule="auto"/>
        <w:contextualSpacing w:val="0"/>
        <w:rPr>
          <w:lang w:val="en-US"/>
        </w:rPr>
      </w:pPr>
      <w:r>
        <w:rPr>
          <w:lang w:val="en-US"/>
        </w:rPr>
        <w:t>User descriptions</w:t>
      </w:r>
    </w:p>
    <w:p w14:paraId="29841D4A" w14:textId="25924046" w:rsidR="00E02EC2" w:rsidRPr="00252EDA" w:rsidRDefault="00BC3963" w:rsidP="00F3684D">
      <w:pPr>
        <w:pStyle w:val="ListParagraph"/>
        <w:numPr>
          <w:ilvl w:val="0"/>
          <w:numId w:val="39"/>
        </w:numPr>
        <w:spacing w:after="120" w:line="264" w:lineRule="auto"/>
        <w:contextualSpacing w:val="0"/>
        <w:rPr>
          <w:lang w:val="en-US"/>
        </w:rPr>
      </w:pPr>
      <w:proofErr w:type="spellStart"/>
      <w:r w:rsidRPr="00252EDA">
        <w:rPr>
          <w:lang w:val="en-US"/>
        </w:rPr>
        <w:t>Hazus</w:t>
      </w:r>
      <w:proofErr w:type="spellEnd"/>
      <w:r w:rsidR="00E02EC2" w:rsidRPr="00252EDA">
        <w:rPr>
          <w:lang w:val="en-US"/>
        </w:rPr>
        <w:t xml:space="preserve"> audiences</w:t>
      </w:r>
    </w:p>
    <w:p w14:paraId="2ABBB270" w14:textId="729AAF4D"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Audience types</w:t>
      </w:r>
    </w:p>
    <w:p w14:paraId="334413F6" w14:textId="4021DF6A"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Competence levels</w:t>
      </w:r>
    </w:p>
    <w:p w14:paraId="6E84B0A9" w14:textId="61CCDB8F" w:rsidR="00B905AA" w:rsidRPr="00252EDA" w:rsidRDefault="00380856" w:rsidP="00F3684D">
      <w:pPr>
        <w:pStyle w:val="ListParagraph"/>
        <w:numPr>
          <w:ilvl w:val="0"/>
          <w:numId w:val="39"/>
        </w:numPr>
        <w:spacing w:after="120" w:line="264" w:lineRule="auto"/>
        <w:contextualSpacing w:val="0"/>
        <w:rPr>
          <w:lang w:val="en-US"/>
        </w:rPr>
      </w:pPr>
      <w:r w:rsidRPr="00252EDA">
        <w:rPr>
          <w:lang w:val="en-US"/>
        </w:rPr>
        <w:t>Levels of Analysis</w:t>
      </w:r>
    </w:p>
    <w:p w14:paraId="0904A3E6"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Based on Default Information</w:t>
      </w:r>
    </w:p>
    <w:p w14:paraId="12106508"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with User-Supplied Inventory</w:t>
      </w:r>
    </w:p>
    <w:p w14:paraId="1A009968"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with Advanced Data</w:t>
      </w:r>
    </w:p>
    <w:p w14:paraId="0B0FE70D" w14:textId="20E0D724"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 xml:space="preserve">Anticipated breakdown of </w:t>
      </w:r>
      <w:proofErr w:type="spellStart"/>
      <w:r w:rsidRPr="00252EDA">
        <w:rPr>
          <w:lang w:val="en-US"/>
        </w:rPr>
        <w:t>Open</w:t>
      </w:r>
      <w:r w:rsidR="00BC3963" w:rsidRPr="00252EDA">
        <w:rPr>
          <w:lang w:val="en-US"/>
        </w:rPr>
        <w:t>Hazus</w:t>
      </w:r>
      <w:proofErr w:type="spellEnd"/>
      <w:r w:rsidRPr="00252EDA">
        <w:rPr>
          <w:lang w:val="en-US"/>
        </w:rPr>
        <w:t xml:space="preserve"> users</w:t>
      </w:r>
    </w:p>
    <w:p w14:paraId="3DF8A9FD" w14:textId="332FCA5D" w:rsidR="00E02EC2" w:rsidRPr="00252EDA" w:rsidRDefault="00E02EC2" w:rsidP="00F3684D">
      <w:pPr>
        <w:pStyle w:val="ListParagraph"/>
        <w:numPr>
          <w:ilvl w:val="0"/>
          <w:numId w:val="39"/>
        </w:numPr>
        <w:spacing w:after="120" w:line="264" w:lineRule="auto"/>
        <w:contextualSpacing w:val="0"/>
        <w:rPr>
          <w:lang w:val="en-US"/>
        </w:rPr>
      </w:pPr>
      <w:r w:rsidRPr="00252EDA">
        <w:rPr>
          <w:lang w:val="en-US"/>
        </w:rPr>
        <w:t>Typical Workflows</w:t>
      </w:r>
    </w:p>
    <w:p w14:paraId="4B731ED0" w14:textId="7300055C"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Flood model workflows</w:t>
      </w:r>
    </w:p>
    <w:p w14:paraId="62DA95FA" w14:textId="3149B117"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Hurricane model workflows</w:t>
      </w:r>
    </w:p>
    <w:p w14:paraId="731B955F" w14:textId="2CBA0B23"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Earthquake model workflows</w:t>
      </w:r>
    </w:p>
    <w:p w14:paraId="7849FFCC" w14:textId="662C304A"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Tsunami model workflows</w:t>
      </w:r>
    </w:p>
    <w:p w14:paraId="2B38BB95" w14:textId="32F66ED6" w:rsidR="00B1175A" w:rsidRPr="00252EDA" w:rsidRDefault="005D4FF1" w:rsidP="002F2E31">
      <w:pPr>
        <w:spacing w:after="120" w:line="264" w:lineRule="auto"/>
        <w:rPr>
          <w:lang w:val="en-US"/>
        </w:rPr>
      </w:pPr>
      <w:r w:rsidRPr="00252EDA">
        <w:rPr>
          <w:lang w:val="en-US"/>
        </w:rPr>
        <w:t>IV</w:t>
      </w:r>
      <w:r w:rsidRPr="00252EDA">
        <w:rPr>
          <w:lang w:val="en-US"/>
        </w:rPr>
        <w:tab/>
      </w:r>
      <w:r w:rsidR="00B1175A" w:rsidRPr="00252EDA">
        <w:rPr>
          <w:lang w:val="en-US"/>
        </w:rPr>
        <w:t>Solution Framework</w:t>
      </w:r>
    </w:p>
    <w:p w14:paraId="3306E900" w14:textId="1BCCC29B"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Modularization</w:t>
      </w:r>
    </w:p>
    <w:p w14:paraId="0A66CC0A" w14:textId="74CF07E7" w:rsidR="003B68A4" w:rsidRPr="00252EDA" w:rsidRDefault="003B68A4" w:rsidP="00F3684D">
      <w:pPr>
        <w:pStyle w:val="ListParagraph"/>
        <w:numPr>
          <w:ilvl w:val="1"/>
          <w:numId w:val="33"/>
        </w:numPr>
        <w:spacing w:after="120" w:line="240" w:lineRule="auto"/>
        <w:ind w:left="1797" w:hanging="357"/>
        <w:contextualSpacing w:val="0"/>
        <w:rPr>
          <w:lang w:val="en-US"/>
        </w:rPr>
      </w:pPr>
      <w:r>
        <w:rPr>
          <w:lang w:val="en-US"/>
        </w:rPr>
        <w:t xml:space="preserve">Limited Need for GIS-like Tools in Open </w:t>
      </w:r>
      <w:proofErr w:type="spellStart"/>
      <w:r>
        <w:rPr>
          <w:lang w:val="en-US"/>
        </w:rPr>
        <w:t>Hazus</w:t>
      </w:r>
      <w:proofErr w:type="spellEnd"/>
    </w:p>
    <w:p w14:paraId="6C1925D1" w14:textId="72B90FD4" w:rsidR="00143B5E" w:rsidRDefault="00143B5E" w:rsidP="00143B5E">
      <w:pPr>
        <w:pStyle w:val="ListParagraph"/>
        <w:numPr>
          <w:ilvl w:val="0"/>
          <w:numId w:val="33"/>
        </w:numPr>
        <w:spacing w:after="120" w:line="264" w:lineRule="auto"/>
        <w:contextualSpacing w:val="0"/>
        <w:rPr>
          <w:lang w:val="en-US"/>
        </w:rPr>
      </w:pPr>
      <w:r w:rsidRPr="00252EDA">
        <w:rPr>
          <w:lang w:val="en-US"/>
        </w:rPr>
        <w:t>Advantages of the Open Character</w:t>
      </w:r>
    </w:p>
    <w:p w14:paraId="689EED98" w14:textId="3EA7E26D" w:rsidR="005E7787" w:rsidRPr="00252EDA" w:rsidRDefault="005E7787" w:rsidP="00F3684D">
      <w:pPr>
        <w:pStyle w:val="ListParagraph"/>
        <w:numPr>
          <w:ilvl w:val="1"/>
          <w:numId w:val="33"/>
        </w:numPr>
        <w:spacing w:after="120" w:line="240" w:lineRule="auto"/>
        <w:ind w:left="1797" w:hanging="357"/>
        <w:contextualSpacing w:val="0"/>
        <w:rPr>
          <w:lang w:val="en-US"/>
        </w:rPr>
      </w:pPr>
      <w:r>
        <w:rPr>
          <w:lang w:val="en-US"/>
        </w:rPr>
        <w:t>Train</w:t>
      </w:r>
      <w:r w:rsidR="00477D84">
        <w:rPr>
          <w:lang w:val="en-US"/>
        </w:rPr>
        <w:t>in</w:t>
      </w:r>
      <w:r>
        <w:rPr>
          <w:lang w:val="en-US"/>
        </w:rPr>
        <w:t xml:space="preserve">g and outreach </w:t>
      </w:r>
      <w:r w:rsidR="003F1B88">
        <w:rPr>
          <w:lang w:val="en-US"/>
        </w:rPr>
        <w:t>benefits</w:t>
      </w:r>
    </w:p>
    <w:p w14:paraId="5E22A8F8" w14:textId="0DFEB80D"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lastRenderedPageBreak/>
        <w:t>Inventories as an Indispensable Aspect of Open</w:t>
      </w:r>
    </w:p>
    <w:p w14:paraId="7FE77B33" w14:textId="502EE4CA"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demographic inventory data</w:t>
      </w:r>
    </w:p>
    <w:p w14:paraId="320BF3D3" w14:textId="599C2144"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building and critical infrastructure data</w:t>
      </w:r>
    </w:p>
    <w:p w14:paraId="55B51D6C" w14:textId="24990FFE"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depth grids</w:t>
      </w:r>
    </w:p>
    <w:p w14:paraId="1F074763" w14:textId="0D2F01CE" w:rsidR="00EA6B64" w:rsidRPr="00252EDA" w:rsidRDefault="00EA6B64" w:rsidP="00F3684D">
      <w:pPr>
        <w:pStyle w:val="ListParagraph"/>
        <w:numPr>
          <w:ilvl w:val="1"/>
          <w:numId w:val="33"/>
        </w:numPr>
        <w:spacing w:after="120" w:line="240" w:lineRule="auto"/>
        <w:ind w:left="1797" w:hanging="357"/>
        <w:contextualSpacing w:val="0"/>
        <w:rPr>
          <w:lang w:val="en-US"/>
        </w:rPr>
      </w:pPr>
      <w:r w:rsidRPr="00252EDA">
        <w:rPr>
          <w:lang w:val="en-US"/>
        </w:rPr>
        <w:t>Requirements for the results database</w:t>
      </w:r>
    </w:p>
    <w:p w14:paraId="06C634DE" w14:textId="2C8E46C0" w:rsidR="00B1175A" w:rsidRPr="00252EDA" w:rsidRDefault="005D4FF1" w:rsidP="002F2E31">
      <w:pPr>
        <w:spacing w:after="120" w:line="264" w:lineRule="auto"/>
        <w:rPr>
          <w:lang w:val="en-US"/>
        </w:rPr>
      </w:pPr>
      <w:r w:rsidRPr="00252EDA">
        <w:rPr>
          <w:lang w:val="en-US"/>
        </w:rPr>
        <w:t>V</w:t>
      </w:r>
      <w:r w:rsidRPr="00252EDA">
        <w:rPr>
          <w:lang w:val="en-US"/>
        </w:rPr>
        <w:tab/>
      </w:r>
      <w:commentRangeStart w:id="3"/>
      <w:r w:rsidR="00B1175A" w:rsidRPr="00252EDA">
        <w:rPr>
          <w:lang w:val="en-US"/>
        </w:rPr>
        <w:t>Architecture</w:t>
      </w:r>
      <w:r w:rsidR="00370442" w:rsidRPr="00252EDA">
        <w:rPr>
          <w:lang w:val="en-US"/>
        </w:rPr>
        <w:t xml:space="preserve"> (modular design)</w:t>
      </w:r>
    </w:p>
    <w:p w14:paraId="22E83D05" w14:textId="412EBFDA" w:rsidR="00370442" w:rsidRPr="00252EDA" w:rsidRDefault="00EA6B64" w:rsidP="002F2E31">
      <w:pPr>
        <w:spacing w:after="120" w:line="264" w:lineRule="auto"/>
        <w:ind w:left="720"/>
        <w:rPr>
          <w:lang w:val="en-US"/>
        </w:rPr>
      </w:pPr>
      <w:r w:rsidRPr="00252EDA">
        <w:rPr>
          <w:lang w:val="en-US"/>
        </w:rPr>
        <w:t>1</w:t>
      </w:r>
      <w:r w:rsidR="00E15587" w:rsidRPr="00252EDA">
        <w:rPr>
          <w:lang w:val="en-US"/>
        </w:rPr>
        <w:tab/>
      </w:r>
      <w:r w:rsidR="00370442" w:rsidRPr="00252EDA">
        <w:rPr>
          <w:lang w:val="en-US"/>
        </w:rPr>
        <w:t>Hazard</w:t>
      </w:r>
    </w:p>
    <w:p w14:paraId="252B510B" w14:textId="6D267D49" w:rsidR="00370442" w:rsidRPr="00252EDA" w:rsidRDefault="00EA6B64" w:rsidP="002F2E31">
      <w:pPr>
        <w:spacing w:after="120" w:line="264" w:lineRule="auto"/>
        <w:ind w:left="720"/>
        <w:rPr>
          <w:lang w:val="en-US"/>
        </w:rPr>
      </w:pPr>
      <w:r w:rsidRPr="00252EDA">
        <w:rPr>
          <w:lang w:val="en-US"/>
        </w:rPr>
        <w:t>2</w:t>
      </w:r>
      <w:r w:rsidR="00E15587" w:rsidRPr="00252EDA">
        <w:rPr>
          <w:lang w:val="en-US"/>
        </w:rPr>
        <w:tab/>
      </w:r>
      <w:r w:rsidR="00370442" w:rsidRPr="00252EDA">
        <w:rPr>
          <w:lang w:val="en-US"/>
        </w:rPr>
        <w:t>Analysis</w:t>
      </w:r>
    </w:p>
    <w:p w14:paraId="3D86D301" w14:textId="5E94BBA1" w:rsidR="00AF6689" w:rsidRPr="00252EDA" w:rsidRDefault="00EA6B64" w:rsidP="002F2E31">
      <w:pPr>
        <w:spacing w:after="120" w:line="264" w:lineRule="auto"/>
        <w:ind w:left="720"/>
        <w:rPr>
          <w:lang w:val="en-US"/>
        </w:rPr>
      </w:pPr>
      <w:r w:rsidRPr="00252EDA">
        <w:rPr>
          <w:lang w:val="en-US"/>
        </w:rPr>
        <w:t>3</w:t>
      </w:r>
      <w:r w:rsidR="00AF6689" w:rsidRPr="00252EDA">
        <w:rPr>
          <w:lang w:val="en-US"/>
        </w:rPr>
        <w:tab/>
        <w:t>Mapping of modules to user types</w:t>
      </w:r>
    </w:p>
    <w:p w14:paraId="118462B8" w14:textId="237FC1EA" w:rsidR="00370442" w:rsidRDefault="00E15587" w:rsidP="002F2E31">
      <w:pPr>
        <w:spacing w:after="120" w:line="264" w:lineRule="auto"/>
        <w:rPr>
          <w:lang w:val="en-US"/>
        </w:rPr>
      </w:pPr>
      <w:r w:rsidRPr="00252EDA">
        <w:rPr>
          <w:lang w:val="en-US"/>
        </w:rPr>
        <w:t>VI</w:t>
      </w:r>
      <w:r w:rsidRPr="00252EDA">
        <w:rPr>
          <w:lang w:val="en-US"/>
        </w:rPr>
        <w:tab/>
      </w:r>
      <w:r w:rsidR="00370442" w:rsidRPr="00252EDA">
        <w:rPr>
          <w:lang w:val="en-US"/>
        </w:rPr>
        <w:t>Product Review</w:t>
      </w:r>
    </w:p>
    <w:p w14:paraId="655A3BC4" w14:textId="7BEB7BC7" w:rsidR="001B238D" w:rsidRPr="00252EDA" w:rsidRDefault="001B238D" w:rsidP="001B238D">
      <w:pPr>
        <w:spacing w:after="120" w:line="264" w:lineRule="auto"/>
        <w:ind w:left="720"/>
        <w:rPr>
          <w:lang w:val="en-US"/>
        </w:rPr>
      </w:pPr>
      <w:r w:rsidRPr="00252EDA">
        <w:rPr>
          <w:lang w:val="en-US"/>
        </w:rPr>
        <w:t>1</w:t>
      </w:r>
      <w:r w:rsidRPr="00252EDA">
        <w:rPr>
          <w:lang w:val="en-US"/>
        </w:rPr>
        <w:tab/>
      </w:r>
      <w:r w:rsidRPr="0070270C">
        <w:rPr>
          <w:rFonts w:ascii="Calibri" w:hAnsi="Calibri" w:cstheme="minorHAnsi"/>
          <w:lang w:val="en-US"/>
        </w:rPr>
        <w:t>Description of Open Source Desktop GIS</w:t>
      </w:r>
    </w:p>
    <w:p w14:paraId="7A72E348" w14:textId="2F0DE519" w:rsidR="001B238D" w:rsidRPr="00252EDA" w:rsidRDefault="001B238D" w:rsidP="00F3684D">
      <w:pPr>
        <w:pStyle w:val="ListParagraph"/>
        <w:numPr>
          <w:ilvl w:val="0"/>
          <w:numId w:val="37"/>
        </w:numPr>
        <w:spacing w:after="120" w:line="240" w:lineRule="auto"/>
        <w:ind w:left="1797" w:hanging="357"/>
        <w:contextualSpacing w:val="0"/>
        <w:rPr>
          <w:lang w:val="en-US"/>
        </w:rPr>
      </w:pPr>
      <w:r>
        <w:rPr>
          <w:lang w:val="en-US"/>
        </w:rPr>
        <w:t>GRASS</w:t>
      </w:r>
    </w:p>
    <w:p w14:paraId="24862E41" w14:textId="62D342E0" w:rsidR="001B238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QGIS</w:t>
      </w:r>
    </w:p>
    <w:p w14:paraId="4AA93912" w14:textId="512FCFBC" w:rsidR="001B238D" w:rsidRPr="00252EDA" w:rsidRDefault="00F3684D" w:rsidP="00F3684D">
      <w:pPr>
        <w:pStyle w:val="ListParagraph"/>
        <w:numPr>
          <w:ilvl w:val="0"/>
          <w:numId w:val="37"/>
        </w:numPr>
        <w:spacing w:after="120" w:line="240" w:lineRule="auto"/>
        <w:ind w:left="1797" w:hanging="357"/>
        <w:contextualSpacing w:val="0"/>
        <w:rPr>
          <w:lang w:val="en-US"/>
        </w:rPr>
      </w:pPr>
      <w:proofErr w:type="spellStart"/>
      <w:r>
        <w:rPr>
          <w:lang w:val="en-US"/>
        </w:rPr>
        <w:t>uDig</w:t>
      </w:r>
      <w:proofErr w:type="spellEnd"/>
    </w:p>
    <w:p w14:paraId="58FF4FFD" w14:textId="5A5BEED9" w:rsidR="001B238D" w:rsidRDefault="00F3684D" w:rsidP="00F3684D">
      <w:pPr>
        <w:pStyle w:val="ListParagraph"/>
        <w:numPr>
          <w:ilvl w:val="0"/>
          <w:numId w:val="37"/>
        </w:numPr>
        <w:spacing w:after="120" w:line="240" w:lineRule="auto"/>
        <w:ind w:left="1797" w:hanging="357"/>
        <w:contextualSpacing w:val="0"/>
        <w:rPr>
          <w:lang w:val="en-US"/>
        </w:rPr>
      </w:pPr>
      <w:proofErr w:type="spellStart"/>
      <w:r>
        <w:rPr>
          <w:lang w:val="en-US"/>
        </w:rPr>
        <w:t>gvSIG</w:t>
      </w:r>
      <w:proofErr w:type="spellEnd"/>
    </w:p>
    <w:p w14:paraId="170949AB" w14:textId="1DB26B88" w:rsidR="00F3684D" w:rsidRDefault="00F3684D" w:rsidP="00F3684D">
      <w:pPr>
        <w:pStyle w:val="ListParagraph"/>
        <w:numPr>
          <w:ilvl w:val="0"/>
          <w:numId w:val="37"/>
        </w:numPr>
        <w:spacing w:after="120" w:line="240" w:lineRule="auto"/>
        <w:ind w:left="1797" w:hanging="357"/>
        <w:contextualSpacing w:val="0"/>
        <w:rPr>
          <w:lang w:val="en-US"/>
        </w:rPr>
      </w:pPr>
      <w:r>
        <w:rPr>
          <w:lang w:val="en-US"/>
        </w:rPr>
        <w:t>SAGA</w:t>
      </w:r>
    </w:p>
    <w:p w14:paraId="13E6F0D9" w14:textId="60D40ACF" w:rsidR="00F3684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Open JUMP</w:t>
      </w:r>
    </w:p>
    <w:p w14:paraId="51B3B1A2" w14:textId="729C0F41" w:rsidR="001B238D" w:rsidRPr="00252EDA" w:rsidRDefault="001B238D" w:rsidP="001B238D">
      <w:pPr>
        <w:spacing w:after="120" w:line="264" w:lineRule="auto"/>
        <w:ind w:left="720"/>
        <w:rPr>
          <w:lang w:val="en-US"/>
        </w:rPr>
      </w:pPr>
      <w:r w:rsidRPr="00252EDA">
        <w:rPr>
          <w:lang w:val="en-US"/>
        </w:rPr>
        <w:t>2</w:t>
      </w:r>
      <w:r w:rsidRPr="00252EDA">
        <w:rPr>
          <w:lang w:val="en-US"/>
        </w:rPr>
        <w:tab/>
      </w:r>
      <w:r w:rsidRPr="0070270C">
        <w:rPr>
          <w:rFonts w:ascii="Calibri" w:hAnsi="Calibri" w:cstheme="minorHAnsi"/>
          <w:lang w:val="en-US"/>
        </w:rPr>
        <w:t>Description of Open Source Web Mapping Applications</w:t>
      </w:r>
    </w:p>
    <w:p w14:paraId="2804DA5F" w14:textId="79AEB0B1" w:rsidR="006A29C2" w:rsidRPr="00252EDA" w:rsidRDefault="006A29C2" w:rsidP="006A29C2">
      <w:pPr>
        <w:pStyle w:val="ListParagraph"/>
        <w:numPr>
          <w:ilvl w:val="0"/>
          <w:numId w:val="41"/>
        </w:numPr>
        <w:spacing w:after="120" w:line="240" w:lineRule="auto"/>
        <w:contextualSpacing w:val="0"/>
        <w:rPr>
          <w:lang w:val="en-US"/>
        </w:rPr>
      </w:pPr>
      <w:proofErr w:type="spellStart"/>
      <w:r>
        <w:rPr>
          <w:lang w:val="en-US"/>
        </w:rPr>
        <w:t>MapServer</w:t>
      </w:r>
      <w:proofErr w:type="spellEnd"/>
    </w:p>
    <w:p w14:paraId="5D3A444E" w14:textId="278FB6B1" w:rsidR="006A29C2" w:rsidRPr="00252EDA"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MapGuide</w:t>
      </w:r>
      <w:proofErr w:type="spellEnd"/>
    </w:p>
    <w:p w14:paraId="1F5B3D5A" w14:textId="526BC71A"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OpenLayers</w:t>
      </w:r>
      <w:proofErr w:type="spellEnd"/>
    </w:p>
    <w:p w14:paraId="0BC214B4" w14:textId="30929A3C" w:rsidR="006A29C2" w:rsidRDefault="006A29C2" w:rsidP="006A29C2">
      <w:pPr>
        <w:pStyle w:val="ListParagraph"/>
        <w:numPr>
          <w:ilvl w:val="0"/>
          <w:numId w:val="41"/>
        </w:numPr>
        <w:spacing w:after="120" w:line="240" w:lineRule="auto"/>
        <w:ind w:left="1797" w:hanging="357"/>
        <w:contextualSpacing w:val="0"/>
        <w:rPr>
          <w:lang w:val="en-US"/>
        </w:rPr>
      </w:pPr>
      <w:r>
        <w:rPr>
          <w:lang w:val="en-US"/>
        </w:rPr>
        <w:t>degree</w:t>
      </w:r>
    </w:p>
    <w:p w14:paraId="2FA0F237" w14:textId="723621A1"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GeoMoose</w:t>
      </w:r>
      <w:proofErr w:type="spellEnd"/>
    </w:p>
    <w:p w14:paraId="0333B868" w14:textId="3A808C27"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MapBender</w:t>
      </w:r>
      <w:proofErr w:type="spellEnd"/>
    </w:p>
    <w:p w14:paraId="21B51202" w14:textId="7EBC34DB" w:rsidR="006A29C2"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GeoServer</w:t>
      </w:r>
      <w:proofErr w:type="spellEnd"/>
    </w:p>
    <w:p w14:paraId="708D7B33" w14:textId="07B8CEB2" w:rsidR="006A29C2" w:rsidRDefault="006A29C2" w:rsidP="006A29C2">
      <w:pPr>
        <w:pStyle w:val="ListParagraph"/>
        <w:numPr>
          <w:ilvl w:val="0"/>
          <w:numId w:val="41"/>
        </w:numPr>
        <w:spacing w:after="120" w:line="240" w:lineRule="auto"/>
        <w:ind w:left="1797" w:hanging="357"/>
        <w:contextualSpacing w:val="0"/>
        <w:rPr>
          <w:lang w:val="en-US"/>
        </w:rPr>
      </w:pPr>
      <w:r>
        <w:rPr>
          <w:lang w:val="en-US"/>
        </w:rPr>
        <w:t>Carto</w:t>
      </w:r>
    </w:p>
    <w:p w14:paraId="1544B3F7" w14:textId="57DE2C79" w:rsidR="006A29C2" w:rsidRPr="00252EDA" w:rsidRDefault="006A29C2" w:rsidP="006A29C2">
      <w:pPr>
        <w:pStyle w:val="ListParagraph"/>
        <w:numPr>
          <w:ilvl w:val="0"/>
          <w:numId w:val="41"/>
        </w:numPr>
        <w:spacing w:after="120" w:line="240" w:lineRule="auto"/>
        <w:ind w:left="1797" w:hanging="357"/>
        <w:contextualSpacing w:val="0"/>
        <w:rPr>
          <w:lang w:val="en-US"/>
        </w:rPr>
      </w:pPr>
      <w:proofErr w:type="spellStart"/>
      <w:r>
        <w:rPr>
          <w:lang w:val="en-US"/>
        </w:rPr>
        <w:t>PyWPS</w:t>
      </w:r>
      <w:proofErr w:type="spellEnd"/>
    </w:p>
    <w:p w14:paraId="75B26F1C" w14:textId="0F27DB03" w:rsidR="001B238D" w:rsidRDefault="001B238D" w:rsidP="001B238D">
      <w:pPr>
        <w:spacing w:after="120" w:line="264" w:lineRule="auto"/>
        <w:ind w:left="720"/>
        <w:rPr>
          <w:rFonts w:ascii="Calibri" w:hAnsi="Calibri" w:cstheme="minorHAnsi"/>
          <w:lang w:val="en-US"/>
        </w:rPr>
      </w:pPr>
      <w:r w:rsidRPr="00252EDA">
        <w:rPr>
          <w:lang w:val="en-US"/>
        </w:rPr>
        <w:t>3</w:t>
      </w:r>
      <w:r w:rsidRPr="00252EDA">
        <w:rPr>
          <w:lang w:val="en-US"/>
        </w:rPr>
        <w:tab/>
      </w:r>
      <w:r w:rsidRPr="0070270C">
        <w:rPr>
          <w:rFonts w:ascii="Calibri" w:hAnsi="Calibri" w:cstheme="minorHAnsi"/>
          <w:lang w:val="en-US"/>
        </w:rPr>
        <w:t>Description of Open Source Geospatial Libraries</w:t>
      </w:r>
    </w:p>
    <w:p w14:paraId="015D0570" w14:textId="0C4E1C9B" w:rsidR="006A29C2" w:rsidRPr="00252EDA" w:rsidRDefault="006A29C2" w:rsidP="006A29C2">
      <w:pPr>
        <w:pStyle w:val="ListParagraph"/>
        <w:numPr>
          <w:ilvl w:val="0"/>
          <w:numId w:val="42"/>
        </w:numPr>
        <w:spacing w:after="120" w:line="240" w:lineRule="auto"/>
        <w:contextualSpacing w:val="0"/>
        <w:rPr>
          <w:lang w:val="en-US"/>
        </w:rPr>
      </w:pPr>
      <w:proofErr w:type="spellStart"/>
      <w:r>
        <w:rPr>
          <w:lang w:val="en-US"/>
        </w:rPr>
        <w:t>GeoTools</w:t>
      </w:r>
      <w:proofErr w:type="spellEnd"/>
    </w:p>
    <w:p w14:paraId="68A6473E" w14:textId="5AFB31DC" w:rsidR="006A29C2" w:rsidRPr="00252EDA" w:rsidRDefault="006A29C2" w:rsidP="006A29C2">
      <w:pPr>
        <w:pStyle w:val="ListParagraph"/>
        <w:numPr>
          <w:ilvl w:val="0"/>
          <w:numId w:val="42"/>
        </w:numPr>
        <w:spacing w:after="120" w:line="240" w:lineRule="auto"/>
        <w:ind w:left="1797" w:hanging="357"/>
        <w:contextualSpacing w:val="0"/>
        <w:rPr>
          <w:lang w:val="en-US"/>
        </w:rPr>
      </w:pPr>
      <w:r>
        <w:rPr>
          <w:lang w:val="en-US"/>
        </w:rPr>
        <w:t>GDAL/OGR</w:t>
      </w:r>
    </w:p>
    <w:p w14:paraId="4E080026" w14:textId="64ADD822" w:rsidR="006A29C2" w:rsidRDefault="006A29C2" w:rsidP="006A29C2">
      <w:pPr>
        <w:pStyle w:val="ListParagraph"/>
        <w:numPr>
          <w:ilvl w:val="0"/>
          <w:numId w:val="42"/>
        </w:numPr>
        <w:spacing w:after="120" w:line="240" w:lineRule="auto"/>
        <w:ind w:left="1797" w:hanging="357"/>
        <w:contextualSpacing w:val="0"/>
        <w:rPr>
          <w:lang w:val="en-US"/>
        </w:rPr>
      </w:pPr>
      <w:r>
        <w:rPr>
          <w:lang w:val="en-US"/>
        </w:rPr>
        <w:t>GEOS</w:t>
      </w:r>
    </w:p>
    <w:p w14:paraId="0AA7DBF4" w14:textId="2CFC2C1B" w:rsidR="006A29C2" w:rsidRDefault="006A29C2" w:rsidP="006A29C2">
      <w:pPr>
        <w:pStyle w:val="ListParagraph"/>
        <w:numPr>
          <w:ilvl w:val="0"/>
          <w:numId w:val="42"/>
        </w:numPr>
        <w:spacing w:after="120" w:line="240" w:lineRule="auto"/>
        <w:ind w:left="1797" w:hanging="357"/>
        <w:contextualSpacing w:val="0"/>
        <w:rPr>
          <w:lang w:val="en-US"/>
        </w:rPr>
      </w:pPr>
      <w:proofErr w:type="spellStart"/>
      <w:r>
        <w:rPr>
          <w:lang w:val="en-US"/>
        </w:rPr>
        <w:t>GeoTrellis</w:t>
      </w:r>
      <w:proofErr w:type="spellEnd"/>
    </w:p>
    <w:p w14:paraId="7C498EE7" w14:textId="6134C8C5" w:rsidR="006A29C2" w:rsidRDefault="006A29C2" w:rsidP="006A29C2">
      <w:pPr>
        <w:pStyle w:val="ListParagraph"/>
        <w:numPr>
          <w:ilvl w:val="0"/>
          <w:numId w:val="42"/>
        </w:numPr>
        <w:spacing w:after="120" w:line="240" w:lineRule="auto"/>
        <w:ind w:left="1797" w:hanging="357"/>
        <w:contextualSpacing w:val="0"/>
        <w:rPr>
          <w:lang w:val="en-US"/>
        </w:rPr>
      </w:pPr>
      <w:proofErr w:type="spellStart"/>
      <w:r>
        <w:rPr>
          <w:lang w:val="en-US"/>
        </w:rPr>
        <w:t>GeoWave</w:t>
      </w:r>
      <w:proofErr w:type="spellEnd"/>
    </w:p>
    <w:p w14:paraId="410719EA" w14:textId="4879F282" w:rsidR="006A29C2" w:rsidRPr="00252EDA" w:rsidRDefault="006A29C2" w:rsidP="006A29C2">
      <w:pPr>
        <w:pStyle w:val="ListParagraph"/>
        <w:numPr>
          <w:ilvl w:val="0"/>
          <w:numId w:val="42"/>
        </w:numPr>
        <w:spacing w:after="120" w:line="240" w:lineRule="auto"/>
        <w:ind w:left="1797" w:hanging="357"/>
        <w:contextualSpacing w:val="0"/>
        <w:rPr>
          <w:lang w:val="en-US"/>
        </w:rPr>
      </w:pPr>
      <w:r>
        <w:rPr>
          <w:lang w:val="en-US"/>
        </w:rPr>
        <w:lastRenderedPageBreak/>
        <w:t>STAC</w:t>
      </w:r>
    </w:p>
    <w:p w14:paraId="0709CC1F" w14:textId="250C1B39" w:rsidR="001B238D" w:rsidRDefault="001B238D" w:rsidP="001B238D">
      <w:pPr>
        <w:spacing w:after="120" w:line="264" w:lineRule="auto"/>
        <w:ind w:left="720"/>
        <w:rPr>
          <w:rFonts w:ascii="Calibri" w:hAnsi="Calibri" w:cstheme="minorHAnsi"/>
          <w:lang w:val="en-US"/>
        </w:rPr>
      </w:pPr>
      <w:r>
        <w:rPr>
          <w:rFonts w:ascii="Calibri" w:hAnsi="Calibri" w:cstheme="minorHAnsi"/>
          <w:lang w:val="en-US"/>
        </w:rPr>
        <w:t>4</w:t>
      </w:r>
      <w:r>
        <w:rPr>
          <w:rFonts w:ascii="Calibri" w:hAnsi="Calibri" w:cstheme="minorHAnsi"/>
          <w:lang w:val="en-US"/>
        </w:rPr>
        <w:tab/>
      </w:r>
      <w:r w:rsidRPr="0070270C">
        <w:rPr>
          <w:rFonts w:ascii="Calibri" w:hAnsi="Calibri" w:cstheme="minorHAnsi"/>
          <w:lang w:val="en-US"/>
        </w:rPr>
        <w:t>Description of Other Open Source Platforms</w:t>
      </w:r>
    </w:p>
    <w:p w14:paraId="41AF8F33" w14:textId="7BA23C68" w:rsidR="00F3684D" w:rsidRDefault="00F3684D" w:rsidP="00F3684D">
      <w:pPr>
        <w:pStyle w:val="ListParagraph"/>
        <w:numPr>
          <w:ilvl w:val="0"/>
          <w:numId w:val="38"/>
        </w:numPr>
        <w:spacing w:after="120" w:line="240" w:lineRule="auto"/>
        <w:ind w:left="1797" w:hanging="357"/>
        <w:contextualSpacing w:val="0"/>
        <w:rPr>
          <w:lang w:val="en-US"/>
        </w:rPr>
      </w:pPr>
      <w:r>
        <w:rPr>
          <w:lang w:val="en-US"/>
        </w:rPr>
        <w:t>R</w:t>
      </w:r>
    </w:p>
    <w:p w14:paraId="09595087" w14:textId="427302B7" w:rsidR="006A29C2" w:rsidRPr="00252EDA" w:rsidRDefault="006A29C2" w:rsidP="00F3684D">
      <w:pPr>
        <w:pStyle w:val="ListParagraph"/>
        <w:numPr>
          <w:ilvl w:val="0"/>
          <w:numId w:val="38"/>
        </w:numPr>
        <w:spacing w:after="120" w:line="240" w:lineRule="auto"/>
        <w:ind w:left="1797" w:hanging="357"/>
        <w:contextualSpacing w:val="0"/>
        <w:rPr>
          <w:lang w:val="en-US"/>
        </w:rPr>
      </w:pPr>
      <w:r>
        <w:rPr>
          <w:lang w:val="en-US"/>
        </w:rPr>
        <w:t xml:space="preserve">Repast </w:t>
      </w:r>
      <w:proofErr w:type="spellStart"/>
      <w:r>
        <w:rPr>
          <w:lang w:val="en-US"/>
        </w:rPr>
        <w:t>Simphony</w:t>
      </w:r>
      <w:proofErr w:type="spellEnd"/>
    </w:p>
    <w:p w14:paraId="071575DE" w14:textId="51381EB7" w:rsidR="00F3684D" w:rsidRPr="00252EDA" w:rsidRDefault="00F3684D" w:rsidP="00F3684D">
      <w:pPr>
        <w:pStyle w:val="ListParagraph"/>
        <w:numPr>
          <w:ilvl w:val="0"/>
          <w:numId w:val="38"/>
        </w:numPr>
        <w:spacing w:after="120" w:line="240" w:lineRule="auto"/>
        <w:ind w:left="1797" w:hanging="357"/>
        <w:contextualSpacing w:val="0"/>
        <w:rPr>
          <w:lang w:val="en-US"/>
        </w:rPr>
      </w:pPr>
      <w:r>
        <w:rPr>
          <w:lang w:val="en-US"/>
        </w:rPr>
        <w:t>Eclipse</w:t>
      </w:r>
    </w:p>
    <w:p w14:paraId="5D576D0F" w14:textId="2D06B269" w:rsidR="00F3684D" w:rsidRPr="00252EDA" w:rsidRDefault="00F3684D" w:rsidP="00F3684D">
      <w:pPr>
        <w:pStyle w:val="ListParagraph"/>
        <w:numPr>
          <w:ilvl w:val="0"/>
          <w:numId w:val="38"/>
        </w:numPr>
        <w:spacing w:after="120" w:line="240" w:lineRule="auto"/>
        <w:ind w:left="1797" w:hanging="357"/>
        <w:contextualSpacing w:val="0"/>
        <w:rPr>
          <w:lang w:val="en-US"/>
        </w:rPr>
      </w:pPr>
      <w:proofErr w:type="spellStart"/>
      <w:r>
        <w:rPr>
          <w:lang w:val="en-US"/>
        </w:rPr>
        <w:t>Jupyter</w:t>
      </w:r>
      <w:proofErr w:type="spellEnd"/>
    </w:p>
    <w:p w14:paraId="32FE735C" w14:textId="167AC27C" w:rsidR="001B238D" w:rsidRPr="00252EDA" w:rsidRDefault="001B238D" w:rsidP="001B238D">
      <w:pPr>
        <w:spacing w:after="120" w:line="264" w:lineRule="auto"/>
        <w:ind w:left="720"/>
        <w:rPr>
          <w:lang w:val="en-US"/>
        </w:rPr>
      </w:pPr>
      <w:r>
        <w:rPr>
          <w:rFonts w:ascii="Calibri" w:hAnsi="Calibri" w:cstheme="minorHAnsi"/>
          <w:lang w:val="en-US"/>
        </w:rPr>
        <w:t>5</w:t>
      </w:r>
      <w:r>
        <w:rPr>
          <w:rFonts w:ascii="Calibri" w:hAnsi="Calibri" w:cstheme="minorHAnsi"/>
          <w:lang w:val="en-US"/>
        </w:rPr>
        <w:tab/>
      </w:r>
      <w:r w:rsidRPr="0070270C">
        <w:rPr>
          <w:rFonts w:ascii="Calibri" w:hAnsi="Calibri" w:cstheme="minorHAnsi"/>
          <w:lang w:val="en-US"/>
        </w:rPr>
        <w:t>Decision Analysis Report</w:t>
      </w:r>
    </w:p>
    <w:p w14:paraId="3D97F948" w14:textId="633C8323" w:rsidR="003F1B88" w:rsidRPr="00252EDA" w:rsidRDefault="003F1B88" w:rsidP="002F2E31">
      <w:pPr>
        <w:spacing w:after="120" w:line="264" w:lineRule="auto"/>
        <w:rPr>
          <w:lang w:val="en-US"/>
        </w:rPr>
      </w:pPr>
      <w:r>
        <w:rPr>
          <w:lang w:val="en-US"/>
        </w:rPr>
        <w:t>VII</w:t>
      </w:r>
      <w:r>
        <w:rPr>
          <w:lang w:val="en-US"/>
        </w:rPr>
        <w:tab/>
        <w:t>Database</w:t>
      </w:r>
    </w:p>
    <w:p w14:paraId="3549AC50" w14:textId="5943F8A1" w:rsidR="001B238D" w:rsidRPr="00252EDA" w:rsidRDefault="001B238D" w:rsidP="001B238D">
      <w:pPr>
        <w:spacing w:after="120" w:line="264" w:lineRule="auto"/>
        <w:ind w:left="720"/>
        <w:rPr>
          <w:lang w:val="en-US"/>
        </w:rPr>
      </w:pPr>
      <w:r w:rsidRPr="00252EDA">
        <w:rPr>
          <w:lang w:val="en-US"/>
        </w:rPr>
        <w:t>1</w:t>
      </w:r>
      <w:r w:rsidRPr="00252EDA">
        <w:rPr>
          <w:lang w:val="en-US"/>
        </w:rPr>
        <w:tab/>
      </w:r>
      <w:proofErr w:type="spellStart"/>
      <w:r>
        <w:rPr>
          <w:rFonts w:ascii="Calibri" w:hAnsi="Calibri" w:cstheme="minorHAnsi"/>
          <w:lang w:val="en-US"/>
        </w:rPr>
        <w:t>PostGIS</w:t>
      </w:r>
      <w:proofErr w:type="spellEnd"/>
    </w:p>
    <w:p w14:paraId="66644723" w14:textId="5E474AEC" w:rsidR="001B238D" w:rsidRDefault="001B238D" w:rsidP="001B238D">
      <w:pPr>
        <w:spacing w:after="120" w:line="264" w:lineRule="auto"/>
        <w:ind w:left="720"/>
        <w:rPr>
          <w:rFonts w:ascii="Calibri" w:hAnsi="Calibri" w:cstheme="minorHAnsi"/>
          <w:lang w:val="en-US"/>
        </w:rPr>
      </w:pPr>
      <w:r w:rsidRPr="00252EDA">
        <w:rPr>
          <w:lang w:val="en-US"/>
        </w:rPr>
        <w:t>2</w:t>
      </w:r>
      <w:r w:rsidRPr="00252EDA">
        <w:rPr>
          <w:lang w:val="en-US"/>
        </w:rPr>
        <w:tab/>
      </w:r>
      <w:proofErr w:type="spellStart"/>
      <w:r>
        <w:rPr>
          <w:rFonts w:ascii="Calibri" w:hAnsi="Calibri" w:cstheme="minorHAnsi"/>
          <w:lang w:val="en-US"/>
        </w:rPr>
        <w:t>SpatiaLite</w:t>
      </w:r>
      <w:proofErr w:type="spellEnd"/>
    </w:p>
    <w:p w14:paraId="513BFEBF" w14:textId="05A8BE2E" w:rsidR="006A29C2" w:rsidRPr="00252EDA" w:rsidRDefault="006A29C2" w:rsidP="001B238D">
      <w:pPr>
        <w:spacing w:after="120" w:line="264" w:lineRule="auto"/>
        <w:ind w:left="720"/>
        <w:rPr>
          <w:lang w:val="en-US"/>
        </w:rPr>
      </w:pPr>
      <w:r>
        <w:rPr>
          <w:rFonts w:ascii="Calibri" w:hAnsi="Calibri" w:cstheme="minorHAnsi"/>
          <w:lang w:val="en-US"/>
        </w:rPr>
        <w:t>3</w:t>
      </w:r>
      <w:r>
        <w:rPr>
          <w:rFonts w:ascii="Calibri" w:hAnsi="Calibri" w:cstheme="minorHAnsi"/>
          <w:lang w:val="en-US"/>
        </w:rPr>
        <w:tab/>
      </w:r>
      <w:proofErr w:type="spellStart"/>
      <w:r>
        <w:rPr>
          <w:rFonts w:ascii="Calibri" w:hAnsi="Calibri" w:cstheme="minorHAnsi"/>
          <w:lang w:val="en-US"/>
        </w:rPr>
        <w:t>rasdaman</w:t>
      </w:r>
      <w:proofErr w:type="spellEnd"/>
    </w:p>
    <w:p w14:paraId="3009EDE5" w14:textId="22ECB8F2" w:rsidR="001B238D" w:rsidRDefault="006A29C2" w:rsidP="001B238D">
      <w:pPr>
        <w:spacing w:after="120" w:line="264" w:lineRule="auto"/>
        <w:ind w:left="720"/>
        <w:rPr>
          <w:rFonts w:ascii="Calibri" w:hAnsi="Calibri" w:cstheme="minorHAnsi"/>
          <w:lang w:val="en-US"/>
        </w:rPr>
      </w:pPr>
      <w:r>
        <w:rPr>
          <w:lang w:val="en-US"/>
        </w:rPr>
        <w:t>4</w:t>
      </w:r>
      <w:r w:rsidR="001B238D" w:rsidRPr="00252EDA">
        <w:rPr>
          <w:lang w:val="en-US"/>
        </w:rPr>
        <w:tab/>
      </w:r>
      <w:r w:rsidR="001B238D">
        <w:rPr>
          <w:rFonts w:ascii="Calibri" w:hAnsi="Calibri" w:cstheme="minorHAnsi"/>
          <w:lang w:val="en-US"/>
        </w:rPr>
        <w:t>OLAP Databases</w:t>
      </w:r>
    </w:p>
    <w:p w14:paraId="07F83E6A" w14:textId="3B7CFBE2" w:rsidR="001B238D" w:rsidRDefault="006A29C2" w:rsidP="001B238D">
      <w:pPr>
        <w:spacing w:after="120" w:line="264" w:lineRule="auto"/>
        <w:ind w:left="720"/>
        <w:rPr>
          <w:rFonts w:ascii="Calibri" w:hAnsi="Calibri" w:cstheme="minorHAnsi"/>
          <w:lang w:val="en-US"/>
        </w:rPr>
      </w:pPr>
      <w:r>
        <w:rPr>
          <w:rFonts w:ascii="Calibri" w:hAnsi="Calibri" w:cstheme="minorHAnsi"/>
          <w:lang w:val="en-US"/>
        </w:rPr>
        <w:t>5</w:t>
      </w:r>
      <w:r w:rsidR="001B238D">
        <w:rPr>
          <w:rFonts w:ascii="Calibri" w:hAnsi="Calibri" w:cstheme="minorHAnsi"/>
          <w:lang w:val="en-US"/>
        </w:rPr>
        <w:tab/>
        <w:t>Non-relational Databases</w:t>
      </w:r>
    </w:p>
    <w:p w14:paraId="597F2247" w14:textId="2AAF329F" w:rsidR="001B238D" w:rsidRPr="00252EDA" w:rsidRDefault="006A29C2" w:rsidP="001B238D">
      <w:pPr>
        <w:spacing w:after="120" w:line="264" w:lineRule="auto"/>
        <w:ind w:left="720"/>
        <w:rPr>
          <w:lang w:val="en-US"/>
        </w:rPr>
      </w:pPr>
      <w:r>
        <w:rPr>
          <w:rFonts w:ascii="Calibri" w:hAnsi="Calibri" w:cstheme="minorHAnsi"/>
          <w:lang w:val="en-US"/>
        </w:rPr>
        <w:t>6</w:t>
      </w:r>
      <w:r w:rsidR="001B238D">
        <w:rPr>
          <w:rFonts w:ascii="Calibri" w:hAnsi="Calibri" w:cstheme="minorHAnsi"/>
          <w:lang w:val="en-US"/>
        </w:rPr>
        <w:tab/>
      </w:r>
      <w:r w:rsidR="001B238D" w:rsidRPr="0070270C">
        <w:rPr>
          <w:rFonts w:ascii="Calibri" w:hAnsi="Calibri" w:cstheme="minorHAnsi"/>
          <w:lang w:val="en-US"/>
        </w:rPr>
        <w:t>Decision Analysis Report</w:t>
      </w:r>
    </w:p>
    <w:p w14:paraId="7C44A8B6" w14:textId="4A8ECC32" w:rsidR="00EA3F0E" w:rsidRPr="00252EDA" w:rsidRDefault="00EA3F0E" w:rsidP="00EA3F0E">
      <w:pPr>
        <w:spacing w:after="120" w:line="264" w:lineRule="auto"/>
        <w:rPr>
          <w:lang w:val="en-US"/>
        </w:rPr>
      </w:pPr>
      <w:r w:rsidRPr="00252EDA">
        <w:rPr>
          <w:lang w:val="en-US"/>
        </w:rPr>
        <w:t>V</w:t>
      </w:r>
      <w:r>
        <w:rPr>
          <w:lang w:val="en-US"/>
        </w:rPr>
        <w:t>II</w:t>
      </w:r>
      <w:r w:rsidRPr="00252EDA">
        <w:rPr>
          <w:lang w:val="en-US"/>
        </w:rPr>
        <w:t>I</w:t>
      </w:r>
      <w:r w:rsidRPr="00252EDA">
        <w:rPr>
          <w:lang w:val="en-US"/>
        </w:rPr>
        <w:tab/>
        <w:t>Analysis of Alternatives</w:t>
      </w:r>
    </w:p>
    <w:p w14:paraId="710951B0" w14:textId="77777777" w:rsidR="00EA3F0E" w:rsidRPr="00252EDA" w:rsidRDefault="00EA3F0E" w:rsidP="00EA3F0E">
      <w:pPr>
        <w:spacing w:after="120" w:line="264" w:lineRule="auto"/>
        <w:ind w:left="720"/>
        <w:rPr>
          <w:lang w:val="en-US"/>
        </w:rPr>
      </w:pPr>
      <w:r w:rsidRPr="00252EDA">
        <w:rPr>
          <w:lang w:val="en-US"/>
        </w:rPr>
        <w:t>1</w:t>
      </w:r>
      <w:r w:rsidRPr="00252EDA">
        <w:rPr>
          <w:lang w:val="en-US"/>
        </w:rPr>
        <w:tab/>
        <w:t>Preferred Solution</w:t>
      </w:r>
    </w:p>
    <w:p w14:paraId="0D8FCBA5" w14:textId="77777777" w:rsidR="00EA3F0E" w:rsidRPr="00252EDA" w:rsidRDefault="00EA3F0E" w:rsidP="00EA3F0E">
      <w:pPr>
        <w:spacing w:after="120" w:line="264" w:lineRule="auto"/>
        <w:ind w:left="720"/>
        <w:rPr>
          <w:lang w:val="en-US"/>
        </w:rPr>
      </w:pPr>
      <w:r w:rsidRPr="00252EDA">
        <w:rPr>
          <w:lang w:val="en-US"/>
        </w:rPr>
        <w:t>2</w:t>
      </w:r>
      <w:r w:rsidRPr="00252EDA">
        <w:rPr>
          <w:lang w:val="en-US"/>
        </w:rPr>
        <w:tab/>
        <w:t>Security Considerations</w:t>
      </w:r>
    </w:p>
    <w:p w14:paraId="60843269" w14:textId="77777777" w:rsidR="00EA3F0E" w:rsidRPr="00252EDA" w:rsidRDefault="00EA3F0E" w:rsidP="00EA3F0E">
      <w:pPr>
        <w:spacing w:after="120" w:line="264" w:lineRule="auto"/>
        <w:ind w:left="720"/>
        <w:rPr>
          <w:lang w:val="en-US"/>
        </w:rPr>
      </w:pPr>
      <w:r w:rsidRPr="00252EDA">
        <w:rPr>
          <w:lang w:val="en-US"/>
        </w:rPr>
        <w:t>3</w:t>
      </w:r>
      <w:r w:rsidRPr="00252EDA">
        <w:rPr>
          <w:lang w:val="en-US"/>
        </w:rPr>
        <w:tab/>
        <w:t>Assumptions and Dependencies</w:t>
      </w:r>
    </w:p>
    <w:p w14:paraId="3FCF7C02" w14:textId="77777777" w:rsidR="003F1B88" w:rsidRPr="00252EDA" w:rsidRDefault="003F1B88" w:rsidP="003F1B88">
      <w:pPr>
        <w:spacing w:after="120" w:line="264" w:lineRule="auto"/>
        <w:rPr>
          <w:lang w:val="en-US"/>
        </w:rPr>
      </w:pPr>
      <w:r w:rsidRPr="00252EDA">
        <w:rPr>
          <w:lang w:val="en-US"/>
        </w:rPr>
        <w:t>IX</w:t>
      </w:r>
      <w:r w:rsidRPr="00252EDA">
        <w:rPr>
          <w:lang w:val="en-US"/>
        </w:rPr>
        <w:tab/>
        <w:t>Implementation</w:t>
      </w:r>
    </w:p>
    <w:p w14:paraId="3FCE230F" w14:textId="250F40BC" w:rsidR="001B238D" w:rsidRPr="00252EDA" w:rsidRDefault="001B238D" w:rsidP="001B238D">
      <w:pPr>
        <w:spacing w:after="120" w:line="264" w:lineRule="auto"/>
        <w:ind w:left="720"/>
        <w:rPr>
          <w:lang w:val="en-US"/>
        </w:rPr>
      </w:pPr>
      <w:r w:rsidRPr="00252EDA">
        <w:rPr>
          <w:lang w:val="en-US"/>
        </w:rPr>
        <w:t>1</w:t>
      </w:r>
      <w:r w:rsidRPr="00252EDA">
        <w:rPr>
          <w:lang w:val="en-US"/>
        </w:rPr>
        <w:tab/>
      </w:r>
      <w:r w:rsidRPr="0070270C">
        <w:rPr>
          <w:rFonts w:ascii="Calibri" w:hAnsi="Calibri" w:cstheme="minorHAnsi"/>
          <w:lang w:val="en-US"/>
        </w:rPr>
        <w:t>Inventory Access</w:t>
      </w:r>
    </w:p>
    <w:p w14:paraId="6223DD79" w14:textId="2786C949" w:rsidR="001B238D" w:rsidRPr="00252EDA" w:rsidRDefault="001B238D" w:rsidP="001B238D">
      <w:pPr>
        <w:spacing w:after="120" w:line="264" w:lineRule="auto"/>
        <w:ind w:left="720"/>
        <w:rPr>
          <w:lang w:val="en-US"/>
        </w:rPr>
      </w:pPr>
      <w:r w:rsidRPr="00252EDA">
        <w:rPr>
          <w:lang w:val="en-US"/>
        </w:rPr>
        <w:t>2</w:t>
      </w:r>
      <w:r w:rsidRPr="00252EDA">
        <w:rPr>
          <w:lang w:val="en-US"/>
        </w:rPr>
        <w:tab/>
      </w:r>
      <w:r>
        <w:rPr>
          <w:rFonts w:ascii="Calibri" w:hAnsi="Calibri" w:cstheme="minorHAnsi"/>
          <w:lang w:val="en-US"/>
        </w:rPr>
        <w:t>Modelling access</w:t>
      </w:r>
    </w:p>
    <w:p w14:paraId="574CCD19" w14:textId="0804B567" w:rsidR="00370442" w:rsidRPr="00252EDA" w:rsidRDefault="003F1B88" w:rsidP="002F2E31">
      <w:pPr>
        <w:spacing w:after="120" w:line="264" w:lineRule="auto"/>
        <w:rPr>
          <w:lang w:val="en-US"/>
        </w:rPr>
      </w:pPr>
      <w:r>
        <w:rPr>
          <w:lang w:val="en-US"/>
        </w:rPr>
        <w:t>X</w:t>
      </w:r>
      <w:r w:rsidR="00E15587" w:rsidRPr="00252EDA">
        <w:rPr>
          <w:lang w:val="en-US"/>
        </w:rPr>
        <w:tab/>
      </w:r>
      <w:commentRangeStart w:id="4"/>
      <w:r w:rsidR="00370442" w:rsidRPr="00252EDA">
        <w:rPr>
          <w:lang w:val="en-US"/>
        </w:rPr>
        <w:t>Testing and Prototyping</w:t>
      </w:r>
      <w:commentRangeEnd w:id="4"/>
      <w:r w:rsidR="0047574A" w:rsidRPr="00252EDA">
        <w:rPr>
          <w:rStyle w:val="CommentReference"/>
          <w:lang w:val="en-US"/>
        </w:rPr>
        <w:commentReference w:id="4"/>
      </w:r>
    </w:p>
    <w:p w14:paraId="5A8177FC" w14:textId="77777777" w:rsidR="00370442" w:rsidRPr="00252EDA" w:rsidRDefault="00370442" w:rsidP="002F2E31">
      <w:pPr>
        <w:spacing w:after="120" w:line="264" w:lineRule="auto"/>
        <w:ind w:left="720"/>
        <w:rPr>
          <w:lang w:val="en-US"/>
        </w:rPr>
      </w:pPr>
      <w:r w:rsidRPr="00252EDA">
        <w:rPr>
          <w:lang w:val="en-US"/>
        </w:rPr>
        <w:t>Optimize extract by value</w:t>
      </w:r>
    </w:p>
    <w:p w14:paraId="33E4DCBC" w14:textId="77777777" w:rsidR="00370442" w:rsidRPr="00252EDA" w:rsidRDefault="00370442" w:rsidP="002F2E31">
      <w:pPr>
        <w:spacing w:after="120" w:line="264" w:lineRule="auto"/>
        <w:ind w:left="720"/>
        <w:rPr>
          <w:lang w:val="en-US"/>
        </w:rPr>
      </w:pPr>
      <w:r w:rsidRPr="00252EDA">
        <w:rPr>
          <w:lang w:val="en-US"/>
        </w:rPr>
        <w:t xml:space="preserve">GBS replacement approach—compare GBS vs site specific losses MS footprint and </w:t>
      </w:r>
    </w:p>
    <w:p w14:paraId="6DF4D822" w14:textId="77777777" w:rsidR="00370442" w:rsidRPr="00252EDA" w:rsidRDefault="00370442" w:rsidP="002F2E31">
      <w:pPr>
        <w:spacing w:after="120" w:line="264" w:lineRule="auto"/>
        <w:ind w:left="720"/>
        <w:rPr>
          <w:lang w:val="en-US"/>
        </w:rPr>
      </w:pPr>
      <w:commentRangeStart w:id="5"/>
      <w:r w:rsidRPr="00252EDA">
        <w:rPr>
          <w:lang w:val="en-US"/>
        </w:rPr>
        <w:t>Importing from the MIP, feasibility</w:t>
      </w:r>
    </w:p>
    <w:p w14:paraId="65148743" w14:textId="77777777" w:rsidR="00370442" w:rsidRPr="00252EDA" w:rsidRDefault="00370442" w:rsidP="002F2E31">
      <w:pPr>
        <w:spacing w:after="120" w:line="264" w:lineRule="auto"/>
        <w:ind w:left="720"/>
        <w:rPr>
          <w:lang w:val="en-US"/>
        </w:rPr>
      </w:pPr>
      <w:r w:rsidRPr="00252EDA">
        <w:rPr>
          <w:lang w:val="en-US"/>
        </w:rPr>
        <w:t>Inventory coverage of flood products</w:t>
      </w:r>
      <w:commentRangeEnd w:id="3"/>
      <w:r w:rsidR="006C6C43" w:rsidRPr="00252EDA">
        <w:rPr>
          <w:rStyle w:val="CommentReference"/>
          <w:lang w:val="en-US"/>
        </w:rPr>
        <w:commentReference w:id="3"/>
      </w:r>
      <w:commentRangeEnd w:id="5"/>
      <w:r w:rsidR="00533686" w:rsidRPr="00252EDA">
        <w:rPr>
          <w:rStyle w:val="CommentReference"/>
          <w:lang w:val="en-US"/>
        </w:rPr>
        <w:commentReference w:id="5"/>
      </w:r>
    </w:p>
    <w:p w14:paraId="3FB90D9D" w14:textId="1F3F8C35" w:rsidR="00676759" w:rsidRDefault="003F1B88" w:rsidP="002F2E31">
      <w:pPr>
        <w:spacing w:after="120" w:line="264" w:lineRule="auto"/>
        <w:rPr>
          <w:lang w:val="en-US"/>
        </w:rPr>
      </w:pPr>
      <w:r>
        <w:rPr>
          <w:lang w:val="en-US"/>
        </w:rPr>
        <w:t>A1</w:t>
      </w:r>
      <w:r w:rsidR="00676759">
        <w:rPr>
          <w:lang w:val="en-US"/>
        </w:rPr>
        <w:tab/>
      </w:r>
      <w:r w:rsidR="00676759" w:rsidRPr="00252EDA">
        <w:rPr>
          <w:lang w:val="en-US"/>
        </w:rPr>
        <w:t>Definitions, Acronyms, and Abbreviations</w:t>
      </w:r>
    </w:p>
    <w:p w14:paraId="38BC49E5" w14:textId="598AD19A" w:rsidR="00676759" w:rsidRPr="00252EDA" w:rsidRDefault="003F1B88" w:rsidP="002F2E31">
      <w:pPr>
        <w:spacing w:after="120" w:line="264" w:lineRule="auto"/>
        <w:rPr>
          <w:lang w:val="en-US"/>
        </w:rPr>
      </w:pPr>
      <w:r>
        <w:rPr>
          <w:lang w:val="en-US"/>
        </w:rPr>
        <w:t>A2</w:t>
      </w:r>
      <w:r w:rsidR="00676759">
        <w:rPr>
          <w:lang w:val="en-US"/>
        </w:rPr>
        <w:tab/>
        <w:t>References</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12"/>
          <w:pgSz w:w="12240" w:h="15840"/>
          <w:pgMar w:top="1440" w:right="1440" w:bottom="1440" w:left="1440" w:header="720" w:footer="720" w:gutter="0"/>
          <w:pgNumType w:fmt="lowerRoman" w:start="1"/>
          <w:cols w:space="720"/>
          <w:docGrid w:linePitch="360"/>
        </w:sectPr>
      </w:pPr>
    </w:p>
    <w:p w14:paraId="0D1843D1" w14:textId="324BC788" w:rsidR="002F2E31" w:rsidRPr="00252EDA" w:rsidRDefault="003458CD" w:rsidP="00B1175A">
      <w:pPr>
        <w:spacing w:after="0"/>
        <w:rPr>
          <w:b/>
          <w:sz w:val="32"/>
          <w:lang w:val="en-US"/>
        </w:rPr>
      </w:pPr>
      <w:r w:rsidRPr="00252EDA">
        <w:rPr>
          <w:b/>
          <w:sz w:val="32"/>
          <w:lang w:val="en-US"/>
        </w:rPr>
        <w:lastRenderedPageBreak/>
        <w:t>Executive Summary</w:t>
      </w:r>
    </w:p>
    <w:p w14:paraId="20327BFB" w14:textId="77777777" w:rsidR="003458CD" w:rsidRPr="00252EDA" w:rsidRDefault="003458CD" w:rsidP="00B1175A">
      <w:pPr>
        <w:spacing w:after="0"/>
        <w:rPr>
          <w:lang w:val="en-US"/>
        </w:rPr>
      </w:pPr>
    </w:p>
    <w:p w14:paraId="778B748F" w14:textId="0FF53F46" w:rsidR="002F2E31" w:rsidRPr="00252EDA" w:rsidRDefault="00FF6CBB" w:rsidP="003B1636">
      <w:pPr>
        <w:spacing w:line="360" w:lineRule="auto"/>
        <w:rPr>
          <w:lang w:val="en-US"/>
        </w:rPr>
      </w:pPr>
      <w:r w:rsidRPr="00252EDA">
        <w:rPr>
          <w:lang w:val="en-US"/>
        </w:rPr>
        <w:t xml:space="preserve">The mission of </w:t>
      </w:r>
      <w:proofErr w:type="spellStart"/>
      <w:r w:rsidR="00BC3963" w:rsidRPr="00252EDA">
        <w:rPr>
          <w:lang w:val="en-US"/>
        </w:rPr>
        <w:t>Hazus</w:t>
      </w:r>
      <w:proofErr w:type="spellEnd"/>
      <w:r w:rsidR="003B1636" w:rsidRPr="00252EDA">
        <w:rPr>
          <w:lang w:val="en-US"/>
        </w:rPr>
        <w:t xml:space="preserve"> is to combine science and technology to support FEMA’s mission of “…leading and supporting the Nation in a risk-based, comprehensive emergency management system of preparedness, protection, response, recovery, and mitigation.” </w:t>
      </w:r>
      <w:proofErr w:type="spellStart"/>
      <w:r w:rsidR="00BC3963" w:rsidRPr="00252EDA">
        <w:rPr>
          <w:lang w:val="en-US"/>
        </w:rPr>
        <w:t>Hazus</w:t>
      </w:r>
      <w:proofErr w:type="spellEnd"/>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3D140D67"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p>
    <w:p w14:paraId="77F71850" w14:textId="45694517" w:rsidR="00045F09" w:rsidRPr="00252EDA"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proofErr w:type="spellStart"/>
      <w:r w:rsidR="00BC3963" w:rsidRPr="00252EDA">
        <w:rPr>
          <w:lang w:val="en-US"/>
        </w:rPr>
        <w:t>OpenHazus</w:t>
      </w:r>
      <w:proofErr w:type="spellEnd"/>
      <w:r w:rsidR="00BC3963" w:rsidRPr="00252EDA">
        <w:rPr>
          <w:lang w:val="en-US"/>
        </w:rPr>
        <w:t xml:space="preserve"> </w:t>
      </w:r>
      <w:r w:rsidR="00F26779" w:rsidRPr="00252EDA">
        <w:rPr>
          <w:lang w:val="en-US"/>
        </w:rPr>
        <w:t xml:space="preserve">the proposed </w:t>
      </w:r>
      <w:r w:rsidR="00FF6CBB" w:rsidRPr="00252EDA">
        <w:rPr>
          <w:lang w:val="en-US"/>
        </w:rPr>
        <w:t xml:space="preserve">Open Source version of FEMA’s </w:t>
      </w:r>
      <w:proofErr w:type="spellStart"/>
      <w:r w:rsidR="00FF6CBB" w:rsidRPr="00252EDA">
        <w:rPr>
          <w:lang w:val="en-US"/>
        </w:rPr>
        <w:t>Hazus</w:t>
      </w:r>
      <w:proofErr w:type="spellEnd"/>
      <w:r w:rsidR="00FF6CBB" w:rsidRPr="00252EDA">
        <w:rPr>
          <w:lang w:val="en-US"/>
        </w:rPr>
        <w:t xml:space="preserve"> risk analysis 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proofErr w:type="spellStart"/>
      <w:r w:rsidR="00FF6CBB" w:rsidRPr="00252EDA">
        <w:rPr>
          <w:lang w:val="en-US"/>
        </w:rPr>
        <w:t>Hazus</w:t>
      </w:r>
      <w:proofErr w:type="spellEnd"/>
      <w:r w:rsidR="00FF6CBB" w:rsidRPr="00252EDA">
        <w:rPr>
          <w:lang w:val="en-US"/>
        </w:rPr>
        <w:t xml:space="preserve">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 xml:space="preserve">The hypothetical </w:t>
      </w:r>
      <w:proofErr w:type="gramStart"/>
      <w:r w:rsidR="00FF6CBB" w:rsidRPr="00252EDA">
        <w:rPr>
          <w:lang w:val="en-US"/>
        </w:rPr>
        <w:t>end product</w:t>
      </w:r>
      <w:proofErr w:type="gramEnd"/>
      <w:r w:rsidR="00FF6CBB" w:rsidRPr="00252EDA">
        <w:rPr>
          <w:lang w:val="en-US"/>
        </w:rPr>
        <w:t xml:space="preserve"> of this effort has been coined “</w:t>
      </w:r>
      <w:proofErr w:type="spellStart"/>
      <w:r w:rsidR="00FF6CBB" w:rsidRPr="00252EDA">
        <w:rPr>
          <w:lang w:val="en-US"/>
        </w:rPr>
        <w:t>Open</w:t>
      </w:r>
      <w:r w:rsidR="00BC3963" w:rsidRPr="00252EDA">
        <w:rPr>
          <w:lang w:val="en-US"/>
        </w:rPr>
        <w:t>Hazus</w:t>
      </w:r>
      <w:proofErr w:type="spellEnd"/>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w:t>
      </w:r>
      <w:proofErr w:type="spellStart"/>
      <w:r w:rsidR="00FF6CBB" w:rsidRPr="00252EDA">
        <w:rPr>
          <w:lang w:val="en-US"/>
        </w:rPr>
        <w:t>Hazus</w:t>
      </w:r>
      <w:proofErr w:type="spellEnd"/>
      <w:r w:rsidR="00FF6CBB" w:rsidRPr="00252EDA">
        <w:rPr>
          <w:lang w:val="en-US"/>
        </w:rPr>
        <w:t xml:space="preserve"> stakeholders. </w:t>
      </w:r>
      <w:r w:rsidR="006C6C43" w:rsidRPr="00252EDA">
        <w:rPr>
          <w:lang w:val="en-US"/>
        </w:rPr>
        <w:t xml:space="preserve">This whitepaper includes sections addressing architecture, product research, and prototyping. </w:t>
      </w:r>
      <w:r w:rsidRPr="00252EDA">
        <w:rPr>
          <w:lang w:val="en-US"/>
        </w:rPr>
        <w:t xml:space="preserve">Because </w:t>
      </w:r>
      <w:proofErr w:type="spellStart"/>
      <w:r w:rsidR="008A4D21" w:rsidRPr="00252EDA">
        <w:rPr>
          <w:lang w:val="en-US"/>
        </w:rPr>
        <w:t>Open</w:t>
      </w:r>
      <w:r w:rsidR="00BC3963" w:rsidRPr="00252EDA">
        <w:rPr>
          <w:lang w:val="en-US"/>
        </w:rPr>
        <w:t>Hazus</w:t>
      </w:r>
      <w:proofErr w:type="spellEnd"/>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4C954365" w14:textId="77777777" w:rsidR="008A4D21" w:rsidRPr="00252EDA" w:rsidRDefault="008A4D21" w:rsidP="008A4D21">
      <w:pPr>
        <w:rPr>
          <w:lang w:val="en-US"/>
        </w:rPr>
      </w:pPr>
    </w:p>
    <w:p w14:paraId="15475076" w14:textId="1D060A17" w:rsidR="008A4D21" w:rsidRPr="00252EDA" w:rsidRDefault="00E15587" w:rsidP="008A4D21">
      <w:pPr>
        <w:rPr>
          <w:b/>
          <w:sz w:val="28"/>
          <w:lang w:val="en-US"/>
        </w:rPr>
      </w:pPr>
      <w:r w:rsidRPr="00252EDA">
        <w:rPr>
          <w:b/>
          <w:sz w:val="28"/>
          <w:lang w:val="en-US"/>
        </w:rPr>
        <w:t>I</w:t>
      </w:r>
      <w:r w:rsidR="008A4D21" w:rsidRPr="00252EDA">
        <w:rPr>
          <w:b/>
          <w:sz w:val="28"/>
          <w:lang w:val="en-US"/>
        </w:rPr>
        <w:t>.1</w:t>
      </w:r>
      <w:r w:rsidR="008A4D21" w:rsidRPr="00252EDA">
        <w:rPr>
          <w:b/>
          <w:sz w:val="28"/>
          <w:lang w:val="en-US"/>
        </w:rPr>
        <w:tab/>
        <w:t>Background</w:t>
      </w:r>
    </w:p>
    <w:p w14:paraId="36BD87DD" w14:textId="0BC0D148" w:rsidR="003458CD" w:rsidRPr="00252EDA" w:rsidRDefault="00E15587" w:rsidP="008A4D21">
      <w:pPr>
        <w:spacing w:line="360" w:lineRule="auto"/>
        <w:rPr>
          <w:b/>
          <w:sz w:val="24"/>
          <w:lang w:val="en-US"/>
        </w:rPr>
      </w:pPr>
      <w:r w:rsidRPr="00252EDA">
        <w:rPr>
          <w:b/>
          <w:sz w:val="24"/>
          <w:lang w:val="en-US"/>
        </w:rPr>
        <w:t>I</w:t>
      </w:r>
      <w:r w:rsidR="003458CD" w:rsidRPr="00252EDA">
        <w:rPr>
          <w:b/>
          <w:sz w:val="24"/>
          <w:lang w:val="en-US"/>
        </w:rPr>
        <w:t>.1.1</w:t>
      </w:r>
      <w:r w:rsidR="003458CD" w:rsidRPr="00252EDA">
        <w:rPr>
          <w:b/>
          <w:sz w:val="24"/>
          <w:lang w:val="en-US"/>
        </w:rPr>
        <w:tab/>
        <w:t xml:space="preserve">The </w:t>
      </w:r>
      <w:proofErr w:type="gramStart"/>
      <w:r w:rsidR="003458CD" w:rsidRPr="00252EDA">
        <w:rPr>
          <w:b/>
          <w:sz w:val="24"/>
          <w:lang w:val="en-US"/>
        </w:rPr>
        <w:t>current status</w:t>
      </w:r>
      <w:proofErr w:type="gramEnd"/>
      <w:r w:rsidR="003458CD" w:rsidRPr="00252EDA">
        <w:rPr>
          <w:b/>
          <w:sz w:val="24"/>
          <w:lang w:val="en-US"/>
        </w:rPr>
        <w:t xml:space="preserve"> of </w:t>
      </w:r>
      <w:proofErr w:type="spellStart"/>
      <w:r w:rsidR="00BC3963" w:rsidRPr="00252EDA">
        <w:rPr>
          <w:b/>
          <w:sz w:val="24"/>
          <w:lang w:val="en-US"/>
        </w:rPr>
        <w:t>Hazus</w:t>
      </w:r>
      <w:proofErr w:type="spellEnd"/>
    </w:p>
    <w:p w14:paraId="21046441" w14:textId="67E7309C" w:rsidR="00B2615F" w:rsidRPr="00252EDA" w:rsidRDefault="007943AE" w:rsidP="008A4D21">
      <w:pPr>
        <w:spacing w:line="360" w:lineRule="auto"/>
        <w:rPr>
          <w:lang w:val="en-US"/>
        </w:rPr>
      </w:pPr>
      <w:proofErr w:type="spellStart"/>
      <w:r w:rsidRPr="00252EDA">
        <w:rPr>
          <w:lang w:val="en-US"/>
        </w:rPr>
        <w:t>Hazus</w:t>
      </w:r>
      <w:proofErr w:type="spellEnd"/>
      <w:r w:rsidRPr="00252EDA">
        <w:rPr>
          <w:lang w:val="en-US"/>
        </w:rPr>
        <w:t xml:space="preserve"> is</w:t>
      </w:r>
      <w:r w:rsidR="00C90CB6" w:rsidRPr="00252EDA">
        <w:rPr>
          <w:lang w:val="en-US"/>
        </w:rPr>
        <w:t xml:space="preserve">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C3963" w:rsidRPr="00252EDA">
        <w:rPr>
          <w:lang w:val="en-US"/>
        </w:rPr>
        <w:t xml:space="preserve"> </w:t>
      </w:r>
      <w:r w:rsidR="00B2615F" w:rsidRPr="00252EDA">
        <w:rPr>
          <w:lang w:val="en-US"/>
        </w:rPr>
        <w:t xml:space="preserve">FEMA started </w:t>
      </w:r>
      <w:proofErr w:type="spellStart"/>
      <w:r w:rsidR="00BC3963" w:rsidRPr="00252EDA">
        <w:rPr>
          <w:lang w:val="en-US"/>
        </w:rPr>
        <w:t>Hazus</w:t>
      </w:r>
      <w:proofErr w:type="spellEnd"/>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proofErr w:type="spellStart"/>
      <w:r w:rsidR="00BC3963" w:rsidRPr="00252EDA">
        <w:rPr>
          <w:lang w:val="en-US"/>
        </w:rPr>
        <w:t>Hazus</w:t>
      </w:r>
      <w:proofErr w:type="spellEnd"/>
      <w:r w:rsidR="00411E81" w:rsidRPr="00252EDA">
        <w:rPr>
          <w:lang w:val="en-US"/>
        </w:rPr>
        <w:t xml:space="preserve"> </w:t>
      </w:r>
      <w:r w:rsidR="00B2615F" w:rsidRPr="00252EDA">
        <w:rPr>
          <w:lang w:val="en-US"/>
        </w:rPr>
        <w:t>earthquake risk assessment methodology and mode</w:t>
      </w:r>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proofErr w:type="spellStart"/>
      <w:r w:rsidR="00BC3963" w:rsidRPr="00252EDA">
        <w:rPr>
          <w:lang w:val="en-US"/>
        </w:rPr>
        <w:t>Hazus</w:t>
      </w:r>
      <w:proofErr w:type="spellEnd"/>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proofErr w:type="spellStart"/>
      <w:r w:rsidR="00BC3963" w:rsidRPr="00252EDA">
        <w:rPr>
          <w:lang w:val="en-US"/>
        </w:rPr>
        <w:t>Hazus</w:t>
      </w:r>
      <w:proofErr w:type="spellEnd"/>
      <w:r w:rsidR="00BC3963" w:rsidRPr="00252EDA">
        <w:rPr>
          <w:lang w:val="en-US"/>
        </w:rPr>
        <w:t xml:space="preserve"> </w:t>
      </w:r>
      <w:r w:rsidR="00411E81" w:rsidRPr="00252EDA">
        <w:rPr>
          <w:lang w:val="en-US"/>
        </w:rPr>
        <w:t xml:space="preserve">Subject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proofErr w:type="spellStart"/>
      <w:r w:rsidR="00BC3963" w:rsidRPr="00252EDA">
        <w:rPr>
          <w:lang w:val="en-US"/>
        </w:rPr>
        <w:t>Hazus</w:t>
      </w:r>
      <w:proofErr w:type="spellEnd"/>
      <w:r w:rsidR="00411E81" w:rsidRPr="00252EDA">
        <w:rPr>
          <w:lang w:val="en-US"/>
        </w:rPr>
        <w:t xml:space="preserve"> models and expand model functionality and community involvement for </w:t>
      </w:r>
      <w:proofErr w:type="spellStart"/>
      <w:r w:rsidR="00BC3963" w:rsidRPr="00252EDA">
        <w:rPr>
          <w:lang w:val="en-US"/>
        </w:rPr>
        <w:t>Hazus</w:t>
      </w:r>
      <w:proofErr w:type="spellEnd"/>
      <w:r w:rsidR="00411E81" w:rsidRPr="00252EDA">
        <w:rPr>
          <w:lang w:val="en-US"/>
        </w:rPr>
        <w:t xml:space="preserve"> stakeholders.</w:t>
      </w:r>
    </w:p>
    <w:p w14:paraId="165153ED" w14:textId="6E07F17E" w:rsidR="008A4D21" w:rsidRPr="00252EDA" w:rsidRDefault="00BC3963" w:rsidP="008A4D21">
      <w:pPr>
        <w:spacing w:line="360" w:lineRule="auto"/>
        <w:rPr>
          <w:lang w:val="en-US"/>
        </w:rPr>
      </w:pPr>
      <w:commentRangeStart w:id="6"/>
      <w:proofErr w:type="spellStart"/>
      <w:r w:rsidRPr="00252EDA">
        <w:rPr>
          <w:lang w:val="en-US"/>
        </w:rPr>
        <w:t>Hazus</w:t>
      </w:r>
      <w:commentRangeEnd w:id="6"/>
      <w:proofErr w:type="spellEnd"/>
      <w:r w:rsidR="003E5BCF">
        <w:rPr>
          <w:rStyle w:val="CommentReference"/>
        </w:rPr>
        <w:commentReference w:id="6"/>
      </w:r>
      <w:r w:rsidR="00B2615F" w:rsidRPr="00252EDA">
        <w:rPr>
          <w:lang w:val="en-US"/>
        </w:rPr>
        <w:t xml:space="preserve"> provides a cost-effective method of identifying and addressing the impacts associated with a natural disaster. </w:t>
      </w:r>
      <w:r w:rsidRPr="00252EDA">
        <w:rPr>
          <w:lang w:val="en-US"/>
        </w:rPr>
        <w:t xml:space="preserve"> </w:t>
      </w:r>
      <w:proofErr w:type="spellStart"/>
      <w:r w:rsidRPr="00252EDA">
        <w:rPr>
          <w:lang w:val="en-US"/>
        </w:rPr>
        <w:t>Hazus</w:t>
      </w:r>
      <w:proofErr w:type="spellEnd"/>
      <w:r w:rsidR="00411E81" w:rsidRPr="00252EDA">
        <w:rPr>
          <w:lang w:val="en-US"/>
        </w:rPr>
        <w:t xml:space="preserve"> results allow members of the emergency management community </w:t>
      </w:r>
      <w:r w:rsidR="00B2615F" w:rsidRPr="00252EDA">
        <w:rPr>
          <w:lang w:val="en-US"/>
        </w:rPr>
        <w:t xml:space="preserve">to develop policies for preparation, 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lastRenderedPageBreak/>
        <w:t>decrease the risk of future loss</w:t>
      </w:r>
      <w:r w:rsidR="00411E81" w:rsidRPr="00252EDA">
        <w:rPr>
          <w:lang w:val="en-US"/>
        </w:rPr>
        <w:t>.</w:t>
      </w:r>
      <w:r w:rsidR="00072B08" w:rsidRPr="00252EDA">
        <w:rPr>
          <w:lang w:val="en-US"/>
        </w:rPr>
        <w:t xml:space="preserve"> </w:t>
      </w:r>
      <w:proofErr w:type="spellStart"/>
      <w:r w:rsidRPr="00252EDA">
        <w:rPr>
          <w:lang w:val="en-US"/>
        </w:rPr>
        <w:t>Hazus</w:t>
      </w:r>
      <w:proofErr w:type="spellEnd"/>
      <w:r w:rsidR="00B2615F" w:rsidRPr="00252EDA">
        <w:rPr>
          <w:lang w:val="en-US"/>
        </w:rPr>
        <w:t xml:space="preserve"> is also used in </w:t>
      </w:r>
      <w:r w:rsidRPr="00252EDA">
        <w:rPr>
          <w:lang w:val="en-US"/>
        </w:rPr>
        <w:t xml:space="preserve">support of the </w:t>
      </w:r>
      <w:r w:rsidR="00B2615F" w:rsidRPr="00252EDA">
        <w:rPr>
          <w:lang w:val="en-US"/>
        </w:rPr>
        <w:t xml:space="preserve">Disaster Mitigation Act (DMA) and </w:t>
      </w:r>
      <w:r w:rsidRPr="00252EDA">
        <w:rPr>
          <w:lang w:val="en-US"/>
        </w:rPr>
        <w:t xml:space="preserve">to develop </w:t>
      </w:r>
      <w:r w:rsidR="00B2615F" w:rsidRPr="00252EDA">
        <w:rPr>
          <w:lang w:val="en-US"/>
        </w:rPr>
        <w:t xml:space="preserve">Hazard Mitigation plans 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proofErr w:type="spellStart"/>
      <w:r w:rsidRPr="00252EDA">
        <w:rPr>
          <w:lang w:val="en-US"/>
        </w:rPr>
        <w:t>Hazus</w:t>
      </w:r>
      <w:proofErr w:type="spellEnd"/>
      <w:r w:rsidR="00B2615F" w:rsidRPr="00252EDA">
        <w:rPr>
          <w:lang w:val="en-US"/>
        </w:rPr>
        <w:t xml:space="preserve"> provide an effective risk assessment tool. </w:t>
      </w:r>
      <w:r w:rsidR="008A4D21" w:rsidRPr="00252EDA">
        <w:rPr>
          <w:lang w:val="en-US"/>
        </w:rPr>
        <w:t xml:space="preserve">The overall objective of the existing </w:t>
      </w:r>
      <w:proofErr w:type="spellStart"/>
      <w:r w:rsidRPr="00252EDA">
        <w:rPr>
          <w:lang w:val="en-US"/>
        </w:rPr>
        <w:t>Hazus</w:t>
      </w:r>
      <w:proofErr w:type="spellEnd"/>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r w:rsidR="008A4D21" w:rsidRPr="00252EDA">
        <w:rPr>
          <w:lang w:val="en-US"/>
        </w:rPr>
        <w:t xml:space="preserve">. </w:t>
      </w:r>
      <w:commentRangeStart w:id="7"/>
      <w:proofErr w:type="spellStart"/>
      <w:r w:rsidRPr="00252EDA">
        <w:rPr>
          <w:lang w:val="en-US"/>
        </w:rPr>
        <w:t>Hazus</w:t>
      </w:r>
      <w:proofErr w:type="spellEnd"/>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 xml:space="preserve">planning and stimulating mitigation efforts to reduce losses from hurricanes, severe floods, and earthquakes and preparing for emergency response and recovery following these events. </w:t>
      </w:r>
      <w:commentRangeEnd w:id="7"/>
      <w:r w:rsidR="009B46DE" w:rsidRPr="00252EDA">
        <w:rPr>
          <w:rStyle w:val="CommentReference"/>
          <w:lang w:val="en-US"/>
        </w:rPr>
        <w:commentReference w:id="7"/>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proofErr w:type="spellStart"/>
      <w:r w:rsidRPr="00252EDA">
        <w:rPr>
          <w:lang w:val="en-US"/>
        </w:rPr>
        <w:t>Hazus</w:t>
      </w:r>
      <w:proofErr w:type="spellEnd"/>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 (</w:t>
      </w:r>
      <w:hyperlink r:id="rId13" w:history="1">
        <w:r w:rsidR="00F305D1" w:rsidRPr="00252EDA">
          <w:rPr>
            <w:rStyle w:val="Hyperlink"/>
            <w:shd w:val="clear" w:color="auto" w:fill="FFFF00"/>
            <w:lang w:val="en-US"/>
          </w:rPr>
          <w:t>Reference needed</w:t>
        </w:r>
      </w:hyperlink>
      <w:r w:rsidR="00E15587" w:rsidRPr="00252EDA">
        <w:rPr>
          <w:lang w:val="en-US"/>
        </w:rPr>
        <w:t>) and</w:t>
      </w:r>
      <w:r w:rsidR="00A3224A" w:rsidRPr="00252EDA">
        <w:rPr>
          <w:lang w:val="en-US"/>
        </w:rPr>
        <w:t xml:space="preserve"> exemplified by the need to provide risk assessments for state-owned infrastructure</w:t>
      </w:r>
      <w:r w:rsidR="00F305D1" w:rsidRPr="00252EDA">
        <w:rPr>
          <w:lang w:val="en-US"/>
        </w:rPr>
        <w:t xml:space="preserve">. </w:t>
      </w:r>
      <w:r w:rsidR="008A4D21" w:rsidRPr="00252EDA">
        <w:rPr>
          <w:lang w:val="en-US"/>
        </w:rPr>
        <w:t xml:space="preserve">Depending on the capability built in for each hazard, </w:t>
      </w:r>
      <w:proofErr w:type="spellStart"/>
      <w:r w:rsidRPr="00252EDA">
        <w:rPr>
          <w:lang w:val="en-US"/>
        </w:rPr>
        <w:t>Hazus</w:t>
      </w:r>
      <w:proofErr w:type="spellEnd"/>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 xml:space="preserve">following an event. </w:t>
      </w:r>
      <w:proofErr w:type="spellStart"/>
      <w:r w:rsidRPr="00252EDA">
        <w:rPr>
          <w:lang w:val="en-US"/>
        </w:rPr>
        <w:t>Hazus</w:t>
      </w:r>
      <w:proofErr w:type="spellEnd"/>
      <w:r w:rsidR="008A4D21" w:rsidRPr="00252EDA">
        <w:rPr>
          <w:lang w:val="en-US"/>
        </w:rPr>
        <w:t xml:space="preserve"> </w:t>
      </w:r>
      <w:r w:rsidR="003458CD" w:rsidRPr="00252EDA">
        <w:rPr>
          <w:lang w:val="en-US"/>
        </w:rPr>
        <w:t xml:space="preserve">has shown to be </w:t>
      </w:r>
      <w:r w:rsidR="008A4D21" w:rsidRPr="00252EDA">
        <w:rPr>
          <w:lang w:val="en-US"/>
        </w:rPr>
        <w:t xml:space="preserve">capable of integrated multi-hazard loss estimation </w:t>
      </w:r>
      <w:r w:rsidR="003458CD" w:rsidRPr="00252EDA">
        <w:rPr>
          <w:lang w:val="en-US"/>
        </w:rPr>
        <w:t>with</w:t>
      </w:r>
      <w:r w:rsidR="008A4D21" w:rsidRPr="00252EDA">
        <w:rPr>
          <w:lang w:val="en-US"/>
        </w:rPr>
        <w:t xml:space="preserve"> the following major features:</w:t>
      </w:r>
    </w:p>
    <w:p w14:paraId="39D259BB" w14:textId="23443280" w:rsidR="008A4D21" w:rsidRPr="00252EDA" w:rsidRDefault="008A4D21" w:rsidP="008A4D21">
      <w:pPr>
        <w:pStyle w:val="ListParagraph"/>
        <w:numPr>
          <w:ilvl w:val="0"/>
          <w:numId w:val="3"/>
        </w:numPr>
        <w:spacing w:line="360" w:lineRule="auto"/>
        <w:rPr>
          <w:lang w:val="en-US"/>
        </w:rPr>
      </w:pPr>
      <w:commentRangeStart w:id="8"/>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commentRangeEnd w:id="8"/>
      <w:r w:rsidR="005F2BAE" w:rsidRPr="00252EDA">
        <w:rPr>
          <w:rStyle w:val="CommentReference"/>
          <w:lang w:val="en-US"/>
        </w:rPr>
        <w:commentReference w:id="8"/>
      </w:r>
    </w:p>
    <w:p w14:paraId="55C92FD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Geographic Information System (GIS) functions </w:t>
      </w:r>
    </w:p>
    <w:p w14:paraId="21DB4616"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Varying degrees of real-time analysis for each hazard </w:t>
      </w:r>
    </w:p>
    <w:p w14:paraId="4B4480C2" w14:textId="6C3E86E4" w:rsidR="008A4D21" w:rsidRPr="00252EDA" w:rsidRDefault="008A4D21" w:rsidP="008A4D21">
      <w:pPr>
        <w:pStyle w:val="ListParagraph"/>
        <w:numPr>
          <w:ilvl w:val="0"/>
          <w:numId w:val="3"/>
        </w:numPr>
        <w:spacing w:line="360" w:lineRule="auto"/>
        <w:rPr>
          <w:lang w:val="en-US"/>
        </w:rPr>
      </w:pPr>
      <w:commentRangeStart w:id="9"/>
      <w:r w:rsidRPr="00252EDA">
        <w:rPr>
          <w:lang w:val="en-US"/>
        </w:rPr>
        <w:t>State-of-the-art software, fully documented with metadata for all databases</w:t>
      </w:r>
      <w:commentRangeEnd w:id="9"/>
      <w:r w:rsidR="009B46DE" w:rsidRPr="00252EDA">
        <w:rPr>
          <w:rStyle w:val="CommentReference"/>
          <w:lang w:val="en-US"/>
        </w:rPr>
        <w:commentReference w:id="9"/>
      </w:r>
    </w:p>
    <w:p w14:paraId="5B323D33" w14:textId="6FED4A79" w:rsidR="002F2E31" w:rsidRPr="00252EDA" w:rsidRDefault="00E15587" w:rsidP="007A3971">
      <w:pPr>
        <w:keepNext/>
        <w:rPr>
          <w:b/>
          <w:sz w:val="24"/>
          <w:lang w:val="en-US"/>
        </w:rPr>
      </w:pPr>
      <w:r w:rsidRPr="00252EDA">
        <w:rPr>
          <w:b/>
          <w:sz w:val="24"/>
          <w:lang w:val="en-US"/>
        </w:rPr>
        <w:t>I</w:t>
      </w:r>
      <w:r w:rsidR="00F305D1" w:rsidRPr="00252EDA">
        <w:rPr>
          <w:b/>
          <w:sz w:val="24"/>
          <w:lang w:val="en-US"/>
        </w:rPr>
        <w:t>.1.2</w:t>
      </w:r>
      <w:r w:rsidR="00F305D1" w:rsidRPr="00252EDA">
        <w:rPr>
          <w:b/>
          <w:sz w:val="24"/>
          <w:lang w:val="en-US"/>
        </w:rPr>
        <w:tab/>
        <w:t xml:space="preserve">Changing </w:t>
      </w:r>
      <w:r w:rsidR="00550BE6" w:rsidRPr="00252EDA">
        <w:rPr>
          <w:b/>
          <w:sz w:val="24"/>
          <w:lang w:val="en-US"/>
        </w:rPr>
        <w:t>User E</w:t>
      </w:r>
      <w:r w:rsidR="007A3971" w:rsidRPr="00252EDA">
        <w:rPr>
          <w:b/>
          <w:sz w:val="24"/>
          <w:lang w:val="en-US"/>
        </w:rPr>
        <w:t>nvironment</w:t>
      </w:r>
    </w:p>
    <w:p w14:paraId="0CC67BAE" w14:textId="62E479E6" w:rsidR="007A3971" w:rsidRPr="00252EDA" w:rsidRDefault="008730E6" w:rsidP="007A3971">
      <w:pPr>
        <w:spacing w:line="360" w:lineRule="auto"/>
        <w:rPr>
          <w:lang w:val="en-US"/>
        </w:rPr>
      </w:pPr>
      <w:commentRangeStart w:id="10"/>
      <w:commentRangeStart w:id="11"/>
      <w:r w:rsidRPr="00252EDA">
        <w:rPr>
          <w:lang w:val="en-US"/>
        </w:rPr>
        <w:t>In an age of increasing</w:t>
      </w:r>
      <w:r w:rsidR="003B417F" w:rsidRPr="00252EDA">
        <w:rPr>
          <w:lang w:val="en-US"/>
        </w:rPr>
        <w:t>ly frequent and</w:t>
      </w:r>
      <w:r w:rsidRPr="00252EDA">
        <w:rPr>
          <w:lang w:val="en-US"/>
        </w:rPr>
        <w:t xml:space="preserve"> extreme weather events, applied researchers in a range of social and natural sciences are dealing with the complexities of long-term planning of settlement patterns, protective infrastructure, public health, etc., which has widened the scope of academic communities interested in working with </w:t>
      </w:r>
      <w:proofErr w:type="spellStart"/>
      <w:r w:rsidR="00BC3963" w:rsidRPr="00252EDA">
        <w:rPr>
          <w:lang w:val="en-US"/>
        </w:rPr>
        <w:t>Hazus</w:t>
      </w:r>
      <w:proofErr w:type="spellEnd"/>
      <w:r w:rsidRPr="00252EDA">
        <w:rPr>
          <w:lang w:val="en-US"/>
        </w:rPr>
        <w:t xml:space="preserve"> and, in turn, increased the amount of expert input available for the continued improvement of </w:t>
      </w:r>
      <w:proofErr w:type="spellStart"/>
      <w:r w:rsidR="00BC3963" w:rsidRPr="00252EDA">
        <w:rPr>
          <w:lang w:val="en-US"/>
        </w:rPr>
        <w:t>Hazus</w:t>
      </w:r>
      <w:proofErr w:type="spellEnd"/>
      <w:r w:rsidRPr="00252EDA">
        <w:rPr>
          <w:lang w:val="en-US"/>
        </w:rPr>
        <w:t xml:space="preserve"> modelling capabilities.</w:t>
      </w:r>
      <w:commentRangeEnd w:id="10"/>
      <w:r w:rsidRPr="00252EDA">
        <w:rPr>
          <w:rStyle w:val="CommentReference"/>
          <w:lang w:val="en-US"/>
        </w:rPr>
        <w:commentReference w:id="10"/>
      </w:r>
      <w:commentRangeEnd w:id="11"/>
      <w:r w:rsidR="00757F87" w:rsidRPr="00252EDA">
        <w:rPr>
          <w:rStyle w:val="CommentReference"/>
          <w:lang w:val="en-US"/>
        </w:rPr>
        <w:commentReference w:id="11"/>
      </w:r>
      <w:r w:rsidRPr="00252EDA">
        <w:rPr>
          <w:lang w:val="en-US"/>
        </w:rPr>
        <w:t xml:space="preserve"> </w:t>
      </w:r>
      <w:r w:rsidR="007A3971" w:rsidRPr="00252EDA">
        <w:rPr>
          <w:lang w:val="en-US"/>
        </w:rPr>
        <w:t xml:space="preserve">Parallel to the development of </w:t>
      </w:r>
      <w:proofErr w:type="spellStart"/>
      <w:r w:rsidR="00BC3963" w:rsidRPr="00252EDA">
        <w:rPr>
          <w:lang w:val="en-US"/>
        </w:rPr>
        <w:t>Hazus</w:t>
      </w:r>
      <w:proofErr w:type="spellEnd"/>
      <w:r w:rsidR="007A3971" w:rsidRPr="00252EDA">
        <w:rPr>
          <w:lang w:val="en-US"/>
        </w:rPr>
        <w:t xml:space="preserve">, FEMA’s Risk MAP program has undergone organizational changes that </w:t>
      </w:r>
      <w:r w:rsidR="00D9170A" w:rsidRPr="00252EDA">
        <w:rPr>
          <w:lang w:val="en-US"/>
        </w:rPr>
        <w:t xml:space="preserve">have </w:t>
      </w:r>
      <w:r w:rsidR="007A3971" w:rsidRPr="00252EDA">
        <w:rPr>
          <w:lang w:val="en-US"/>
        </w:rPr>
        <w:t>result</w:t>
      </w:r>
      <w:r w:rsidR="00D9170A" w:rsidRPr="00252EDA">
        <w:rPr>
          <w:lang w:val="en-US"/>
        </w:rPr>
        <w:t>ed</w:t>
      </w:r>
      <w:r w:rsidR="007A3971" w:rsidRPr="00252EDA">
        <w:rPr>
          <w:lang w:val="en-US"/>
        </w:rPr>
        <w:t xml:space="preserve"> in new regulatory requirements</w:t>
      </w:r>
      <w:r w:rsidR="00550BE6" w:rsidRPr="00252EDA">
        <w:rPr>
          <w:lang w:val="en-US"/>
        </w:rPr>
        <w:t xml:space="preserve"> and incentives for </w:t>
      </w:r>
      <w:r w:rsidRPr="00252EDA">
        <w:rPr>
          <w:lang w:val="en-US"/>
        </w:rPr>
        <w:t xml:space="preserve">the creation of quantitative risk assessment information. </w:t>
      </w:r>
      <w:r w:rsidR="003B417F" w:rsidRPr="00252EDA">
        <w:rPr>
          <w:lang w:val="en-US"/>
        </w:rPr>
        <w:t xml:space="preserve">For example, grants from FEMA’s National Earthquake Hazards Reduction Program are allocated </w:t>
      </w:r>
      <w:proofErr w:type="spellStart"/>
      <w:r w:rsidR="00BC3963" w:rsidRPr="00252EDA">
        <w:rPr>
          <w:lang w:val="en-US"/>
        </w:rPr>
        <w:t>Hazus</w:t>
      </w:r>
      <w:proofErr w:type="spellEnd"/>
      <w:r w:rsidR="00C7401F" w:rsidRPr="00252EDA">
        <w:rPr>
          <w:lang w:val="en-US"/>
        </w:rPr>
        <w:t>-</w:t>
      </w:r>
      <w:r w:rsidR="007A3971" w:rsidRPr="00252EDA">
        <w:rPr>
          <w:lang w:val="en-US"/>
        </w:rPr>
        <w:t xml:space="preserve">based on risk </w:t>
      </w:r>
      <w:r w:rsidR="007A3971" w:rsidRPr="00252EDA">
        <w:rPr>
          <w:lang w:val="en-US"/>
        </w:rPr>
        <w:lastRenderedPageBreak/>
        <w:t xml:space="preserve">assessments developed using </w:t>
      </w:r>
      <w:proofErr w:type="spellStart"/>
      <w:r w:rsidR="00BC3963" w:rsidRPr="00252EDA">
        <w:rPr>
          <w:lang w:val="en-US"/>
        </w:rPr>
        <w:t>Hazus</w:t>
      </w:r>
      <w:proofErr w:type="spellEnd"/>
      <w:r w:rsidR="007A3971" w:rsidRPr="00252EDA">
        <w:rPr>
          <w:color w:val="000000" w:themeColor="text1"/>
          <w:lang w:val="en-US"/>
        </w:rPr>
        <w:t>. Crisis Action Teams</w:t>
      </w:r>
      <w:r w:rsidR="005827E4" w:rsidRPr="00252EDA">
        <w:rPr>
          <w:color w:val="000000" w:themeColor="text1"/>
          <w:lang w:val="en-US"/>
        </w:rPr>
        <w:t xml:space="preserve"> (CAT) and </w:t>
      </w:r>
      <w:r w:rsidR="005827E4" w:rsidRPr="00252EDA">
        <w:rPr>
          <w:lang w:val="en-US"/>
        </w:rPr>
        <w:t>the FEMA Prepared</w:t>
      </w:r>
      <w:r w:rsidR="00B525D0" w:rsidRPr="00252EDA">
        <w:rPr>
          <w:lang w:val="en-US"/>
        </w:rPr>
        <w:t xml:space="preserve">ness Program are </w:t>
      </w:r>
      <w:r w:rsidR="003B417F" w:rsidRPr="00252EDA">
        <w:rPr>
          <w:lang w:val="en-US"/>
        </w:rPr>
        <w:t xml:space="preserve">also </w:t>
      </w:r>
      <w:r w:rsidR="00D9170A" w:rsidRPr="00252EDA">
        <w:rPr>
          <w:lang w:val="en-US"/>
        </w:rPr>
        <w:t xml:space="preserve">now </w:t>
      </w:r>
      <w:r w:rsidR="00B525D0" w:rsidRPr="00252EDA">
        <w:rPr>
          <w:lang w:val="en-US"/>
        </w:rPr>
        <w:t xml:space="preserve">active users of </w:t>
      </w:r>
      <w:proofErr w:type="spellStart"/>
      <w:r w:rsidR="00BC3963" w:rsidRPr="00252EDA">
        <w:rPr>
          <w:lang w:val="en-US"/>
        </w:rPr>
        <w:t>Hazus</w:t>
      </w:r>
      <w:proofErr w:type="spellEnd"/>
      <w:r w:rsidR="00757F87" w:rsidRPr="00252EDA">
        <w:rPr>
          <w:lang w:val="en-US"/>
        </w:rPr>
        <w:t xml:space="preserve"> and modeled risk data in general, though </w:t>
      </w:r>
      <w:proofErr w:type="spellStart"/>
      <w:r w:rsidR="00BC3963" w:rsidRPr="00252EDA">
        <w:rPr>
          <w:lang w:val="en-US"/>
        </w:rPr>
        <w:t>Hazus</w:t>
      </w:r>
      <w:proofErr w:type="spellEnd"/>
      <w:r w:rsidR="00757F87" w:rsidRPr="00252EDA">
        <w:rPr>
          <w:lang w:val="en-US"/>
        </w:rPr>
        <w:t xml:space="preserve"> was </w:t>
      </w:r>
      <w:r w:rsidR="00B525D0" w:rsidRPr="00252EDA">
        <w:rPr>
          <w:lang w:val="en-US"/>
        </w:rPr>
        <w:t xml:space="preserve">not designed for near real-time applications. </w:t>
      </w:r>
      <w:commentRangeStart w:id="12"/>
      <w:r w:rsidR="00757F87" w:rsidRPr="00252EDA">
        <w:rPr>
          <w:lang w:val="en-US"/>
        </w:rPr>
        <w:t xml:space="preserve">Similarly, the MSC is now using </w:t>
      </w:r>
      <w:proofErr w:type="spellStart"/>
      <w:r w:rsidR="00BC3963" w:rsidRPr="00252EDA">
        <w:rPr>
          <w:lang w:val="en-US"/>
        </w:rPr>
        <w:t>Hazus</w:t>
      </w:r>
      <w:proofErr w:type="spellEnd"/>
      <w:r w:rsidR="00757F87" w:rsidRPr="00252EDA">
        <w:rPr>
          <w:lang w:val="en-US"/>
        </w:rPr>
        <w:t xml:space="preserve"> to better support community risk cases –</w:t>
      </w:r>
      <w:commentRangeEnd w:id="12"/>
      <w:r w:rsidR="00757F87" w:rsidRPr="00252EDA">
        <w:rPr>
          <w:rStyle w:val="CommentReference"/>
          <w:lang w:val="en-US"/>
        </w:rPr>
        <w:commentReference w:id="12"/>
      </w:r>
      <w:r w:rsidR="00757F87" w:rsidRPr="00252EDA">
        <w:rPr>
          <w:lang w:val="en-US"/>
        </w:rPr>
        <w:t xml:space="preserve"> a task for which this software, in its current incarnation, is ill-prepared</w:t>
      </w:r>
      <w:r w:rsidR="004C2208" w:rsidRPr="00252EDA">
        <w:rPr>
          <w:lang w:val="en-US"/>
        </w:rPr>
        <w:t xml:space="preserve"> to leverage enhanced MSC flood hazard data products</w:t>
      </w:r>
      <w:r w:rsidR="00757F87" w:rsidRPr="00252EDA">
        <w:rPr>
          <w:lang w:val="en-US"/>
        </w:rPr>
        <w:t xml:space="preserve">. The design and functionality of </w:t>
      </w:r>
      <w:proofErr w:type="spellStart"/>
      <w:r w:rsidR="00BC3963" w:rsidRPr="00252EDA">
        <w:rPr>
          <w:lang w:val="en-US"/>
        </w:rPr>
        <w:t>Hazus</w:t>
      </w:r>
      <w:proofErr w:type="spellEnd"/>
      <w:r w:rsidR="00757F87" w:rsidRPr="00252EDA">
        <w:rPr>
          <w:lang w:val="en-US"/>
        </w:rPr>
        <w:t xml:space="preserve"> has not evolved with the needs of this changing user landscape. </w:t>
      </w:r>
      <w:commentRangeStart w:id="13"/>
      <w:commentRangeEnd w:id="13"/>
      <w:r w:rsidR="00A65FAF" w:rsidRPr="00252EDA">
        <w:rPr>
          <w:rStyle w:val="CommentReference"/>
          <w:lang w:val="en-US"/>
        </w:rPr>
        <w:commentReference w:id="13"/>
      </w:r>
      <w:commentRangeStart w:id="14"/>
      <w:commentRangeEnd w:id="14"/>
      <w:r w:rsidR="00C7401F" w:rsidRPr="00252EDA">
        <w:rPr>
          <w:rStyle w:val="CommentReference"/>
          <w:lang w:val="en-US"/>
        </w:rPr>
        <w:commentReference w:id="14"/>
      </w:r>
    </w:p>
    <w:p w14:paraId="3AA143B6" w14:textId="533EF77E" w:rsidR="00A90F10" w:rsidRPr="00252EDA" w:rsidRDefault="00E15587" w:rsidP="00A90F10">
      <w:pPr>
        <w:keepNext/>
        <w:rPr>
          <w:b/>
          <w:sz w:val="24"/>
          <w:lang w:val="en-US"/>
        </w:rPr>
      </w:pPr>
      <w:r w:rsidRPr="00252EDA">
        <w:rPr>
          <w:b/>
          <w:sz w:val="24"/>
          <w:lang w:val="en-US"/>
        </w:rPr>
        <w:t>I</w:t>
      </w:r>
      <w:r w:rsidR="00A90F10" w:rsidRPr="00252EDA">
        <w:rPr>
          <w:b/>
          <w:sz w:val="24"/>
          <w:lang w:val="en-US"/>
        </w:rPr>
        <w:t>.1.2</w:t>
      </w:r>
      <w:r w:rsidR="00A90F10" w:rsidRPr="00252EDA">
        <w:rPr>
          <w:b/>
          <w:sz w:val="24"/>
          <w:lang w:val="en-US"/>
        </w:rPr>
        <w:tab/>
        <w:t xml:space="preserve">Changing </w:t>
      </w:r>
      <w:r w:rsidR="005D4FF1" w:rsidRPr="00252EDA">
        <w:rPr>
          <w:b/>
          <w:sz w:val="24"/>
          <w:lang w:val="en-US"/>
        </w:rPr>
        <w:t>software</w:t>
      </w:r>
      <w:r w:rsidR="00A90F10" w:rsidRPr="00252EDA">
        <w:rPr>
          <w:b/>
          <w:sz w:val="24"/>
          <w:lang w:val="en-US"/>
        </w:rPr>
        <w:t xml:space="preserve"> environment</w:t>
      </w:r>
    </w:p>
    <w:p w14:paraId="6218C799" w14:textId="5EDB0E42" w:rsidR="00F305D1" w:rsidRPr="00252EDA" w:rsidRDefault="00BC3963" w:rsidP="00E15587">
      <w:pPr>
        <w:spacing w:line="360" w:lineRule="auto"/>
        <w:rPr>
          <w:lang w:val="en-US"/>
        </w:rPr>
      </w:pPr>
      <w:proofErr w:type="spellStart"/>
      <w:r w:rsidRPr="00252EDA">
        <w:rPr>
          <w:lang w:val="en-US"/>
        </w:rPr>
        <w:t>Hazus</w:t>
      </w:r>
      <w:proofErr w:type="spellEnd"/>
      <w:r w:rsidR="005D4FF1" w:rsidRPr="00252EDA">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sidRPr="00252EDA">
        <w:rPr>
          <w:lang w:val="en-US"/>
        </w:rPr>
        <w:t>Arc</w:t>
      </w:r>
      <w:r w:rsidR="005D4FF1" w:rsidRPr="00252EDA">
        <w:rPr>
          <w:lang w:val="en-US"/>
        </w:rPr>
        <w:t xml:space="preserve">GIS Pro. </w:t>
      </w:r>
      <w:proofErr w:type="spellStart"/>
      <w:r w:rsidRPr="00252EDA">
        <w:rPr>
          <w:lang w:val="en-US"/>
        </w:rPr>
        <w:t>Hazus</w:t>
      </w:r>
      <w:proofErr w:type="spellEnd"/>
      <w:r w:rsidR="005D4FF1" w:rsidRPr="00252EDA">
        <w:rPr>
          <w:lang w:val="en-US"/>
        </w:rPr>
        <w:t xml:space="preserve"> is so tightly integrated with the dynamic link libraries of ArcGIS Desktop that a switch to ArcGIS Pro would require a complete rewrite of </w:t>
      </w:r>
      <w:proofErr w:type="spellStart"/>
      <w:r w:rsidRPr="00252EDA">
        <w:rPr>
          <w:lang w:val="en-US"/>
        </w:rPr>
        <w:t>Hazus</w:t>
      </w:r>
      <w:proofErr w:type="spellEnd"/>
      <w:r w:rsidR="005D4FF1" w:rsidRPr="00252EDA">
        <w:rPr>
          <w:lang w:val="en-US"/>
        </w:rPr>
        <w:t xml:space="preserve">. While there are other reasons to pursue “open” solutions (see section 1.2), </w:t>
      </w:r>
      <w:r w:rsidR="004F2C49" w:rsidRPr="00252EDA">
        <w:rPr>
          <w:lang w:val="en-US"/>
        </w:rPr>
        <w:t xml:space="preserve">the significant impending cost of rewriting </w:t>
      </w:r>
      <w:proofErr w:type="spellStart"/>
      <w:r w:rsidRPr="00252EDA">
        <w:rPr>
          <w:lang w:val="en-US"/>
        </w:rPr>
        <w:t>Hazus</w:t>
      </w:r>
      <w:proofErr w:type="spellEnd"/>
      <w:r w:rsidR="004F2C49" w:rsidRPr="00252EDA">
        <w:rPr>
          <w:lang w:val="en-US"/>
        </w:rPr>
        <w:t xml:space="preserve"> to maintain compatibility with ArcGIS Pro has </w:t>
      </w:r>
      <w:r w:rsidR="005D4FF1" w:rsidRPr="00252EDA">
        <w:rPr>
          <w:lang w:val="en-US"/>
        </w:rPr>
        <w:t>precipitate</w:t>
      </w:r>
      <w:r w:rsidR="004F2C49" w:rsidRPr="00252EDA">
        <w:rPr>
          <w:lang w:val="en-US"/>
        </w:rPr>
        <w:t>d</w:t>
      </w:r>
      <w:r w:rsidR="005D4FF1" w:rsidRPr="00252EDA">
        <w:rPr>
          <w:lang w:val="en-US"/>
        </w:rPr>
        <w:t xml:space="preserve"> the need to redesign </w:t>
      </w:r>
      <w:proofErr w:type="spellStart"/>
      <w:r w:rsidRPr="00252EDA">
        <w:rPr>
          <w:lang w:val="en-US"/>
        </w:rPr>
        <w:t>Hazus</w:t>
      </w:r>
      <w:proofErr w:type="spellEnd"/>
      <w:r w:rsidR="005D4FF1" w:rsidRPr="00252EDA">
        <w:rPr>
          <w:lang w:val="en-US"/>
        </w:rPr>
        <w:t xml:space="preserve"> to be independent of external GIS viewers and provide</w:t>
      </w:r>
      <w:r w:rsidR="004F2C49" w:rsidRPr="00252EDA">
        <w:rPr>
          <w:lang w:val="en-US"/>
        </w:rPr>
        <w:t>d</w:t>
      </w:r>
      <w:r w:rsidR="005D4FF1" w:rsidRPr="00252EDA">
        <w:rPr>
          <w:lang w:val="en-US"/>
        </w:rPr>
        <w:t xml:space="preserve"> the opportunity to pursue a new set of requirements</w:t>
      </w:r>
      <w:r w:rsidR="00E15587" w:rsidRPr="00252EDA">
        <w:rPr>
          <w:lang w:val="en-US"/>
        </w:rPr>
        <w:t xml:space="preserve"> in Chapter III.</w:t>
      </w:r>
    </w:p>
    <w:p w14:paraId="33E03014" w14:textId="77777777" w:rsidR="00A90F10" w:rsidRPr="00252EDA" w:rsidRDefault="00A90F10" w:rsidP="00045F09">
      <w:pPr>
        <w:rPr>
          <w:lang w:val="en-US"/>
        </w:rPr>
      </w:pPr>
    </w:p>
    <w:p w14:paraId="13A6F378" w14:textId="7613C683" w:rsidR="002F2E31" w:rsidRPr="00252EDA" w:rsidRDefault="00E15587" w:rsidP="00045F09">
      <w:pPr>
        <w:rPr>
          <w:b/>
          <w:sz w:val="28"/>
          <w:lang w:val="en-US"/>
        </w:rPr>
      </w:pPr>
      <w:r w:rsidRPr="00252EDA">
        <w:rPr>
          <w:b/>
          <w:sz w:val="28"/>
          <w:lang w:val="en-US"/>
        </w:rPr>
        <w:t>I</w:t>
      </w:r>
      <w:r w:rsidR="002F2E31" w:rsidRPr="00252EDA">
        <w:rPr>
          <w:b/>
          <w:sz w:val="28"/>
          <w:lang w:val="en-US"/>
        </w:rPr>
        <w:t>.</w:t>
      </w:r>
      <w:r w:rsidR="008A4D21" w:rsidRPr="00252EDA">
        <w:rPr>
          <w:b/>
          <w:sz w:val="28"/>
          <w:lang w:val="en-US"/>
        </w:rPr>
        <w:t>2</w:t>
      </w:r>
      <w:r w:rsidR="002F2E31" w:rsidRPr="00252EDA">
        <w:rPr>
          <w:b/>
          <w:sz w:val="28"/>
          <w:lang w:val="en-US"/>
        </w:rPr>
        <w:tab/>
        <w:t>Purpose</w:t>
      </w:r>
    </w:p>
    <w:p w14:paraId="2AB31BC8" w14:textId="00A0588E" w:rsidR="002F2E31" w:rsidRPr="00252EDA" w:rsidRDefault="00E15587" w:rsidP="00E15587">
      <w:pPr>
        <w:spacing w:line="360" w:lineRule="auto"/>
        <w:rPr>
          <w:lang w:val="en-US"/>
        </w:rPr>
      </w:pPr>
      <w:r w:rsidRPr="00252EDA">
        <w:rPr>
          <w:lang w:val="en-US"/>
        </w:rPr>
        <w:t xml:space="preserve">Parallel but independent of the push factor described in I.1.2, members of the </w:t>
      </w:r>
      <w:proofErr w:type="spellStart"/>
      <w:r w:rsidR="00BC3963" w:rsidRPr="00252EDA">
        <w:rPr>
          <w:lang w:val="en-US"/>
        </w:rPr>
        <w:t>Hazus</w:t>
      </w:r>
      <w:proofErr w:type="spellEnd"/>
      <w:r w:rsidRPr="00252EDA">
        <w:rPr>
          <w:lang w:val="en-US"/>
        </w:rPr>
        <w:t xml:space="preserve"> community have been discussing ways to improve </w:t>
      </w:r>
      <w:proofErr w:type="spellStart"/>
      <w:r w:rsidR="00BC3963" w:rsidRPr="00252EDA">
        <w:rPr>
          <w:lang w:val="en-US"/>
        </w:rPr>
        <w:t>Hazus</w:t>
      </w:r>
      <w:proofErr w:type="spellEnd"/>
      <w:r w:rsidRPr="00252EDA">
        <w:rPr>
          <w:lang w:val="en-US"/>
        </w:rPr>
        <w:t xml:space="preserve"> and to broaden its scope (see I.3). The dependency on ESRI software was initially an advantage for </w:t>
      </w:r>
      <w:proofErr w:type="spellStart"/>
      <w:r w:rsidR="00BC3963" w:rsidRPr="00252EDA">
        <w:rPr>
          <w:lang w:val="en-US"/>
        </w:rPr>
        <w:t>Hazus</w:t>
      </w:r>
      <w:proofErr w:type="spellEnd"/>
      <w:r w:rsidRPr="00252EDA">
        <w:rPr>
          <w:lang w:val="en-US"/>
        </w:rPr>
        <w:t xml:space="preserve"> because </w:t>
      </w:r>
      <w:proofErr w:type="gramStart"/>
      <w:r w:rsidR="004F2C49" w:rsidRPr="00252EDA">
        <w:rPr>
          <w:lang w:val="en-US"/>
        </w:rPr>
        <w:t>the majority of</w:t>
      </w:r>
      <w:proofErr w:type="gramEnd"/>
      <w:r w:rsidR="004F2C49" w:rsidRPr="00252EDA">
        <w:rPr>
          <w:lang w:val="en-US"/>
        </w:rPr>
        <w:t xml:space="preserve"> technically well-versed users had</w:t>
      </w:r>
      <w:r w:rsidRPr="00252EDA">
        <w:rPr>
          <w:lang w:val="en-US"/>
        </w:rPr>
        <w:t xml:space="preserve"> GIS experience and </w:t>
      </w:r>
      <w:r w:rsidR="003D792D" w:rsidRPr="00252EDA">
        <w:rPr>
          <w:lang w:val="en-US"/>
        </w:rPr>
        <w:t xml:space="preserve">ESRI’s ArcGIS Desktop platform has been </w:t>
      </w:r>
      <w:r w:rsidR="006F64D2" w:rsidRPr="00252EDA">
        <w:rPr>
          <w:lang w:val="en-US"/>
        </w:rPr>
        <w:t>the most widely used GIS</w:t>
      </w:r>
      <w:r w:rsidR="009D1401" w:rsidRPr="00252EDA">
        <w:rPr>
          <w:lang w:val="en-US"/>
        </w:rPr>
        <w:t xml:space="preserve"> in the United States for many years. </w:t>
      </w:r>
      <w:r w:rsidR="00245294" w:rsidRPr="00252EDA">
        <w:rPr>
          <w:lang w:val="en-US"/>
        </w:rPr>
        <w:t xml:space="preserve">As the community of stakeholders working with spatial data spreads beyond traditional GIS users, the need arises for visualization and analysis tools that effectively integrate spatial and non-spatial data. </w:t>
      </w:r>
      <w:commentRangeStart w:id="15"/>
      <w:r w:rsidR="00245294" w:rsidRPr="00424727">
        <w:rPr>
          <w:b/>
          <w:i/>
          <w:lang w:val="en-US"/>
        </w:rPr>
        <w:t>In fact, t</w:t>
      </w:r>
      <w:r w:rsidR="009D1401" w:rsidRPr="00424727">
        <w:rPr>
          <w:b/>
          <w:i/>
          <w:lang w:val="en-US"/>
        </w:rPr>
        <w:t xml:space="preserve">he functionality of </w:t>
      </w:r>
      <w:proofErr w:type="spellStart"/>
      <w:r w:rsidR="00BC3963" w:rsidRPr="00424727">
        <w:rPr>
          <w:b/>
          <w:i/>
          <w:lang w:val="en-US"/>
        </w:rPr>
        <w:t>Hazus</w:t>
      </w:r>
      <w:proofErr w:type="spellEnd"/>
      <w:r w:rsidR="00245294" w:rsidRPr="00424727">
        <w:rPr>
          <w:b/>
          <w:i/>
          <w:lang w:val="en-US"/>
        </w:rPr>
        <w:t xml:space="preserve"> </w:t>
      </w:r>
      <w:r w:rsidR="009D1401" w:rsidRPr="00424727">
        <w:rPr>
          <w:b/>
          <w:i/>
          <w:lang w:val="en-US"/>
        </w:rPr>
        <w:t>does not necessitate a GIS at all.</w:t>
      </w:r>
      <w:r w:rsidR="009D1401" w:rsidRPr="00252EDA">
        <w:rPr>
          <w:lang w:val="en-US"/>
        </w:rPr>
        <w:t xml:space="preserve"> </w:t>
      </w:r>
      <w:r w:rsidR="00C82022" w:rsidRPr="00252EDA">
        <w:rPr>
          <w:lang w:val="en-US"/>
        </w:rPr>
        <w:t xml:space="preserve">If GIS capabilities represent a small fraction of Open </w:t>
      </w:r>
      <w:proofErr w:type="spellStart"/>
      <w:r w:rsidR="00BC3963" w:rsidRPr="00252EDA">
        <w:rPr>
          <w:lang w:val="en-US"/>
        </w:rPr>
        <w:t>Hazus</w:t>
      </w:r>
      <w:proofErr w:type="spellEnd"/>
      <w:r w:rsidR="00C82022" w:rsidRPr="00252EDA">
        <w:rPr>
          <w:lang w:val="en-US"/>
        </w:rPr>
        <w:t xml:space="preserve"> functionality, it becomes practical to leverage available Open Source geospatial libraries to accomplish spatial data visualization and analysis, rather than designing all Open </w:t>
      </w:r>
      <w:proofErr w:type="spellStart"/>
      <w:r w:rsidR="00BC3963" w:rsidRPr="00252EDA">
        <w:rPr>
          <w:lang w:val="en-US"/>
        </w:rPr>
        <w:t>Hazus</w:t>
      </w:r>
      <w:proofErr w:type="spellEnd"/>
      <w:r w:rsidR="00C82022" w:rsidRPr="00252EDA">
        <w:rPr>
          <w:lang w:val="en-US"/>
        </w:rPr>
        <w:t xml:space="preserve"> capabilities around a GIS interface.  </w:t>
      </w:r>
      <w:r w:rsidR="004F2C49" w:rsidRPr="00252EDA">
        <w:rPr>
          <w:lang w:val="en-US"/>
        </w:rPr>
        <w:t xml:space="preserve"> </w:t>
      </w:r>
      <w:r w:rsidR="009D1401" w:rsidRPr="00252EDA">
        <w:rPr>
          <w:lang w:val="en-US"/>
        </w:rPr>
        <w:t xml:space="preserve">Open </w:t>
      </w:r>
      <w:proofErr w:type="spellStart"/>
      <w:r w:rsidR="00BC3963" w:rsidRPr="00252EDA">
        <w:rPr>
          <w:lang w:val="en-US"/>
        </w:rPr>
        <w:t>Hazus</w:t>
      </w:r>
      <w:proofErr w:type="spellEnd"/>
      <w:r w:rsidR="009D1401" w:rsidRPr="00252EDA">
        <w:rPr>
          <w:lang w:val="en-US"/>
        </w:rPr>
        <w:t xml:space="preserve"> </w:t>
      </w:r>
      <w:r w:rsidR="00C82022" w:rsidRPr="00252EDA">
        <w:rPr>
          <w:lang w:val="en-US"/>
        </w:rPr>
        <w:t xml:space="preserve">has been conceptualized </w:t>
      </w:r>
      <w:r w:rsidR="009D1401" w:rsidRPr="00252EDA">
        <w:rPr>
          <w:lang w:val="en-US"/>
        </w:rPr>
        <w:t xml:space="preserve">as </w:t>
      </w:r>
      <w:r w:rsidR="006360FE" w:rsidRPr="00252EDA">
        <w:rPr>
          <w:lang w:val="en-US"/>
        </w:rPr>
        <w:t xml:space="preserve">a </w:t>
      </w:r>
      <w:r w:rsidR="009D1401" w:rsidRPr="00252EDA">
        <w:rPr>
          <w:lang w:val="en-US"/>
        </w:rPr>
        <w:t xml:space="preserve">toolbox of multi-hazard methodologies that may but do not have to use GIS to visualize the spatial distribution of </w:t>
      </w:r>
      <w:r w:rsidR="00245294" w:rsidRPr="00252EDA">
        <w:rPr>
          <w:lang w:val="en-US"/>
        </w:rPr>
        <w:t>risk to given assets.</w:t>
      </w:r>
      <w:r w:rsidR="00C82022" w:rsidRPr="00252EDA">
        <w:rPr>
          <w:lang w:val="en-US"/>
        </w:rPr>
        <w:t xml:space="preserve"> Removing the dependency not only on ESRI GIS software but also on traditional GIS architecture in general can significantly broaden the range of potential Open </w:t>
      </w:r>
      <w:proofErr w:type="spellStart"/>
      <w:r w:rsidR="00BC3963" w:rsidRPr="00252EDA">
        <w:rPr>
          <w:lang w:val="en-US"/>
        </w:rPr>
        <w:t>Hazus</w:t>
      </w:r>
      <w:proofErr w:type="spellEnd"/>
      <w:r w:rsidR="00C82022" w:rsidRPr="00252EDA">
        <w:rPr>
          <w:lang w:val="en-US"/>
        </w:rPr>
        <w:t xml:space="preserve"> users. </w:t>
      </w:r>
    </w:p>
    <w:p w14:paraId="67F14518" w14:textId="01165EDD" w:rsidR="008D7963" w:rsidRPr="00252EDA" w:rsidRDefault="007842CD" w:rsidP="00E15587">
      <w:pPr>
        <w:spacing w:line="360" w:lineRule="auto"/>
        <w:rPr>
          <w:lang w:val="en-US"/>
        </w:rPr>
      </w:pPr>
      <w:r w:rsidRPr="00252EDA">
        <w:rPr>
          <w:lang w:val="en-US"/>
        </w:rPr>
        <w:lastRenderedPageBreak/>
        <w:t xml:space="preserve">The tight coupling of </w:t>
      </w:r>
      <w:proofErr w:type="spellStart"/>
      <w:r w:rsidR="00BC3963" w:rsidRPr="00252EDA">
        <w:rPr>
          <w:lang w:val="en-US"/>
        </w:rPr>
        <w:t>Hazus</w:t>
      </w:r>
      <w:proofErr w:type="spellEnd"/>
      <w:r w:rsidRPr="00252EDA">
        <w:rPr>
          <w:lang w:val="en-US"/>
        </w:rPr>
        <w:t xml:space="preserve"> with ArcGIS Desktop </w:t>
      </w:r>
      <w:r w:rsidR="00C82022" w:rsidRPr="00252EDA">
        <w:rPr>
          <w:lang w:val="en-US"/>
        </w:rPr>
        <w:t xml:space="preserve">places </w:t>
      </w:r>
      <w:r w:rsidRPr="00252EDA">
        <w:rPr>
          <w:lang w:val="en-US"/>
        </w:rPr>
        <w:t xml:space="preserve">a significant burden on users who want to customize the software and extend its capabilities. </w:t>
      </w:r>
      <w:r w:rsidR="002D3A72" w:rsidRPr="00252EDA">
        <w:rPr>
          <w:lang w:val="en-US"/>
        </w:rPr>
        <w:t xml:space="preserve">Power users would </w:t>
      </w:r>
      <w:r w:rsidR="008D7963" w:rsidRPr="00252EDA">
        <w:rPr>
          <w:lang w:val="en-US"/>
        </w:rPr>
        <w:t xml:space="preserve">benefit from two different aspects of an open software architecture for </w:t>
      </w:r>
      <w:proofErr w:type="spellStart"/>
      <w:r w:rsidR="00BC3963" w:rsidRPr="00252EDA">
        <w:rPr>
          <w:lang w:val="en-US"/>
        </w:rPr>
        <w:t>Hazus</w:t>
      </w:r>
      <w:proofErr w:type="spellEnd"/>
      <w:r w:rsidR="008D7963" w:rsidRPr="00252EDA">
        <w:rPr>
          <w:lang w:val="en-US"/>
        </w:rPr>
        <w:t>. One is a highly modularized system that acts like the above-mentioned toolbox, where each tool is well documented and can be accessed via an Application Programmer’s Interface or API.</w:t>
      </w:r>
      <w:commentRangeEnd w:id="15"/>
      <w:r w:rsidR="00C43934">
        <w:rPr>
          <w:rStyle w:val="CommentReference"/>
        </w:rPr>
        <w:commentReference w:id="15"/>
      </w:r>
      <w:r w:rsidR="008D7963" w:rsidRPr="00252EDA">
        <w:rPr>
          <w:lang w:val="en-US"/>
        </w:rPr>
        <w:t xml:space="preserve"> The other </w:t>
      </w:r>
      <w:r w:rsidR="00C82022" w:rsidRPr="00252EDA">
        <w:rPr>
          <w:lang w:val="en-US"/>
        </w:rPr>
        <w:t>beneficial aspect of an open architecture is the reliance on</w:t>
      </w:r>
      <w:r w:rsidR="008D7963" w:rsidRPr="00252EDA">
        <w:rPr>
          <w:lang w:val="en-US"/>
        </w:rPr>
        <w:t xml:space="preserve"> free and open source software (FOSS), which would make it even easier to customize </w:t>
      </w:r>
      <w:proofErr w:type="spellStart"/>
      <w:r w:rsidR="00BC3963" w:rsidRPr="00252EDA">
        <w:rPr>
          <w:lang w:val="en-US"/>
        </w:rPr>
        <w:t>Hazus</w:t>
      </w:r>
      <w:proofErr w:type="spellEnd"/>
      <w:r w:rsidR="008D7963" w:rsidRPr="00252EDA">
        <w:rPr>
          <w:lang w:val="en-US"/>
        </w:rPr>
        <w:t xml:space="preserve"> for many uses beyond its original scope.</w:t>
      </w:r>
      <w:r w:rsidR="00E70ECB" w:rsidRPr="00252EDA">
        <w:rPr>
          <w:lang w:val="en-US"/>
        </w:rPr>
        <w:t xml:space="preserve"> </w:t>
      </w:r>
      <w:r w:rsidR="00536F7E" w:rsidRPr="00252EDA">
        <w:rPr>
          <w:lang w:val="en-US"/>
        </w:rPr>
        <w:t xml:space="preserve">A transition to FOSS </w:t>
      </w:r>
      <w:r w:rsidR="008D7963" w:rsidRPr="00252EDA">
        <w:rPr>
          <w:lang w:val="en-US"/>
        </w:rPr>
        <w:t xml:space="preserve">would increase </w:t>
      </w:r>
      <w:r w:rsidR="00536F7E" w:rsidRPr="00252EDA">
        <w:rPr>
          <w:lang w:val="en-US"/>
        </w:rPr>
        <w:t xml:space="preserve">the </w:t>
      </w:r>
      <w:r w:rsidR="008D7963" w:rsidRPr="00252EDA">
        <w:rPr>
          <w:lang w:val="en-US"/>
        </w:rPr>
        <w:t>much</w:t>
      </w:r>
      <w:r w:rsidR="00536F7E" w:rsidRPr="00252EDA">
        <w:rPr>
          <w:lang w:val="en-US"/>
        </w:rPr>
        <w:t>-</w:t>
      </w:r>
      <w:r w:rsidR="008D7963" w:rsidRPr="00252EDA">
        <w:rPr>
          <w:lang w:val="en-US"/>
        </w:rPr>
        <w:t>requested transparency</w:t>
      </w:r>
      <w:r w:rsidR="00536F7E" w:rsidRPr="00252EDA">
        <w:rPr>
          <w:lang w:val="en-US"/>
        </w:rPr>
        <w:t xml:space="preserve"> of data and methods relied upon by federal agencies</w:t>
      </w:r>
      <w:r w:rsidR="008D7963" w:rsidRPr="00252EDA">
        <w:rPr>
          <w:lang w:val="en-US"/>
        </w:rPr>
        <w:t>, allowing</w:t>
      </w:r>
      <w:r w:rsidR="00536F7E" w:rsidRPr="00252EDA">
        <w:rPr>
          <w:lang w:val="en-US"/>
        </w:rPr>
        <w:t xml:space="preserve"> Open </w:t>
      </w:r>
      <w:proofErr w:type="spellStart"/>
      <w:r w:rsidR="00BC3963" w:rsidRPr="00252EDA">
        <w:rPr>
          <w:lang w:val="en-US"/>
        </w:rPr>
        <w:t>Hazus</w:t>
      </w:r>
      <w:proofErr w:type="spellEnd"/>
      <w:r w:rsidR="008D7963" w:rsidRPr="00252EDA">
        <w:rPr>
          <w:lang w:val="en-US"/>
        </w:rPr>
        <w:t xml:space="preserve"> users to </w:t>
      </w:r>
      <w:r w:rsidR="00536F7E" w:rsidRPr="00252EDA">
        <w:rPr>
          <w:lang w:val="en-US"/>
        </w:rPr>
        <w:t xml:space="preserve">access key aspects of risk model architecture </w:t>
      </w:r>
      <w:r w:rsidR="00C7401F" w:rsidRPr="00252EDA">
        <w:rPr>
          <w:lang w:val="en-US"/>
        </w:rPr>
        <w:t>and thereby</w:t>
      </w:r>
      <w:r w:rsidR="00536F7E" w:rsidRPr="00252EDA">
        <w:rPr>
          <w:lang w:val="en-US"/>
        </w:rPr>
        <w:t xml:space="preserve"> increasing</w:t>
      </w:r>
      <w:r w:rsidR="000A598C" w:rsidRPr="00252EDA">
        <w:rPr>
          <w:lang w:val="en-US"/>
        </w:rPr>
        <w:t xml:space="preserve"> trust </w:t>
      </w:r>
      <w:r w:rsidR="00536F7E" w:rsidRPr="00252EDA">
        <w:rPr>
          <w:lang w:val="en-US"/>
        </w:rPr>
        <w:t xml:space="preserve">in </w:t>
      </w:r>
      <w:r w:rsidR="00E70ECB" w:rsidRPr="00252EDA">
        <w:rPr>
          <w:lang w:val="en-US"/>
        </w:rPr>
        <w:t>model outcomes</w:t>
      </w:r>
      <w:r w:rsidR="008D7963" w:rsidRPr="00252EDA">
        <w:rPr>
          <w:lang w:val="en-US"/>
        </w:rPr>
        <w:t xml:space="preserve">. </w:t>
      </w:r>
    </w:p>
    <w:p w14:paraId="208F96EB" w14:textId="294ACF5E" w:rsidR="002F2E31" w:rsidRPr="00252EDA" w:rsidRDefault="002F2E31" w:rsidP="00045F09">
      <w:pPr>
        <w:rPr>
          <w:lang w:val="en-US"/>
        </w:rPr>
      </w:pPr>
    </w:p>
    <w:p w14:paraId="1456332A" w14:textId="512C092F" w:rsidR="002F2E31" w:rsidRPr="00252EDA" w:rsidRDefault="00E15587" w:rsidP="002F2E31">
      <w:pPr>
        <w:rPr>
          <w:b/>
          <w:sz w:val="28"/>
          <w:lang w:val="en-US"/>
        </w:rPr>
      </w:pPr>
      <w:r w:rsidRPr="00252EDA">
        <w:rPr>
          <w:b/>
          <w:sz w:val="28"/>
          <w:lang w:val="en-US"/>
        </w:rPr>
        <w:t>I</w:t>
      </w:r>
      <w:r w:rsidR="002F2E31" w:rsidRPr="00252EDA">
        <w:rPr>
          <w:b/>
          <w:sz w:val="28"/>
          <w:lang w:val="en-US"/>
        </w:rPr>
        <w:t>.</w:t>
      </w:r>
      <w:r w:rsidR="008A4D21" w:rsidRPr="00252EDA">
        <w:rPr>
          <w:b/>
          <w:sz w:val="28"/>
          <w:lang w:val="en-US"/>
        </w:rPr>
        <w:t>3</w:t>
      </w:r>
      <w:r w:rsidR="002F2E31" w:rsidRPr="00252EDA">
        <w:rPr>
          <w:b/>
          <w:sz w:val="28"/>
          <w:lang w:val="en-US"/>
        </w:rPr>
        <w:tab/>
        <w:t>Scope</w:t>
      </w:r>
    </w:p>
    <w:p w14:paraId="49F5A08F" w14:textId="1DB9125A" w:rsidR="002F2E31" w:rsidRPr="00252EDA" w:rsidRDefault="00E70ECB" w:rsidP="006355D2">
      <w:pPr>
        <w:spacing w:line="360" w:lineRule="auto"/>
        <w:rPr>
          <w:lang w:val="en-US"/>
        </w:rPr>
      </w:pPr>
      <w:commentRangeStart w:id="16"/>
      <w:commentRangeStart w:id="17"/>
      <w:r w:rsidRPr="00252EDA">
        <w:rPr>
          <w:lang w:val="en-US"/>
        </w:rPr>
        <w:t xml:space="preserve">The above described purpose determines the requirements that Open </w:t>
      </w:r>
      <w:proofErr w:type="spellStart"/>
      <w:r w:rsidR="00BC3963" w:rsidRPr="00252EDA">
        <w:rPr>
          <w:lang w:val="en-US"/>
        </w:rPr>
        <w:t>Hazus</w:t>
      </w:r>
      <w:proofErr w:type="spellEnd"/>
      <w:r w:rsidRPr="00252EDA">
        <w:rPr>
          <w:lang w:val="en-US"/>
        </w:rPr>
        <w:t xml:space="preserve"> </w:t>
      </w:r>
      <w:proofErr w:type="gramStart"/>
      <w:r w:rsidRPr="00252EDA">
        <w:rPr>
          <w:lang w:val="en-US"/>
        </w:rPr>
        <w:t>has to</w:t>
      </w:r>
      <w:proofErr w:type="gramEnd"/>
      <w:r w:rsidRPr="00252EDA">
        <w:rPr>
          <w:lang w:val="en-US"/>
        </w:rPr>
        <w:t xml:space="preserve"> support.</w:t>
      </w:r>
      <w:commentRangeEnd w:id="16"/>
      <w:r w:rsidR="00464BA3" w:rsidRPr="00252EDA">
        <w:rPr>
          <w:rStyle w:val="CommentReference"/>
          <w:lang w:val="en-US"/>
        </w:rPr>
        <w:commentReference w:id="16"/>
      </w:r>
      <w:commentRangeEnd w:id="17"/>
      <w:r w:rsidR="00E923A7" w:rsidRPr="00252EDA">
        <w:rPr>
          <w:lang w:val="en-US"/>
        </w:rPr>
        <w:t xml:space="preserve">  The </w:t>
      </w:r>
      <w:proofErr w:type="spellStart"/>
      <w:r w:rsidR="00E923A7" w:rsidRPr="00252EDA">
        <w:rPr>
          <w:lang w:val="en-US"/>
        </w:rPr>
        <w:t>Hazus</w:t>
      </w:r>
      <w:proofErr w:type="spellEnd"/>
      <w:r w:rsidR="00E923A7" w:rsidRPr="00252EDA">
        <w:rPr>
          <w:lang w:val="en-US"/>
        </w:rPr>
        <w:t xml:space="preserve"> team has developed 10 </w:t>
      </w:r>
      <w:r w:rsidR="00900F60" w:rsidRPr="00252EDA">
        <w:rPr>
          <w:rStyle w:val="CommentReference"/>
          <w:lang w:val="en-US"/>
        </w:rPr>
        <w:commentReference w:id="17"/>
      </w:r>
      <w:r w:rsidR="00E923A7" w:rsidRPr="00252EDA">
        <w:rPr>
          <w:lang w:val="en-US"/>
        </w:rPr>
        <w:t xml:space="preserve">priority Requirements for </w:t>
      </w:r>
      <w:proofErr w:type="spellStart"/>
      <w:r w:rsidR="00E923A7" w:rsidRPr="00252EDA">
        <w:rPr>
          <w:lang w:val="en-US"/>
        </w:rPr>
        <w:t>OpenHazus</w:t>
      </w:r>
      <w:proofErr w:type="spellEnd"/>
      <w:r w:rsidR="00E923A7" w:rsidRPr="00252EDA">
        <w:rPr>
          <w:lang w:val="en-US"/>
        </w:rPr>
        <w:t>:</w:t>
      </w:r>
    </w:p>
    <w:p w14:paraId="552C2CBE" w14:textId="6001C243" w:rsidR="00E70ECB" w:rsidRPr="00252EDA" w:rsidRDefault="00E56587" w:rsidP="006355D2">
      <w:pPr>
        <w:spacing w:line="360" w:lineRule="auto"/>
        <w:ind w:left="432" w:hanging="432"/>
        <w:rPr>
          <w:lang w:val="en-US"/>
        </w:rPr>
      </w:pPr>
      <w:r w:rsidRPr="00252EDA">
        <w:rPr>
          <w:rFonts w:cstheme="minorHAnsi"/>
          <w:lang w:val="en-US"/>
        </w:rPr>
        <w:t>①</w:t>
      </w:r>
      <w:r w:rsidRPr="00252EDA">
        <w:rPr>
          <w:rFonts w:cstheme="minorHAnsi"/>
          <w:lang w:val="en-US"/>
        </w:rPr>
        <w:tab/>
      </w:r>
      <w:r w:rsidR="00E70ECB" w:rsidRPr="00252EDA">
        <w:rPr>
          <w:u w:val="single"/>
          <w:lang w:val="en-US"/>
        </w:rPr>
        <w:t>Loss estimation tool</w:t>
      </w:r>
      <w:r w:rsidRPr="00252EDA">
        <w:rPr>
          <w:lang w:val="en-US"/>
        </w:rPr>
        <w:t xml:space="preserve">. </w:t>
      </w:r>
      <w:r w:rsidR="00925E22" w:rsidRPr="00252EDA">
        <w:rPr>
          <w:lang w:val="en-US"/>
        </w:rPr>
        <w:t>Is</w:t>
      </w:r>
      <w:r w:rsidR="00536F7E" w:rsidRPr="00252EDA">
        <w:rPr>
          <w:lang w:val="en-US"/>
        </w:rPr>
        <w:t xml:space="preserve"> the </w:t>
      </w:r>
      <w:r w:rsidR="006355D2" w:rsidRPr="00252EDA">
        <w:rPr>
          <w:lang w:val="en-US"/>
        </w:rPr>
        <w:t xml:space="preserve">core application </w:t>
      </w:r>
      <w:r w:rsidR="00536F7E" w:rsidRPr="00252EDA">
        <w:rPr>
          <w:lang w:val="en-US"/>
        </w:rPr>
        <w:t xml:space="preserve">of </w:t>
      </w:r>
      <w:proofErr w:type="spellStart"/>
      <w:r w:rsidR="00536F7E" w:rsidRPr="00252EDA">
        <w:rPr>
          <w:lang w:val="en-US"/>
        </w:rPr>
        <w:t>Open</w:t>
      </w:r>
      <w:r w:rsidR="00BC3963" w:rsidRPr="00252EDA">
        <w:rPr>
          <w:lang w:val="en-US"/>
        </w:rPr>
        <w:t>Hazus</w:t>
      </w:r>
      <w:proofErr w:type="spellEnd"/>
      <w:r w:rsidR="00536F7E" w:rsidRPr="00252EDA">
        <w:rPr>
          <w:lang w:val="en-US"/>
        </w:rPr>
        <w:t xml:space="preserve"> </w:t>
      </w:r>
      <w:r w:rsidR="006355D2" w:rsidRPr="00252EDA">
        <w:rPr>
          <w:lang w:val="en-US"/>
        </w:rPr>
        <w:t xml:space="preserve">that takes precedence over all other potential demands </w:t>
      </w:r>
      <w:r w:rsidR="00925E22" w:rsidRPr="00252EDA">
        <w:rPr>
          <w:lang w:val="en-US"/>
        </w:rPr>
        <w:t xml:space="preserve">in </w:t>
      </w:r>
      <w:r w:rsidR="00536F7E" w:rsidRPr="00252EDA">
        <w:rPr>
          <w:lang w:val="en-US"/>
        </w:rPr>
        <w:t>supporting</w:t>
      </w:r>
      <w:r w:rsidR="006355D2" w:rsidRPr="00252EDA">
        <w:rPr>
          <w:lang w:val="en-US"/>
        </w:rPr>
        <w:t xml:space="preserve"> the mission of FEMA, and here particularly the Risk MAP </w:t>
      </w:r>
      <w:proofErr w:type="gramStart"/>
      <w:r w:rsidR="006355D2" w:rsidRPr="00252EDA">
        <w:rPr>
          <w:lang w:val="en-US"/>
        </w:rPr>
        <w:t>program.</w:t>
      </w:r>
      <w:proofErr w:type="gramEnd"/>
      <w:r w:rsidR="006355D2" w:rsidRPr="00252EDA">
        <w:rPr>
          <w:lang w:val="en-US"/>
        </w:rPr>
        <w:t xml:space="preserve"> Any rewrite of </w:t>
      </w:r>
      <w:proofErr w:type="spellStart"/>
      <w:r w:rsidR="00BC3963" w:rsidRPr="00252EDA">
        <w:rPr>
          <w:lang w:val="en-US"/>
        </w:rPr>
        <w:t>Hazus</w:t>
      </w:r>
      <w:proofErr w:type="spellEnd"/>
      <w:r w:rsidR="006355D2" w:rsidRPr="00252EDA">
        <w:rPr>
          <w:lang w:val="en-US"/>
        </w:rPr>
        <w:t xml:space="preserve"> will have to fulfil its current set of capabilities </w:t>
      </w:r>
      <w:r w:rsidR="00536F7E" w:rsidRPr="00252EDA">
        <w:rPr>
          <w:lang w:val="en-US"/>
        </w:rPr>
        <w:t xml:space="preserve">related to the estimation of social (fatalities, displacement and injuries) and building (damages and economic loss) impacts due to natural hazards. This requirement does not include estimating the </w:t>
      </w:r>
      <w:r w:rsidR="00925E22" w:rsidRPr="00252EDA">
        <w:rPr>
          <w:lang w:val="en-US"/>
        </w:rPr>
        <w:t xml:space="preserve">extent and magnitude of potential </w:t>
      </w:r>
      <w:r w:rsidR="00536F7E" w:rsidRPr="00252EDA">
        <w:rPr>
          <w:lang w:val="en-US"/>
        </w:rPr>
        <w:t>hazards.</w:t>
      </w:r>
      <w:r w:rsidR="00925E22" w:rsidRPr="00252EDA">
        <w:rPr>
          <w:lang w:val="en-US"/>
        </w:rPr>
        <w:t xml:space="preserve">  Rather the use of external, authoritative hazard datasets will be emphasized.  </w:t>
      </w:r>
    </w:p>
    <w:p w14:paraId="6EF9BE40" w14:textId="5FD78345" w:rsidR="00E70ECB" w:rsidRPr="00252EDA" w:rsidRDefault="00E56587" w:rsidP="006355D2">
      <w:pPr>
        <w:spacing w:line="360" w:lineRule="auto"/>
        <w:ind w:left="432" w:hanging="432"/>
        <w:rPr>
          <w:lang w:val="en-US"/>
        </w:rPr>
      </w:pPr>
      <w:r w:rsidRPr="00252EDA">
        <w:rPr>
          <w:rFonts w:cstheme="minorHAnsi"/>
          <w:lang w:val="en-US"/>
        </w:rPr>
        <w:t>②</w:t>
      </w:r>
      <w:r w:rsidRPr="00252EDA">
        <w:rPr>
          <w:rFonts w:cstheme="minorHAnsi"/>
          <w:lang w:val="en-US"/>
        </w:rPr>
        <w:tab/>
      </w:r>
      <w:r w:rsidR="00E70ECB" w:rsidRPr="00252EDA">
        <w:rPr>
          <w:u w:val="single"/>
          <w:lang w:val="en-US"/>
        </w:rPr>
        <w:t>Data/results-sharing platform</w:t>
      </w:r>
      <w:r w:rsidR="006355D2" w:rsidRPr="00252EDA">
        <w:rPr>
          <w:lang w:val="en-US"/>
        </w:rPr>
        <w:t xml:space="preserve">. A first expansion of these capabilities is for Open </w:t>
      </w:r>
      <w:proofErr w:type="spellStart"/>
      <w:r w:rsidR="00BC3963" w:rsidRPr="00252EDA">
        <w:rPr>
          <w:lang w:val="en-US"/>
        </w:rPr>
        <w:t>Hazus</w:t>
      </w:r>
      <w:proofErr w:type="spellEnd"/>
      <w:r w:rsidR="006355D2" w:rsidRPr="00252EDA">
        <w:rPr>
          <w:lang w:val="en-US"/>
        </w:rPr>
        <w:t xml:space="preserve"> to link seamlessly with </w:t>
      </w:r>
      <w:r w:rsidR="00510F83" w:rsidRPr="00252EDA">
        <w:rPr>
          <w:lang w:val="en-US"/>
        </w:rPr>
        <w:t xml:space="preserve">FEMA’s </w:t>
      </w:r>
      <w:r w:rsidR="006355D2" w:rsidRPr="00252EDA">
        <w:rPr>
          <w:lang w:val="en-US"/>
        </w:rPr>
        <w:t xml:space="preserve">MIP and </w:t>
      </w:r>
      <w:r w:rsidR="00925E22" w:rsidRPr="00252EDA">
        <w:rPr>
          <w:lang w:val="en-US"/>
        </w:rPr>
        <w:t xml:space="preserve">MSC to </w:t>
      </w:r>
      <w:r w:rsidR="006355D2" w:rsidRPr="00252EDA">
        <w:rPr>
          <w:lang w:val="en-US"/>
        </w:rPr>
        <w:t xml:space="preserve">act as a viewing platform for </w:t>
      </w:r>
      <w:r w:rsidR="00510F83" w:rsidRPr="00252EDA">
        <w:rPr>
          <w:lang w:val="en-US"/>
        </w:rPr>
        <w:t>generalized but authoritative risk assessment results available across the U</w:t>
      </w:r>
      <w:r w:rsidR="00925E22" w:rsidRPr="00252EDA">
        <w:rPr>
          <w:lang w:val="en-US"/>
        </w:rPr>
        <w:t>.</w:t>
      </w:r>
      <w:r w:rsidR="00510F83" w:rsidRPr="00252EDA">
        <w:rPr>
          <w:lang w:val="en-US"/>
        </w:rPr>
        <w:t>S.</w:t>
      </w:r>
      <w:r w:rsidR="006355D2" w:rsidRPr="00252EDA">
        <w:rPr>
          <w:lang w:val="en-US"/>
        </w:rPr>
        <w:t xml:space="preserve"> This includes a standardized way of storing and accessing metadata, including the lineage of how the data w</w:t>
      </w:r>
      <w:r w:rsidR="00973861" w:rsidRPr="00252EDA">
        <w:rPr>
          <w:lang w:val="en-US"/>
        </w:rPr>
        <w:t>ere</w:t>
      </w:r>
      <w:r w:rsidR="006355D2" w:rsidRPr="00252EDA">
        <w:rPr>
          <w:lang w:val="en-US"/>
        </w:rPr>
        <w:t xml:space="preserve"> created – even if this happened outside of </w:t>
      </w:r>
      <w:proofErr w:type="spellStart"/>
      <w:r w:rsidR="006355D2" w:rsidRPr="00252EDA">
        <w:rPr>
          <w:lang w:val="en-US"/>
        </w:rPr>
        <w:t>Open</w:t>
      </w:r>
      <w:r w:rsidR="00BC3963" w:rsidRPr="00252EDA">
        <w:rPr>
          <w:lang w:val="en-US"/>
        </w:rPr>
        <w:t>Hazus</w:t>
      </w:r>
      <w:proofErr w:type="spellEnd"/>
      <w:r w:rsidR="006355D2" w:rsidRPr="00252EDA">
        <w:rPr>
          <w:lang w:val="en-US"/>
        </w:rPr>
        <w:t xml:space="preserve">. The standards requirements for metadata, as defined by FGDC and OGC, </w:t>
      </w:r>
      <w:proofErr w:type="gramStart"/>
      <w:r w:rsidR="006355D2" w:rsidRPr="00252EDA">
        <w:rPr>
          <w:lang w:val="en-US"/>
        </w:rPr>
        <w:t>have to</w:t>
      </w:r>
      <w:proofErr w:type="gramEnd"/>
      <w:r w:rsidR="006355D2" w:rsidRPr="00252EDA">
        <w:rPr>
          <w:lang w:val="en-US"/>
        </w:rPr>
        <w:t xml:space="preserve"> be adhered to.</w:t>
      </w:r>
    </w:p>
    <w:p w14:paraId="149EE27C" w14:textId="462AE19D" w:rsidR="00E70ECB" w:rsidRPr="00252EDA" w:rsidRDefault="00E56587" w:rsidP="006355D2">
      <w:pPr>
        <w:spacing w:line="360" w:lineRule="auto"/>
        <w:ind w:left="432" w:hanging="432"/>
        <w:rPr>
          <w:lang w:val="en-US"/>
        </w:rPr>
      </w:pPr>
      <w:r w:rsidRPr="00252EDA">
        <w:rPr>
          <w:rFonts w:cstheme="minorHAnsi"/>
          <w:lang w:val="en-US"/>
        </w:rPr>
        <w:t>③</w:t>
      </w:r>
      <w:r w:rsidRPr="00252EDA">
        <w:rPr>
          <w:rFonts w:cstheme="minorHAnsi"/>
          <w:lang w:val="en-US"/>
        </w:rPr>
        <w:tab/>
      </w:r>
      <w:r w:rsidR="00E70ECB" w:rsidRPr="00252EDA">
        <w:rPr>
          <w:u w:val="single"/>
          <w:lang w:val="en-US"/>
        </w:rPr>
        <w:t>Support import and integration of authoritative hazard data</w:t>
      </w:r>
      <w:r w:rsidR="006355D2" w:rsidRPr="00252EDA">
        <w:rPr>
          <w:lang w:val="en-US"/>
        </w:rPr>
        <w:t xml:space="preserve">. In the spirit of openness, as outlined in section I.2, </w:t>
      </w:r>
      <w:proofErr w:type="spellStart"/>
      <w:r w:rsidR="006355D2" w:rsidRPr="00252EDA">
        <w:rPr>
          <w:lang w:val="en-US"/>
        </w:rPr>
        <w:t>Open</w:t>
      </w:r>
      <w:r w:rsidR="00BC3963" w:rsidRPr="00252EDA">
        <w:rPr>
          <w:lang w:val="en-US"/>
        </w:rPr>
        <w:t>Hazus</w:t>
      </w:r>
      <w:proofErr w:type="spellEnd"/>
      <w:r w:rsidR="006355D2" w:rsidRPr="00252EDA">
        <w:rPr>
          <w:lang w:val="en-US"/>
        </w:rPr>
        <w:t xml:space="preserve"> </w:t>
      </w:r>
      <w:r w:rsidR="00756584" w:rsidRPr="00252EDA">
        <w:rPr>
          <w:lang w:val="en-US"/>
        </w:rPr>
        <w:t xml:space="preserve">must be able to integrate authoritative data from </w:t>
      </w:r>
      <w:r w:rsidR="00925E22" w:rsidRPr="00252EDA">
        <w:rPr>
          <w:lang w:val="en-US"/>
        </w:rPr>
        <w:t xml:space="preserve">providers, including the </w:t>
      </w:r>
      <w:r w:rsidR="00756584" w:rsidRPr="00252EDA">
        <w:rPr>
          <w:lang w:val="en-US"/>
        </w:rPr>
        <w:t>USGS,</w:t>
      </w:r>
      <w:r w:rsidR="00925E22" w:rsidRPr="00252EDA">
        <w:rPr>
          <w:lang w:val="en-US"/>
        </w:rPr>
        <w:t xml:space="preserve"> NOAA,</w:t>
      </w:r>
      <w:r w:rsidR="00756584" w:rsidRPr="00252EDA">
        <w:rPr>
          <w:lang w:val="en-US"/>
        </w:rPr>
        <w:t xml:space="preserve"> as well as </w:t>
      </w:r>
      <w:r w:rsidR="00925E22" w:rsidRPr="00252EDA">
        <w:rPr>
          <w:lang w:val="en-US"/>
        </w:rPr>
        <w:t xml:space="preserve">FEMA’s own flood hazard </w:t>
      </w:r>
      <w:r w:rsidR="00756584" w:rsidRPr="00252EDA">
        <w:rPr>
          <w:lang w:val="en-US"/>
        </w:rPr>
        <w:t xml:space="preserve">engineering data. Parallel to that, </w:t>
      </w:r>
      <w:r w:rsidR="003B1636" w:rsidRPr="00252EDA">
        <w:rPr>
          <w:lang w:val="en-US"/>
        </w:rPr>
        <w:t>stakeholders</w:t>
      </w:r>
      <w:r w:rsidR="00756584" w:rsidRPr="00252EDA">
        <w:rPr>
          <w:lang w:val="en-US"/>
        </w:rPr>
        <w:t xml:space="preserve"> should be able to upload user-defined hazard data with standardized QA/QC measures to a </w:t>
      </w:r>
      <w:r w:rsidR="00756584" w:rsidRPr="00252EDA">
        <w:rPr>
          <w:lang w:val="en-US"/>
        </w:rPr>
        <w:lastRenderedPageBreak/>
        <w:t xml:space="preserve">sandbox, where it can be </w:t>
      </w:r>
      <w:r w:rsidR="00925E22" w:rsidRPr="00252EDA">
        <w:rPr>
          <w:lang w:val="en-US"/>
        </w:rPr>
        <w:t xml:space="preserve">shared more broadly through a </w:t>
      </w:r>
      <w:r w:rsidR="00756584" w:rsidRPr="00252EDA">
        <w:rPr>
          <w:lang w:val="en-US"/>
        </w:rPr>
        <w:t>public domain repository with FEMA’s stamp of approval after it has passed internal quality control.</w:t>
      </w:r>
    </w:p>
    <w:p w14:paraId="51668821" w14:textId="761E145B" w:rsidR="00E70ECB" w:rsidRPr="00252EDA" w:rsidRDefault="00E56587" w:rsidP="006355D2">
      <w:pPr>
        <w:spacing w:line="360" w:lineRule="auto"/>
        <w:ind w:left="432" w:hanging="432"/>
        <w:rPr>
          <w:lang w:val="en-US"/>
        </w:rPr>
      </w:pPr>
      <w:r w:rsidRPr="00252EDA">
        <w:rPr>
          <w:rFonts w:cstheme="minorHAnsi"/>
          <w:lang w:val="en-US"/>
        </w:rPr>
        <w:t>④</w:t>
      </w:r>
      <w:r w:rsidRPr="00252EDA">
        <w:rPr>
          <w:rFonts w:cstheme="minorHAnsi"/>
          <w:lang w:val="en-US"/>
        </w:rPr>
        <w:tab/>
      </w:r>
      <w:r w:rsidR="00E70ECB" w:rsidRPr="00252EDA">
        <w:rPr>
          <w:u w:val="single"/>
          <w:lang w:val="en-US"/>
        </w:rPr>
        <w:t>Modularization</w:t>
      </w:r>
      <w:r w:rsidR="00756584" w:rsidRPr="00252EDA">
        <w:rPr>
          <w:lang w:val="en-US"/>
        </w:rPr>
        <w:t xml:space="preserve">. One of the advantages of a thorough overhaul of the </w:t>
      </w:r>
      <w:proofErr w:type="spellStart"/>
      <w:r w:rsidR="00BC3963" w:rsidRPr="00252EDA">
        <w:rPr>
          <w:lang w:val="en-US"/>
        </w:rPr>
        <w:t>Hazus</w:t>
      </w:r>
      <w:proofErr w:type="spellEnd"/>
      <w:r w:rsidR="00756584" w:rsidRPr="00252EDA">
        <w:rPr>
          <w:lang w:val="en-US"/>
        </w:rPr>
        <w:t xml:space="preserve">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6CD0736" w:rsidR="00E70ECB" w:rsidRPr="00252EDA" w:rsidRDefault="00E56587" w:rsidP="006355D2">
      <w:pPr>
        <w:spacing w:line="360" w:lineRule="auto"/>
        <w:ind w:left="432" w:hanging="432"/>
        <w:rPr>
          <w:lang w:val="en-US"/>
        </w:rPr>
      </w:pPr>
      <w:r w:rsidRPr="00252EDA">
        <w:rPr>
          <w:rFonts w:cstheme="minorHAnsi"/>
          <w:lang w:val="en-US"/>
        </w:rPr>
        <w:t>⑤</w:t>
      </w:r>
      <w:r w:rsidRPr="00252EDA">
        <w:rPr>
          <w:rFonts w:cstheme="minorHAnsi"/>
          <w:lang w:val="en-US"/>
        </w:rPr>
        <w:tab/>
      </w:r>
      <w:r w:rsidR="00E70ECB" w:rsidRPr="00252EDA">
        <w:rPr>
          <w:u w:val="single"/>
          <w:lang w:val="en-US"/>
        </w:rPr>
        <w:t>User-friendly GUI</w:t>
      </w:r>
      <w:r w:rsidR="00756584" w:rsidRPr="00252EDA">
        <w:rPr>
          <w:lang w:val="en-US"/>
        </w:rPr>
        <w:t xml:space="preserve">. The current user interface is </w:t>
      </w:r>
      <w:r w:rsidR="00973861" w:rsidRPr="00252EDA">
        <w:rPr>
          <w:lang w:val="en-US"/>
        </w:rPr>
        <w:t xml:space="preserve">an extension of </w:t>
      </w:r>
      <w:r w:rsidR="00801417" w:rsidRPr="00252EDA">
        <w:rPr>
          <w:lang w:val="en-US"/>
        </w:rPr>
        <w:t xml:space="preserve">GIS </w:t>
      </w:r>
      <w:r w:rsidR="00925E22" w:rsidRPr="00252EDA">
        <w:rPr>
          <w:lang w:val="en-US"/>
        </w:rPr>
        <w:t xml:space="preserve">desktop </w:t>
      </w:r>
      <w:r w:rsidR="00801417" w:rsidRPr="00252EDA">
        <w:rPr>
          <w:lang w:val="en-US"/>
        </w:rPr>
        <w:t xml:space="preserve">software. With its separation from GIS, </w:t>
      </w:r>
      <w:r w:rsidR="00973861" w:rsidRPr="00252EDA">
        <w:rPr>
          <w:lang w:val="en-US"/>
        </w:rPr>
        <w:t xml:space="preserve">the </w:t>
      </w:r>
      <w:proofErr w:type="spellStart"/>
      <w:r w:rsidR="00801417" w:rsidRPr="00252EDA">
        <w:rPr>
          <w:lang w:val="en-US"/>
        </w:rPr>
        <w:t>Open</w:t>
      </w:r>
      <w:r w:rsidR="00BC3963" w:rsidRPr="00252EDA">
        <w:rPr>
          <w:lang w:val="en-US"/>
        </w:rPr>
        <w:t>Hazus</w:t>
      </w:r>
      <w:proofErr w:type="spellEnd"/>
      <w:r w:rsidR="00801417" w:rsidRPr="00252EDA">
        <w:rPr>
          <w:lang w:val="en-US"/>
        </w:rPr>
        <w:t xml:space="preserve"> user experience can be improved significantly. Whereas </w:t>
      </w:r>
      <w:proofErr w:type="spellStart"/>
      <w:r w:rsidR="00BC3963" w:rsidRPr="00252EDA">
        <w:rPr>
          <w:lang w:val="en-US"/>
        </w:rPr>
        <w:t>Hazus</w:t>
      </w:r>
      <w:proofErr w:type="spellEnd"/>
      <w:r w:rsidR="00801417" w:rsidRPr="00252EDA">
        <w:rPr>
          <w:lang w:val="en-US"/>
        </w:rPr>
        <w:t xml:space="preserve"> was always conceived as a desktop- (workstation) based software, </w:t>
      </w:r>
      <w:proofErr w:type="spellStart"/>
      <w:r w:rsidR="00801417" w:rsidRPr="00252EDA">
        <w:rPr>
          <w:lang w:val="en-US"/>
        </w:rPr>
        <w:t>Open</w:t>
      </w:r>
      <w:r w:rsidR="00BC3963" w:rsidRPr="00252EDA">
        <w:rPr>
          <w:lang w:val="en-US"/>
        </w:rPr>
        <w:t>Hazus</w:t>
      </w:r>
      <w:proofErr w:type="spellEnd"/>
      <w:r w:rsidR="00801417" w:rsidRPr="00252EDA">
        <w:rPr>
          <w:lang w:val="en-US"/>
        </w:rPr>
        <w:t xml:space="preserve"> should be </w:t>
      </w:r>
      <w:r w:rsidR="00973861" w:rsidRPr="00252EDA">
        <w:rPr>
          <w:lang w:val="en-US"/>
        </w:rPr>
        <w:t xml:space="preserve">flexible enough </w:t>
      </w:r>
      <w:r w:rsidR="00801417" w:rsidRPr="00252EDA">
        <w:rPr>
          <w:lang w:val="en-US"/>
        </w:rPr>
        <w:t xml:space="preserve">to serve </w:t>
      </w:r>
      <w:r w:rsidR="003B1636" w:rsidRPr="00252EDA">
        <w:rPr>
          <w:lang w:val="en-US"/>
        </w:rPr>
        <w:t>stakeholders</w:t>
      </w:r>
      <w:r w:rsidR="00801417" w:rsidRPr="00252EDA">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252EDA" w:rsidRDefault="00E56587" w:rsidP="006355D2">
      <w:pPr>
        <w:spacing w:line="360" w:lineRule="auto"/>
        <w:ind w:left="432" w:hanging="432"/>
        <w:rPr>
          <w:lang w:val="en-US"/>
        </w:rPr>
      </w:pPr>
      <w:r w:rsidRPr="00252EDA">
        <w:rPr>
          <w:rFonts w:cstheme="minorHAnsi"/>
          <w:lang w:val="en-US"/>
        </w:rPr>
        <w:t>⑥</w:t>
      </w:r>
      <w:r w:rsidRPr="00252EDA">
        <w:rPr>
          <w:rFonts w:cstheme="minorHAnsi"/>
          <w:lang w:val="en-US"/>
        </w:rPr>
        <w:tab/>
      </w:r>
      <w:r w:rsidR="00E70ECB" w:rsidRPr="00252EDA">
        <w:rPr>
          <w:u w:val="single"/>
          <w:lang w:val="en-US"/>
        </w:rPr>
        <w:t>Secure/private data integration</w:t>
      </w:r>
      <w:r w:rsidR="00801417" w:rsidRPr="00252EDA">
        <w:rPr>
          <w:lang w:val="en-US"/>
        </w:rPr>
        <w:t xml:space="preserve">. </w:t>
      </w:r>
      <w:r w:rsidR="00D41367" w:rsidRPr="00252EDA">
        <w:rPr>
          <w:lang w:val="en-US"/>
        </w:rPr>
        <w:t xml:space="preserve">An estimated ten percent of </w:t>
      </w:r>
      <w:proofErr w:type="spellStart"/>
      <w:r w:rsidR="00BC3963" w:rsidRPr="00252EDA">
        <w:rPr>
          <w:lang w:val="en-US"/>
        </w:rPr>
        <w:t>Hazus</w:t>
      </w:r>
      <w:proofErr w:type="spellEnd"/>
      <w:r w:rsidR="00D41367" w:rsidRPr="00252EDA">
        <w:rPr>
          <w:lang w:val="en-US"/>
        </w:rPr>
        <w:t xml:space="preserve"> </w:t>
      </w:r>
      <w:r w:rsidR="003B1636" w:rsidRPr="00252EDA">
        <w:rPr>
          <w:lang w:val="en-US"/>
        </w:rPr>
        <w:t xml:space="preserve">stakeholders </w:t>
      </w:r>
      <w:r w:rsidR="00D41367" w:rsidRPr="00252EDA">
        <w:rPr>
          <w:lang w:val="en-US"/>
        </w:rPr>
        <w:t xml:space="preserve">are working with PCII and PII data that require secure storage, access and communication mechanisms. Conversely, the </w:t>
      </w:r>
      <w:proofErr w:type="gramStart"/>
      <w:r w:rsidR="00973861" w:rsidRPr="00252EDA">
        <w:rPr>
          <w:lang w:val="en-US"/>
        </w:rPr>
        <w:t xml:space="preserve">vast </w:t>
      </w:r>
      <w:r w:rsidR="00D41367" w:rsidRPr="00252EDA">
        <w:rPr>
          <w:lang w:val="en-US"/>
        </w:rPr>
        <w:t>majority</w:t>
      </w:r>
      <w:proofErr w:type="gramEnd"/>
      <w:r w:rsidR="00D41367" w:rsidRPr="00252EDA">
        <w:rPr>
          <w:lang w:val="en-US"/>
        </w:rPr>
        <w:t xml:space="preserve"> of Open </w:t>
      </w:r>
      <w:proofErr w:type="spellStart"/>
      <w:r w:rsidR="00BC3963" w:rsidRPr="00252EDA">
        <w:rPr>
          <w:lang w:val="en-US"/>
        </w:rPr>
        <w:t>Hazus</w:t>
      </w:r>
      <w:proofErr w:type="spellEnd"/>
      <w:r w:rsidR="00D41367" w:rsidRPr="00252EDA">
        <w:rPr>
          <w:lang w:val="en-US"/>
        </w:rPr>
        <w:t xml:space="preserve"> </w:t>
      </w:r>
      <w:r w:rsidR="003B1636" w:rsidRPr="00252EDA">
        <w:rPr>
          <w:lang w:val="en-US"/>
        </w:rPr>
        <w:t xml:space="preserve">stakeholders </w:t>
      </w:r>
      <w:r w:rsidR="00D41367" w:rsidRPr="00252EDA">
        <w:rPr>
          <w:lang w:val="en-US"/>
        </w:rPr>
        <w:t xml:space="preserve">will be better served by web services. As Open </w:t>
      </w:r>
      <w:proofErr w:type="spellStart"/>
      <w:r w:rsidR="00BC3963" w:rsidRPr="00252EDA">
        <w:rPr>
          <w:lang w:val="en-US"/>
        </w:rPr>
        <w:t>Hazus</w:t>
      </w:r>
      <w:proofErr w:type="spellEnd"/>
      <w:r w:rsidR="00D41367" w:rsidRPr="00252EDA">
        <w:rPr>
          <w:lang w:val="en-US"/>
        </w:rPr>
        <w:t xml:space="preserve"> is built around the latter, the needs </w:t>
      </w:r>
      <w:r w:rsidR="00973861" w:rsidRPr="00252EDA">
        <w:rPr>
          <w:lang w:val="en-US"/>
        </w:rPr>
        <w:t>for</w:t>
      </w:r>
      <w:r w:rsidR="00D41367" w:rsidRPr="00252EDA">
        <w:rPr>
          <w:lang w:val="en-US"/>
        </w:rPr>
        <w:t xml:space="preserve"> secure or private data integration on desktop and mobile computers </w:t>
      </w:r>
      <w:r w:rsidR="00AE7D66" w:rsidRPr="00252EDA">
        <w:rPr>
          <w:lang w:val="en-US"/>
        </w:rPr>
        <w:t>must</w:t>
      </w:r>
      <w:r w:rsidR="00D41367" w:rsidRPr="00252EDA">
        <w:rPr>
          <w:lang w:val="en-US"/>
        </w:rPr>
        <w:t xml:space="preserve"> be addressed without impacting the UI/UX design of the majority.</w:t>
      </w:r>
    </w:p>
    <w:p w14:paraId="333A9E3F" w14:textId="598E70F0" w:rsidR="00E70ECB" w:rsidRPr="00252EDA" w:rsidRDefault="00E56587" w:rsidP="006355D2">
      <w:pPr>
        <w:spacing w:line="360" w:lineRule="auto"/>
        <w:ind w:left="432" w:hanging="432"/>
        <w:rPr>
          <w:lang w:val="en-US"/>
        </w:rPr>
      </w:pPr>
      <w:r w:rsidRPr="00252EDA">
        <w:rPr>
          <w:rFonts w:cstheme="minorHAnsi"/>
          <w:lang w:val="en-US"/>
        </w:rPr>
        <w:t>⑦</w:t>
      </w:r>
      <w:r w:rsidRPr="00252EDA">
        <w:rPr>
          <w:rFonts w:cstheme="minorHAnsi"/>
          <w:lang w:val="en-US"/>
        </w:rPr>
        <w:tab/>
      </w:r>
      <w:r w:rsidR="00E70ECB" w:rsidRPr="00252EDA">
        <w:rPr>
          <w:u w:val="single"/>
          <w:lang w:val="en-US"/>
        </w:rPr>
        <w:t xml:space="preserve">Improve </w:t>
      </w:r>
      <w:proofErr w:type="spellStart"/>
      <w:r w:rsidR="00BC3963" w:rsidRPr="00252EDA">
        <w:rPr>
          <w:u w:val="single"/>
          <w:lang w:val="en-US"/>
        </w:rPr>
        <w:t>Hazus</w:t>
      </w:r>
      <w:proofErr w:type="spellEnd"/>
      <w:r w:rsidR="00E70ECB" w:rsidRPr="00252EDA">
        <w:rPr>
          <w:u w:val="single"/>
          <w:lang w:val="en-US"/>
        </w:rPr>
        <w:t>-provided inventory data</w:t>
      </w:r>
      <w:r w:rsidR="00AE7D66" w:rsidRPr="00252EDA">
        <w:rPr>
          <w:lang w:val="en-US"/>
        </w:rPr>
        <w:t xml:space="preserve">. A significant obstacle to a more wide-spread use of </w:t>
      </w:r>
      <w:proofErr w:type="spellStart"/>
      <w:r w:rsidR="00BC3963" w:rsidRPr="00252EDA">
        <w:rPr>
          <w:lang w:val="en-US"/>
        </w:rPr>
        <w:t>Hazus</w:t>
      </w:r>
      <w:proofErr w:type="spellEnd"/>
      <w:r w:rsidR="00AE7D66" w:rsidRPr="00252EDA">
        <w:rPr>
          <w:lang w:val="en-US"/>
        </w:rPr>
        <w:t xml:space="preserve"> is the amount of effort it takes to create inventory data. </w:t>
      </w:r>
      <w:r w:rsidR="00101D7E" w:rsidRPr="00252EDA">
        <w:rPr>
          <w:lang w:val="en-US"/>
        </w:rPr>
        <w:t xml:space="preserve">In recognition of this impediment, FEMA has, in cooperation with DHS’s HIFLD support team developed an incomparable resource of </w:t>
      </w:r>
      <w:r w:rsidR="00013245" w:rsidRPr="00252EDA">
        <w:rPr>
          <w:lang w:val="en-US"/>
        </w:rPr>
        <w:t xml:space="preserve">some 16 GB of </w:t>
      </w:r>
      <w:r w:rsidR="00973861" w:rsidRPr="00252EDA">
        <w:rPr>
          <w:lang w:val="en-US"/>
        </w:rPr>
        <w:t xml:space="preserve">generalized inventory data that are editable through the custom-designed </w:t>
      </w:r>
      <w:r w:rsidR="00013245" w:rsidRPr="00252EDA">
        <w:rPr>
          <w:lang w:val="en-US"/>
        </w:rPr>
        <w:t>Comprehensive Data Management System</w:t>
      </w:r>
      <w:r w:rsidR="00096CDE" w:rsidRPr="00252EDA">
        <w:rPr>
          <w:lang w:val="en-US"/>
        </w:rPr>
        <w:t xml:space="preserve"> </w:t>
      </w:r>
      <w:r w:rsidR="00973861" w:rsidRPr="00252EDA">
        <w:rPr>
          <w:lang w:val="en-US"/>
        </w:rPr>
        <w:t>(</w:t>
      </w:r>
      <w:r w:rsidR="00013245" w:rsidRPr="00252EDA">
        <w:rPr>
          <w:lang w:val="en-US"/>
        </w:rPr>
        <w:t>CDMS</w:t>
      </w:r>
      <w:r w:rsidR="00973861" w:rsidRPr="00252EDA">
        <w:rPr>
          <w:lang w:val="en-US"/>
        </w:rPr>
        <w:t>)</w:t>
      </w:r>
      <w:r w:rsidR="00013245" w:rsidRPr="00252EDA">
        <w:rPr>
          <w:lang w:val="en-US"/>
        </w:rPr>
        <w:t xml:space="preserve">. </w:t>
      </w:r>
      <w:r w:rsidR="00F96C90" w:rsidRPr="00252EDA">
        <w:rPr>
          <w:lang w:val="en-US"/>
        </w:rPr>
        <w:t xml:space="preserve">While </w:t>
      </w:r>
      <w:r w:rsidR="00375403" w:rsidRPr="00252EDA">
        <w:rPr>
          <w:lang w:val="en-US"/>
        </w:rPr>
        <w:t>these data are</w:t>
      </w:r>
      <w:r w:rsidR="00F96C90" w:rsidRPr="00252EDA">
        <w:rPr>
          <w:lang w:val="en-US"/>
        </w:rPr>
        <w:t xml:space="preserve"> a good start</w:t>
      </w:r>
      <w:r w:rsidR="00375403" w:rsidRPr="00252EDA">
        <w:rPr>
          <w:lang w:val="en-US"/>
        </w:rPr>
        <w:t>ing point</w:t>
      </w:r>
      <w:r w:rsidR="00F96C90" w:rsidRPr="00252EDA">
        <w:rPr>
          <w:lang w:val="en-US"/>
        </w:rPr>
        <w:t xml:space="preserve"> for authorities who do not have the personnel resources to develop their own inventories, demands</w:t>
      </w:r>
      <w:r w:rsidR="00375403" w:rsidRPr="00252EDA">
        <w:rPr>
          <w:lang w:val="en-US"/>
        </w:rPr>
        <w:t xml:space="preserve"> for accurate risk information and targeted risk reduction</w:t>
      </w:r>
      <w:r w:rsidR="00F96C90" w:rsidRPr="00252EDA">
        <w:rPr>
          <w:lang w:val="en-US"/>
        </w:rPr>
        <w:t xml:space="preserve"> have outgrown census tract-level analyses and with the availability of building-level data, expectations have grown for CDS to provide a centralized national building data set. Analog to </w:t>
      </w:r>
      <w:r w:rsidR="00F96C90" w:rsidRPr="00252EDA">
        <w:rPr>
          <w:rFonts w:cstheme="minorHAnsi"/>
          <w:lang w:val="en-US"/>
        </w:rPr>
        <w:t>② and ③, and with the move to a web service environment, users should be able to upload their own improved inventory data into access-limited sub-clouds</w:t>
      </w:r>
      <w:r w:rsidR="0075071B" w:rsidRPr="00252EDA">
        <w:rPr>
          <w:rFonts w:cstheme="minorHAnsi"/>
          <w:lang w:val="en-US"/>
        </w:rPr>
        <w:t xml:space="preserve">. As with the flood data in ③, a process should be established that allows to merge higher quality inventories with the main repository. </w:t>
      </w:r>
    </w:p>
    <w:p w14:paraId="572881D9" w14:textId="749CE592" w:rsidR="00E70ECB" w:rsidRPr="00252EDA" w:rsidRDefault="00E56587" w:rsidP="006355D2">
      <w:pPr>
        <w:spacing w:line="360" w:lineRule="auto"/>
        <w:ind w:left="432" w:hanging="432"/>
        <w:rPr>
          <w:lang w:val="en-US"/>
        </w:rPr>
      </w:pPr>
      <w:r w:rsidRPr="00252EDA">
        <w:rPr>
          <w:rFonts w:cstheme="minorHAnsi"/>
          <w:lang w:val="en-US"/>
        </w:rPr>
        <w:lastRenderedPageBreak/>
        <w:t>⑧</w:t>
      </w:r>
      <w:r w:rsidRPr="00252EDA">
        <w:rPr>
          <w:rFonts w:cstheme="minorHAnsi"/>
          <w:lang w:val="en-US"/>
        </w:rPr>
        <w:tab/>
      </w:r>
      <w:r w:rsidR="00E70ECB" w:rsidRPr="00252EDA">
        <w:rPr>
          <w:u w:val="single"/>
          <w:lang w:val="en-US"/>
        </w:rPr>
        <w:t xml:space="preserve">User must not pay to use </w:t>
      </w:r>
      <w:proofErr w:type="spellStart"/>
      <w:r w:rsidR="00BC3963" w:rsidRPr="00252EDA">
        <w:rPr>
          <w:u w:val="single"/>
          <w:lang w:val="en-US"/>
        </w:rPr>
        <w:t>Hazus</w:t>
      </w:r>
      <w:proofErr w:type="spellEnd"/>
      <w:r w:rsidR="0075071B" w:rsidRPr="00252EDA">
        <w:rPr>
          <w:lang w:val="en-US"/>
        </w:rPr>
        <w:t xml:space="preserve">. </w:t>
      </w:r>
      <w:proofErr w:type="spellStart"/>
      <w:r w:rsidR="0075071B" w:rsidRPr="00252EDA">
        <w:rPr>
          <w:lang w:val="en-US"/>
        </w:rPr>
        <w:t>Open</w:t>
      </w:r>
      <w:r w:rsidR="00BC3963" w:rsidRPr="00252EDA">
        <w:rPr>
          <w:lang w:val="en-US"/>
        </w:rPr>
        <w:t>Hazus</w:t>
      </w:r>
      <w:proofErr w:type="spellEnd"/>
      <w:r w:rsidR="0075071B" w:rsidRPr="00252EDA">
        <w:rPr>
          <w:lang w:val="en-US"/>
        </w:rPr>
        <w:t xml:space="preserve"> as a methodology toolset should remain free, as is the access to core national datasets. Private for-profit entities may be charged</w:t>
      </w:r>
      <w:r w:rsidR="001749FC" w:rsidRPr="00252EDA">
        <w:rPr>
          <w:lang w:val="en-US"/>
        </w:rPr>
        <w:t xml:space="preserve"> </w:t>
      </w:r>
      <w:r w:rsidR="0075071B" w:rsidRPr="00252EDA">
        <w:rPr>
          <w:lang w:val="en-US"/>
        </w:rPr>
        <w:t xml:space="preserve">a fee for usage that exceeds five percent of the </w:t>
      </w:r>
      <w:proofErr w:type="spellStart"/>
      <w:r w:rsidR="0075071B" w:rsidRPr="00252EDA">
        <w:rPr>
          <w:lang w:val="en-US"/>
        </w:rPr>
        <w:t>Open</w:t>
      </w:r>
      <w:r w:rsidR="00BC3963" w:rsidRPr="00252EDA">
        <w:rPr>
          <w:lang w:val="en-US"/>
        </w:rPr>
        <w:t>Hazus</w:t>
      </w:r>
      <w:proofErr w:type="spellEnd"/>
      <w:r w:rsidR="0075071B" w:rsidRPr="00252EDA">
        <w:rPr>
          <w:lang w:val="en-US"/>
        </w:rPr>
        <w:t xml:space="preserve"> server load.</w:t>
      </w:r>
    </w:p>
    <w:p w14:paraId="4E7FE60C" w14:textId="637788B9" w:rsidR="00E70ECB" w:rsidRPr="00252EDA" w:rsidRDefault="00E56587" w:rsidP="006355D2">
      <w:pPr>
        <w:spacing w:line="360" w:lineRule="auto"/>
        <w:ind w:left="432" w:hanging="432"/>
        <w:rPr>
          <w:lang w:val="en-US"/>
        </w:rPr>
      </w:pPr>
      <w:r w:rsidRPr="00252EDA">
        <w:rPr>
          <w:rFonts w:cstheme="minorHAnsi"/>
          <w:lang w:val="en-US"/>
        </w:rPr>
        <w:t>⑨</w:t>
      </w:r>
      <w:r w:rsidRPr="00252EDA">
        <w:rPr>
          <w:rFonts w:cstheme="minorHAnsi"/>
          <w:lang w:val="en-US"/>
        </w:rPr>
        <w:tab/>
      </w:r>
      <w:r w:rsidR="00E70ECB" w:rsidRPr="00252EDA">
        <w:rPr>
          <w:u w:val="single"/>
          <w:lang w:val="en-US"/>
        </w:rPr>
        <w:t>Must be thin client</w:t>
      </w:r>
      <w:r w:rsidR="00AD3AD1" w:rsidRPr="00252EDA">
        <w:rPr>
          <w:lang w:val="en-US"/>
        </w:rPr>
        <w:t xml:space="preserve">. </w:t>
      </w:r>
      <w:r w:rsidR="00594964" w:rsidRPr="00252EDA">
        <w:rPr>
          <w:lang w:val="en-US"/>
        </w:rPr>
        <w:t xml:space="preserve">For most </w:t>
      </w:r>
      <w:r w:rsidR="003B1636" w:rsidRPr="00252EDA">
        <w:rPr>
          <w:lang w:val="en-US"/>
        </w:rPr>
        <w:t>stakeholders</w:t>
      </w:r>
      <w:r w:rsidR="00594964" w:rsidRPr="00252EDA">
        <w:rPr>
          <w:lang w:val="en-US"/>
        </w:rPr>
        <w:t xml:space="preserve">, i.e., those that are not working with private or secure data, most of the data and all the processing should occur on a (web) server. One of the main issues with </w:t>
      </w:r>
      <w:proofErr w:type="spellStart"/>
      <w:r w:rsidR="00BC3963" w:rsidRPr="00252EDA">
        <w:rPr>
          <w:lang w:val="en-US"/>
        </w:rPr>
        <w:t>Hazus</w:t>
      </w:r>
      <w:proofErr w:type="spellEnd"/>
      <w:r w:rsidR="00594964" w:rsidRPr="00252EDA">
        <w:rPr>
          <w:lang w:val="en-US"/>
        </w:rPr>
        <w:t xml:space="preserve"> is that software updates </w:t>
      </w:r>
      <w:r w:rsidR="00E34659" w:rsidRPr="00252EDA">
        <w:rPr>
          <w:lang w:val="en-US"/>
        </w:rPr>
        <w:t>must</w:t>
      </w:r>
      <w:r w:rsidR="00594964" w:rsidRPr="00252EDA">
        <w:rPr>
          <w:lang w:val="en-US"/>
        </w:rPr>
        <w:t xml:space="preserve"> be synchronized with updates for the operating system</w:t>
      </w:r>
      <w:r w:rsidR="00375403" w:rsidRPr="00252EDA">
        <w:rPr>
          <w:lang w:val="en-US"/>
        </w:rPr>
        <w:t xml:space="preserve"> and </w:t>
      </w:r>
      <w:r w:rsidR="00594964" w:rsidRPr="00252EDA">
        <w:rPr>
          <w:lang w:val="en-US"/>
        </w:rPr>
        <w:t xml:space="preserve">the </w:t>
      </w:r>
      <w:r w:rsidR="00375403" w:rsidRPr="00252EDA">
        <w:rPr>
          <w:lang w:val="en-US"/>
        </w:rPr>
        <w:t xml:space="preserve">dependent </w:t>
      </w:r>
      <w:r w:rsidR="00594964" w:rsidRPr="00252EDA">
        <w:rPr>
          <w:lang w:val="en-US"/>
        </w:rPr>
        <w:t xml:space="preserve">GIS software, and often conflict with other locally installed software. Many </w:t>
      </w:r>
      <w:proofErr w:type="spellStart"/>
      <w:r w:rsidR="00BC3963" w:rsidRPr="00252EDA">
        <w:rPr>
          <w:lang w:val="en-US"/>
        </w:rPr>
        <w:t>Hazus</w:t>
      </w:r>
      <w:proofErr w:type="spellEnd"/>
      <w:r w:rsidR="00594964" w:rsidRPr="00252EDA">
        <w:rPr>
          <w:lang w:val="en-US"/>
        </w:rPr>
        <w:t xml:space="preserve"> installations are therefore isolated from the rest of the enterprise workflow, requiring significant hardware and software resources and maintenance, and impacting the overall security of the installation. </w:t>
      </w:r>
      <w:r w:rsidR="00E34659" w:rsidRPr="00252EDA">
        <w:rPr>
          <w:lang w:val="en-US"/>
        </w:rPr>
        <w:t xml:space="preserve">A thin client consists of a relatively small application that can be installed on a variety of platforms such as MS Windows, </w:t>
      </w:r>
      <w:r w:rsidR="00E673B1" w:rsidRPr="00252EDA">
        <w:rPr>
          <w:lang w:val="en-US"/>
        </w:rPr>
        <w:t>M</w:t>
      </w:r>
      <w:r w:rsidR="00E34659" w:rsidRPr="00252EDA">
        <w:rPr>
          <w:lang w:val="en-US"/>
        </w:rPr>
        <w:t>ac OS</w:t>
      </w:r>
      <w:r w:rsidR="00E673B1" w:rsidRPr="00252EDA">
        <w:rPr>
          <w:lang w:val="en-US"/>
        </w:rPr>
        <w:t>, Linux, Chrome, iOS, Android, etc.</w:t>
      </w:r>
    </w:p>
    <w:p w14:paraId="1BA946EF" w14:textId="4F5E4757" w:rsidR="00E70ECB" w:rsidRPr="00252EDA" w:rsidRDefault="00E56587" w:rsidP="006355D2">
      <w:pPr>
        <w:spacing w:line="360" w:lineRule="auto"/>
        <w:ind w:left="432" w:hanging="432"/>
        <w:rPr>
          <w:lang w:val="en-US"/>
        </w:rPr>
      </w:pPr>
      <w:r w:rsidRPr="00252EDA">
        <w:rPr>
          <w:rFonts w:cstheme="minorHAnsi"/>
          <w:lang w:val="en-US"/>
        </w:rPr>
        <w:t>⑩</w:t>
      </w:r>
      <w:r w:rsidRPr="00252EDA">
        <w:rPr>
          <w:rFonts w:cstheme="minorHAnsi"/>
          <w:lang w:val="en-US"/>
        </w:rPr>
        <w:tab/>
      </w:r>
      <w:r w:rsidR="00E70ECB" w:rsidRPr="00252EDA">
        <w:rPr>
          <w:u w:val="single"/>
          <w:lang w:val="en-US"/>
        </w:rPr>
        <w:t xml:space="preserve">Ability to </w:t>
      </w:r>
      <w:r w:rsidR="00375403" w:rsidRPr="00252EDA">
        <w:rPr>
          <w:u w:val="single"/>
          <w:lang w:val="en-US"/>
        </w:rPr>
        <w:t xml:space="preserve">automate </w:t>
      </w:r>
      <w:r w:rsidR="00E70ECB" w:rsidRPr="00252EDA">
        <w:rPr>
          <w:u w:val="single"/>
          <w:lang w:val="en-US"/>
        </w:rPr>
        <w:t>workflows</w:t>
      </w:r>
      <w:r w:rsidR="00C00E2A" w:rsidRPr="00252EDA">
        <w:rPr>
          <w:lang w:val="en-US"/>
        </w:rPr>
        <w:t>.</w:t>
      </w:r>
      <w:r w:rsidR="00E70ECB" w:rsidRPr="00252EDA">
        <w:rPr>
          <w:lang w:val="en-US"/>
        </w:rPr>
        <w:t xml:space="preserve"> </w:t>
      </w:r>
      <w:proofErr w:type="gramStart"/>
      <w:r w:rsidR="007732C8" w:rsidRPr="00252EDA">
        <w:rPr>
          <w:lang w:val="en-US"/>
        </w:rPr>
        <w:t>A number of</w:t>
      </w:r>
      <w:proofErr w:type="gramEnd"/>
      <w:r w:rsidR="007732C8" w:rsidRPr="00252EDA">
        <w:rPr>
          <w:lang w:val="en-US"/>
        </w:rPr>
        <w:t xml:space="preserve"> model runs </w:t>
      </w:r>
      <w:r w:rsidR="001101B1" w:rsidRPr="00252EDA">
        <w:rPr>
          <w:lang w:val="en-US"/>
        </w:rPr>
        <w:t xml:space="preserve">can take quite a while to </w:t>
      </w:r>
      <w:r w:rsidR="00375403" w:rsidRPr="00252EDA">
        <w:rPr>
          <w:lang w:val="en-US"/>
        </w:rPr>
        <w:t>execute</w:t>
      </w:r>
      <w:r w:rsidR="001101B1" w:rsidRPr="00252EDA">
        <w:rPr>
          <w:lang w:val="en-US"/>
        </w:rPr>
        <w:t xml:space="preserve">, especially if users want to run an ensemble of scenarios. It is therefore desirable to have the ability to run complete workflows in batch mode </w:t>
      </w:r>
      <w:r w:rsidR="00E70ECB" w:rsidRPr="00252EDA">
        <w:rPr>
          <w:lang w:val="en-US"/>
        </w:rPr>
        <w:t>without any user interaction</w:t>
      </w:r>
      <w:r w:rsidR="001101B1" w:rsidRPr="00252EDA">
        <w:rPr>
          <w:lang w:val="en-US"/>
        </w:rPr>
        <w:t>.</w:t>
      </w:r>
    </w:p>
    <w:p w14:paraId="159B1532" w14:textId="1AF0F3D4" w:rsidR="002F2E31" w:rsidRPr="00252EDA" w:rsidRDefault="002F2E31" w:rsidP="00045F09">
      <w:pPr>
        <w:rPr>
          <w:lang w:val="en-US"/>
        </w:rPr>
      </w:pPr>
    </w:p>
    <w:p w14:paraId="2A9E1A02" w14:textId="77777777" w:rsidR="00285F62" w:rsidRPr="00252EDA" w:rsidRDefault="00285F62" w:rsidP="00045F09">
      <w:pPr>
        <w:rPr>
          <w:lang w:val="en-US"/>
        </w:rPr>
      </w:pPr>
    </w:p>
    <w:p w14:paraId="622F6893" w14:textId="77777777" w:rsidR="00285F62" w:rsidRPr="00252EDA" w:rsidRDefault="00285F62" w:rsidP="00045F09">
      <w:pPr>
        <w:rPr>
          <w:lang w:val="en-US"/>
        </w:rPr>
        <w:sectPr w:rsidR="00285F62" w:rsidRPr="00252EDA" w:rsidSect="002F2E31">
          <w:headerReference w:type="default" r:id="rId14"/>
          <w:footerReference w:type="default" r:id="rId15"/>
          <w:pgSz w:w="12240" w:h="15840"/>
          <w:pgMar w:top="1440" w:right="1440" w:bottom="1440" w:left="1440" w:header="720" w:footer="720" w:gutter="0"/>
          <w:pgNumType w:start="1"/>
          <w:cols w:space="720"/>
          <w:docGrid w:linePitch="360"/>
        </w:sectPr>
      </w:pPr>
    </w:p>
    <w:p w14:paraId="3B0910E2" w14:textId="7D2DEDAC" w:rsidR="002F2E31" w:rsidRPr="00252EDA" w:rsidRDefault="00E02EC2" w:rsidP="00045F09">
      <w:pPr>
        <w:rPr>
          <w:b/>
          <w:sz w:val="32"/>
          <w:lang w:val="en-US"/>
        </w:rPr>
      </w:pPr>
      <w:r w:rsidRPr="00252EDA">
        <w:rPr>
          <w:b/>
          <w:sz w:val="32"/>
          <w:lang w:val="en-US"/>
        </w:rPr>
        <w:lastRenderedPageBreak/>
        <w:t>II</w:t>
      </w:r>
      <w:r w:rsidR="00285F62" w:rsidRPr="00252EDA">
        <w:rPr>
          <w:b/>
          <w:sz w:val="32"/>
          <w:lang w:val="en-US"/>
        </w:rPr>
        <w:t>.</w:t>
      </w:r>
      <w:r w:rsidR="00285F62" w:rsidRPr="00252EDA">
        <w:rPr>
          <w:b/>
          <w:sz w:val="32"/>
          <w:lang w:val="en-US"/>
        </w:rPr>
        <w:tab/>
        <w:t>Overall Description</w:t>
      </w:r>
    </w:p>
    <w:p w14:paraId="4A9CB710" w14:textId="201B4B79" w:rsidR="00285F62" w:rsidRPr="00252EDA" w:rsidRDefault="00285F62" w:rsidP="007A3971">
      <w:pPr>
        <w:spacing w:line="360" w:lineRule="auto"/>
        <w:rPr>
          <w:lang w:val="en-US"/>
        </w:rPr>
      </w:pPr>
      <w:r w:rsidRPr="00252EDA">
        <w:rPr>
          <w:lang w:val="en-US"/>
        </w:rPr>
        <w:t>This section describes</w:t>
      </w:r>
    </w:p>
    <w:p w14:paraId="522B2837" w14:textId="5CB295DA" w:rsidR="00285F62" w:rsidRPr="00252EDA" w:rsidRDefault="00285F62" w:rsidP="007A3971">
      <w:pPr>
        <w:spacing w:line="360" w:lineRule="auto"/>
        <w:rPr>
          <w:lang w:val="en-US"/>
        </w:rPr>
      </w:pPr>
    </w:p>
    <w:p w14:paraId="4A2BBE29" w14:textId="312F0B80" w:rsidR="00285F62" w:rsidRPr="00252EDA" w:rsidRDefault="00E02EC2" w:rsidP="00045F09">
      <w:pPr>
        <w:rPr>
          <w:b/>
          <w:sz w:val="28"/>
          <w:lang w:val="en-US"/>
        </w:rPr>
      </w:pPr>
      <w:r w:rsidRPr="00252EDA">
        <w:rPr>
          <w:b/>
          <w:sz w:val="28"/>
          <w:lang w:val="en-US"/>
        </w:rPr>
        <w:t>II</w:t>
      </w:r>
      <w:r w:rsidR="00285F62" w:rsidRPr="00252EDA">
        <w:rPr>
          <w:b/>
          <w:sz w:val="28"/>
          <w:lang w:val="en-US"/>
        </w:rPr>
        <w:t>.1</w:t>
      </w:r>
      <w:r w:rsidR="00285F62" w:rsidRPr="00252EDA">
        <w:rPr>
          <w:b/>
          <w:sz w:val="28"/>
          <w:lang w:val="en-US"/>
        </w:rPr>
        <w:tab/>
      </w:r>
      <w:proofErr w:type="spellStart"/>
      <w:r w:rsidR="00BC3963" w:rsidRPr="00252EDA">
        <w:rPr>
          <w:b/>
          <w:sz w:val="28"/>
          <w:lang w:val="en-US"/>
        </w:rPr>
        <w:t>Hazus</w:t>
      </w:r>
      <w:proofErr w:type="spellEnd"/>
      <w:r w:rsidRPr="00252EDA">
        <w:rPr>
          <w:b/>
          <w:sz w:val="28"/>
          <w:lang w:val="en-US"/>
        </w:rPr>
        <w:t xml:space="preserve"> Strategic Plan 2017-2021</w:t>
      </w:r>
    </w:p>
    <w:p w14:paraId="0DF6BFBD" w14:textId="60D77C0D" w:rsidR="00285F62" w:rsidRPr="00252EDA" w:rsidRDefault="003B1636" w:rsidP="007A3971">
      <w:pPr>
        <w:spacing w:line="360" w:lineRule="auto"/>
        <w:rPr>
          <w:lang w:val="en-US"/>
        </w:rPr>
      </w:pPr>
      <w:r w:rsidRPr="00252EDA">
        <w:rPr>
          <w:lang w:val="en-US"/>
        </w:rPr>
        <w:t xml:space="preserve">The </w:t>
      </w:r>
      <w:proofErr w:type="spellStart"/>
      <w:r w:rsidR="00BC3963" w:rsidRPr="00252EDA">
        <w:rPr>
          <w:lang w:val="en-US"/>
        </w:rPr>
        <w:t>Hazus</w:t>
      </w:r>
      <w:proofErr w:type="spellEnd"/>
      <w:r w:rsidRPr="00252EDA">
        <w:rPr>
          <w:lang w:val="en-US"/>
        </w:rPr>
        <w:t xml:space="preserve"> Strategic Plan (FY17-FY21) </w:t>
      </w:r>
      <w:r w:rsidR="00375403" w:rsidRPr="00252EDA">
        <w:rPr>
          <w:lang w:val="en-US"/>
        </w:rPr>
        <w:t>supports</w:t>
      </w:r>
      <w:r w:rsidRPr="00252EDA">
        <w:rPr>
          <w:lang w:val="en-US"/>
        </w:rPr>
        <w:t xml:space="preserve"> the </w:t>
      </w:r>
      <w:proofErr w:type="spellStart"/>
      <w:r w:rsidR="00BC3963" w:rsidRPr="00252EDA">
        <w:rPr>
          <w:lang w:val="en-US"/>
        </w:rPr>
        <w:t>Hazus</w:t>
      </w:r>
      <w:proofErr w:type="spellEnd"/>
      <w:r w:rsidRPr="00252EDA">
        <w:rPr>
          <w:lang w:val="en-US"/>
        </w:rPr>
        <w:t xml:space="preserve"> and Risk MAP missions by identifying key goals and the supporting objectives required to achieve these goals. </w:t>
      </w:r>
      <w:proofErr w:type="spellStart"/>
      <w:r w:rsidR="00BC3963" w:rsidRPr="00252EDA">
        <w:rPr>
          <w:lang w:val="en-US"/>
        </w:rPr>
        <w:t>Hazus</w:t>
      </w:r>
      <w:proofErr w:type="spellEnd"/>
      <w:r w:rsidRPr="00252EDA">
        <w:rPr>
          <w:lang w:val="en-US"/>
        </w:rPr>
        <w:t xml:space="preserve"> provides stakeholders with a dependable view of the potential risks they face and thereby encourages hazard mitigation. Primary stakeholders include decision makers, such as state and local elected and appointed officials, who provide the leadership and resources to implement </w:t>
      </w:r>
      <w:proofErr w:type="spellStart"/>
      <w:r w:rsidR="00BC3963" w:rsidRPr="00252EDA">
        <w:rPr>
          <w:lang w:val="en-US"/>
        </w:rPr>
        <w:t>Hazus</w:t>
      </w:r>
      <w:proofErr w:type="spellEnd"/>
      <w:r w:rsidRPr="00252EDA">
        <w:rPr>
          <w:lang w:val="en-US"/>
        </w:rPr>
        <w:t xml:space="preserve"> as well as practitioners</w:t>
      </w:r>
      <w:r w:rsidR="00375403" w:rsidRPr="00252EDA">
        <w:rPr>
          <w:lang w:val="en-US"/>
        </w:rPr>
        <w:t xml:space="preserve"> like state and local emergency managers, planners, and floodplain managers</w:t>
      </w:r>
      <w:r w:rsidRPr="00252EDA">
        <w:rPr>
          <w:lang w:val="en-US"/>
        </w:rPr>
        <w:t>, who are directly responsible for mitigation planning and other emergency management tasks</w:t>
      </w:r>
      <w:r w:rsidR="00375403" w:rsidRPr="00252EDA">
        <w:rPr>
          <w:lang w:val="en-US"/>
        </w:rPr>
        <w:t xml:space="preserve">. </w:t>
      </w:r>
      <w:r w:rsidR="005922D4" w:rsidRPr="00252EDA">
        <w:rPr>
          <w:lang w:val="en-US"/>
        </w:rPr>
        <w:t>As indicated in Table 2.1, t</w:t>
      </w:r>
      <w:r w:rsidR="00B333E1" w:rsidRPr="00252EDA">
        <w:rPr>
          <w:lang w:val="en-US"/>
        </w:rPr>
        <w:t xml:space="preserve">he 2017 Strategic Plan identifies five goals, three of which are directly addressed by this whitepaper, while the other two </w:t>
      </w:r>
      <w:r w:rsidR="00375403" w:rsidRPr="00252EDA">
        <w:rPr>
          <w:lang w:val="en-US"/>
        </w:rPr>
        <w:t xml:space="preserve">represent </w:t>
      </w:r>
      <w:r w:rsidR="00B333E1" w:rsidRPr="00252EDA">
        <w:rPr>
          <w:lang w:val="en-US"/>
        </w:rPr>
        <w:t xml:space="preserve">a necessary </w:t>
      </w:r>
      <w:r w:rsidR="00375403" w:rsidRPr="00252EDA">
        <w:rPr>
          <w:lang w:val="en-US"/>
        </w:rPr>
        <w:t xml:space="preserve">background </w:t>
      </w:r>
      <w:r w:rsidR="00B333E1" w:rsidRPr="00252EDA">
        <w:rPr>
          <w:lang w:val="en-US"/>
        </w:rPr>
        <w:t>for successful implementation.</w:t>
      </w:r>
    </w:p>
    <w:p w14:paraId="468A371E" w14:textId="44F8E39E" w:rsidR="005922D4" w:rsidRPr="00252EDA" w:rsidRDefault="005922D4" w:rsidP="007A3971">
      <w:pPr>
        <w:spacing w:line="360" w:lineRule="auto"/>
        <w:rPr>
          <w:lang w:val="en-US"/>
        </w:rPr>
      </w:pPr>
      <w:r w:rsidRPr="00252EDA">
        <w:rPr>
          <w:lang w:val="en-US"/>
        </w:rPr>
        <w:t xml:space="preserve">Open </w:t>
      </w:r>
      <w:proofErr w:type="spellStart"/>
      <w:r w:rsidR="00BC3963" w:rsidRPr="00252EDA">
        <w:rPr>
          <w:lang w:val="en-US"/>
        </w:rPr>
        <w:t>Hazus</w:t>
      </w:r>
      <w:commentRangeStart w:id="18"/>
      <w:proofErr w:type="spellEnd"/>
      <w:r w:rsidRPr="00252EDA">
        <w:rPr>
          <w:lang w:val="en-US"/>
        </w:rPr>
        <w:t xml:space="preserve"> (in parallel to Web </w:t>
      </w:r>
      <w:proofErr w:type="spellStart"/>
      <w:r w:rsidR="00BC3963" w:rsidRPr="00252EDA">
        <w:rPr>
          <w:lang w:val="en-US"/>
        </w:rPr>
        <w:t>Hazus</w:t>
      </w:r>
      <w:proofErr w:type="spellEnd"/>
      <w:r w:rsidRPr="00252EDA">
        <w:rPr>
          <w:lang w:val="en-US"/>
        </w:rPr>
        <w:t xml:space="preserve">) </w:t>
      </w:r>
      <w:commentRangeEnd w:id="18"/>
      <w:r w:rsidR="00375403" w:rsidRPr="00252EDA">
        <w:rPr>
          <w:rStyle w:val="CommentReference"/>
          <w:lang w:val="en-US"/>
        </w:rPr>
        <w:commentReference w:id="18"/>
      </w:r>
      <w:r w:rsidRPr="00252EDA">
        <w:rPr>
          <w:lang w:val="en-US"/>
        </w:rPr>
        <w:t xml:space="preserve">will have a single </w:t>
      </w:r>
      <w:r w:rsidR="00A96019" w:rsidRPr="00252EDA">
        <w:rPr>
          <w:lang w:val="en-US"/>
        </w:rPr>
        <w:t xml:space="preserve">online resource that will allow </w:t>
      </w:r>
      <w:proofErr w:type="spellStart"/>
      <w:r w:rsidR="00BC3963" w:rsidRPr="00252EDA">
        <w:rPr>
          <w:lang w:val="en-US"/>
        </w:rPr>
        <w:t>Hazus</w:t>
      </w:r>
      <w:proofErr w:type="spellEnd"/>
      <w:r w:rsidR="00A96019" w:rsidRPr="00252EDA">
        <w:rPr>
          <w:lang w:val="en-US"/>
        </w:rPr>
        <w:t xml:space="preserve"> users easier and quicker access to relevant information. </w:t>
      </w:r>
      <w:r w:rsidR="0010723C" w:rsidRPr="00252EDA">
        <w:rPr>
          <w:lang w:val="en-US"/>
        </w:rPr>
        <w:t xml:space="preserve">This online portal will make basic results discoverable and available for the appropriate model with updates scheduled at a set frequency, thereby considerably widening the user base of </w:t>
      </w:r>
      <w:proofErr w:type="spellStart"/>
      <w:r w:rsidR="00BC3963" w:rsidRPr="00252EDA">
        <w:rPr>
          <w:lang w:val="en-US"/>
        </w:rPr>
        <w:t>Hazus</w:t>
      </w:r>
      <w:proofErr w:type="spellEnd"/>
      <w:r w:rsidR="0010723C" w:rsidRPr="00252EDA">
        <w:rPr>
          <w:lang w:val="en-US"/>
        </w:rPr>
        <w:t xml:space="preserve">. </w:t>
      </w:r>
      <w:r w:rsidR="00A96019" w:rsidRPr="00252EDA">
        <w:rPr>
          <w:lang w:val="en-US"/>
        </w:rPr>
        <w:t xml:space="preserve">Standardized </w:t>
      </w:r>
      <w:r w:rsidR="00096CDE" w:rsidRPr="00252EDA">
        <w:rPr>
          <w:lang w:val="en-US"/>
        </w:rPr>
        <w:t>results will</w:t>
      </w:r>
      <w:r w:rsidR="00A96019" w:rsidRPr="00252EDA">
        <w:rPr>
          <w:lang w:val="en-US"/>
        </w:rPr>
        <w:t xml:space="preserve"> allow complicated technical model outputs to be easily digestible and better understood by the end user. This will also help bridge the gap between risk analysts and decision makers by making the results more immediately accessible by leadership. </w:t>
      </w:r>
      <w:proofErr w:type="spellStart"/>
      <w:r w:rsidR="00BC3963" w:rsidRPr="00252EDA">
        <w:rPr>
          <w:lang w:val="en-US"/>
        </w:rPr>
        <w:t>Hazus</w:t>
      </w:r>
      <w:proofErr w:type="spellEnd"/>
    </w:p>
    <w:p w14:paraId="611DFC24" w14:textId="1F486B98" w:rsidR="00A96019" w:rsidRPr="00252EDA" w:rsidRDefault="00A96019" w:rsidP="0068434D">
      <w:pPr>
        <w:spacing w:line="360" w:lineRule="auto"/>
        <w:rPr>
          <w:lang w:val="en-US"/>
        </w:rPr>
      </w:pPr>
      <w:r w:rsidRPr="00252EDA">
        <w:rPr>
          <w:lang w:val="en-US"/>
        </w:rPr>
        <w:t xml:space="preserve">Open </w:t>
      </w:r>
      <w:proofErr w:type="spellStart"/>
      <w:r w:rsidR="00BC3963" w:rsidRPr="00252EDA">
        <w:rPr>
          <w:lang w:val="en-US"/>
        </w:rPr>
        <w:t>Hazus</w:t>
      </w:r>
      <w:proofErr w:type="spellEnd"/>
      <w:r w:rsidRPr="00252EDA">
        <w:rPr>
          <w:lang w:val="en-US"/>
        </w:rPr>
        <w:t xml:space="preserve"> will have an easily searchable online repository for users to share inventory including User Defined Facilities (UDF), best practices, and results. This requires the development of a quality control process and committee to vet new data in collaboration with </w:t>
      </w:r>
      <w:r w:rsidRPr="00252EDA">
        <w:rPr>
          <w:rFonts w:ascii="Calibri" w:eastAsia="Times New Roman" w:hAnsi="Calibri" w:cs="Times New Roman"/>
          <w:color w:val="000000"/>
          <w:lang w:val="en-US"/>
        </w:rPr>
        <w:t>Production and Technical Services (PTS) Contractors</w:t>
      </w:r>
      <w:r w:rsidRPr="00252EDA">
        <w:rPr>
          <w:lang w:val="en-US"/>
        </w:rPr>
        <w:t xml:space="preserve">, </w:t>
      </w:r>
      <w:r w:rsidRPr="00252EDA">
        <w:rPr>
          <w:rFonts w:ascii="Calibri" w:eastAsia="Times New Roman" w:hAnsi="Calibri" w:cs="Times New Roman"/>
          <w:color w:val="000000"/>
          <w:lang w:val="en-US"/>
        </w:rPr>
        <w:t>Cooperating Technical Partners (</w:t>
      </w:r>
      <w:r w:rsidRPr="00252EDA">
        <w:rPr>
          <w:lang w:val="en-US"/>
        </w:rPr>
        <w:t xml:space="preserve">CTP), and FEMA </w:t>
      </w:r>
      <w:r w:rsidR="00BA670E" w:rsidRPr="00252EDA">
        <w:rPr>
          <w:lang w:val="en-US"/>
        </w:rPr>
        <w:t>Community Engagement and Risk Communication (</w:t>
      </w:r>
      <w:r w:rsidRPr="00252EDA">
        <w:rPr>
          <w:lang w:val="en-US"/>
        </w:rPr>
        <w:t>CERC</w:t>
      </w:r>
      <w:r w:rsidR="00BA670E" w:rsidRPr="00252EDA">
        <w:rPr>
          <w:lang w:val="en-US"/>
        </w:rPr>
        <w:t>)</w:t>
      </w:r>
      <w:r w:rsidRPr="00252EDA">
        <w:rPr>
          <w:lang w:val="en-US"/>
        </w:rPr>
        <w:t xml:space="preserve"> projects.</w:t>
      </w:r>
    </w:p>
    <w:p w14:paraId="68EE6620" w14:textId="0E83BA54" w:rsidR="00A96019" w:rsidRPr="00252EDA" w:rsidRDefault="00A96019" w:rsidP="007A3971">
      <w:pPr>
        <w:spacing w:line="360" w:lineRule="auto"/>
        <w:rPr>
          <w:lang w:val="en-US"/>
        </w:rPr>
      </w:pPr>
      <w:r w:rsidRPr="00252EDA">
        <w:rPr>
          <w:lang w:val="en-US"/>
        </w:rPr>
        <w:t xml:space="preserve">A truly </w:t>
      </w:r>
      <w:proofErr w:type="spellStart"/>
      <w:r w:rsidRPr="00252EDA">
        <w:rPr>
          <w:lang w:val="en-US"/>
        </w:rPr>
        <w:t>Open</w:t>
      </w:r>
      <w:r w:rsidR="00BC3963" w:rsidRPr="00252EDA">
        <w:rPr>
          <w:lang w:val="en-US"/>
        </w:rPr>
        <w:t>Hazus</w:t>
      </w:r>
      <w:proofErr w:type="spellEnd"/>
      <w:r w:rsidRPr="00252EDA">
        <w:rPr>
          <w:lang w:val="en-US"/>
        </w:rPr>
        <w:t xml:space="preserve"> will make it </w:t>
      </w:r>
      <w:r w:rsidR="0010723C" w:rsidRPr="00252EDA">
        <w:rPr>
          <w:lang w:val="en-US"/>
        </w:rPr>
        <w:t>dramatically</w:t>
      </w:r>
      <w:r w:rsidRPr="00252EDA">
        <w:rPr>
          <w:lang w:val="en-US"/>
        </w:rPr>
        <w:t xml:space="preserve"> easier to solicit contributions from subject matter experts because they can now comment and improve upon methodologies that </w:t>
      </w:r>
      <w:r w:rsidR="00386AD9" w:rsidRPr="00252EDA">
        <w:rPr>
          <w:lang w:val="en-US"/>
        </w:rPr>
        <w:t xml:space="preserve">are available at source code or pseudo source code level. This will build the end user’s confidence in </w:t>
      </w:r>
      <w:proofErr w:type="spellStart"/>
      <w:r w:rsidR="00BC3963" w:rsidRPr="00252EDA">
        <w:rPr>
          <w:lang w:val="en-US"/>
        </w:rPr>
        <w:t>Hazus</w:t>
      </w:r>
      <w:proofErr w:type="spellEnd"/>
      <w:r w:rsidR="00386AD9" w:rsidRPr="00252EDA">
        <w:rPr>
          <w:lang w:val="en-US"/>
        </w:rPr>
        <w:t xml:space="preserve"> results and increase the software’s accuracy. One of the main advantages of Open </w:t>
      </w:r>
      <w:proofErr w:type="spellStart"/>
      <w:r w:rsidR="00BC3963" w:rsidRPr="00252EDA">
        <w:rPr>
          <w:lang w:val="en-US"/>
        </w:rPr>
        <w:t>Hazus</w:t>
      </w:r>
      <w:proofErr w:type="spellEnd"/>
      <w:r w:rsidR="00386AD9" w:rsidRPr="00252EDA">
        <w:rPr>
          <w:lang w:val="en-US"/>
        </w:rPr>
        <w:t xml:space="preserve"> will be the establishment of a </w:t>
      </w:r>
      <w:r w:rsidR="00386AD9" w:rsidRPr="00252EDA">
        <w:rPr>
          <w:lang w:val="en-US"/>
        </w:rPr>
        <w:lastRenderedPageBreak/>
        <w:t>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252EDA" w:rsidRDefault="00B333E1" w:rsidP="009365F4">
      <w:pPr>
        <w:keepNext/>
        <w:spacing w:line="360" w:lineRule="auto"/>
        <w:jc w:val="center"/>
        <w:rPr>
          <w:i/>
          <w:lang w:val="en-US"/>
        </w:rPr>
      </w:pPr>
      <w:r w:rsidRPr="00252EDA">
        <w:rPr>
          <w:i/>
          <w:lang w:val="en-US"/>
        </w:rPr>
        <w:t>Table 2.1</w:t>
      </w:r>
    </w:p>
    <w:tbl>
      <w:tblPr>
        <w:tblStyle w:val="TableGrid"/>
        <w:tblW w:w="0" w:type="auto"/>
        <w:tblLook w:val="04A0" w:firstRow="1" w:lastRow="0" w:firstColumn="1" w:lastColumn="0" w:noHBand="0" w:noVBand="1"/>
      </w:tblPr>
      <w:tblGrid>
        <w:gridCol w:w="3652"/>
        <w:gridCol w:w="4784"/>
        <w:gridCol w:w="914"/>
      </w:tblGrid>
      <w:tr w:rsidR="005922D4" w:rsidRPr="00252EDA" w14:paraId="26E8F0FC" w14:textId="08C1FD0F" w:rsidTr="005922D4">
        <w:tc>
          <w:tcPr>
            <w:tcW w:w="0" w:type="auto"/>
            <w:tcBorders>
              <w:top w:val="single" w:sz="4" w:space="0" w:color="auto"/>
            </w:tcBorders>
          </w:tcPr>
          <w:p w14:paraId="0CF01BBE" w14:textId="1638BFE1" w:rsidR="005922D4" w:rsidRPr="00252EDA" w:rsidRDefault="005922D4" w:rsidP="009365F4">
            <w:pPr>
              <w:keepNext/>
              <w:spacing w:line="264" w:lineRule="auto"/>
              <w:jc w:val="center"/>
              <w:rPr>
                <w:b/>
                <w:i/>
                <w:lang w:val="en-US"/>
              </w:rPr>
            </w:pPr>
            <w:r w:rsidRPr="00252EDA">
              <w:rPr>
                <w:b/>
                <w:i/>
                <w:lang w:val="en-US"/>
              </w:rPr>
              <w:t>Goal</w:t>
            </w:r>
          </w:p>
        </w:tc>
        <w:tc>
          <w:tcPr>
            <w:tcW w:w="0" w:type="auto"/>
            <w:tcBorders>
              <w:top w:val="single" w:sz="4" w:space="0" w:color="auto"/>
            </w:tcBorders>
          </w:tcPr>
          <w:p w14:paraId="7264FA73" w14:textId="1452237D" w:rsidR="005922D4" w:rsidRPr="00252EDA" w:rsidRDefault="005922D4" w:rsidP="009365F4">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1515CCCB" w14:textId="0392EDC2" w:rsidR="005922D4" w:rsidRPr="00252EDA" w:rsidRDefault="005922D4" w:rsidP="005922D4">
            <w:pPr>
              <w:keepNext/>
              <w:spacing w:line="264" w:lineRule="auto"/>
              <w:jc w:val="center"/>
              <w:rPr>
                <w:b/>
                <w:i/>
                <w:lang w:val="en-US"/>
              </w:rPr>
            </w:pPr>
            <w:r w:rsidRPr="00252EDA">
              <w:rPr>
                <w:b/>
                <w:i/>
                <w:lang w:val="en-US"/>
              </w:rPr>
              <w:t xml:space="preserve">Open </w:t>
            </w:r>
            <w:proofErr w:type="spellStart"/>
            <w:r w:rsidR="00BC3963" w:rsidRPr="00252EDA">
              <w:rPr>
                <w:b/>
                <w:i/>
                <w:lang w:val="en-US"/>
              </w:rPr>
              <w:t>Hazus</w:t>
            </w:r>
            <w:proofErr w:type="spellEnd"/>
          </w:p>
        </w:tc>
      </w:tr>
      <w:tr w:rsidR="005922D4" w:rsidRPr="00252EDA" w14:paraId="792A5B07" w14:textId="005E3EE6" w:rsidTr="005922D4">
        <w:tc>
          <w:tcPr>
            <w:tcW w:w="0" w:type="auto"/>
            <w:vMerge w:val="restart"/>
          </w:tcPr>
          <w:p w14:paraId="5171B9E7" w14:textId="36B7F030" w:rsidR="005922D4" w:rsidRPr="00252EDA" w:rsidRDefault="005922D4" w:rsidP="009365F4">
            <w:pPr>
              <w:keepNext/>
              <w:spacing w:line="264" w:lineRule="auto"/>
              <w:rPr>
                <w:lang w:val="en-US"/>
              </w:rPr>
            </w:pPr>
            <w:r w:rsidRPr="00252EDA">
              <w:rPr>
                <w:lang w:val="en-US"/>
              </w:rPr>
              <w:t xml:space="preserve">Enable </w:t>
            </w:r>
            <w:proofErr w:type="spellStart"/>
            <w:r w:rsidR="00BC3963" w:rsidRPr="00252EDA">
              <w:rPr>
                <w:lang w:val="en-US"/>
              </w:rPr>
              <w:t>Hazus</w:t>
            </w:r>
            <w:proofErr w:type="spellEnd"/>
            <w:r w:rsidRPr="00252EDA">
              <w:rPr>
                <w:lang w:val="en-US"/>
              </w:rPr>
              <w:t xml:space="preserve"> access and usability for a broader group of users</w:t>
            </w:r>
          </w:p>
        </w:tc>
        <w:tc>
          <w:tcPr>
            <w:tcW w:w="0" w:type="auto"/>
            <w:tcBorders>
              <w:bottom w:val="nil"/>
            </w:tcBorders>
          </w:tcPr>
          <w:p w14:paraId="12F5C244" w14:textId="49862A9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Consolidate </w:t>
            </w:r>
            <w:proofErr w:type="spellStart"/>
            <w:r w:rsidR="00BC3963" w:rsidRPr="00252EDA">
              <w:rPr>
                <w:lang w:val="en-US"/>
              </w:rPr>
              <w:t>Hazus</w:t>
            </w:r>
            <w:proofErr w:type="spellEnd"/>
            <w:r w:rsidRPr="00252EDA">
              <w:rPr>
                <w:lang w:val="en-US"/>
              </w:rPr>
              <w:t xml:space="preserve"> online resources into a single portal</w:t>
            </w:r>
          </w:p>
        </w:tc>
        <w:tc>
          <w:tcPr>
            <w:tcW w:w="0" w:type="auto"/>
            <w:tcBorders>
              <w:bottom w:val="nil"/>
            </w:tcBorders>
          </w:tcPr>
          <w:p w14:paraId="3A9FA50B" w14:textId="26E10C55"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0AF9D9FC" w14:textId="198B6646" w:rsidTr="005922D4">
        <w:tc>
          <w:tcPr>
            <w:tcW w:w="0" w:type="auto"/>
            <w:vMerge/>
          </w:tcPr>
          <w:p w14:paraId="68F321D0" w14:textId="77777777" w:rsidR="005922D4" w:rsidRPr="00252EDA" w:rsidRDefault="005922D4" w:rsidP="009365F4">
            <w:pPr>
              <w:keepNext/>
              <w:spacing w:line="264" w:lineRule="auto"/>
              <w:rPr>
                <w:lang w:val="en-US"/>
              </w:rPr>
            </w:pPr>
          </w:p>
        </w:tc>
        <w:tc>
          <w:tcPr>
            <w:tcW w:w="0" w:type="auto"/>
            <w:tcBorders>
              <w:top w:val="nil"/>
              <w:bottom w:val="nil"/>
            </w:tcBorders>
          </w:tcPr>
          <w:p w14:paraId="52651595" w14:textId="3B1BE14E"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Standardize and simplify </w:t>
            </w:r>
            <w:proofErr w:type="spellStart"/>
            <w:r w:rsidR="00BC3963" w:rsidRPr="00252EDA">
              <w:rPr>
                <w:lang w:val="en-US"/>
              </w:rPr>
              <w:t>Hazus</w:t>
            </w:r>
            <w:proofErr w:type="spellEnd"/>
            <w:r w:rsidRPr="00252EDA">
              <w:rPr>
                <w:lang w:val="en-US"/>
              </w:rPr>
              <w:t xml:space="preserve"> results</w:t>
            </w:r>
          </w:p>
        </w:tc>
        <w:tc>
          <w:tcPr>
            <w:tcW w:w="0" w:type="auto"/>
            <w:tcBorders>
              <w:top w:val="nil"/>
              <w:bottom w:val="nil"/>
            </w:tcBorders>
          </w:tcPr>
          <w:p w14:paraId="13DF540A" w14:textId="1FF7763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FA1440" w14:textId="79A7B77B" w:rsidTr="005922D4">
        <w:tc>
          <w:tcPr>
            <w:tcW w:w="0" w:type="auto"/>
            <w:vMerge/>
          </w:tcPr>
          <w:p w14:paraId="2E2C5EC2" w14:textId="77777777" w:rsidR="005922D4" w:rsidRPr="00252EDA" w:rsidRDefault="005922D4" w:rsidP="009365F4">
            <w:pPr>
              <w:keepNext/>
              <w:spacing w:line="264" w:lineRule="auto"/>
              <w:rPr>
                <w:lang w:val="en-US"/>
              </w:rPr>
            </w:pPr>
          </w:p>
        </w:tc>
        <w:tc>
          <w:tcPr>
            <w:tcW w:w="0" w:type="auto"/>
            <w:tcBorders>
              <w:top w:val="nil"/>
              <w:bottom w:val="nil"/>
            </w:tcBorders>
          </w:tcPr>
          <w:p w14:paraId="773BF384" w14:textId="2E0E8830" w:rsidR="005922D4" w:rsidRPr="00252EDA" w:rsidRDefault="005922D4" w:rsidP="009365F4">
            <w:pPr>
              <w:pStyle w:val="ListParagraph"/>
              <w:keepNext/>
              <w:numPr>
                <w:ilvl w:val="0"/>
                <w:numId w:val="9"/>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3236DE33" w14:textId="737E58C4"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B42CDD" w14:textId="7DF70F62" w:rsidTr="005922D4">
        <w:tc>
          <w:tcPr>
            <w:tcW w:w="0" w:type="auto"/>
            <w:vMerge/>
          </w:tcPr>
          <w:p w14:paraId="289962A7" w14:textId="77777777" w:rsidR="005922D4" w:rsidRPr="00252EDA"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Create and maintain online repository of </w:t>
            </w:r>
            <w:proofErr w:type="spellStart"/>
            <w:r w:rsidR="00BC3963" w:rsidRPr="00252EDA">
              <w:rPr>
                <w:lang w:val="en-US"/>
              </w:rPr>
              <w:t>Hazus</w:t>
            </w:r>
            <w:proofErr w:type="spellEnd"/>
            <w:r w:rsidRPr="00252EDA">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12F1C4FB" w14:textId="0DD7AF72" w:rsidTr="005922D4">
        <w:tc>
          <w:tcPr>
            <w:tcW w:w="0" w:type="auto"/>
            <w:vMerge w:val="restart"/>
          </w:tcPr>
          <w:p w14:paraId="082A0AC2" w14:textId="7426FEC4" w:rsidR="005922D4" w:rsidRPr="00252EDA" w:rsidRDefault="005922D4" w:rsidP="009365F4">
            <w:pPr>
              <w:keepNext/>
              <w:spacing w:line="264" w:lineRule="auto"/>
              <w:rPr>
                <w:lang w:val="en-US"/>
              </w:rPr>
            </w:pPr>
            <w:r w:rsidRPr="00252EDA">
              <w:rPr>
                <w:lang w:val="en-US"/>
              </w:rPr>
              <w:t xml:space="preserve">Ensure </w:t>
            </w:r>
            <w:proofErr w:type="spellStart"/>
            <w:r w:rsidR="00BC3963" w:rsidRPr="00252EDA">
              <w:rPr>
                <w:lang w:val="en-US"/>
              </w:rPr>
              <w:t>Hazus</w:t>
            </w:r>
            <w:proofErr w:type="spellEnd"/>
            <w:r w:rsidRPr="00252EDA">
              <w:rPr>
                <w:lang w:val="en-US"/>
              </w:rPr>
              <w:t xml:space="preserve"> software is reliable, scalable, and up-to-date</w:t>
            </w:r>
          </w:p>
        </w:tc>
        <w:tc>
          <w:tcPr>
            <w:tcW w:w="0" w:type="auto"/>
            <w:tcBorders>
              <w:bottom w:val="nil"/>
            </w:tcBorders>
          </w:tcPr>
          <w:p w14:paraId="4FEB5A3D" w14:textId="1708A96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w:t>
            </w:r>
            <w:proofErr w:type="spellStart"/>
            <w:r w:rsidR="00BC3963" w:rsidRPr="00252EDA">
              <w:rPr>
                <w:lang w:val="en-US"/>
              </w:rPr>
              <w:t>Hazus</w:t>
            </w:r>
            <w:proofErr w:type="spellEnd"/>
            <w:r w:rsidRPr="00252EDA">
              <w:rPr>
                <w:lang w:val="en-US"/>
              </w:rPr>
              <w:t xml:space="preserve"> stability</w:t>
            </w:r>
          </w:p>
        </w:tc>
        <w:tc>
          <w:tcPr>
            <w:tcW w:w="0" w:type="auto"/>
            <w:tcBorders>
              <w:bottom w:val="nil"/>
            </w:tcBorders>
          </w:tcPr>
          <w:p w14:paraId="26726868" w14:textId="612A9E1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31DD6460" w14:textId="0E1C15E8" w:rsidTr="005922D4">
        <w:tc>
          <w:tcPr>
            <w:tcW w:w="0" w:type="auto"/>
            <w:vMerge/>
          </w:tcPr>
          <w:p w14:paraId="601E9D75" w14:textId="77777777" w:rsidR="005922D4" w:rsidRPr="00252EDA" w:rsidRDefault="005922D4" w:rsidP="009365F4">
            <w:pPr>
              <w:keepNext/>
              <w:spacing w:line="264" w:lineRule="auto"/>
              <w:rPr>
                <w:lang w:val="en-US"/>
              </w:rPr>
            </w:pPr>
          </w:p>
        </w:tc>
        <w:tc>
          <w:tcPr>
            <w:tcW w:w="0" w:type="auto"/>
            <w:tcBorders>
              <w:top w:val="nil"/>
            </w:tcBorders>
          </w:tcPr>
          <w:p w14:paraId="118B8E43" w14:textId="7C82FD02" w:rsidR="005922D4" w:rsidRPr="00252EDA" w:rsidRDefault="005922D4" w:rsidP="009365F4">
            <w:pPr>
              <w:pStyle w:val="ListParagraph"/>
              <w:keepNext/>
              <w:numPr>
                <w:ilvl w:val="0"/>
                <w:numId w:val="9"/>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66811AA1" w14:textId="77777777" w:rsidR="005922D4" w:rsidRPr="00252EDA" w:rsidRDefault="005922D4" w:rsidP="005922D4">
            <w:pPr>
              <w:keepNext/>
              <w:spacing w:line="264" w:lineRule="auto"/>
              <w:jc w:val="center"/>
              <w:rPr>
                <w:lang w:val="en-US"/>
              </w:rPr>
            </w:pPr>
          </w:p>
        </w:tc>
      </w:tr>
      <w:tr w:rsidR="005922D4" w:rsidRPr="00252EDA" w14:paraId="573E1026" w14:textId="01E778EB" w:rsidTr="005922D4">
        <w:tc>
          <w:tcPr>
            <w:tcW w:w="0" w:type="auto"/>
            <w:vMerge w:val="restart"/>
          </w:tcPr>
          <w:p w14:paraId="1F2953CD" w14:textId="53E677DE" w:rsidR="005922D4" w:rsidRPr="00252EDA" w:rsidRDefault="005922D4" w:rsidP="009365F4">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F80B21F" w14:textId="1B12A9AC"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28168E76" w14:textId="77777777" w:rsidR="005922D4" w:rsidRPr="00252EDA" w:rsidRDefault="005922D4" w:rsidP="005922D4">
            <w:pPr>
              <w:keepNext/>
              <w:spacing w:line="264" w:lineRule="auto"/>
              <w:jc w:val="center"/>
              <w:rPr>
                <w:lang w:val="en-US"/>
              </w:rPr>
            </w:pPr>
          </w:p>
        </w:tc>
      </w:tr>
      <w:tr w:rsidR="005922D4" w:rsidRPr="00252EDA" w14:paraId="28308A87" w14:textId="04641C77" w:rsidTr="005922D4">
        <w:tc>
          <w:tcPr>
            <w:tcW w:w="0" w:type="auto"/>
            <w:vMerge/>
          </w:tcPr>
          <w:p w14:paraId="68AA0596" w14:textId="77777777" w:rsidR="005922D4" w:rsidRPr="00252EDA" w:rsidRDefault="005922D4" w:rsidP="009365F4">
            <w:pPr>
              <w:keepNext/>
              <w:spacing w:line="264" w:lineRule="auto"/>
              <w:rPr>
                <w:lang w:val="en-US"/>
              </w:rPr>
            </w:pPr>
          </w:p>
        </w:tc>
        <w:tc>
          <w:tcPr>
            <w:tcW w:w="0" w:type="auto"/>
            <w:tcBorders>
              <w:top w:val="nil"/>
              <w:bottom w:val="nil"/>
            </w:tcBorders>
          </w:tcPr>
          <w:p w14:paraId="5DA5440D" w14:textId="4256B199"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Perform post-event studies comparing </w:t>
            </w:r>
            <w:proofErr w:type="spellStart"/>
            <w:r w:rsidR="00BC3963" w:rsidRPr="00252EDA">
              <w:rPr>
                <w:lang w:val="en-US"/>
              </w:rPr>
              <w:t>Hazus</w:t>
            </w:r>
            <w:proofErr w:type="spellEnd"/>
            <w:r w:rsidRPr="00252EDA">
              <w:rPr>
                <w:lang w:val="en-US"/>
              </w:rPr>
              <w:t xml:space="preserve"> modeling against real world results to assess methodology accuracy</w:t>
            </w:r>
          </w:p>
        </w:tc>
        <w:tc>
          <w:tcPr>
            <w:tcW w:w="0" w:type="auto"/>
            <w:tcBorders>
              <w:top w:val="nil"/>
              <w:bottom w:val="nil"/>
            </w:tcBorders>
          </w:tcPr>
          <w:p w14:paraId="0FA4B250" w14:textId="77777777" w:rsidR="005922D4" w:rsidRPr="00252EDA" w:rsidRDefault="005922D4" w:rsidP="005922D4">
            <w:pPr>
              <w:keepNext/>
              <w:spacing w:line="264" w:lineRule="auto"/>
              <w:jc w:val="center"/>
              <w:rPr>
                <w:lang w:val="en-US"/>
              </w:rPr>
            </w:pPr>
          </w:p>
        </w:tc>
      </w:tr>
      <w:tr w:rsidR="005922D4" w:rsidRPr="00252EDA" w14:paraId="3FAD7CE0" w14:textId="3C595991" w:rsidTr="005922D4">
        <w:tc>
          <w:tcPr>
            <w:tcW w:w="0" w:type="auto"/>
            <w:vMerge/>
          </w:tcPr>
          <w:p w14:paraId="70E5E961" w14:textId="77777777" w:rsidR="005922D4" w:rsidRPr="00252EDA" w:rsidRDefault="005922D4" w:rsidP="009365F4">
            <w:pPr>
              <w:keepNext/>
              <w:spacing w:line="264" w:lineRule="auto"/>
              <w:rPr>
                <w:lang w:val="en-US"/>
              </w:rPr>
            </w:pPr>
          </w:p>
        </w:tc>
        <w:tc>
          <w:tcPr>
            <w:tcW w:w="0" w:type="auto"/>
            <w:tcBorders>
              <w:top w:val="nil"/>
            </w:tcBorders>
          </w:tcPr>
          <w:p w14:paraId="3F371856" w14:textId="46DE61D9" w:rsidR="005922D4" w:rsidRPr="00252EDA" w:rsidRDefault="005922D4" w:rsidP="009365F4">
            <w:pPr>
              <w:pStyle w:val="ListParagraph"/>
              <w:keepNext/>
              <w:numPr>
                <w:ilvl w:val="0"/>
                <w:numId w:val="9"/>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4ACDD37C" w14:textId="3AFF2F7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74073D8D" w14:textId="553724A5" w:rsidTr="005922D4">
        <w:tc>
          <w:tcPr>
            <w:tcW w:w="0" w:type="auto"/>
            <w:vMerge w:val="restart"/>
          </w:tcPr>
          <w:p w14:paraId="6B58822C" w14:textId="11C6D3B2" w:rsidR="005922D4" w:rsidRPr="00252EDA" w:rsidRDefault="005922D4" w:rsidP="009365F4">
            <w:pPr>
              <w:keepNext/>
              <w:spacing w:line="264" w:lineRule="auto"/>
              <w:rPr>
                <w:lang w:val="en-US"/>
              </w:rPr>
            </w:pPr>
            <w:r w:rsidRPr="00252EDA">
              <w:rPr>
                <w:lang w:val="en-US"/>
              </w:rPr>
              <w:t>Further engage the community</w:t>
            </w:r>
          </w:p>
        </w:tc>
        <w:tc>
          <w:tcPr>
            <w:tcW w:w="0" w:type="auto"/>
            <w:tcBorders>
              <w:bottom w:val="nil"/>
            </w:tcBorders>
          </w:tcPr>
          <w:p w14:paraId="3D86B62A" w14:textId="6A6D88E4" w:rsidR="005922D4" w:rsidRPr="00252EDA" w:rsidRDefault="005922D4" w:rsidP="009365F4">
            <w:pPr>
              <w:pStyle w:val="ListParagraph"/>
              <w:keepNext/>
              <w:numPr>
                <w:ilvl w:val="0"/>
                <w:numId w:val="9"/>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3F85BDA9" w14:textId="77777777" w:rsidR="005922D4" w:rsidRPr="00252EDA" w:rsidRDefault="005922D4" w:rsidP="005922D4">
            <w:pPr>
              <w:keepNext/>
              <w:spacing w:line="264" w:lineRule="auto"/>
              <w:jc w:val="center"/>
              <w:rPr>
                <w:lang w:val="en-US"/>
              </w:rPr>
            </w:pPr>
          </w:p>
        </w:tc>
      </w:tr>
      <w:tr w:rsidR="005922D4" w:rsidRPr="00252EDA" w14:paraId="23CFD7D1" w14:textId="08C9CF92" w:rsidTr="005922D4">
        <w:tc>
          <w:tcPr>
            <w:tcW w:w="0" w:type="auto"/>
            <w:vMerge/>
          </w:tcPr>
          <w:p w14:paraId="4C48E415" w14:textId="77777777" w:rsidR="005922D4" w:rsidRPr="00252EDA" w:rsidRDefault="005922D4" w:rsidP="009365F4">
            <w:pPr>
              <w:keepNext/>
              <w:spacing w:line="264" w:lineRule="auto"/>
              <w:rPr>
                <w:lang w:val="en-US"/>
              </w:rPr>
            </w:pPr>
          </w:p>
        </w:tc>
        <w:tc>
          <w:tcPr>
            <w:tcW w:w="0" w:type="auto"/>
            <w:tcBorders>
              <w:top w:val="nil"/>
              <w:bottom w:val="nil"/>
            </w:tcBorders>
          </w:tcPr>
          <w:p w14:paraId="2362E3F4" w14:textId="2663B88E"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stakeholder analysis</w:t>
            </w:r>
          </w:p>
        </w:tc>
        <w:tc>
          <w:tcPr>
            <w:tcW w:w="0" w:type="auto"/>
            <w:tcBorders>
              <w:top w:val="nil"/>
              <w:bottom w:val="nil"/>
            </w:tcBorders>
          </w:tcPr>
          <w:p w14:paraId="412CB8FB" w14:textId="6ACBFB8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2F7B30D1" w14:textId="6BC13DB6" w:rsidTr="005922D4">
        <w:tc>
          <w:tcPr>
            <w:tcW w:w="0" w:type="auto"/>
            <w:vMerge/>
            <w:tcBorders>
              <w:bottom w:val="single" w:sz="4" w:space="0" w:color="auto"/>
            </w:tcBorders>
          </w:tcPr>
          <w:p w14:paraId="645150D8" w14:textId="77777777" w:rsidR="005922D4" w:rsidRPr="00252EDA" w:rsidRDefault="005922D4" w:rsidP="009365F4">
            <w:pPr>
              <w:keepNext/>
              <w:spacing w:line="264" w:lineRule="auto"/>
              <w:rPr>
                <w:lang w:val="en-US"/>
              </w:rPr>
            </w:pPr>
          </w:p>
        </w:tc>
        <w:tc>
          <w:tcPr>
            <w:tcW w:w="0" w:type="auto"/>
            <w:tcBorders>
              <w:top w:val="nil"/>
            </w:tcBorders>
          </w:tcPr>
          <w:p w14:paraId="1E975A98" w14:textId="12E81FBD"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transparency by communicating the development and release schedules, modeling changes, and other </w:t>
            </w:r>
            <w:proofErr w:type="spellStart"/>
            <w:r w:rsidR="00BC3963" w:rsidRPr="00252EDA">
              <w:rPr>
                <w:lang w:val="en-US"/>
              </w:rPr>
              <w:t>Hazus</w:t>
            </w:r>
            <w:proofErr w:type="spellEnd"/>
            <w:r w:rsidRPr="00252EDA">
              <w:rPr>
                <w:lang w:val="en-US"/>
              </w:rPr>
              <w:t xml:space="preserve"> updates</w:t>
            </w:r>
          </w:p>
        </w:tc>
        <w:tc>
          <w:tcPr>
            <w:tcW w:w="0" w:type="auto"/>
            <w:tcBorders>
              <w:top w:val="nil"/>
            </w:tcBorders>
          </w:tcPr>
          <w:p w14:paraId="6F6968B9" w14:textId="2E7C94ED" w:rsidR="005922D4" w:rsidRPr="00252EDA" w:rsidRDefault="005922D4" w:rsidP="005922D4">
            <w:pPr>
              <w:keepNext/>
              <w:spacing w:line="264" w:lineRule="auto"/>
              <w:jc w:val="center"/>
              <w:rPr>
                <w:lang w:val="en-US"/>
              </w:rPr>
            </w:pPr>
            <w:r w:rsidRPr="00252EDA">
              <w:rPr>
                <w:lang w:val="en-US"/>
              </w:rPr>
              <w:sym w:font="Wingdings" w:char="F0FE"/>
            </w:r>
          </w:p>
        </w:tc>
      </w:tr>
      <w:tr w:rsidR="00DC36B5" w:rsidRPr="00252EDA" w14:paraId="682B6DA5" w14:textId="39E379EB" w:rsidTr="00DC36B5">
        <w:tc>
          <w:tcPr>
            <w:tcW w:w="0" w:type="auto"/>
            <w:vMerge w:val="restart"/>
          </w:tcPr>
          <w:p w14:paraId="629B663A" w14:textId="2F9247D2" w:rsidR="00DC36B5" w:rsidRPr="00252EDA" w:rsidRDefault="00DC36B5" w:rsidP="00B333E1">
            <w:pPr>
              <w:spacing w:line="264" w:lineRule="auto"/>
              <w:rPr>
                <w:lang w:val="en-US"/>
              </w:rPr>
            </w:pPr>
            <w:r w:rsidRPr="00252EDA">
              <w:rPr>
                <w:lang w:val="en-US"/>
              </w:rPr>
              <w:t xml:space="preserve">Establish a structure for the updating, maintenance, and implementation of all </w:t>
            </w:r>
            <w:proofErr w:type="spellStart"/>
            <w:r w:rsidRPr="00252EDA">
              <w:rPr>
                <w:lang w:val="en-US"/>
              </w:rPr>
              <w:t>Hazus</w:t>
            </w:r>
            <w:proofErr w:type="spellEnd"/>
            <w:r w:rsidRPr="00252EDA">
              <w:rPr>
                <w:lang w:val="en-US"/>
              </w:rPr>
              <w:t xml:space="preserve"> elements</w:t>
            </w:r>
          </w:p>
        </w:tc>
        <w:tc>
          <w:tcPr>
            <w:tcW w:w="0" w:type="auto"/>
            <w:tcBorders>
              <w:top w:val="nil"/>
              <w:bottom w:val="nil"/>
            </w:tcBorders>
          </w:tcPr>
          <w:p w14:paraId="7EADAF4F" w14:textId="562034FA" w:rsidR="00DC36B5" w:rsidRPr="00252EDA" w:rsidRDefault="00DC36B5" w:rsidP="00CE1328">
            <w:pPr>
              <w:pStyle w:val="ListParagraph"/>
              <w:numPr>
                <w:ilvl w:val="0"/>
                <w:numId w:val="9"/>
              </w:numPr>
              <w:spacing w:line="264" w:lineRule="auto"/>
              <w:ind w:left="360"/>
              <w:rPr>
                <w:lang w:val="en-US"/>
              </w:rPr>
            </w:pPr>
            <w:r w:rsidRPr="00252EDA">
              <w:rPr>
                <w:lang w:val="en-US"/>
              </w:rPr>
              <w:t>Develop performance metrics</w:t>
            </w:r>
          </w:p>
        </w:tc>
        <w:tc>
          <w:tcPr>
            <w:tcW w:w="0" w:type="auto"/>
            <w:tcBorders>
              <w:bottom w:val="nil"/>
            </w:tcBorders>
          </w:tcPr>
          <w:p w14:paraId="66C8F7D2" w14:textId="77777777" w:rsidR="00DC36B5" w:rsidRPr="00252EDA" w:rsidRDefault="00DC36B5" w:rsidP="005922D4">
            <w:pPr>
              <w:spacing w:line="264" w:lineRule="auto"/>
              <w:jc w:val="center"/>
              <w:rPr>
                <w:lang w:val="en-US"/>
              </w:rPr>
            </w:pPr>
          </w:p>
        </w:tc>
      </w:tr>
      <w:tr w:rsidR="00DC36B5" w:rsidRPr="00252EDA" w14:paraId="1C0AD7D1" w14:textId="46D8301F" w:rsidTr="005922D4">
        <w:tc>
          <w:tcPr>
            <w:tcW w:w="0" w:type="auto"/>
            <w:vMerge/>
          </w:tcPr>
          <w:p w14:paraId="1DE44724" w14:textId="77777777" w:rsidR="00DC36B5" w:rsidRPr="00252EDA" w:rsidRDefault="00DC36B5" w:rsidP="00B333E1">
            <w:pPr>
              <w:spacing w:line="264" w:lineRule="auto"/>
              <w:rPr>
                <w:lang w:val="en-US"/>
              </w:rPr>
            </w:pPr>
          </w:p>
        </w:tc>
        <w:tc>
          <w:tcPr>
            <w:tcW w:w="0" w:type="auto"/>
            <w:tcBorders>
              <w:top w:val="nil"/>
              <w:bottom w:val="nil"/>
            </w:tcBorders>
          </w:tcPr>
          <w:p w14:paraId="5989F1B7" w14:textId="101B8443" w:rsidR="00DC36B5" w:rsidRPr="00252EDA" w:rsidRDefault="00DC36B5" w:rsidP="00CE1328">
            <w:pPr>
              <w:pStyle w:val="ListParagraph"/>
              <w:numPr>
                <w:ilvl w:val="0"/>
                <w:numId w:val="9"/>
              </w:numPr>
              <w:spacing w:line="264" w:lineRule="auto"/>
              <w:ind w:left="360"/>
              <w:rPr>
                <w:lang w:val="en-US"/>
              </w:rPr>
            </w:pPr>
            <w:r w:rsidRPr="00252EDA">
              <w:rPr>
                <w:lang w:val="en-US"/>
              </w:rPr>
              <w:t>Draft a data management plan</w:t>
            </w:r>
          </w:p>
        </w:tc>
        <w:tc>
          <w:tcPr>
            <w:tcW w:w="0" w:type="auto"/>
            <w:tcBorders>
              <w:top w:val="nil"/>
              <w:bottom w:val="nil"/>
            </w:tcBorders>
          </w:tcPr>
          <w:p w14:paraId="6EBAE043" w14:textId="77777777" w:rsidR="00DC36B5" w:rsidRPr="00252EDA" w:rsidRDefault="00DC36B5" w:rsidP="005922D4">
            <w:pPr>
              <w:spacing w:line="264" w:lineRule="auto"/>
              <w:jc w:val="center"/>
              <w:rPr>
                <w:lang w:val="en-US"/>
              </w:rPr>
            </w:pPr>
          </w:p>
        </w:tc>
      </w:tr>
      <w:tr w:rsidR="00DC36B5" w:rsidRPr="00252EDA" w14:paraId="32457E4E" w14:textId="123A63BA" w:rsidTr="008E044F">
        <w:tc>
          <w:tcPr>
            <w:tcW w:w="0" w:type="auto"/>
            <w:vMerge/>
          </w:tcPr>
          <w:p w14:paraId="21F4385F" w14:textId="77777777" w:rsidR="00DC36B5" w:rsidRPr="00252EDA" w:rsidRDefault="00DC36B5" w:rsidP="00B333E1">
            <w:pPr>
              <w:spacing w:line="264" w:lineRule="auto"/>
              <w:rPr>
                <w:lang w:val="en-US"/>
              </w:rPr>
            </w:pPr>
          </w:p>
        </w:tc>
        <w:tc>
          <w:tcPr>
            <w:tcW w:w="0" w:type="auto"/>
            <w:vMerge w:val="restart"/>
            <w:tcBorders>
              <w:top w:val="nil"/>
            </w:tcBorders>
          </w:tcPr>
          <w:p w14:paraId="31234CC9" w14:textId="0AADB1AB" w:rsidR="00DC36B5" w:rsidRPr="00252EDA" w:rsidRDefault="00DC36B5" w:rsidP="00CE1328">
            <w:pPr>
              <w:pStyle w:val="ListParagraph"/>
              <w:numPr>
                <w:ilvl w:val="0"/>
                <w:numId w:val="9"/>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651093EF" w14:textId="7C6A14BF" w:rsidR="00DC36B5" w:rsidRPr="00252EDA" w:rsidRDefault="00DC36B5" w:rsidP="005922D4">
            <w:pPr>
              <w:spacing w:line="264" w:lineRule="auto"/>
              <w:jc w:val="center"/>
              <w:rPr>
                <w:lang w:val="en-US"/>
              </w:rPr>
            </w:pPr>
            <w:r w:rsidRPr="00252EDA">
              <w:rPr>
                <w:lang w:val="en-US"/>
              </w:rPr>
              <w:sym w:font="Wingdings" w:char="F0FE"/>
            </w:r>
          </w:p>
        </w:tc>
      </w:tr>
      <w:tr w:rsidR="00DC36B5" w:rsidRPr="00252EDA" w14:paraId="6A63A9D6" w14:textId="48082EF6" w:rsidTr="008E044F">
        <w:tc>
          <w:tcPr>
            <w:tcW w:w="0" w:type="auto"/>
            <w:vMerge/>
            <w:tcBorders>
              <w:bottom w:val="single" w:sz="4" w:space="0" w:color="auto"/>
            </w:tcBorders>
          </w:tcPr>
          <w:p w14:paraId="4E6EB6DD" w14:textId="77777777" w:rsidR="00DC36B5" w:rsidRPr="00252EDA"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252EDA"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252EDA" w:rsidRDefault="00DC36B5" w:rsidP="005922D4">
            <w:pPr>
              <w:spacing w:line="264" w:lineRule="auto"/>
              <w:jc w:val="center"/>
              <w:rPr>
                <w:lang w:val="en-US"/>
              </w:rPr>
            </w:pPr>
          </w:p>
        </w:tc>
      </w:tr>
    </w:tbl>
    <w:p w14:paraId="6FBD8A0C" w14:textId="77777777" w:rsidR="00386AD9" w:rsidRPr="00252EDA" w:rsidRDefault="00386AD9" w:rsidP="007A3971">
      <w:pPr>
        <w:spacing w:line="360" w:lineRule="auto"/>
        <w:rPr>
          <w:lang w:val="en-US"/>
        </w:rPr>
      </w:pPr>
    </w:p>
    <w:p w14:paraId="5725F6D2" w14:textId="6EB652CD" w:rsidR="0068434D" w:rsidRPr="00252EDA" w:rsidRDefault="0068434D" w:rsidP="00DC36B5">
      <w:pPr>
        <w:keepNext/>
        <w:rPr>
          <w:b/>
          <w:sz w:val="28"/>
          <w:lang w:val="en-US"/>
        </w:rPr>
      </w:pPr>
      <w:r w:rsidRPr="00252EDA">
        <w:rPr>
          <w:b/>
          <w:sz w:val="28"/>
          <w:lang w:val="en-US"/>
        </w:rPr>
        <w:lastRenderedPageBreak/>
        <w:t>II.2</w:t>
      </w:r>
      <w:r w:rsidRPr="00252EDA">
        <w:rPr>
          <w:b/>
          <w:sz w:val="28"/>
          <w:lang w:val="en-US"/>
        </w:rPr>
        <w:tab/>
        <w:t>Assumptions and Dependencies</w:t>
      </w:r>
    </w:p>
    <w:p w14:paraId="095142C8" w14:textId="39688417" w:rsidR="0068434D" w:rsidRPr="00252EDA" w:rsidRDefault="0068434D" w:rsidP="00DC36B5">
      <w:pPr>
        <w:keepNext/>
        <w:spacing w:after="120"/>
        <w:ind w:right="14"/>
        <w:rPr>
          <w:lang w:val="en-US"/>
        </w:rPr>
      </w:pPr>
      <w:r w:rsidRPr="00252EDA">
        <w:rPr>
          <w:lang w:val="en-US"/>
        </w:rPr>
        <w:t>Requirements of th</w:t>
      </w:r>
      <w:r w:rsidR="00D50025" w:rsidRPr="00252EDA">
        <w:rPr>
          <w:lang w:val="en-US"/>
        </w:rPr>
        <w:t>e</w:t>
      </w:r>
      <w:r w:rsidRPr="00252EDA">
        <w:rPr>
          <w:lang w:val="en-US"/>
        </w:rPr>
        <w:t xml:space="preserve"> </w:t>
      </w:r>
      <w:proofErr w:type="spellStart"/>
      <w:r w:rsidRPr="00252EDA">
        <w:rPr>
          <w:lang w:val="en-US"/>
        </w:rPr>
        <w:t>Open</w:t>
      </w:r>
      <w:r w:rsidR="00BC3963" w:rsidRPr="00252EDA">
        <w:rPr>
          <w:lang w:val="en-US"/>
        </w:rPr>
        <w:t>Hazus</w:t>
      </w:r>
      <w:proofErr w:type="spellEnd"/>
      <w:r w:rsidRPr="00252EDA">
        <w:rPr>
          <w:lang w:val="en-US"/>
        </w:rPr>
        <w:t xml:space="preserve"> whitepaper </w:t>
      </w:r>
      <w:r w:rsidR="00900F60" w:rsidRPr="00252EDA">
        <w:rPr>
          <w:lang w:val="en-US"/>
        </w:rPr>
        <w:t xml:space="preserve">development </w:t>
      </w:r>
      <w:r w:rsidRPr="00252EDA">
        <w:rPr>
          <w:lang w:val="en-US"/>
        </w:rPr>
        <w:t xml:space="preserve">are affected by the following: </w:t>
      </w:r>
    </w:p>
    <w:p w14:paraId="0D7BB38C" w14:textId="77777777" w:rsidR="0068434D" w:rsidRPr="00252EDA" w:rsidRDefault="0068434D" w:rsidP="0068434D">
      <w:pPr>
        <w:pStyle w:val="ListParagraph"/>
        <w:numPr>
          <w:ilvl w:val="0"/>
          <w:numId w:val="11"/>
        </w:numPr>
        <w:spacing w:after="348"/>
        <w:ind w:right="14"/>
        <w:rPr>
          <w:lang w:val="en-US"/>
        </w:rPr>
      </w:pPr>
      <w:commentRangeStart w:id="19"/>
      <w:r w:rsidRPr="00252EDA">
        <w:rPr>
          <w:lang w:val="en-US"/>
        </w:rPr>
        <w:t xml:space="preserve">Project funding and schedule </w:t>
      </w:r>
    </w:p>
    <w:p w14:paraId="5DA3C0DF" w14:textId="77777777" w:rsidR="0068434D" w:rsidRPr="00252EDA" w:rsidRDefault="0068434D" w:rsidP="0068434D">
      <w:pPr>
        <w:pStyle w:val="ListParagraph"/>
        <w:numPr>
          <w:ilvl w:val="0"/>
          <w:numId w:val="11"/>
        </w:numPr>
        <w:spacing w:after="348"/>
        <w:ind w:right="14"/>
        <w:rPr>
          <w:lang w:val="en-US"/>
        </w:rPr>
      </w:pPr>
      <w:r w:rsidRPr="00252EDA">
        <w:rPr>
          <w:lang w:val="en-US"/>
        </w:rPr>
        <w:t xml:space="preserve">Changes in project requirements </w:t>
      </w:r>
    </w:p>
    <w:p w14:paraId="6E2B21FF" w14:textId="709C5A13"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w:t>
      </w:r>
      <w:r w:rsidR="00D50025" w:rsidRPr="00252EDA">
        <w:rPr>
          <w:lang w:val="en-US"/>
        </w:rPr>
        <w:t xml:space="preserve">recent, </w:t>
      </w:r>
      <w:r w:rsidRPr="00252EDA">
        <w:rPr>
          <w:lang w:val="en-US"/>
        </w:rPr>
        <w:t>high-resolution demographic and inventory data (e.g. U.S. Census)</w:t>
      </w:r>
    </w:p>
    <w:p w14:paraId="07C41E90" w14:textId="79A035B4"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required features in the </w:t>
      </w:r>
      <w:proofErr w:type="spellStart"/>
      <w:r w:rsidR="00BC3963" w:rsidRPr="00252EDA">
        <w:rPr>
          <w:lang w:val="en-US"/>
        </w:rPr>
        <w:t>Hazus</w:t>
      </w:r>
      <w:proofErr w:type="spellEnd"/>
      <w:r w:rsidRPr="00252EDA">
        <w:rPr>
          <w:lang w:val="en-US"/>
        </w:rPr>
        <w:t xml:space="preserve"> application shell </w:t>
      </w:r>
    </w:p>
    <w:p w14:paraId="09D53596" w14:textId="4D813B23" w:rsidR="0068434D" w:rsidRPr="00252EDA" w:rsidRDefault="0068434D" w:rsidP="0068434D">
      <w:pPr>
        <w:pStyle w:val="ListParagraph"/>
        <w:numPr>
          <w:ilvl w:val="0"/>
          <w:numId w:val="11"/>
        </w:numPr>
        <w:spacing w:after="238"/>
        <w:ind w:right="14"/>
        <w:rPr>
          <w:lang w:val="en-US"/>
        </w:rPr>
      </w:pPr>
      <w:r w:rsidRPr="00252EDA">
        <w:rPr>
          <w:lang w:val="en-US"/>
        </w:rPr>
        <w:t>Availability of building stock data, damage functions, and loss mode</w:t>
      </w:r>
      <w:r w:rsidR="00D50025" w:rsidRPr="00252EDA">
        <w:rPr>
          <w:lang w:val="en-US"/>
        </w:rPr>
        <w:t>l</w:t>
      </w:r>
      <w:r w:rsidRPr="00252EDA">
        <w:rPr>
          <w:lang w:val="en-US"/>
        </w:rPr>
        <w:t xml:space="preserve">ling functions required to perform the loss estimations </w:t>
      </w:r>
    </w:p>
    <w:p w14:paraId="71C69D81" w14:textId="67FFB118" w:rsidR="00900F60" w:rsidRPr="00252EDA" w:rsidRDefault="00900F60" w:rsidP="0068434D">
      <w:pPr>
        <w:pStyle w:val="ListParagraph"/>
        <w:numPr>
          <w:ilvl w:val="0"/>
          <w:numId w:val="11"/>
        </w:numPr>
        <w:spacing w:after="238"/>
        <w:ind w:right="14"/>
        <w:rPr>
          <w:lang w:val="en-US"/>
        </w:rPr>
      </w:pPr>
      <w:r w:rsidRPr="00252EDA">
        <w:rPr>
          <w:lang w:val="en-US"/>
        </w:rPr>
        <w:t>Availability of external sources of high-quality authoritative hazard data</w:t>
      </w:r>
    </w:p>
    <w:p w14:paraId="5375629B" w14:textId="5BF56FEE" w:rsidR="0068434D" w:rsidRPr="00252EDA" w:rsidRDefault="0068434D" w:rsidP="0068434D">
      <w:pPr>
        <w:pStyle w:val="ListParagraph"/>
        <w:numPr>
          <w:ilvl w:val="0"/>
          <w:numId w:val="11"/>
        </w:numPr>
        <w:spacing w:after="238"/>
        <w:ind w:right="14"/>
        <w:rPr>
          <w:lang w:val="en-US"/>
        </w:rPr>
      </w:pPr>
      <w:r w:rsidRPr="00252EDA">
        <w:rPr>
          <w:lang w:val="en-US"/>
        </w:rPr>
        <w:t>Operat</w:t>
      </w:r>
      <w:r w:rsidR="00900F60" w:rsidRPr="00252EDA">
        <w:rPr>
          <w:lang w:val="en-US"/>
        </w:rPr>
        <w:t xml:space="preserve">ion within </w:t>
      </w:r>
      <w:r w:rsidRPr="00252EDA">
        <w:rPr>
          <w:lang w:val="en-US"/>
        </w:rPr>
        <w:t xml:space="preserve">a common </w:t>
      </w:r>
      <w:commentRangeStart w:id="20"/>
      <w:r w:rsidRPr="00252EDA">
        <w:rPr>
          <w:lang w:val="en-US"/>
        </w:rPr>
        <w:t>RDBMS</w:t>
      </w:r>
      <w:commentRangeEnd w:id="20"/>
      <w:r w:rsidR="00900F60" w:rsidRPr="00252EDA">
        <w:rPr>
          <w:rStyle w:val="CommentReference"/>
          <w:lang w:val="en-US"/>
        </w:rPr>
        <w:commentReference w:id="20"/>
      </w:r>
    </w:p>
    <w:commentRangeEnd w:id="19"/>
    <w:p w14:paraId="5954A71A" w14:textId="71D3E1A3" w:rsidR="0068434D" w:rsidRPr="00252EDA" w:rsidRDefault="00464BA3" w:rsidP="0068434D">
      <w:pPr>
        <w:spacing w:after="120"/>
        <w:ind w:right="14"/>
        <w:rPr>
          <w:lang w:val="en-US"/>
        </w:rPr>
      </w:pPr>
      <w:r w:rsidRPr="00252EDA">
        <w:rPr>
          <w:rStyle w:val="CommentReference"/>
          <w:lang w:val="en-US"/>
        </w:rPr>
        <w:commentReference w:id="19"/>
      </w:r>
      <w:r w:rsidR="0068434D" w:rsidRPr="00252EDA">
        <w:rPr>
          <w:lang w:val="en-US"/>
        </w:rPr>
        <w:t xml:space="preserve">Key assumptions behind this Open </w:t>
      </w:r>
      <w:proofErr w:type="spellStart"/>
      <w:r w:rsidR="00BC3963" w:rsidRPr="00252EDA">
        <w:rPr>
          <w:lang w:val="en-US"/>
        </w:rPr>
        <w:t>Hazus</w:t>
      </w:r>
      <w:proofErr w:type="spellEnd"/>
      <w:r w:rsidR="0068434D" w:rsidRPr="00252EDA">
        <w:rPr>
          <w:lang w:val="en-US"/>
        </w:rPr>
        <w:t xml:space="preserve"> whitepaper are described below. </w:t>
      </w:r>
    </w:p>
    <w:p w14:paraId="2C6274FD" w14:textId="671ED415" w:rsidR="0068434D" w:rsidRPr="00252EDA" w:rsidRDefault="0068434D" w:rsidP="00DC36B5">
      <w:pPr>
        <w:spacing w:after="264"/>
        <w:ind w:left="1080" w:right="14"/>
        <w:rPr>
          <w:lang w:val="en-US"/>
        </w:rPr>
      </w:pPr>
      <w:r w:rsidRPr="00252EDA">
        <w:rPr>
          <w:lang w:val="en-US"/>
        </w:rPr>
        <w:t xml:space="preserve">Proposed </w:t>
      </w:r>
      <w:proofErr w:type="spellStart"/>
      <w:r w:rsidR="00BC3963" w:rsidRPr="00252EDA">
        <w:rPr>
          <w:lang w:val="en-US"/>
        </w:rPr>
        <w:t>Hazus</w:t>
      </w:r>
      <w:proofErr w:type="spellEnd"/>
      <w:r w:rsidRPr="00252EDA">
        <w:rPr>
          <w:lang w:val="en-US"/>
        </w:rPr>
        <w:t xml:space="preserve"> software architecture supports the requirements</w:t>
      </w:r>
      <w:r w:rsidR="002A7AB4" w:rsidRPr="00252EDA">
        <w:rPr>
          <w:lang w:val="en-US"/>
        </w:rPr>
        <w:t xml:space="preserve"> outlined above.</w:t>
      </w:r>
    </w:p>
    <w:p w14:paraId="582EDF48" w14:textId="24BB287C" w:rsidR="0068434D" w:rsidRPr="00252EDA" w:rsidRDefault="0068434D" w:rsidP="0068434D">
      <w:pPr>
        <w:pStyle w:val="ListParagraph"/>
        <w:numPr>
          <w:ilvl w:val="0"/>
          <w:numId w:val="12"/>
        </w:numPr>
        <w:spacing w:after="264"/>
        <w:ind w:right="14"/>
        <w:rPr>
          <w:lang w:val="en-US"/>
        </w:rPr>
      </w:pPr>
      <w:r w:rsidRPr="00252EDA">
        <w:rPr>
          <w:lang w:val="en-US"/>
        </w:rPr>
        <w:t xml:space="preserve">There is a common interface to items such as the </w:t>
      </w:r>
      <w:r w:rsidR="0032400F" w:rsidRPr="00252EDA">
        <w:rPr>
          <w:lang w:val="en-US"/>
        </w:rPr>
        <w:t xml:space="preserve">inventory, hazard, analysis and results </w:t>
      </w:r>
      <w:r w:rsidRPr="00252EDA">
        <w:rPr>
          <w:lang w:val="en-US"/>
        </w:rPr>
        <w:t>menu</w:t>
      </w:r>
      <w:r w:rsidR="0032400F" w:rsidRPr="00252EDA">
        <w:rPr>
          <w:lang w:val="en-US"/>
        </w:rPr>
        <w:t>s</w:t>
      </w:r>
      <w:r w:rsidRPr="00252EDA">
        <w:rPr>
          <w:lang w:val="en-US"/>
        </w:rPr>
        <w:t xml:space="preserve">, study region builder, </w:t>
      </w:r>
      <w:r w:rsidR="0032400F" w:rsidRPr="00252EDA">
        <w:rPr>
          <w:lang w:val="en-US"/>
        </w:rPr>
        <w:t>as well as inventory preparation tools and results exporting</w:t>
      </w:r>
      <w:r w:rsidRPr="00252EDA">
        <w:rPr>
          <w:lang w:val="en-US"/>
        </w:rPr>
        <w:t>.</w:t>
      </w:r>
    </w:p>
    <w:p w14:paraId="1938B10A" w14:textId="01B4D11D" w:rsidR="0068434D" w:rsidRPr="00252EDA" w:rsidRDefault="0032400F" w:rsidP="0068434D">
      <w:pPr>
        <w:pStyle w:val="ListParagraph"/>
        <w:numPr>
          <w:ilvl w:val="0"/>
          <w:numId w:val="12"/>
        </w:numPr>
        <w:spacing w:after="238"/>
        <w:ind w:right="14"/>
        <w:rPr>
          <w:lang w:val="en-US"/>
        </w:rPr>
      </w:pPr>
      <w:r w:rsidRPr="00252EDA">
        <w:rPr>
          <w:lang w:val="en-US"/>
        </w:rPr>
        <w:t xml:space="preserve">The Risk MAP CDS Team </w:t>
      </w:r>
      <w:r w:rsidR="0068434D" w:rsidRPr="00252EDA">
        <w:rPr>
          <w:lang w:val="en-US"/>
        </w:rPr>
        <w:t xml:space="preserve">is responsible for system integration and shall coordinate and support all tasks associated with integrating the hazard models with the overall </w:t>
      </w:r>
      <w:proofErr w:type="spellStart"/>
      <w:r w:rsidR="0068434D" w:rsidRPr="00252EDA">
        <w:rPr>
          <w:lang w:val="en-US"/>
        </w:rPr>
        <w:t>Open</w:t>
      </w:r>
      <w:r w:rsidR="00BC3963" w:rsidRPr="00252EDA">
        <w:rPr>
          <w:lang w:val="en-US"/>
        </w:rPr>
        <w:t>Hazus</w:t>
      </w:r>
      <w:proofErr w:type="spellEnd"/>
      <w:r w:rsidR="0068434D" w:rsidRPr="00252EDA">
        <w:rPr>
          <w:lang w:val="en-US"/>
        </w:rPr>
        <w:t xml:space="preserve"> software.</w:t>
      </w:r>
    </w:p>
    <w:p w14:paraId="2EEC84FB" w14:textId="69A446F7" w:rsidR="0068434D" w:rsidRPr="00252EDA" w:rsidRDefault="0068434D" w:rsidP="0068434D">
      <w:pPr>
        <w:spacing w:after="120"/>
        <w:ind w:right="14"/>
        <w:rPr>
          <w:lang w:val="en-US"/>
        </w:rPr>
      </w:pPr>
      <w:r w:rsidRPr="00252EDA">
        <w:rPr>
          <w:lang w:val="en-US"/>
        </w:rPr>
        <w:t xml:space="preserve">The following requirements </w:t>
      </w:r>
      <w:proofErr w:type="gramStart"/>
      <w:r w:rsidRPr="00252EDA">
        <w:rPr>
          <w:lang w:val="en-US"/>
        </w:rPr>
        <w:t>are considered to be</w:t>
      </w:r>
      <w:proofErr w:type="gramEnd"/>
      <w:r w:rsidRPr="00252EDA">
        <w:rPr>
          <w:lang w:val="en-US"/>
        </w:rPr>
        <w:t xml:space="preserve"> desirable but </w:t>
      </w:r>
      <w:r w:rsidR="0032400F" w:rsidRPr="00252EDA">
        <w:rPr>
          <w:lang w:val="en-US"/>
        </w:rPr>
        <w:t xml:space="preserve">will be pursued after development of the initial </w:t>
      </w:r>
      <w:r w:rsidRPr="00252EDA">
        <w:rPr>
          <w:lang w:val="en-US"/>
        </w:rPr>
        <w:t>version</w:t>
      </w:r>
      <w:r w:rsidR="0032400F" w:rsidRPr="00252EDA">
        <w:rPr>
          <w:lang w:val="en-US"/>
        </w:rPr>
        <w:t>s</w:t>
      </w:r>
      <w:r w:rsidRPr="00252EDA">
        <w:rPr>
          <w:lang w:val="en-US"/>
        </w:rPr>
        <w:t xml:space="preserve"> of </w:t>
      </w:r>
      <w:proofErr w:type="spellStart"/>
      <w:r w:rsidRPr="00252EDA">
        <w:rPr>
          <w:lang w:val="en-US"/>
        </w:rPr>
        <w:t>Open</w:t>
      </w:r>
      <w:r w:rsidR="00BC3963" w:rsidRPr="00252EDA">
        <w:rPr>
          <w:lang w:val="en-US"/>
        </w:rPr>
        <w:t>Hazus</w:t>
      </w:r>
      <w:proofErr w:type="spellEnd"/>
      <w:r w:rsidRPr="00252EDA">
        <w:rPr>
          <w:lang w:val="en-US"/>
        </w:rPr>
        <w:t xml:space="preserve">: </w:t>
      </w:r>
    </w:p>
    <w:p w14:paraId="42B65B7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Allowing users to define their own </w:t>
      </w:r>
      <w:proofErr w:type="gramStart"/>
      <w:r w:rsidRPr="00252EDA">
        <w:rPr>
          <w:lang w:val="en-US"/>
        </w:rPr>
        <w:t>custom building</w:t>
      </w:r>
      <w:proofErr w:type="gramEnd"/>
      <w:r w:rsidRPr="00252EDA">
        <w:rPr>
          <w:lang w:val="en-US"/>
        </w:rPr>
        <w:t xml:space="preserve"> types. </w:t>
      </w:r>
    </w:p>
    <w:p w14:paraId="68DEB1C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Revising damage functions. </w:t>
      </w:r>
    </w:p>
    <w:p w14:paraId="4255F954"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average annualized loss. </w:t>
      </w:r>
    </w:p>
    <w:p w14:paraId="774AD88A" w14:textId="5E434E31" w:rsidR="0068434D" w:rsidRPr="00252EDA" w:rsidRDefault="0068434D" w:rsidP="0068434D">
      <w:pPr>
        <w:pStyle w:val="ListParagraph"/>
        <w:numPr>
          <w:ilvl w:val="0"/>
          <w:numId w:val="13"/>
        </w:numPr>
        <w:spacing w:after="168"/>
        <w:ind w:right="15"/>
        <w:rPr>
          <w:lang w:val="en-US"/>
        </w:rPr>
      </w:pPr>
      <w:r w:rsidRPr="00252EDA">
        <w:rPr>
          <w:lang w:val="en-US"/>
        </w:rPr>
        <w:t xml:space="preserve">Enabling </w:t>
      </w:r>
      <w:proofErr w:type="spellStart"/>
      <w:r w:rsidR="00BC3963" w:rsidRPr="00252EDA">
        <w:rPr>
          <w:lang w:val="en-US"/>
        </w:rPr>
        <w:t>Hazus</w:t>
      </w:r>
      <w:proofErr w:type="spellEnd"/>
      <w:r w:rsidRPr="00252EDA">
        <w:rPr>
          <w:lang w:val="en-US"/>
        </w:rPr>
        <w:t xml:space="preserve"> </w:t>
      </w:r>
      <w:commentRangeStart w:id="21"/>
      <w:commentRangeStart w:id="22"/>
      <w:r w:rsidRPr="00252EDA">
        <w:rPr>
          <w:lang w:val="en-US"/>
        </w:rPr>
        <w:t xml:space="preserve">on newer versions of ArcGIS </w:t>
      </w:r>
      <w:commentRangeEnd w:id="21"/>
      <w:r w:rsidR="0010723C" w:rsidRPr="00252EDA">
        <w:rPr>
          <w:rStyle w:val="CommentReference"/>
          <w:lang w:val="en-US"/>
        </w:rPr>
        <w:commentReference w:id="21"/>
      </w:r>
      <w:commentRangeEnd w:id="22"/>
      <w:r w:rsidR="00DC36B5" w:rsidRPr="00252EDA">
        <w:rPr>
          <w:rStyle w:val="CommentReference"/>
          <w:lang w:val="en-US"/>
        </w:rPr>
        <w:commentReference w:id="22"/>
      </w:r>
      <w:r w:rsidRPr="00252EDA">
        <w:rPr>
          <w:lang w:val="en-US"/>
        </w:rPr>
        <w:t xml:space="preserve">as well as Windows Operating Systems. </w:t>
      </w:r>
    </w:p>
    <w:p w14:paraId="0D621BD9"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Fire Following Earthquake. </w:t>
      </w:r>
    </w:p>
    <w:p w14:paraId="07D31519" w14:textId="77777777" w:rsidR="0068434D" w:rsidRPr="00252EDA" w:rsidRDefault="0068434D" w:rsidP="0068434D">
      <w:pPr>
        <w:pStyle w:val="ListParagraph"/>
        <w:numPr>
          <w:ilvl w:val="0"/>
          <w:numId w:val="13"/>
        </w:numPr>
        <w:spacing w:after="120"/>
        <w:ind w:right="14"/>
        <w:rPr>
          <w:lang w:val="en-US"/>
        </w:rPr>
      </w:pPr>
      <w:r w:rsidRPr="00252EDA">
        <w:rPr>
          <w:lang w:val="en-US"/>
        </w:rPr>
        <w:t>Data updates when available.</w:t>
      </w:r>
    </w:p>
    <w:p w14:paraId="094E3925" w14:textId="77777777" w:rsidR="0068434D" w:rsidRPr="00252EDA" w:rsidRDefault="0068434D" w:rsidP="007A3971">
      <w:pPr>
        <w:spacing w:line="360" w:lineRule="auto"/>
        <w:rPr>
          <w:lang w:val="en-US"/>
        </w:rPr>
      </w:pPr>
    </w:p>
    <w:p w14:paraId="3CA6A2FB" w14:textId="77777777" w:rsidR="0068434D" w:rsidRPr="00252EDA" w:rsidRDefault="0068434D" w:rsidP="007A3971">
      <w:pPr>
        <w:spacing w:line="360" w:lineRule="auto"/>
        <w:rPr>
          <w:lang w:val="en-US"/>
        </w:rPr>
      </w:pPr>
    </w:p>
    <w:p w14:paraId="1BF48A23" w14:textId="18F2FB7D" w:rsidR="0068434D" w:rsidRPr="00252EDA" w:rsidRDefault="0068434D" w:rsidP="007A3971">
      <w:pPr>
        <w:spacing w:line="360" w:lineRule="auto"/>
        <w:rPr>
          <w:lang w:val="en-US"/>
        </w:rPr>
        <w:sectPr w:rsidR="0068434D" w:rsidRPr="00252EDA" w:rsidSect="002F2E31">
          <w:headerReference w:type="default" r:id="rId16"/>
          <w:footerReference w:type="default" r:id="rId17"/>
          <w:pgSz w:w="12240" w:h="15840"/>
          <w:pgMar w:top="1440" w:right="1440" w:bottom="1440" w:left="1440" w:header="720" w:footer="720" w:gutter="0"/>
          <w:pgNumType w:start="1"/>
          <w:cols w:space="720"/>
          <w:docGrid w:linePitch="360"/>
        </w:sectPr>
      </w:pPr>
    </w:p>
    <w:p w14:paraId="245E7DEA" w14:textId="736A651C" w:rsidR="00386AD9" w:rsidRPr="00252EDA" w:rsidRDefault="00386AD9" w:rsidP="00386AD9">
      <w:pPr>
        <w:rPr>
          <w:b/>
          <w:sz w:val="32"/>
          <w:lang w:val="en-US"/>
        </w:rPr>
      </w:pPr>
      <w:r w:rsidRPr="00252EDA">
        <w:rPr>
          <w:b/>
          <w:sz w:val="32"/>
          <w:lang w:val="en-US"/>
        </w:rPr>
        <w:lastRenderedPageBreak/>
        <w:t>III.</w:t>
      </w:r>
      <w:r w:rsidRPr="00252EDA">
        <w:rPr>
          <w:b/>
          <w:sz w:val="32"/>
          <w:lang w:val="en-US"/>
        </w:rPr>
        <w:tab/>
      </w:r>
      <w:commentRangeStart w:id="23"/>
      <w:r w:rsidRPr="00252EDA">
        <w:rPr>
          <w:b/>
          <w:sz w:val="32"/>
          <w:lang w:val="en-US"/>
        </w:rPr>
        <w:t>Stakeholder Analysis</w:t>
      </w:r>
      <w:commentRangeEnd w:id="23"/>
      <w:r w:rsidR="006D197B">
        <w:rPr>
          <w:rStyle w:val="CommentReference"/>
        </w:rPr>
        <w:commentReference w:id="23"/>
      </w:r>
    </w:p>
    <w:p w14:paraId="5811441C" w14:textId="77777777" w:rsidR="00386AD9" w:rsidRPr="00252EDA" w:rsidRDefault="00386AD9" w:rsidP="00386AD9">
      <w:pPr>
        <w:spacing w:line="360" w:lineRule="auto"/>
        <w:rPr>
          <w:lang w:val="en-US"/>
        </w:rPr>
      </w:pPr>
      <w:r w:rsidRPr="00252EDA">
        <w:rPr>
          <w:lang w:val="en-US"/>
        </w:rPr>
        <w:t>This section describes</w:t>
      </w:r>
    </w:p>
    <w:p w14:paraId="296ED8AA" w14:textId="5AD433F3" w:rsidR="00386AD9" w:rsidRPr="00252EDA" w:rsidRDefault="00386AD9" w:rsidP="00386AD9">
      <w:pPr>
        <w:spacing w:line="360" w:lineRule="auto"/>
        <w:rPr>
          <w:lang w:val="en-US"/>
        </w:rPr>
      </w:pPr>
    </w:p>
    <w:p w14:paraId="2BA9144C" w14:textId="77777777" w:rsidR="006E7BB8" w:rsidRPr="00252EDA" w:rsidRDefault="006E7BB8" w:rsidP="00386AD9">
      <w:pPr>
        <w:spacing w:line="360" w:lineRule="auto"/>
        <w:rPr>
          <w:lang w:val="en-US"/>
        </w:rPr>
        <w:sectPr w:rsidR="006E7BB8" w:rsidRPr="00252EDA" w:rsidSect="002F2E31">
          <w:headerReference w:type="default" r:id="rId18"/>
          <w:footerReference w:type="default" r:id="rId19"/>
          <w:pgSz w:w="12240" w:h="15840"/>
          <w:pgMar w:top="1440" w:right="1440" w:bottom="1440" w:left="1440" w:header="720" w:footer="720" w:gutter="0"/>
          <w:pgNumType w:start="1"/>
          <w:cols w:space="720"/>
          <w:docGrid w:linePitch="360"/>
        </w:sectPr>
      </w:pPr>
      <w:r w:rsidRPr="00252EDA">
        <w:rPr>
          <w:noProof/>
          <w:lang w:val="en-US"/>
        </w:rPr>
        <w:drawing>
          <wp:inline distT="0" distB="0" distL="0" distR="0" wp14:anchorId="60BA1876" wp14:editId="4793A587">
            <wp:extent cx="5943600" cy="3335285"/>
            <wp:effectExtent l="0" t="0" r="0" b="17780"/>
            <wp:docPr id="62" name="Chart 62">
              <a:extLst xmlns:a="http://schemas.openxmlformats.org/drawingml/2006/main">
                <a:ext uri="{FF2B5EF4-FFF2-40B4-BE49-F238E27FC236}">
                  <a16:creationId xmlns:a16="http://schemas.microsoft.com/office/drawing/2014/main"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A96279" w14:textId="77777777" w:rsidR="006E7BB8" w:rsidRPr="00252EDA" w:rsidRDefault="006E7BB8" w:rsidP="006E7BB8">
      <w:pPr>
        <w:jc w:val="center"/>
        <w:rPr>
          <w:b/>
          <w:sz w:val="40"/>
          <w:lang w:val="en-US"/>
        </w:rPr>
      </w:pPr>
      <w:r w:rsidRPr="00252EDA">
        <w:rPr>
          <w:b/>
          <w:sz w:val="40"/>
          <w:lang w:val="en-US"/>
        </w:rPr>
        <w:lastRenderedPageBreak/>
        <w:t xml:space="preserve">Hurricane </w:t>
      </w:r>
      <w:commentRangeStart w:id="24"/>
      <w:commentRangeStart w:id="25"/>
      <w:r w:rsidRPr="00252EDA">
        <w:rPr>
          <w:b/>
          <w:sz w:val="40"/>
          <w:lang w:val="en-US"/>
        </w:rPr>
        <w:t>Workshops</w:t>
      </w:r>
      <w:commentRangeEnd w:id="24"/>
      <w:r w:rsidR="004C5C14" w:rsidRPr="00252EDA">
        <w:rPr>
          <w:rStyle w:val="CommentReference"/>
          <w:lang w:val="en-US"/>
        </w:rPr>
        <w:commentReference w:id="24"/>
      </w:r>
      <w:commentRangeEnd w:id="25"/>
      <w:r w:rsidR="000E0635" w:rsidRPr="00252EDA">
        <w:rPr>
          <w:rStyle w:val="CommentReference"/>
          <w:lang w:val="en-US"/>
        </w:rPr>
        <w:commentReference w:id="25"/>
      </w:r>
    </w:p>
    <w:p w14:paraId="34337D12" w14:textId="77777777" w:rsidR="006E7BB8" w:rsidRPr="00252EDA" w:rsidRDefault="006E7BB8" w:rsidP="006E7BB8">
      <w:pPr>
        <w:rPr>
          <w:noProof/>
          <w:lang w:val="en-US"/>
        </w:rPr>
      </w:pPr>
      <w:r w:rsidRPr="00252EDA">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16="http://schemas.microsoft.com/office/drawing/2014/main"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252EDA">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a16="http://schemas.microsoft.com/office/drawing/2014/main"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252EDA">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16="http://schemas.microsoft.com/office/drawing/2014/main"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252EDA">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16="http://schemas.microsoft.com/office/drawing/2014/main"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52EDA">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16="http://schemas.microsoft.com/office/drawing/2014/main"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252EDA">
        <w:rPr>
          <w:noProof/>
          <w:lang w:val="en-US"/>
        </w:rPr>
        <w:t xml:space="preserve"> </w:t>
      </w:r>
      <w:r w:rsidRPr="00252EDA">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16="http://schemas.microsoft.com/office/drawing/2014/main"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252EDA">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16="http://schemas.microsoft.com/office/drawing/2014/main"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252EDA">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16="http://schemas.microsoft.com/office/drawing/2014/main"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252EDA">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16="http://schemas.microsoft.com/office/drawing/2014/main"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252EDA">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16="http://schemas.microsoft.com/office/drawing/2014/main"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651EF76" w14:textId="77777777" w:rsidR="006E7BB8" w:rsidRPr="00252EDA" w:rsidRDefault="006E7BB8" w:rsidP="006E7BB8">
      <w:pPr>
        <w:pageBreakBefore/>
        <w:jc w:val="center"/>
        <w:rPr>
          <w:b/>
          <w:sz w:val="40"/>
          <w:szCs w:val="40"/>
          <w:lang w:val="en-US"/>
        </w:rPr>
      </w:pPr>
      <w:r w:rsidRPr="00252EDA">
        <w:rPr>
          <w:b/>
          <w:sz w:val="40"/>
          <w:szCs w:val="40"/>
          <w:lang w:val="en-US"/>
        </w:rPr>
        <w:lastRenderedPageBreak/>
        <w:t>Flood Workshops</w:t>
      </w:r>
    </w:p>
    <w:p w14:paraId="005C4622" w14:textId="77777777" w:rsidR="006E7BB8" w:rsidRPr="00252EDA" w:rsidRDefault="006E7BB8" w:rsidP="006E7BB8">
      <w:pPr>
        <w:jc w:val="center"/>
        <w:rPr>
          <w:noProof/>
          <w:lang w:val="en-US"/>
        </w:rPr>
      </w:pPr>
      <w:r w:rsidRPr="00252EDA">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16="http://schemas.microsoft.com/office/drawing/2014/main"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52EDA">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16="http://schemas.microsoft.com/office/drawing/2014/main"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252EDA">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16="http://schemas.microsoft.com/office/drawing/2014/main"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252EDA">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16="http://schemas.microsoft.com/office/drawing/2014/main"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252EDA">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16="http://schemas.microsoft.com/office/drawing/2014/main"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252EDA">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16="http://schemas.microsoft.com/office/drawing/2014/main"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252EDA">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16="http://schemas.microsoft.com/office/drawing/2014/main"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52EDA">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16="http://schemas.microsoft.com/office/drawing/2014/main"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252EDA">
        <w:rPr>
          <w:noProof/>
          <w:lang w:val="en-US"/>
        </w:rPr>
        <w:t xml:space="preserve"> </w:t>
      </w:r>
      <w:r w:rsidRPr="00252EDA">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16="http://schemas.microsoft.com/office/drawing/2014/main"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252EDA">
        <w:rPr>
          <w:noProof/>
          <w:lang w:val="en-US"/>
        </w:rPr>
        <w:t xml:space="preserve"> </w:t>
      </w:r>
      <w:r w:rsidRPr="00252EDA">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16="http://schemas.microsoft.com/office/drawing/2014/main"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EFB25AB" w14:textId="77777777" w:rsidR="006E7BB8" w:rsidRPr="00252EDA" w:rsidRDefault="006E7BB8" w:rsidP="006E7BB8">
      <w:pPr>
        <w:pageBreakBefore/>
        <w:jc w:val="center"/>
        <w:rPr>
          <w:b/>
          <w:sz w:val="40"/>
          <w:szCs w:val="40"/>
          <w:lang w:val="en-US"/>
        </w:rPr>
      </w:pPr>
      <w:r w:rsidRPr="00252EDA">
        <w:rPr>
          <w:b/>
          <w:sz w:val="40"/>
          <w:szCs w:val="40"/>
          <w:lang w:val="en-US"/>
        </w:rPr>
        <w:lastRenderedPageBreak/>
        <w:t>Tsunami Workshops</w:t>
      </w:r>
    </w:p>
    <w:p w14:paraId="33E10E7B" w14:textId="77777777" w:rsidR="006E7BB8" w:rsidRPr="00252EDA" w:rsidRDefault="006E7BB8" w:rsidP="006E7BB8">
      <w:pPr>
        <w:rPr>
          <w:lang w:val="en-US"/>
        </w:rPr>
      </w:pPr>
      <w:r w:rsidRPr="00252EDA">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16="http://schemas.microsoft.com/office/drawing/2014/main"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252EDA">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16="http://schemas.microsoft.com/office/drawing/2014/main"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252EDA">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16="http://schemas.microsoft.com/office/drawing/2014/main"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252EDA">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16="http://schemas.microsoft.com/office/drawing/2014/main"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252EDA">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16="http://schemas.microsoft.com/office/drawing/2014/main"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252EDA">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16="http://schemas.microsoft.com/office/drawing/2014/main"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252EDA">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16="http://schemas.microsoft.com/office/drawing/2014/main"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252EDA">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16="http://schemas.microsoft.com/office/drawing/2014/main"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252EDA">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16="http://schemas.microsoft.com/office/drawing/2014/main"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252EDA">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16="http://schemas.microsoft.com/office/drawing/2014/main"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BF54233" w14:textId="77777777" w:rsidR="006E7BB8" w:rsidRPr="00252EDA" w:rsidRDefault="006E7BB8" w:rsidP="006E7BB8">
      <w:pPr>
        <w:pageBreakBefore/>
        <w:jc w:val="center"/>
        <w:rPr>
          <w:b/>
          <w:sz w:val="40"/>
          <w:szCs w:val="40"/>
          <w:lang w:val="en-US"/>
        </w:rPr>
      </w:pPr>
      <w:r w:rsidRPr="00252EDA">
        <w:rPr>
          <w:b/>
          <w:sz w:val="40"/>
          <w:szCs w:val="40"/>
          <w:lang w:val="en-US"/>
        </w:rPr>
        <w:lastRenderedPageBreak/>
        <w:t>Disaster Operations Workshops</w:t>
      </w:r>
    </w:p>
    <w:p w14:paraId="6AF97D3C" w14:textId="77777777" w:rsidR="006E7BB8" w:rsidRPr="00252EDA" w:rsidRDefault="006E7BB8" w:rsidP="006E7BB8">
      <w:pPr>
        <w:rPr>
          <w:lang w:val="en-US"/>
        </w:rPr>
      </w:pPr>
      <w:r w:rsidRPr="00252EDA">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16="http://schemas.microsoft.com/office/drawing/2014/main"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252EDA">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16="http://schemas.microsoft.com/office/drawing/2014/main"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252EDA">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16="http://schemas.microsoft.com/office/drawing/2014/main"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252EDA">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16="http://schemas.microsoft.com/office/drawing/2014/main"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252EDA">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16="http://schemas.microsoft.com/office/drawing/2014/main"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252EDA">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16="http://schemas.microsoft.com/office/drawing/2014/main"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252EDA">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16="http://schemas.microsoft.com/office/drawing/2014/main"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252EDA">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16="http://schemas.microsoft.com/office/drawing/2014/main"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252EDA">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16="http://schemas.microsoft.com/office/drawing/2014/main"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Pr="00252EDA">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16="http://schemas.microsoft.com/office/drawing/2014/main"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046576B" w14:textId="4FBEFA7C" w:rsidR="006E7BB8" w:rsidRPr="00252EDA" w:rsidRDefault="006E7BB8" w:rsidP="006E7BB8">
      <w:pPr>
        <w:pageBreakBefore/>
        <w:jc w:val="center"/>
        <w:rPr>
          <w:b/>
          <w:sz w:val="40"/>
          <w:szCs w:val="40"/>
          <w:lang w:val="en-US"/>
        </w:rPr>
      </w:pPr>
      <w:r w:rsidRPr="00252EDA">
        <w:rPr>
          <w:b/>
          <w:sz w:val="40"/>
          <w:szCs w:val="40"/>
          <w:lang w:val="en-US"/>
        </w:rPr>
        <w:lastRenderedPageBreak/>
        <w:t xml:space="preserve">Basic </w:t>
      </w:r>
      <w:proofErr w:type="spellStart"/>
      <w:r w:rsidR="00BC3963" w:rsidRPr="00252EDA">
        <w:rPr>
          <w:b/>
          <w:sz w:val="40"/>
          <w:szCs w:val="40"/>
          <w:lang w:val="en-US"/>
        </w:rPr>
        <w:t>Hazus</w:t>
      </w:r>
      <w:proofErr w:type="spellEnd"/>
      <w:r w:rsidRPr="00252EDA">
        <w:rPr>
          <w:b/>
          <w:sz w:val="40"/>
          <w:szCs w:val="40"/>
          <w:lang w:val="en-US"/>
        </w:rPr>
        <w:t xml:space="preserve"> Workshops</w:t>
      </w:r>
    </w:p>
    <w:p w14:paraId="259457A6" w14:textId="77777777" w:rsidR="006E7BB8" w:rsidRPr="00252EDA" w:rsidRDefault="006E7BB8" w:rsidP="006E7BB8">
      <w:pPr>
        <w:rPr>
          <w:lang w:val="en-US"/>
        </w:rPr>
      </w:pPr>
      <w:r w:rsidRPr="00252EDA">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16="http://schemas.microsoft.com/office/drawing/2014/main"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252EDA">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16="http://schemas.microsoft.com/office/drawing/2014/main"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252EDA">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16="http://schemas.microsoft.com/office/drawing/2014/main"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252EDA">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16="http://schemas.microsoft.com/office/drawing/2014/main"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252EDA">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16="http://schemas.microsoft.com/office/drawing/2014/main"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252EDA">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16="http://schemas.microsoft.com/office/drawing/2014/main"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252EDA">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16="http://schemas.microsoft.com/office/drawing/2014/main"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252EDA">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16="http://schemas.microsoft.com/office/drawing/2014/main"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252EDA">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16="http://schemas.microsoft.com/office/drawing/2014/main"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Pr="00252EDA">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16="http://schemas.microsoft.com/office/drawing/2014/main"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6F3427D" w14:textId="77777777" w:rsidR="006E7BB8" w:rsidRPr="00252EDA" w:rsidRDefault="006E7BB8" w:rsidP="006E7BB8">
      <w:pPr>
        <w:pageBreakBefore/>
        <w:jc w:val="center"/>
        <w:rPr>
          <w:b/>
          <w:sz w:val="40"/>
          <w:szCs w:val="40"/>
          <w:lang w:val="en-US"/>
        </w:rPr>
      </w:pPr>
      <w:r w:rsidRPr="00252EDA">
        <w:rPr>
          <w:b/>
          <w:sz w:val="40"/>
          <w:szCs w:val="40"/>
          <w:lang w:val="en-US"/>
        </w:rPr>
        <w:lastRenderedPageBreak/>
        <w:t>CDMS Workshops</w:t>
      </w:r>
    </w:p>
    <w:p w14:paraId="7D4A8CB3" w14:textId="77777777" w:rsidR="006E7BB8" w:rsidRPr="00252EDA" w:rsidRDefault="006E7BB8" w:rsidP="006E7BB8">
      <w:pPr>
        <w:rPr>
          <w:lang w:val="en-US"/>
        </w:rPr>
      </w:pPr>
      <w:r w:rsidRPr="00252EDA">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16="http://schemas.microsoft.com/office/drawing/2014/main"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252EDA">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16="http://schemas.microsoft.com/office/drawing/2014/main"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252EDA">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16="http://schemas.microsoft.com/office/drawing/2014/main"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252EDA">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16="http://schemas.microsoft.com/office/drawing/2014/main"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252EDA">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16="http://schemas.microsoft.com/office/drawing/2014/main"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252EDA">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16="http://schemas.microsoft.com/office/drawing/2014/main"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252EDA">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16="http://schemas.microsoft.com/office/drawing/2014/main"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252EDA">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16="http://schemas.microsoft.com/office/drawing/2014/main"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252EDA">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16="http://schemas.microsoft.com/office/drawing/2014/main"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Pr="00252EDA">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16="http://schemas.microsoft.com/office/drawing/2014/main"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3035003" w14:textId="77777777" w:rsidR="006E7BB8" w:rsidRPr="00252EDA" w:rsidRDefault="006E7BB8" w:rsidP="00386AD9">
      <w:pPr>
        <w:spacing w:line="360" w:lineRule="auto"/>
        <w:rPr>
          <w:lang w:val="en-US"/>
        </w:rPr>
        <w:sectPr w:rsidR="006E7BB8" w:rsidRPr="00252EDA" w:rsidSect="006E7BB8">
          <w:pgSz w:w="15840" w:h="12240" w:orient="landscape"/>
          <w:pgMar w:top="1440" w:right="576" w:bottom="1440" w:left="576" w:header="720" w:footer="720" w:gutter="0"/>
          <w:pgNumType w:start="1"/>
          <w:cols w:space="720"/>
          <w:docGrid w:linePitch="360"/>
        </w:sectPr>
      </w:pPr>
    </w:p>
    <w:p w14:paraId="1C7ABA37" w14:textId="3BF6FCE3" w:rsidR="00386AD9" w:rsidRPr="00252EDA" w:rsidRDefault="00386AD9" w:rsidP="00386AD9">
      <w:pPr>
        <w:rPr>
          <w:b/>
          <w:sz w:val="28"/>
          <w:lang w:val="en-US"/>
        </w:rPr>
      </w:pPr>
      <w:r w:rsidRPr="00252EDA">
        <w:rPr>
          <w:b/>
          <w:sz w:val="28"/>
          <w:lang w:val="en-US"/>
        </w:rPr>
        <w:lastRenderedPageBreak/>
        <w:t>III.1</w:t>
      </w:r>
      <w:commentRangeStart w:id="26"/>
      <w:r w:rsidRPr="00252EDA">
        <w:rPr>
          <w:b/>
          <w:sz w:val="28"/>
          <w:lang w:val="en-US"/>
        </w:rPr>
        <w:tab/>
      </w:r>
      <w:commentRangeStart w:id="27"/>
      <w:commentRangeStart w:id="28"/>
      <w:r w:rsidRPr="00252EDA">
        <w:rPr>
          <w:b/>
          <w:sz w:val="28"/>
          <w:lang w:val="en-US"/>
        </w:rPr>
        <w:t>User Descriptions</w:t>
      </w:r>
      <w:commentRangeEnd w:id="27"/>
      <w:r w:rsidR="004C5C14" w:rsidRPr="00252EDA">
        <w:rPr>
          <w:rStyle w:val="CommentReference"/>
          <w:lang w:val="en-US"/>
        </w:rPr>
        <w:commentReference w:id="27"/>
      </w:r>
      <w:commentRangeEnd w:id="28"/>
      <w:r w:rsidR="00D927E4" w:rsidRPr="00252EDA">
        <w:rPr>
          <w:rStyle w:val="CommentReference"/>
          <w:lang w:val="en-US"/>
        </w:rPr>
        <w:commentReference w:id="28"/>
      </w:r>
      <w:commentRangeEnd w:id="26"/>
      <w:r w:rsidR="003E5BCF">
        <w:rPr>
          <w:rStyle w:val="CommentReference"/>
        </w:rPr>
        <w:commentReference w:id="26"/>
      </w:r>
    </w:p>
    <w:p w14:paraId="568F1492" w14:textId="6C9C37BE" w:rsidR="00386AD9" w:rsidRPr="00252EDA" w:rsidRDefault="00BC3963" w:rsidP="0068434D">
      <w:pPr>
        <w:spacing w:line="360" w:lineRule="auto"/>
        <w:rPr>
          <w:rFonts w:cstheme="minorHAnsi"/>
          <w:lang w:val="en-US"/>
        </w:rPr>
      </w:pPr>
      <w:proofErr w:type="spellStart"/>
      <w:r w:rsidRPr="00252EDA">
        <w:rPr>
          <w:rFonts w:cstheme="minorHAnsi"/>
          <w:lang w:val="en-US"/>
        </w:rPr>
        <w:t>Hazus</w:t>
      </w:r>
      <w:proofErr w:type="spellEnd"/>
      <w:r w:rsidR="00386AD9" w:rsidRPr="00252EDA">
        <w:rPr>
          <w:rFonts w:cstheme="minorHAnsi"/>
          <w:lang w:val="en-US"/>
        </w:rPr>
        <w:t xml:space="preserve"> is designed for use by federal, state, and local emergency planners, and hazard mitigation officers. These planners will use the tool for both long-range and short-term emergency response planning. </w:t>
      </w:r>
    </w:p>
    <w:p w14:paraId="239F629C" w14:textId="14A69F4D" w:rsidR="00386AD9" w:rsidRPr="00252EDA" w:rsidRDefault="00386AD9" w:rsidP="0068434D">
      <w:pPr>
        <w:spacing w:line="360" w:lineRule="auto"/>
        <w:rPr>
          <w:rFonts w:cstheme="minorHAnsi"/>
          <w:lang w:val="en-US"/>
        </w:rPr>
      </w:pPr>
      <w:r w:rsidRPr="00252EDA">
        <w:rPr>
          <w:rFonts w:cstheme="minorHAnsi"/>
          <w:lang w:val="en-US"/>
        </w:rPr>
        <w:t xml:space="preserve">This section describes intended users of the </w:t>
      </w:r>
      <w:proofErr w:type="spellStart"/>
      <w:r w:rsidR="00BC3963" w:rsidRPr="00252EDA">
        <w:rPr>
          <w:rFonts w:cstheme="minorHAnsi"/>
          <w:lang w:val="en-US"/>
        </w:rPr>
        <w:t>Hazus</w:t>
      </w:r>
      <w:proofErr w:type="spellEnd"/>
      <w:r w:rsidRPr="00252EDA">
        <w:rPr>
          <w:rFonts w:cstheme="minorHAnsi"/>
          <w:lang w:val="en-US"/>
        </w:rPr>
        <w:t xml:space="preserve"> model and their operating environment. These profiles are based primarily on interviews conducted with potential users and input received from a user group</w:t>
      </w:r>
      <w:r w:rsidR="0032400F" w:rsidRPr="00252EDA">
        <w:rPr>
          <w:rFonts w:cstheme="minorHAnsi"/>
          <w:lang w:val="en-US"/>
        </w:rPr>
        <w:t>s</w:t>
      </w:r>
      <w:r w:rsidRPr="00252EDA">
        <w:rPr>
          <w:rFonts w:cstheme="minorHAnsi"/>
          <w:lang w:val="en-US"/>
        </w:rPr>
        <w:t xml:space="preserve"> that w</w:t>
      </w:r>
      <w:r w:rsidR="0032400F" w:rsidRPr="00252EDA">
        <w:rPr>
          <w:rFonts w:cstheme="minorHAnsi"/>
          <w:lang w:val="en-US"/>
        </w:rPr>
        <w:t>ere</w:t>
      </w:r>
      <w:r w:rsidRPr="00252EDA">
        <w:rPr>
          <w:rFonts w:cstheme="minorHAnsi"/>
          <w:lang w:val="en-US"/>
        </w:rPr>
        <w:t xml:space="preserve"> established to work with the software development team. </w:t>
      </w:r>
    </w:p>
    <w:p w14:paraId="3496BBB6" w14:textId="730BC77D"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1 </w:t>
      </w:r>
      <w:r w:rsidR="00386AD9" w:rsidRPr="00252EDA">
        <w:rPr>
          <w:rFonts w:cstheme="minorHAnsi"/>
          <w:b/>
          <w:sz w:val="24"/>
          <w:lang w:val="en-US"/>
        </w:rPr>
        <w:tab/>
        <w:t xml:space="preserve">User Profiles </w:t>
      </w:r>
    </w:p>
    <w:p w14:paraId="15AC0212" w14:textId="57A10D31" w:rsidR="00386AD9" w:rsidRPr="00252EDA" w:rsidRDefault="00386AD9" w:rsidP="0068434D">
      <w:pPr>
        <w:spacing w:line="360" w:lineRule="auto"/>
        <w:rPr>
          <w:rFonts w:cstheme="minorHAnsi"/>
          <w:lang w:val="en-US"/>
        </w:rPr>
      </w:pPr>
      <w:r w:rsidRPr="00252EDA">
        <w:rPr>
          <w:rFonts w:cstheme="minorHAnsi"/>
          <w:lang w:val="en-US"/>
        </w:rPr>
        <w:t xml:space="preserve">At the local level, the </w:t>
      </w:r>
      <w:proofErr w:type="spellStart"/>
      <w:r w:rsidR="00BC3963" w:rsidRPr="00252EDA">
        <w:rPr>
          <w:rFonts w:cstheme="minorHAnsi"/>
          <w:lang w:val="en-US"/>
        </w:rPr>
        <w:t>Hazus</w:t>
      </w:r>
      <w:proofErr w:type="spellEnd"/>
      <w:r w:rsidRPr="00252EDA">
        <w:rPr>
          <w:rFonts w:cstheme="minorHAnsi"/>
          <w:lang w:val="en-US"/>
        </w:rPr>
        <w:t xml:space="preserve"> model </w:t>
      </w:r>
      <w:r w:rsidR="0032400F" w:rsidRPr="00252EDA">
        <w:rPr>
          <w:rFonts w:cstheme="minorHAnsi"/>
          <w:lang w:val="en-US"/>
        </w:rPr>
        <w:t xml:space="preserve">is </w:t>
      </w:r>
      <w:r w:rsidRPr="00252EDA">
        <w:rPr>
          <w:rFonts w:cstheme="minorHAnsi"/>
          <w:lang w:val="en-US"/>
        </w:rPr>
        <w:t xml:space="preserve">used to address </w:t>
      </w:r>
      <w:r w:rsidR="00B92CAF" w:rsidRPr="00252EDA">
        <w:rPr>
          <w:rFonts w:cstheme="minorHAnsi"/>
          <w:lang w:val="en-US"/>
        </w:rPr>
        <w:t xml:space="preserve">land use </w:t>
      </w:r>
      <w:r w:rsidRPr="00252EDA">
        <w:rPr>
          <w:rFonts w:cstheme="minorHAnsi"/>
          <w:lang w:val="en-US"/>
        </w:rPr>
        <w:t xml:space="preserve">management issues such as </w:t>
      </w:r>
      <w:r w:rsidR="00B92CAF" w:rsidRPr="00252EDA">
        <w:rPr>
          <w:rFonts w:cstheme="minorHAnsi"/>
          <w:lang w:val="en-US"/>
        </w:rPr>
        <w:t>floodplain management</w:t>
      </w:r>
      <w:r w:rsidRPr="00252EDA">
        <w:rPr>
          <w:rFonts w:cstheme="minorHAnsi"/>
          <w:lang w:val="en-US"/>
        </w:rPr>
        <w:t xml:space="preserve">, buy-out programs, and building code development and enforcement. </w:t>
      </w:r>
      <w:r w:rsidR="00B92CAF" w:rsidRPr="00252EDA">
        <w:rPr>
          <w:rFonts w:cstheme="minorHAnsi"/>
          <w:lang w:val="en-US"/>
        </w:rPr>
        <w:t xml:space="preserve"> </w:t>
      </w:r>
      <w:r w:rsidRPr="00252EDA">
        <w:rPr>
          <w:rFonts w:cstheme="minorHAnsi"/>
          <w:lang w:val="en-US"/>
        </w:rPr>
        <w:t xml:space="preserve">As users replace default data with accurate locally available data, additional applications, such as performing benefit/cost analyses for proposed mitigation measures, will emerge. </w:t>
      </w:r>
      <w:r w:rsidR="00B92CAF" w:rsidRPr="00252EDA">
        <w:rPr>
          <w:rFonts w:cstheme="minorHAnsi"/>
          <w:lang w:val="en-US"/>
        </w:rPr>
        <w:t xml:space="preserve"> </w:t>
      </w:r>
      <w:r w:rsidRPr="00252EDA">
        <w:rPr>
          <w:rFonts w:cstheme="minorHAnsi"/>
          <w:lang w:val="en-US"/>
        </w:rPr>
        <w:t xml:space="preserve">It is anticipated that users at the </w:t>
      </w:r>
      <w:r w:rsidR="00B92CAF" w:rsidRPr="00252EDA">
        <w:rPr>
          <w:rFonts w:cstheme="minorHAnsi"/>
          <w:lang w:val="en-US"/>
        </w:rPr>
        <w:t xml:space="preserve">local, </w:t>
      </w:r>
      <w:r w:rsidRPr="00252EDA">
        <w:rPr>
          <w:rFonts w:cstheme="minorHAnsi"/>
          <w:lang w:val="en-US"/>
        </w:rPr>
        <w:t xml:space="preserve">state and federal levels will use the program to meet their programmatic needs and policy decisions. </w:t>
      </w:r>
    </w:p>
    <w:p w14:paraId="02D834ED" w14:textId="77777777" w:rsidR="00386AD9" w:rsidRPr="00252EDA" w:rsidRDefault="00386AD9" w:rsidP="0068434D">
      <w:pPr>
        <w:spacing w:line="360" w:lineRule="auto"/>
        <w:rPr>
          <w:rFonts w:cstheme="minorHAnsi"/>
          <w:lang w:val="en-US"/>
        </w:rPr>
      </w:pPr>
      <w:r w:rsidRPr="00252EDA">
        <w:rPr>
          <w:rFonts w:cstheme="minorHAnsi"/>
          <w:lang w:val="en-US"/>
        </w:rPr>
        <w:t xml:space="preserve">Each user profile is discussed below. </w:t>
      </w:r>
    </w:p>
    <w:p w14:paraId="3B73070B" w14:textId="3D33EFD9" w:rsidR="00386AD9" w:rsidRPr="00252EDA" w:rsidRDefault="0068434D" w:rsidP="0068434D">
      <w:pPr>
        <w:spacing w:line="360" w:lineRule="auto"/>
        <w:rPr>
          <w:rFonts w:cstheme="minorHAnsi"/>
          <w:b/>
          <w:sz w:val="24"/>
          <w:szCs w:val="24"/>
          <w:lang w:val="en-US"/>
        </w:rPr>
      </w:pPr>
      <w:r w:rsidRPr="00252EDA">
        <w:rPr>
          <w:rFonts w:cstheme="minorHAnsi"/>
          <w:b/>
          <w:sz w:val="24"/>
          <w:lang w:val="en-US"/>
        </w:rPr>
        <w:t>III.1.</w:t>
      </w:r>
      <w:r w:rsidR="00386AD9" w:rsidRPr="00252EDA">
        <w:rPr>
          <w:rFonts w:cstheme="minorHAnsi"/>
          <w:b/>
          <w:sz w:val="24"/>
          <w:szCs w:val="24"/>
          <w:lang w:val="en-US"/>
        </w:rPr>
        <w:t xml:space="preserve">2 </w:t>
      </w:r>
      <w:r w:rsidR="00386AD9" w:rsidRPr="00252EDA">
        <w:rPr>
          <w:rFonts w:cstheme="minorHAnsi"/>
          <w:b/>
          <w:sz w:val="24"/>
          <w:szCs w:val="24"/>
          <w:lang w:val="en-US"/>
        </w:rPr>
        <w:tab/>
        <w:t xml:space="preserve">Local Floodplain Coordinators/Managers </w:t>
      </w:r>
    </w:p>
    <w:p w14:paraId="46E20B83" w14:textId="5737EDF9" w:rsidR="00386AD9" w:rsidRPr="00252EDA" w:rsidRDefault="00386AD9" w:rsidP="0068434D">
      <w:pPr>
        <w:spacing w:line="360" w:lineRule="auto"/>
        <w:rPr>
          <w:rFonts w:cstheme="minorHAnsi"/>
          <w:lang w:val="en-US"/>
        </w:rPr>
      </w:pPr>
      <w:proofErr w:type="gramStart"/>
      <w:r w:rsidRPr="00252EDA">
        <w:rPr>
          <w:rFonts w:cstheme="minorHAnsi"/>
          <w:lang w:val="en-US"/>
        </w:rPr>
        <w:t>The majority of</w:t>
      </w:r>
      <w:proofErr w:type="gramEnd"/>
      <w:r w:rsidRPr="00252EDA">
        <w:rPr>
          <w:rFonts w:cstheme="minorHAnsi"/>
          <w:lang w:val="en-US"/>
        </w:rPr>
        <w:t xml:space="preserve"> potential users of the </w:t>
      </w:r>
      <w:proofErr w:type="spellStart"/>
      <w:r w:rsidR="00BC3963" w:rsidRPr="00252EDA">
        <w:rPr>
          <w:rFonts w:cstheme="minorHAnsi"/>
          <w:lang w:val="en-US"/>
        </w:rPr>
        <w:t>Hazus</w:t>
      </w:r>
      <w:proofErr w:type="spellEnd"/>
      <w:r w:rsidRPr="00252EDA">
        <w:rPr>
          <w:rFonts w:cstheme="minorHAnsi"/>
          <w:lang w:val="en-US"/>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252EDA" w:rsidRDefault="00386AD9" w:rsidP="0068434D">
      <w:pPr>
        <w:spacing w:line="360" w:lineRule="auto"/>
        <w:rPr>
          <w:rFonts w:cstheme="minorHAnsi"/>
          <w:lang w:val="en-US"/>
        </w:rPr>
      </w:pPr>
      <w:r w:rsidRPr="00252EDA">
        <w:rPr>
          <w:rFonts w:cstheme="minorHAnsi"/>
          <w:lang w:val="en-US"/>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sidRPr="00252EDA">
        <w:rPr>
          <w:rFonts w:cstheme="minorHAnsi"/>
          <w:lang w:val="en-US"/>
        </w:rPr>
        <w:t>s</w:t>
      </w:r>
      <w:r w:rsidRPr="00252EDA">
        <w:rPr>
          <w:rFonts w:cstheme="minorHAnsi"/>
          <w:lang w:val="en-US"/>
        </w:rPr>
        <w:t xml:space="preserve">, acquisition and relocation programs, and elevating vulnerable structures. </w:t>
      </w:r>
    </w:p>
    <w:p w14:paraId="06E53E37" w14:textId="77777777" w:rsidR="00386AD9" w:rsidRPr="00252EDA" w:rsidRDefault="00386AD9" w:rsidP="0068434D">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w:t>
      </w:r>
      <w:proofErr w:type="gramStart"/>
      <w:r w:rsidRPr="00252EDA">
        <w:rPr>
          <w:rFonts w:cstheme="minorHAnsi"/>
          <w:lang w:val="en-US"/>
        </w:rPr>
        <w:t>general public</w:t>
      </w:r>
      <w:proofErr w:type="gramEnd"/>
      <w:r w:rsidRPr="00252EDA">
        <w:rPr>
          <w:rFonts w:cstheme="minorHAnsi"/>
          <w:lang w:val="en-US"/>
        </w:rPr>
        <w:t xml:space="preserve"> and disseminate information about floodplain management and the existing threat to the community.  </w:t>
      </w:r>
    </w:p>
    <w:p w14:paraId="2390700A" w14:textId="77777777" w:rsidR="00386AD9" w:rsidRPr="00252EDA" w:rsidRDefault="00386AD9" w:rsidP="0068434D">
      <w:pPr>
        <w:spacing w:line="360" w:lineRule="auto"/>
        <w:rPr>
          <w:rFonts w:cstheme="minorHAnsi"/>
          <w:lang w:val="en-US"/>
        </w:rPr>
      </w:pPr>
      <w:r w:rsidRPr="00252EDA">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3 </w:t>
      </w:r>
      <w:r w:rsidR="00386AD9" w:rsidRPr="00252EDA">
        <w:rPr>
          <w:rFonts w:cstheme="minorHAnsi"/>
          <w:b/>
          <w:sz w:val="24"/>
          <w:lang w:val="en-US"/>
        </w:rPr>
        <w:tab/>
        <w:t xml:space="preserve">State Users </w:t>
      </w:r>
    </w:p>
    <w:p w14:paraId="2E83C590" w14:textId="28FBE8DC" w:rsidR="00386AD9" w:rsidRPr="00252EDA" w:rsidRDefault="00386AD9" w:rsidP="0068434D">
      <w:pPr>
        <w:spacing w:line="360" w:lineRule="auto"/>
        <w:rPr>
          <w:rFonts w:cstheme="minorHAnsi"/>
          <w:lang w:val="en-US"/>
        </w:rPr>
      </w:pPr>
      <w:r w:rsidRPr="00252EDA">
        <w:rPr>
          <w:rFonts w:cstheme="minorHAnsi"/>
          <w:lang w:val="en-US"/>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sidRPr="00252EDA">
        <w:rPr>
          <w:rFonts w:cstheme="minorHAnsi"/>
          <w:lang w:val="en-US"/>
        </w:rPr>
        <w:t xml:space="preserve"> building codes, </w:t>
      </w:r>
      <w:r w:rsidRPr="00252EDA">
        <w:rPr>
          <w:rFonts w:cstheme="minorHAnsi"/>
          <w:lang w:val="en-US"/>
        </w:rPr>
        <w:t xml:space="preserve">land uses and zoning regulations to reduce the impact of losses to their states. </w:t>
      </w:r>
      <w:r w:rsidR="00B92CAF" w:rsidRPr="00252EDA">
        <w:rPr>
          <w:rFonts w:cstheme="minorHAnsi"/>
          <w:lang w:val="en-US"/>
        </w:rPr>
        <w:t xml:space="preserve"> </w:t>
      </w:r>
      <w:r w:rsidRPr="00252EDA">
        <w:rPr>
          <w:rFonts w:cstheme="minorHAnsi"/>
          <w:lang w:val="en-US"/>
        </w:rPr>
        <w:t xml:space="preserve">Because state users are likely to perform the analysis on larger areas, they will be less likely to replace the default data because of the cost involved in data collection, although a possible exception may be elevation </w:t>
      </w:r>
      <w:r w:rsidR="00B92CAF" w:rsidRPr="00252EDA">
        <w:rPr>
          <w:rFonts w:cstheme="minorHAnsi"/>
          <w:lang w:val="en-US"/>
        </w:rPr>
        <w:t xml:space="preserve">and essential facility </w:t>
      </w:r>
      <w:r w:rsidRPr="00252EDA">
        <w:rPr>
          <w:rFonts w:cstheme="minorHAnsi"/>
          <w:lang w:val="en-US"/>
        </w:rPr>
        <w:t xml:space="preserve">data. </w:t>
      </w:r>
      <w:r w:rsidR="00C74325" w:rsidRPr="00252EDA">
        <w:rPr>
          <w:rFonts w:cstheme="minorHAnsi"/>
          <w:lang w:val="en-US"/>
        </w:rPr>
        <w:t xml:space="preserve"> </w:t>
      </w:r>
      <w:r w:rsidRPr="00252EDA">
        <w:rPr>
          <w:rFonts w:cstheme="minorHAnsi"/>
          <w:lang w:val="en-US"/>
        </w:rPr>
        <w:t xml:space="preserve">State users may also perform the </w:t>
      </w:r>
      <w:proofErr w:type="spellStart"/>
      <w:r w:rsidR="00BC3963" w:rsidRPr="00252EDA">
        <w:rPr>
          <w:rFonts w:cstheme="minorHAnsi"/>
          <w:lang w:val="en-US"/>
        </w:rPr>
        <w:t>Hazus</w:t>
      </w:r>
      <w:proofErr w:type="spellEnd"/>
      <w:r w:rsidRPr="00252EDA">
        <w:rPr>
          <w:rFonts w:cstheme="minorHAnsi"/>
          <w:lang w:val="en-US"/>
        </w:rPr>
        <w:t xml:space="preserve"> analysis for local users who </w:t>
      </w:r>
      <w:r w:rsidR="00C74325" w:rsidRPr="00252EDA">
        <w:rPr>
          <w:rFonts w:cstheme="minorHAnsi"/>
          <w:lang w:val="en-US"/>
        </w:rPr>
        <w:t xml:space="preserve">are unable to </w:t>
      </w:r>
      <w:r w:rsidRPr="00252EDA">
        <w:rPr>
          <w:rFonts w:cstheme="minorHAnsi"/>
          <w:lang w:val="en-US"/>
        </w:rPr>
        <w:t xml:space="preserve">perform their own analysis (most likely small communities or unincorporated areas). </w:t>
      </w:r>
    </w:p>
    <w:p w14:paraId="103EF4F7" w14:textId="2BB95F95"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4 </w:t>
      </w:r>
      <w:r w:rsidR="00386AD9" w:rsidRPr="00252EDA">
        <w:rPr>
          <w:rFonts w:cstheme="minorHAnsi"/>
          <w:b/>
          <w:sz w:val="24"/>
          <w:lang w:val="en-US"/>
        </w:rPr>
        <w:tab/>
        <w:t xml:space="preserve">Federal Users </w:t>
      </w:r>
    </w:p>
    <w:p w14:paraId="5A485E6D" w14:textId="63210813" w:rsidR="00386AD9" w:rsidRPr="00252EDA" w:rsidRDefault="00386AD9" w:rsidP="0068434D">
      <w:pPr>
        <w:spacing w:line="360" w:lineRule="auto"/>
        <w:rPr>
          <w:rFonts w:cstheme="minorHAnsi"/>
          <w:lang w:val="en-US"/>
        </w:rPr>
      </w:pPr>
      <w:r w:rsidRPr="00252EDA">
        <w:rPr>
          <w:rFonts w:cstheme="minorHAnsi"/>
          <w:lang w:val="en-US"/>
        </w:rPr>
        <w:t>Federal user requirements vary greatly from agency to agency. Currently, the project team has identified the Federal Emergency Management Agency (FEMA)</w:t>
      </w:r>
      <w:r w:rsidR="00C74325" w:rsidRPr="00252EDA">
        <w:rPr>
          <w:rFonts w:cstheme="minorHAnsi"/>
          <w:lang w:val="en-US"/>
        </w:rPr>
        <w:t xml:space="preserve">, </w:t>
      </w:r>
      <w:r w:rsidRPr="00252EDA">
        <w:rPr>
          <w:rFonts w:cstheme="minorHAnsi"/>
          <w:lang w:val="en-US"/>
        </w:rPr>
        <w:t>the U</w:t>
      </w:r>
      <w:r w:rsidR="00C74325" w:rsidRPr="00252EDA">
        <w:rPr>
          <w:rFonts w:cstheme="minorHAnsi"/>
          <w:lang w:val="en-US"/>
        </w:rPr>
        <w:t>.</w:t>
      </w:r>
      <w:r w:rsidRPr="00252EDA">
        <w:rPr>
          <w:rFonts w:cstheme="minorHAnsi"/>
          <w:lang w:val="en-US"/>
        </w:rPr>
        <w:t>S</w:t>
      </w:r>
      <w:r w:rsidR="00C74325" w:rsidRPr="00252EDA">
        <w:rPr>
          <w:rFonts w:cstheme="minorHAnsi"/>
          <w:lang w:val="en-US"/>
        </w:rPr>
        <w:t>.</w:t>
      </w:r>
      <w:r w:rsidRPr="00252EDA">
        <w:rPr>
          <w:rFonts w:cstheme="minorHAnsi"/>
          <w:lang w:val="en-US"/>
        </w:rPr>
        <w:t xml:space="preserve"> Army Core of Engineers (USACE) </w:t>
      </w:r>
      <w:r w:rsidR="00C74325" w:rsidRPr="00252EDA">
        <w:rPr>
          <w:rFonts w:cstheme="minorHAnsi"/>
          <w:lang w:val="en-US"/>
        </w:rPr>
        <w:t xml:space="preserve">and the U.S. Geological Survey (USGS) </w:t>
      </w:r>
      <w:r w:rsidRPr="00252EDA">
        <w:rPr>
          <w:rFonts w:cstheme="minorHAnsi"/>
          <w:lang w:val="en-US"/>
        </w:rPr>
        <w:t xml:space="preserve">as the primary federal users. </w:t>
      </w:r>
    </w:p>
    <w:p w14:paraId="255B6C5E" w14:textId="734E742A" w:rsidR="00386AD9" w:rsidRPr="00252EDA" w:rsidRDefault="00386AD9" w:rsidP="0068434D">
      <w:pPr>
        <w:spacing w:line="360" w:lineRule="auto"/>
        <w:rPr>
          <w:rFonts w:cstheme="minorHAnsi"/>
          <w:lang w:val="en-US"/>
        </w:rPr>
      </w:pPr>
      <w:r w:rsidRPr="00252EDA">
        <w:rPr>
          <w:rFonts w:cstheme="minorHAnsi"/>
          <w:lang w:val="en-US"/>
        </w:rPr>
        <w:t xml:space="preserve">FEMA has identified the need to develop national loss estimates to meet </w:t>
      </w:r>
      <w:r w:rsidR="003767F8" w:rsidRPr="00252EDA">
        <w:rPr>
          <w:rFonts w:cstheme="minorHAnsi"/>
          <w:lang w:val="en-US"/>
        </w:rPr>
        <w:t xml:space="preserve">its </w:t>
      </w:r>
      <w:r w:rsidRPr="00252EDA">
        <w:rPr>
          <w:rFonts w:cstheme="minorHAnsi"/>
          <w:lang w:val="en-US"/>
        </w:rPr>
        <w:t xml:space="preserve">obligations to Congress. Developing a loss estimation tool that uses a consistent </w:t>
      </w:r>
      <w:r w:rsidR="00C74325" w:rsidRPr="00252EDA">
        <w:rPr>
          <w:rFonts w:cstheme="minorHAnsi"/>
          <w:lang w:val="en-US"/>
        </w:rPr>
        <w:t xml:space="preserve">national baseline </w:t>
      </w:r>
      <w:r w:rsidRPr="00252EDA">
        <w:rPr>
          <w:rFonts w:cstheme="minorHAnsi"/>
          <w:lang w:val="en-US"/>
        </w:rPr>
        <w:t xml:space="preserve">inventory and methodology will solve this problem. Using </w:t>
      </w:r>
      <w:commentRangeStart w:id="29"/>
      <w:r w:rsidR="00C74325" w:rsidRPr="00252EDA">
        <w:rPr>
          <w:rFonts w:cstheme="minorHAnsi"/>
          <w:lang w:val="en-US"/>
        </w:rPr>
        <w:t xml:space="preserve">national baseline </w:t>
      </w:r>
      <w:commentRangeEnd w:id="29"/>
      <w:r w:rsidR="003767F8" w:rsidRPr="00252EDA">
        <w:rPr>
          <w:rStyle w:val="CommentReference"/>
          <w:lang w:val="en-US"/>
        </w:rPr>
        <w:commentReference w:id="29"/>
      </w:r>
      <w:r w:rsidRPr="00252EDA">
        <w:rPr>
          <w:rFonts w:cstheme="minorHAnsi"/>
          <w:lang w:val="en-US"/>
        </w:rPr>
        <w:t xml:space="preserve">data supplemented with other flood-related studies should ensure a continual and consistent capability for FEMA. </w:t>
      </w:r>
    </w:p>
    <w:p w14:paraId="3F5913C9" w14:textId="0E2DB7B6" w:rsidR="00386AD9" w:rsidRPr="00252EDA" w:rsidRDefault="00386AD9" w:rsidP="0068434D">
      <w:pPr>
        <w:spacing w:line="360" w:lineRule="auto"/>
        <w:rPr>
          <w:rFonts w:cstheme="minorHAnsi"/>
          <w:lang w:val="en-US"/>
        </w:rPr>
      </w:pPr>
      <w:r w:rsidRPr="00252EDA">
        <w:rPr>
          <w:rFonts w:cstheme="minorHAnsi"/>
          <w:lang w:val="en-US"/>
        </w:rPr>
        <w:t xml:space="preserve">USACE has identified the need for a software model with a </w:t>
      </w:r>
      <w:r w:rsidR="00D927E4" w:rsidRPr="00252EDA">
        <w:rPr>
          <w:rFonts w:cstheme="minorHAnsi"/>
          <w:lang w:val="en-US"/>
        </w:rPr>
        <w:t xml:space="preserve">national baseline </w:t>
      </w:r>
      <w:r w:rsidRPr="00252EDA">
        <w:rPr>
          <w:rFonts w:cstheme="minorHAnsi"/>
          <w:lang w:val="en-US"/>
        </w:rPr>
        <w:t xml:space="preserve">building inventory that would satisfy the need for preliminary loss estimation associated with flood projects (structural and non-structural). USACE </w:t>
      </w:r>
      <w:r w:rsidR="00D927E4" w:rsidRPr="00252EDA">
        <w:rPr>
          <w:rFonts w:cstheme="minorHAnsi"/>
          <w:lang w:val="en-US"/>
        </w:rPr>
        <w:t xml:space="preserve">utilizes the </w:t>
      </w:r>
      <w:proofErr w:type="spellStart"/>
      <w:r w:rsidR="00D927E4" w:rsidRPr="00252EDA">
        <w:rPr>
          <w:rFonts w:cstheme="minorHAnsi"/>
          <w:lang w:val="en-US"/>
        </w:rPr>
        <w:t>Hazus</w:t>
      </w:r>
      <w:proofErr w:type="spellEnd"/>
      <w:r w:rsidR="00D927E4" w:rsidRPr="00252EDA">
        <w:rPr>
          <w:rFonts w:cstheme="minorHAnsi"/>
          <w:lang w:val="en-US"/>
        </w:rPr>
        <w:t xml:space="preserve"> national baseline inventories and </w:t>
      </w:r>
      <w:r w:rsidRPr="00252EDA">
        <w:rPr>
          <w:rFonts w:cstheme="minorHAnsi"/>
          <w:lang w:val="en-US"/>
        </w:rPr>
        <w:t xml:space="preserve">has expressed interest in the watershed capabilities of the </w:t>
      </w:r>
      <w:proofErr w:type="spellStart"/>
      <w:r w:rsidR="00BC3963" w:rsidRPr="00252EDA">
        <w:rPr>
          <w:rFonts w:cstheme="minorHAnsi"/>
          <w:lang w:val="en-US"/>
        </w:rPr>
        <w:t>Hazus</w:t>
      </w:r>
      <w:proofErr w:type="spellEnd"/>
      <w:r w:rsidRPr="00252EDA">
        <w:rPr>
          <w:rFonts w:cstheme="minorHAnsi"/>
          <w:lang w:val="en-US"/>
        </w:rPr>
        <w:t xml:space="preserve"> flood model. </w:t>
      </w:r>
    </w:p>
    <w:p w14:paraId="5758E45A" w14:textId="086679A3" w:rsidR="00386AD9" w:rsidRPr="00252EDA" w:rsidRDefault="00386AD9" w:rsidP="0068434D">
      <w:pPr>
        <w:spacing w:line="360" w:lineRule="auto"/>
        <w:rPr>
          <w:rFonts w:cstheme="minorHAnsi"/>
          <w:lang w:val="en-US"/>
        </w:rPr>
      </w:pPr>
      <w:r w:rsidRPr="00252EDA">
        <w:rPr>
          <w:rFonts w:cstheme="minorHAnsi"/>
          <w:lang w:val="en-US"/>
        </w:rPr>
        <w:t xml:space="preserve">Other potential federal users include the </w:t>
      </w:r>
      <w:r w:rsidR="00D927E4" w:rsidRPr="00252EDA">
        <w:rPr>
          <w:rFonts w:cstheme="minorHAnsi"/>
          <w:lang w:val="en-US"/>
        </w:rPr>
        <w:t xml:space="preserve">U.S. Small Business Administration, </w:t>
      </w:r>
      <w:r w:rsidRPr="00252EDA">
        <w:rPr>
          <w:rFonts w:cstheme="minorHAnsi"/>
          <w:lang w:val="en-US"/>
        </w:rPr>
        <w:t xml:space="preserve">U.S. Bureau of Land Management, the U.S. Fish and Wildlife Service, and the U.S. Department of Agriculture. </w:t>
      </w:r>
      <w:r w:rsidR="00D927E4" w:rsidRPr="00252EDA">
        <w:rPr>
          <w:rFonts w:cstheme="minorHAnsi"/>
          <w:lang w:val="en-US"/>
        </w:rPr>
        <w:t xml:space="preserve"> </w:t>
      </w:r>
      <w:r w:rsidRPr="00252EDA">
        <w:rPr>
          <w:rFonts w:cstheme="minorHAnsi"/>
          <w:lang w:val="en-US"/>
        </w:rPr>
        <w:t xml:space="preserve">No effort to establish requirements for them has been made because their level of usage is expected to be minimal. </w:t>
      </w:r>
    </w:p>
    <w:p w14:paraId="083D44D7" w14:textId="30B50624" w:rsidR="00386AD9" w:rsidRPr="00252EDA" w:rsidRDefault="0068434D" w:rsidP="004D2B76">
      <w:pPr>
        <w:keepNext/>
        <w:spacing w:line="360" w:lineRule="auto"/>
        <w:rPr>
          <w:rFonts w:cstheme="minorHAnsi"/>
          <w:b/>
          <w:sz w:val="24"/>
          <w:lang w:val="en-US"/>
        </w:rPr>
      </w:pPr>
      <w:r w:rsidRPr="00252EDA">
        <w:rPr>
          <w:rFonts w:cstheme="minorHAnsi"/>
          <w:b/>
          <w:sz w:val="24"/>
          <w:lang w:val="en-US"/>
        </w:rPr>
        <w:lastRenderedPageBreak/>
        <w:t>III.1.</w:t>
      </w:r>
      <w:r w:rsidR="00386AD9" w:rsidRPr="00252EDA">
        <w:rPr>
          <w:rFonts w:cstheme="minorHAnsi"/>
          <w:b/>
          <w:sz w:val="24"/>
          <w:lang w:val="en-US"/>
        </w:rPr>
        <w:t xml:space="preserve">5 </w:t>
      </w:r>
      <w:r w:rsidR="00386AD9" w:rsidRPr="00252EDA">
        <w:rPr>
          <w:rFonts w:cstheme="minorHAnsi"/>
          <w:b/>
          <w:sz w:val="24"/>
          <w:lang w:val="en-US"/>
        </w:rPr>
        <w:tab/>
        <w:t xml:space="preserve">Special District Users </w:t>
      </w:r>
    </w:p>
    <w:p w14:paraId="31868E0D" w14:textId="23CB70F6" w:rsidR="00386AD9" w:rsidRPr="00252EDA" w:rsidRDefault="00386AD9" w:rsidP="0068434D">
      <w:pPr>
        <w:spacing w:line="360" w:lineRule="auto"/>
        <w:rPr>
          <w:rFonts w:cstheme="minorHAnsi"/>
          <w:lang w:val="en-US"/>
        </w:rPr>
      </w:pPr>
      <w:r w:rsidRPr="00252EDA">
        <w:rPr>
          <w:rFonts w:cstheme="minorHAnsi"/>
          <w:lang w:val="en-US"/>
        </w:rPr>
        <w:t xml:space="preserve">Special districts, including flood control districts and </w:t>
      </w:r>
      <w:proofErr w:type="spellStart"/>
      <w:r w:rsidRPr="00252EDA">
        <w:rPr>
          <w:rFonts w:cstheme="minorHAnsi"/>
          <w:lang w:val="en-US"/>
        </w:rPr>
        <w:t>stormwater</w:t>
      </w:r>
      <w:proofErr w:type="spellEnd"/>
      <w:r w:rsidRPr="00252EDA">
        <w:rPr>
          <w:rFonts w:cstheme="minorHAnsi"/>
          <w:lang w:val="en-US"/>
        </w:rPr>
        <w:t xml:space="preserve"> services, are part of the </w:t>
      </w:r>
      <w:proofErr w:type="spellStart"/>
      <w:r w:rsidR="00BC3963" w:rsidRPr="00252EDA">
        <w:rPr>
          <w:rFonts w:cstheme="minorHAnsi"/>
          <w:lang w:val="en-US"/>
        </w:rPr>
        <w:t>Hazus</w:t>
      </w:r>
      <w:proofErr w:type="spellEnd"/>
      <w:r w:rsidRPr="00252EDA">
        <w:rPr>
          <w:rFonts w:cstheme="minorHAnsi"/>
          <w:lang w:val="en-US"/>
        </w:rPr>
        <w:t xml:space="preserve"> Flood User Group. Their requirements have paralleled other users at the local and regional levels.</w:t>
      </w:r>
      <w:r w:rsidR="00D927E4" w:rsidRPr="00252EDA">
        <w:rPr>
          <w:rFonts w:cstheme="minorHAnsi"/>
          <w:lang w:val="en-US"/>
        </w:rPr>
        <w:t xml:space="preserve">  In addition, Regional Planning Commissions frequently use </w:t>
      </w:r>
      <w:proofErr w:type="spellStart"/>
      <w:r w:rsidR="00D927E4" w:rsidRPr="00252EDA">
        <w:rPr>
          <w:rFonts w:cstheme="minorHAnsi"/>
          <w:lang w:val="en-US"/>
        </w:rPr>
        <w:t>Hazus</w:t>
      </w:r>
      <w:proofErr w:type="spellEnd"/>
      <w:r w:rsidR="00D927E4" w:rsidRPr="00252EDA">
        <w:rPr>
          <w:rFonts w:cstheme="minorHAnsi"/>
          <w:lang w:val="en-US"/>
        </w:rPr>
        <w:t xml:space="preserve"> for multi-jurisdictional mitigation planning.  </w:t>
      </w:r>
      <w:r w:rsidRPr="00252EDA">
        <w:rPr>
          <w:rFonts w:cstheme="minorHAnsi"/>
          <w:lang w:val="en-US"/>
        </w:rPr>
        <w:t xml:space="preserve"> </w:t>
      </w:r>
    </w:p>
    <w:p w14:paraId="12044711" w14:textId="548FEE47"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6 </w:t>
      </w:r>
      <w:r w:rsidR="00386AD9" w:rsidRPr="00252EDA">
        <w:rPr>
          <w:rFonts w:cstheme="minorHAnsi"/>
          <w:b/>
          <w:sz w:val="24"/>
          <w:lang w:val="en-US"/>
        </w:rPr>
        <w:tab/>
        <w:t xml:space="preserve">Consultants and Private Sector Users </w:t>
      </w:r>
    </w:p>
    <w:p w14:paraId="49270F72" w14:textId="4D5EDEBF" w:rsidR="00386AD9" w:rsidRPr="00252EDA" w:rsidRDefault="00386AD9" w:rsidP="0068434D">
      <w:pPr>
        <w:spacing w:line="360" w:lineRule="auto"/>
        <w:rPr>
          <w:rFonts w:cstheme="minorHAnsi"/>
          <w:lang w:val="en-US"/>
        </w:rPr>
      </w:pPr>
      <w:r w:rsidRPr="00252EDA">
        <w:rPr>
          <w:rFonts w:cstheme="minorHAnsi"/>
          <w:lang w:val="en-US"/>
        </w:rPr>
        <w:t>A special set of users include the consultant and private sector users who perform project analysis for local, state and federal clients or are supporting other organizations and other private clients</w:t>
      </w:r>
      <w:r w:rsidR="002022D3" w:rsidRPr="00252EDA">
        <w:rPr>
          <w:rFonts w:cstheme="minorHAnsi"/>
          <w:lang w:val="en-US"/>
        </w:rPr>
        <w:t xml:space="preserve"> who have requirements to quantify potential losses</w:t>
      </w:r>
      <w:r w:rsidRPr="00252EDA">
        <w:rPr>
          <w:rFonts w:cstheme="minorHAnsi"/>
          <w:lang w:val="en-US"/>
        </w:rPr>
        <w:t xml:space="preserve">.  The cottage industry for loss estimation has expanded following the </w:t>
      </w:r>
      <w:proofErr w:type="spellStart"/>
      <w:r w:rsidR="00BC3963" w:rsidRPr="00252EDA">
        <w:rPr>
          <w:rFonts w:cstheme="minorHAnsi"/>
          <w:lang w:val="en-US"/>
        </w:rPr>
        <w:t>Hazus</w:t>
      </w:r>
      <w:proofErr w:type="spellEnd"/>
      <w:r w:rsidRPr="00252EDA">
        <w:rPr>
          <w:rFonts w:cstheme="minorHAnsi"/>
          <w:lang w:val="en-US"/>
        </w:rPr>
        <w:t xml:space="preserve"> </w:t>
      </w:r>
      <w:r w:rsidR="002022D3" w:rsidRPr="00252EDA">
        <w:rPr>
          <w:rFonts w:cstheme="minorHAnsi"/>
          <w:lang w:val="en-US"/>
        </w:rPr>
        <w:t>software</w:t>
      </w:r>
      <w:r w:rsidRPr="00252EDA">
        <w:rPr>
          <w:rFonts w:cstheme="minorHAnsi"/>
          <w:lang w:val="en-US"/>
        </w:rPr>
        <w:t xml:space="preserve"> release</w:t>
      </w:r>
      <w:r w:rsidR="002022D3" w:rsidRPr="00252EDA">
        <w:rPr>
          <w:rFonts w:cstheme="minorHAnsi"/>
          <w:lang w:val="en-US"/>
        </w:rPr>
        <w:t>s</w:t>
      </w:r>
      <w:r w:rsidRPr="00252EDA">
        <w:rPr>
          <w:rFonts w:cstheme="minorHAnsi"/>
          <w:lang w:val="en-US"/>
        </w:rPr>
        <w:t xml:space="preserve">.  Specific application requirements vary greatly depending on the goals of the </w:t>
      </w:r>
      <w:proofErr w:type="gramStart"/>
      <w:r w:rsidR="002022D3" w:rsidRPr="00252EDA">
        <w:rPr>
          <w:rFonts w:cstheme="minorHAnsi"/>
          <w:lang w:val="en-US"/>
        </w:rPr>
        <w:t>client</w:t>
      </w:r>
      <w:r w:rsidRPr="00252EDA">
        <w:rPr>
          <w:rFonts w:cstheme="minorHAnsi"/>
          <w:lang w:val="en-US"/>
        </w:rPr>
        <w:t xml:space="preserve">, </w:t>
      </w:r>
      <w:r w:rsidR="002022D3" w:rsidRPr="00252EDA">
        <w:rPr>
          <w:rFonts w:cstheme="minorHAnsi"/>
          <w:lang w:val="en-US"/>
        </w:rPr>
        <w:t>and</w:t>
      </w:r>
      <w:proofErr w:type="gramEnd"/>
      <w:r w:rsidR="002022D3" w:rsidRPr="00252EDA">
        <w:rPr>
          <w:rFonts w:cstheme="minorHAnsi"/>
          <w:lang w:val="en-US"/>
        </w:rPr>
        <w:t xml:space="preserve"> reflect the geographic area of responsibility of the client.  </w:t>
      </w:r>
      <w:r w:rsidRPr="00252EDA">
        <w:rPr>
          <w:rFonts w:cstheme="minorHAnsi"/>
          <w:lang w:val="en-US"/>
        </w:rPr>
        <w:t xml:space="preserve"> </w:t>
      </w:r>
    </w:p>
    <w:p w14:paraId="7A88720F" w14:textId="77777777" w:rsidR="00386AD9" w:rsidRPr="00252EDA" w:rsidRDefault="00386AD9" w:rsidP="0068434D">
      <w:pPr>
        <w:spacing w:line="360" w:lineRule="auto"/>
        <w:rPr>
          <w:rFonts w:cstheme="minorHAnsi"/>
          <w:lang w:val="en-US"/>
        </w:rPr>
      </w:pPr>
      <w:r w:rsidRPr="00252EDA">
        <w:rPr>
          <w:rFonts w:cstheme="minorHAnsi"/>
          <w:lang w:val="en-US"/>
        </w:rPr>
        <w:t xml:space="preserve">The private sector users may fall into the following classifications: </w:t>
      </w:r>
    </w:p>
    <w:p w14:paraId="5F8CADFF" w14:textId="0A56DE94"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Consultants hired by government agencies to define potential losses for the development of mitigation programs or other policy</w:t>
      </w:r>
      <w:r w:rsidR="003767F8" w:rsidRPr="00252EDA">
        <w:rPr>
          <w:rFonts w:cstheme="minorHAnsi"/>
          <w:lang w:val="en-US"/>
        </w:rPr>
        <w:t>-</w:t>
      </w:r>
      <w:r w:rsidRPr="00252EDA">
        <w:rPr>
          <w:rFonts w:cstheme="minorHAnsi"/>
          <w:lang w:val="en-US"/>
        </w:rPr>
        <w:t>related decisions.  This includes consultants assisting agencies in examining the impact of land use planning decisions</w:t>
      </w:r>
      <w:r w:rsidR="002022D3" w:rsidRPr="00252EDA">
        <w:rPr>
          <w:rFonts w:cstheme="minorHAnsi"/>
          <w:lang w:val="en-US"/>
        </w:rPr>
        <w:t xml:space="preserve"> including floodplain management</w:t>
      </w:r>
      <w:r w:rsidRPr="00252EDA">
        <w:rPr>
          <w:rFonts w:cstheme="minorHAnsi"/>
          <w:lang w:val="en-US"/>
        </w:rPr>
        <w:t xml:space="preserve">. </w:t>
      </w:r>
    </w:p>
    <w:p w14:paraId="32FBF5EA" w14:textId="41A57868"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Companies investigating their exposure to local hazards.  This includes national companies that use the model to examine their facilities over the entire U</w:t>
      </w:r>
      <w:r w:rsidR="002022D3" w:rsidRPr="00252EDA">
        <w:rPr>
          <w:rFonts w:cstheme="minorHAnsi"/>
          <w:lang w:val="en-US"/>
        </w:rPr>
        <w:t>.</w:t>
      </w:r>
      <w:r w:rsidRPr="00252EDA">
        <w:rPr>
          <w:rFonts w:cstheme="minorHAnsi"/>
          <w:lang w:val="en-US"/>
        </w:rPr>
        <w:t xml:space="preserve">S. </w:t>
      </w:r>
    </w:p>
    <w:p w14:paraId="0715E987" w14:textId="77777777"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6EAC9983" w14:textId="631DFFFD"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Corporations assisting FEMA with </w:t>
      </w:r>
      <w:r w:rsidR="002022D3" w:rsidRPr="00252EDA">
        <w:rPr>
          <w:rFonts w:cstheme="minorHAnsi"/>
          <w:lang w:val="en-US"/>
        </w:rPr>
        <w:t xml:space="preserve">multi-hazard risk </w:t>
      </w:r>
      <w:r w:rsidR="000E0635" w:rsidRPr="00252EDA">
        <w:rPr>
          <w:rFonts w:cstheme="minorHAnsi"/>
          <w:lang w:val="en-US"/>
        </w:rPr>
        <w:t>analysis including</w:t>
      </w:r>
      <w:r w:rsidR="002022D3" w:rsidRPr="00252EDA">
        <w:rPr>
          <w:rFonts w:cstheme="minorHAnsi"/>
          <w:lang w:val="en-US"/>
        </w:rPr>
        <w:t xml:space="preserve"> the quantification of risk and risk communication</w:t>
      </w:r>
      <w:r w:rsidRPr="00252EDA">
        <w:rPr>
          <w:rFonts w:cstheme="minorHAnsi"/>
          <w:lang w:val="en-US"/>
        </w:rPr>
        <w:t xml:space="preserve">. </w:t>
      </w:r>
    </w:p>
    <w:p w14:paraId="6E8A1CA4" w14:textId="622D9FB0" w:rsidR="00386AD9" w:rsidRPr="00252EDA" w:rsidRDefault="00386AD9" w:rsidP="0068434D">
      <w:pPr>
        <w:spacing w:line="360" w:lineRule="auto"/>
        <w:rPr>
          <w:rFonts w:cstheme="minorHAnsi"/>
          <w:lang w:val="en-US"/>
        </w:rPr>
      </w:pPr>
      <w:r w:rsidRPr="00252EDA">
        <w:rPr>
          <w:rFonts w:cstheme="minorHAnsi"/>
          <w:lang w:val="en-US"/>
        </w:rPr>
        <w:t>This list is not meant to be an exhaustive examination of potential use</w:t>
      </w:r>
      <w:r w:rsidR="003767F8" w:rsidRPr="00252EDA">
        <w:rPr>
          <w:rFonts w:cstheme="minorHAnsi"/>
          <w:lang w:val="en-US"/>
        </w:rPr>
        <w:t>r</w:t>
      </w:r>
      <w:r w:rsidRPr="00252EDA">
        <w:rPr>
          <w:rFonts w:cstheme="minorHAnsi"/>
          <w:lang w:val="en-US"/>
        </w:rPr>
        <w:t xml:space="preserve">s within the private sector but should give some idea of potential applications. </w:t>
      </w:r>
    </w:p>
    <w:p w14:paraId="4379A8B4" w14:textId="5FDA4B84"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7 </w:t>
      </w:r>
      <w:r w:rsidR="00386AD9" w:rsidRPr="00252EDA">
        <w:rPr>
          <w:rFonts w:cstheme="minorHAnsi"/>
          <w:b/>
          <w:sz w:val="24"/>
          <w:lang w:val="en-US"/>
        </w:rPr>
        <w:tab/>
      </w:r>
      <w:commentRangeStart w:id="30"/>
      <w:commentRangeStart w:id="31"/>
      <w:r w:rsidR="00D27B3D" w:rsidRPr="00252EDA">
        <w:rPr>
          <w:rFonts w:cstheme="minorHAnsi"/>
          <w:b/>
          <w:sz w:val="24"/>
          <w:lang w:val="en-US"/>
        </w:rPr>
        <w:t>Levels</w:t>
      </w:r>
      <w:r w:rsidR="00386AD9" w:rsidRPr="00252EDA">
        <w:rPr>
          <w:rFonts w:cstheme="minorHAnsi"/>
          <w:b/>
          <w:sz w:val="24"/>
          <w:lang w:val="en-US"/>
        </w:rPr>
        <w:t xml:space="preserve"> </w:t>
      </w:r>
      <w:r w:rsidR="00D27B3D" w:rsidRPr="00252EDA">
        <w:rPr>
          <w:rFonts w:cstheme="minorHAnsi"/>
          <w:b/>
          <w:sz w:val="24"/>
          <w:lang w:val="en-US"/>
        </w:rPr>
        <w:t>of Expertise</w:t>
      </w:r>
      <w:commentRangeEnd w:id="30"/>
      <w:r w:rsidR="003767F8" w:rsidRPr="00252EDA">
        <w:rPr>
          <w:rStyle w:val="CommentReference"/>
          <w:lang w:val="en-US"/>
        </w:rPr>
        <w:commentReference w:id="30"/>
      </w:r>
      <w:commentRangeEnd w:id="31"/>
      <w:r w:rsidR="000E0635" w:rsidRPr="00252EDA">
        <w:rPr>
          <w:rStyle w:val="CommentReference"/>
          <w:lang w:val="en-US"/>
        </w:rPr>
        <w:commentReference w:id="31"/>
      </w:r>
    </w:p>
    <w:p w14:paraId="7C6FDC7C" w14:textId="5020A8B7" w:rsidR="004D2B76" w:rsidRPr="00252EDA" w:rsidRDefault="004D2B76" w:rsidP="004D2B76">
      <w:pPr>
        <w:spacing w:line="360" w:lineRule="auto"/>
        <w:rPr>
          <w:rFonts w:cstheme="minorHAnsi"/>
          <w:lang w:val="en-US"/>
        </w:rPr>
      </w:pPr>
      <w:r w:rsidRPr="00252EDA">
        <w:rPr>
          <w:rFonts w:cstheme="minorHAnsi"/>
          <w:lang w:val="en-US"/>
        </w:rPr>
        <w:t xml:space="preserve">Users can be broken into two groups: those who are performing </w:t>
      </w:r>
      <w:r w:rsidR="003767F8" w:rsidRPr="00252EDA">
        <w:rPr>
          <w:rFonts w:cstheme="minorHAnsi"/>
          <w:lang w:val="en-US"/>
        </w:rPr>
        <w:t>a</w:t>
      </w:r>
      <w:r w:rsidRPr="00252EDA">
        <w:rPr>
          <w:rFonts w:cstheme="minorHAnsi"/>
          <w:lang w:val="en-US"/>
        </w:rPr>
        <w:t xml:space="preserve"> study and those who are using the results of the study. </w:t>
      </w:r>
      <w:r w:rsidR="002022D3" w:rsidRPr="00252EDA">
        <w:rPr>
          <w:rFonts w:cstheme="minorHAnsi"/>
          <w:lang w:val="en-US"/>
        </w:rPr>
        <w:t xml:space="preserve"> </w:t>
      </w:r>
      <w:r w:rsidRPr="00252EDA">
        <w:rPr>
          <w:rFonts w:cstheme="minorHAnsi"/>
          <w:lang w:val="en-US"/>
        </w:rPr>
        <w:t xml:space="preserve">For some studies these two groups will consist of the same people, but generally this will not be the case. However, the more interaction that occurs between these two groups, the </w:t>
      </w:r>
      <w:r w:rsidR="003767F8" w:rsidRPr="00252EDA">
        <w:rPr>
          <w:rFonts w:cstheme="minorHAnsi"/>
          <w:lang w:val="en-US"/>
        </w:rPr>
        <w:t xml:space="preserve">more accurate and useful </w:t>
      </w:r>
      <w:r w:rsidRPr="00252EDA">
        <w:rPr>
          <w:rFonts w:cstheme="minorHAnsi"/>
          <w:lang w:val="en-US"/>
        </w:rPr>
        <w:t xml:space="preserve">the study will be. </w:t>
      </w:r>
      <w:r w:rsidR="002C68AD" w:rsidRPr="00252EDA">
        <w:rPr>
          <w:rFonts w:cstheme="minorHAnsi"/>
          <w:lang w:val="en-US"/>
        </w:rPr>
        <w:t xml:space="preserve">End users of </w:t>
      </w:r>
      <w:r w:rsidR="003767F8" w:rsidRPr="00252EDA">
        <w:rPr>
          <w:rFonts w:cstheme="minorHAnsi"/>
          <w:lang w:val="en-US"/>
        </w:rPr>
        <w:t>a</w:t>
      </w:r>
      <w:r w:rsidR="002C68AD" w:rsidRPr="00252EDA">
        <w:rPr>
          <w:rFonts w:cstheme="minorHAnsi"/>
          <w:lang w:val="en-US"/>
        </w:rPr>
        <w:t xml:space="preserve"> loss estimation study need to be involved from the beginning to make results more usable. </w:t>
      </w:r>
      <w:r w:rsidRPr="00252EDA">
        <w:rPr>
          <w:rFonts w:cstheme="minorHAnsi"/>
          <w:lang w:val="en-US"/>
        </w:rPr>
        <w:t xml:space="preserve">Those who are performing the study </w:t>
      </w:r>
      <w:r w:rsidR="00AE7035" w:rsidRPr="00252EDA">
        <w:rPr>
          <w:rFonts w:cstheme="minorHAnsi"/>
          <w:lang w:val="en-US"/>
        </w:rPr>
        <w:t xml:space="preserve">may consist of </w:t>
      </w:r>
      <w:r w:rsidR="00AE7035" w:rsidRPr="00252EDA">
        <w:rPr>
          <w:rFonts w:cstheme="minorHAnsi"/>
          <w:lang w:val="en-US"/>
        </w:rPr>
        <w:lastRenderedPageBreak/>
        <w:t xml:space="preserve">multi-disciplinary teams and </w:t>
      </w:r>
      <w:r w:rsidRPr="00252EDA">
        <w:rPr>
          <w:rFonts w:cstheme="minorHAnsi"/>
          <w:lang w:val="en-US"/>
        </w:rPr>
        <w:t xml:space="preserve">must, at minimum, have a basic understanding of </w:t>
      </w:r>
      <w:r w:rsidR="003767F8" w:rsidRPr="00252EDA">
        <w:rPr>
          <w:rFonts w:cstheme="minorHAnsi"/>
          <w:lang w:val="en-US"/>
        </w:rPr>
        <w:t>applicable</w:t>
      </w:r>
      <w:r w:rsidR="002C68AD" w:rsidRPr="00252EDA">
        <w:rPr>
          <w:rFonts w:cstheme="minorHAnsi"/>
          <w:lang w:val="en-US"/>
        </w:rPr>
        <w:t xml:space="preserve"> hazards</w:t>
      </w:r>
      <w:r w:rsidRPr="00252EDA">
        <w:rPr>
          <w:rFonts w:cstheme="minorHAnsi"/>
          <w:lang w:val="en-US"/>
        </w:rPr>
        <w:t xml:space="preserve"> and their consequences. </w:t>
      </w:r>
      <w:r w:rsidR="00AE7035" w:rsidRPr="00252EDA">
        <w:rPr>
          <w:rFonts w:cstheme="minorHAnsi"/>
          <w:lang w:val="en-US"/>
        </w:rPr>
        <w:t xml:space="preserve"> </w:t>
      </w:r>
      <w:r w:rsidRPr="00252EDA">
        <w:rPr>
          <w:rFonts w:cstheme="minorHAnsi"/>
          <w:lang w:val="en-US"/>
        </w:rPr>
        <w:t xml:space="preserve">In many cases, the results will be presented to audiences (i.e., city councils and other governing bodies) that have little technical knowledge of the </w:t>
      </w:r>
      <w:r w:rsidR="002C68AD" w:rsidRPr="00252EDA">
        <w:rPr>
          <w:rFonts w:cstheme="minorHAnsi"/>
          <w:lang w:val="en-US"/>
        </w:rPr>
        <w:t>hazard</w:t>
      </w:r>
      <w:r w:rsidRPr="00252EDA">
        <w:rPr>
          <w:rFonts w:cstheme="minorHAnsi"/>
          <w:lang w:val="en-US"/>
        </w:rPr>
        <w:t xml:space="preserve"> loss </w:t>
      </w:r>
      <w:r w:rsidR="003767F8" w:rsidRPr="00252EDA">
        <w:rPr>
          <w:rFonts w:cstheme="minorHAnsi"/>
          <w:lang w:val="en-US"/>
        </w:rPr>
        <w:t>process</w:t>
      </w:r>
      <w:r w:rsidRPr="00252EDA">
        <w:rPr>
          <w:rFonts w:cstheme="minorHAnsi"/>
          <w:lang w:val="en-US"/>
        </w:rPr>
        <w:t>.</w:t>
      </w:r>
      <w:r w:rsidR="00AE7035" w:rsidRPr="00252EDA">
        <w:rPr>
          <w:rFonts w:cstheme="minorHAnsi"/>
          <w:lang w:val="en-US"/>
        </w:rPr>
        <w:t xml:space="preserve">  However, their participation throughout the process helps to ensure the results are appropriate for the decisions they are required to make.  </w:t>
      </w:r>
      <w:r w:rsidRPr="00252EDA">
        <w:rPr>
          <w:rFonts w:cstheme="minorHAnsi"/>
          <w:lang w:val="en-US"/>
        </w:rPr>
        <w:t xml:space="preserve"> </w:t>
      </w:r>
    </w:p>
    <w:p w14:paraId="6A6A6F7D" w14:textId="1D8EE35D" w:rsidR="004D2B76" w:rsidRPr="00252EDA" w:rsidRDefault="004D2B76" w:rsidP="004D2B76">
      <w:pPr>
        <w:spacing w:line="360" w:lineRule="auto"/>
        <w:rPr>
          <w:rFonts w:cstheme="minorHAnsi"/>
          <w:lang w:val="en-US"/>
        </w:rPr>
      </w:pPr>
      <w:r w:rsidRPr="00252EDA">
        <w:rPr>
          <w:rFonts w:cstheme="minorHAnsi"/>
          <w:lang w:val="en-US"/>
        </w:rPr>
        <w:t xml:space="preserve">It is assumed that a loss study will be performed by a </w:t>
      </w:r>
      <w:r w:rsidR="00AE7035" w:rsidRPr="00252EDA">
        <w:rPr>
          <w:rFonts w:cstheme="minorHAnsi"/>
          <w:lang w:val="en-US"/>
        </w:rPr>
        <w:t xml:space="preserve">multi-disciplinary </w:t>
      </w:r>
      <w:r w:rsidRPr="00252EDA">
        <w:rPr>
          <w:rFonts w:cstheme="minorHAnsi"/>
          <w:lang w:val="en-US"/>
        </w:rPr>
        <w:t>team consisting of severe storm</w:t>
      </w:r>
      <w:r w:rsidR="002C68AD" w:rsidRPr="00252EDA">
        <w:rPr>
          <w:rFonts w:cstheme="minorHAnsi"/>
          <w:lang w:val="en-US"/>
        </w:rPr>
        <w:t xml:space="preserve">/earthquake/tsunami </w:t>
      </w:r>
      <w:r w:rsidRPr="00252EDA">
        <w:rPr>
          <w:rFonts w:cstheme="minorHAnsi"/>
          <w:lang w:val="en-US"/>
        </w:rPr>
        <w:t>experts, structural engineers or architects, economists, sociologists, emergency planners</w:t>
      </w:r>
      <w:r w:rsidR="00E4482B" w:rsidRPr="00252EDA">
        <w:rPr>
          <w:rFonts w:cstheme="minorHAnsi"/>
          <w:lang w:val="en-US"/>
        </w:rPr>
        <w:t>, GIS professionals</w:t>
      </w:r>
      <w:r w:rsidRPr="00252EDA">
        <w:rPr>
          <w:rFonts w:cstheme="minorHAnsi"/>
          <w:lang w:val="en-US"/>
        </w:rPr>
        <w:t xml:space="preserve"> and representative</w:t>
      </w:r>
      <w:r w:rsidR="00193A14" w:rsidRPr="00252EDA">
        <w:rPr>
          <w:rFonts w:cstheme="minorHAnsi"/>
          <w:lang w:val="en-US"/>
        </w:rPr>
        <w:t>s</w:t>
      </w:r>
      <w:r w:rsidRPr="00252EDA">
        <w:rPr>
          <w:rFonts w:cstheme="minorHAnsi"/>
          <w:lang w:val="en-US"/>
        </w:rPr>
        <w:t xml:space="preserve"> from the group who will be reviewing/using the loss estimates. These individuals are needed to develop </w:t>
      </w:r>
      <w:r w:rsidR="002C68AD" w:rsidRPr="00252EDA">
        <w:rPr>
          <w:rFonts w:cstheme="minorHAnsi"/>
          <w:lang w:val="en-US"/>
        </w:rPr>
        <w:t>hazard</w:t>
      </w:r>
      <w:r w:rsidRPr="00252ED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252EDA">
        <w:rPr>
          <w:rFonts w:cstheme="minorHAnsi"/>
          <w:lang w:val="en-US"/>
        </w:rPr>
        <w:t xml:space="preserve">It is important to have an interdisciplinary team as, for example, </w:t>
      </w:r>
      <w:r w:rsidRPr="00252EDA">
        <w:rPr>
          <w:rFonts w:cstheme="minorHAnsi"/>
          <w:lang w:val="en-US"/>
        </w:rPr>
        <w:t>hurricanes frequently also produce coastal and/or inland flooding</w:t>
      </w:r>
      <w:r w:rsidR="002C68AD" w:rsidRPr="00252EDA">
        <w:rPr>
          <w:rFonts w:cstheme="minorHAnsi"/>
          <w:lang w:val="en-US"/>
        </w:rPr>
        <w:t xml:space="preserve"> or </w:t>
      </w:r>
      <w:r w:rsidR="00E4482B" w:rsidRPr="00252EDA">
        <w:rPr>
          <w:rFonts w:cstheme="minorHAnsi"/>
          <w:lang w:val="en-US"/>
        </w:rPr>
        <w:t xml:space="preserve">local </w:t>
      </w:r>
      <w:r w:rsidR="002C68AD" w:rsidRPr="00252EDA">
        <w:rPr>
          <w:rFonts w:cstheme="minorHAnsi"/>
          <w:lang w:val="en-US"/>
        </w:rPr>
        <w:t xml:space="preserve">tsunamis </w:t>
      </w:r>
      <w:r w:rsidR="00E4482B" w:rsidRPr="00252EDA">
        <w:rPr>
          <w:rFonts w:cstheme="minorHAnsi"/>
          <w:lang w:val="en-US"/>
        </w:rPr>
        <w:t>occur in combination with eart</w:t>
      </w:r>
      <w:r w:rsidR="002C68AD" w:rsidRPr="00252EDA">
        <w:rPr>
          <w:rFonts w:cstheme="minorHAnsi"/>
          <w:lang w:val="en-US"/>
        </w:rPr>
        <w:t>hquake</w:t>
      </w:r>
      <w:r w:rsidR="00E4482B" w:rsidRPr="00252EDA">
        <w:rPr>
          <w:rFonts w:cstheme="minorHAnsi"/>
          <w:lang w:val="en-US"/>
        </w:rPr>
        <w:t xml:space="preserve"> ground-motion and deformation</w:t>
      </w:r>
      <w:r w:rsidRPr="00252EDA">
        <w:rPr>
          <w:rFonts w:cstheme="minorHAnsi"/>
          <w:lang w:val="en-US"/>
        </w:rPr>
        <w:t xml:space="preserve">. </w:t>
      </w:r>
    </w:p>
    <w:p w14:paraId="104404BA" w14:textId="31C5E411" w:rsidR="004D2B76" w:rsidRPr="00252EDA" w:rsidRDefault="004D2B76" w:rsidP="004D2B76">
      <w:pPr>
        <w:spacing w:line="360" w:lineRule="auto"/>
        <w:rPr>
          <w:rFonts w:cstheme="minorHAnsi"/>
          <w:lang w:val="en-US"/>
        </w:rPr>
      </w:pPr>
      <w:r w:rsidRPr="00252EDA">
        <w:rPr>
          <w:rFonts w:cstheme="minorHAnsi"/>
          <w:lang w:val="en-US"/>
        </w:rPr>
        <w:t>It should be noted that the involvement of the ultimate user</w:t>
      </w:r>
      <w:r w:rsidR="00E4482B" w:rsidRPr="00252EDA">
        <w:rPr>
          <w:rFonts w:cstheme="minorHAnsi"/>
          <w:lang w:val="en-US"/>
        </w:rPr>
        <w:t>s</w:t>
      </w:r>
      <w:r w:rsidRPr="00252EDA">
        <w:rPr>
          <w:rFonts w:cstheme="minorHAnsi"/>
          <w:lang w:val="en-US"/>
        </w:rPr>
        <w:t xml:space="preserve"> of the study on the team is very important. End users of the loss estimation study (i.e., decision makers) need to be involved from the beginning to make results more usable. </w:t>
      </w:r>
      <w:r w:rsidR="002C68AD" w:rsidRPr="00252EDA">
        <w:rPr>
          <w:rFonts w:cstheme="minorHAnsi"/>
          <w:lang w:val="en-US"/>
        </w:rPr>
        <w:t xml:space="preserve">If a local or state agency is performing the study, some of the </w:t>
      </w:r>
      <w:r w:rsidR="003767F8" w:rsidRPr="00252EDA">
        <w:rPr>
          <w:rFonts w:cstheme="minorHAnsi"/>
          <w:lang w:val="en-US"/>
        </w:rPr>
        <w:t xml:space="preserve">requisite </w:t>
      </w:r>
      <w:r w:rsidR="002C68AD" w:rsidRPr="00252EDA">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A7B4707" w:rsidR="004D2B76" w:rsidRPr="00252EDA" w:rsidRDefault="004D2B76" w:rsidP="004D2B76">
      <w:pPr>
        <w:spacing w:line="360" w:lineRule="auto"/>
        <w:rPr>
          <w:rFonts w:cstheme="minorHAnsi"/>
          <w:lang w:val="en-US"/>
        </w:rPr>
      </w:pPr>
      <w:r w:rsidRPr="00252EDA">
        <w:rPr>
          <w:rFonts w:cstheme="minorHAnsi"/>
          <w:lang w:val="en-US"/>
        </w:rPr>
        <w:t xml:space="preserve">Although a loss study can be performed with a minimum of expertise using only the defaults </w:t>
      </w:r>
      <w:r w:rsidR="00E4482B" w:rsidRPr="00252EDA">
        <w:rPr>
          <w:rFonts w:cstheme="minorHAnsi"/>
          <w:lang w:val="en-US"/>
        </w:rPr>
        <w:t xml:space="preserve">and national baseline inventory </w:t>
      </w:r>
      <w:r w:rsidRPr="00252EDA">
        <w:rPr>
          <w:rFonts w:cstheme="minorHAnsi"/>
          <w:lang w:val="en-US"/>
        </w:rPr>
        <w:t>provided by the computer program, the results of such a study should be interpreted with caution</w:t>
      </w:r>
      <w:r w:rsidR="00E4482B" w:rsidRPr="00252EDA">
        <w:rPr>
          <w:rFonts w:cstheme="minorHAnsi"/>
          <w:lang w:val="en-US"/>
        </w:rPr>
        <w:t xml:space="preserve"> and applied appropriately</w:t>
      </w:r>
      <w:r w:rsidRPr="00252EDA">
        <w:rPr>
          <w:rFonts w:cstheme="minorHAnsi"/>
          <w:lang w:val="en-US"/>
        </w:rPr>
        <w:t xml:space="preserve">, as default values have a great deal of uncertainty associated with them. </w:t>
      </w:r>
      <w:r w:rsidR="00E4482B" w:rsidRPr="00252EDA">
        <w:rPr>
          <w:rFonts w:cstheme="minorHAnsi"/>
          <w:lang w:val="en-US"/>
        </w:rPr>
        <w:t xml:space="preserve"> </w:t>
      </w:r>
      <w:r w:rsidRPr="00252EDA">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252EDA" w:rsidRDefault="004D2B76" w:rsidP="004D2B76">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w:t>
      </w:r>
      <w:r w:rsidR="00031943" w:rsidRPr="00252EDA">
        <w:rPr>
          <w:rFonts w:cstheme="minorHAnsi"/>
          <w:lang w:val="en-US"/>
        </w:rPr>
        <w:t xml:space="preserve">seismologist, hydrologist, </w:t>
      </w:r>
      <w:r w:rsidRPr="00252EDA">
        <w:rPr>
          <w:rFonts w:cstheme="minorHAnsi"/>
          <w:lang w:val="en-US"/>
        </w:rPr>
        <w:t xml:space="preserve">meteorologist or wind engineer when defining deterministic scenarios. Even if a scenario event has been documented, it may be defined using </w:t>
      </w:r>
      <w:r w:rsidRPr="00252EDA">
        <w:rPr>
          <w:rFonts w:cstheme="minorHAnsi"/>
          <w:lang w:val="en-US"/>
        </w:rPr>
        <w:lastRenderedPageBreak/>
        <w:t xml:space="preserve">parameters </w:t>
      </w:r>
      <w:r w:rsidR="00031943" w:rsidRPr="00252EDA">
        <w:rPr>
          <w:rFonts w:cstheme="minorHAnsi"/>
          <w:lang w:val="en-US"/>
        </w:rPr>
        <w:t xml:space="preserve">or a format </w:t>
      </w:r>
      <w:r w:rsidRPr="00252EDA">
        <w:rPr>
          <w:rFonts w:cstheme="minorHAnsi"/>
          <w:lang w:val="en-US"/>
        </w:rPr>
        <w:t xml:space="preserve">that are different than those used in </w:t>
      </w:r>
      <w:proofErr w:type="spellStart"/>
      <w:r w:rsidR="00BC3963" w:rsidRPr="00252EDA">
        <w:rPr>
          <w:rFonts w:cstheme="minorHAnsi"/>
          <w:lang w:val="en-US"/>
        </w:rPr>
        <w:t>Hazus</w:t>
      </w:r>
      <w:proofErr w:type="spellEnd"/>
      <w:r w:rsidRPr="00252EDA">
        <w:rPr>
          <w:rFonts w:cstheme="minorHAnsi"/>
          <w:lang w:val="en-US"/>
        </w:rPr>
        <w:t xml:space="preserve">. In this case, an expert will be needed to review the scenario and describe it </w:t>
      </w:r>
      <w:r w:rsidR="00031943" w:rsidRPr="00252EDA">
        <w:rPr>
          <w:rFonts w:cstheme="minorHAnsi"/>
          <w:lang w:val="en-US"/>
        </w:rPr>
        <w:t xml:space="preserve">or </w:t>
      </w:r>
      <w:r w:rsidR="00E4482B" w:rsidRPr="00252EDA">
        <w:rPr>
          <w:rFonts w:cstheme="minorHAnsi"/>
          <w:lang w:val="en-US"/>
        </w:rPr>
        <w:t xml:space="preserve">translate the input into </w:t>
      </w:r>
      <w:r w:rsidRPr="00252EDA">
        <w:rPr>
          <w:rFonts w:cstheme="minorHAnsi"/>
          <w:lang w:val="en-US"/>
        </w:rPr>
        <w:t xml:space="preserve">one of the formats supported by the </w:t>
      </w:r>
      <w:r w:rsidR="002C68AD" w:rsidRPr="00252EDA">
        <w:rPr>
          <w:rFonts w:cstheme="minorHAnsi"/>
          <w:lang w:val="en-US"/>
        </w:rPr>
        <w:t>hazard model</w:t>
      </w:r>
      <w:r w:rsidRPr="00252EDA">
        <w:rPr>
          <w:rFonts w:cstheme="minorHAnsi"/>
          <w:lang w:val="en-US"/>
        </w:rPr>
        <w:t xml:space="preserve">. A scenario event that is defined without an in-depth understanding of </w:t>
      </w:r>
      <w:r w:rsidR="00031943" w:rsidRPr="00252EDA">
        <w:rPr>
          <w:rFonts w:cstheme="minorHAnsi"/>
          <w:lang w:val="en-US"/>
        </w:rPr>
        <w:t xml:space="preserve">events </w:t>
      </w:r>
      <w:r w:rsidRPr="00252EDA">
        <w:rPr>
          <w:rFonts w:cstheme="minorHAnsi"/>
          <w:lang w:val="en-US"/>
        </w:rPr>
        <w:t>affecting the region may not be appropriate for the loss study.</w:t>
      </w:r>
      <w:r w:rsidR="00031943" w:rsidRPr="00252EDA">
        <w:rPr>
          <w:rFonts w:cstheme="minorHAnsi"/>
          <w:lang w:val="en-US"/>
        </w:rPr>
        <w:t xml:space="preserve">  For example, a user could define or integrate an extreme hazard event that is not reasonable for the study area.    </w:t>
      </w:r>
      <w:r w:rsidR="00E4482B" w:rsidRPr="00252EDA">
        <w:rPr>
          <w:rFonts w:cstheme="minorHAnsi"/>
          <w:lang w:val="en-US"/>
        </w:rPr>
        <w:t xml:space="preserve">  </w:t>
      </w:r>
      <w:r w:rsidRPr="00252EDA">
        <w:rPr>
          <w:rFonts w:cstheme="minorHAnsi"/>
          <w:lang w:val="en-US"/>
        </w:rPr>
        <w:t xml:space="preserve"> </w:t>
      </w:r>
    </w:p>
    <w:p w14:paraId="5F3B618E" w14:textId="02CC5504" w:rsidR="00D27B3D" w:rsidRPr="00252EDA" w:rsidRDefault="004D2B76" w:rsidP="004D2B76">
      <w:pPr>
        <w:spacing w:line="360" w:lineRule="auto"/>
        <w:rPr>
          <w:rFonts w:cstheme="minorHAnsi"/>
          <w:lang w:val="en-US"/>
        </w:rPr>
      </w:pPr>
      <w:r w:rsidRPr="00252EDA">
        <w:rPr>
          <w:rFonts w:cstheme="minorHAnsi"/>
          <w:lang w:val="en-US"/>
        </w:rPr>
        <w:t xml:space="preserve">If the user intends to modify the default data or parameters, it is likely that </w:t>
      </w:r>
      <w:r w:rsidR="00E00D17" w:rsidRPr="00252EDA">
        <w:rPr>
          <w:rFonts w:cstheme="minorHAnsi"/>
          <w:lang w:val="en-US"/>
        </w:rPr>
        <w:t>s/</w:t>
      </w:r>
      <w:r w:rsidRPr="00252EDA">
        <w:rPr>
          <w:rFonts w:cstheme="minorHAnsi"/>
          <w:lang w:val="en-US"/>
        </w:rPr>
        <w:t xml:space="preserve">he will need input from someone with expertise in the field. For example, if the user wishes to change default percentages of model building types for the region, </w:t>
      </w:r>
      <w:r w:rsidR="00E00D17" w:rsidRPr="00252EDA">
        <w:rPr>
          <w:rFonts w:cstheme="minorHAnsi"/>
          <w:lang w:val="en-US"/>
        </w:rPr>
        <w:t>s/</w:t>
      </w:r>
      <w:r w:rsidRPr="00252EDA">
        <w:rPr>
          <w:rFonts w:cstheme="minorHAnsi"/>
          <w:lang w:val="en-US"/>
        </w:rPr>
        <w:t xml:space="preserve">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252EDA" w:rsidRDefault="00D27B3D" w:rsidP="001D16B1">
      <w:pPr>
        <w:keepNext/>
        <w:spacing w:line="360" w:lineRule="auto"/>
        <w:rPr>
          <w:rFonts w:cstheme="minorHAnsi"/>
          <w:b/>
          <w:sz w:val="24"/>
          <w:lang w:val="en-US"/>
        </w:rPr>
      </w:pPr>
      <w:r w:rsidRPr="00252EDA">
        <w:rPr>
          <w:rFonts w:cstheme="minorHAnsi"/>
          <w:b/>
          <w:sz w:val="24"/>
          <w:lang w:val="en-US"/>
        </w:rPr>
        <w:t xml:space="preserve">III.1.8 </w:t>
      </w:r>
      <w:r w:rsidRPr="00252EDA">
        <w:rPr>
          <w:rFonts w:cstheme="minorHAnsi"/>
          <w:b/>
          <w:sz w:val="24"/>
          <w:lang w:val="en-US"/>
        </w:rPr>
        <w:tab/>
      </w:r>
      <w:commentRangeStart w:id="32"/>
      <w:r w:rsidRPr="00252EDA">
        <w:rPr>
          <w:rFonts w:cstheme="minorHAnsi"/>
          <w:b/>
          <w:sz w:val="24"/>
          <w:lang w:val="en-US"/>
        </w:rPr>
        <w:t xml:space="preserve">Key User Features </w:t>
      </w:r>
      <w:commentRangeEnd w:id="32"/>
      <w:r w:rsidR="00031943" w:rsidRPr="00252EDA">
        <w:rPr>
          <w:rStyle w:val="CommentReference"/>
          <w:lang w:val="en-US"/>
        </w:rPr>
        <w:commentReference w:id="32"/>
      </w:r>
    </w:p>
    <w:p w14:paraId="2D49D53D" w14:textId="6262634F" w:rsidR="00386AD9" w:rsidRPr="00252EDA" w:rsidRDefault="00386AD9" w:rsidP="0068434D">
      <w:pPr>
        <w:spacing w:line="360" w:lineRule="auto"/>
        <w:rPr>
          <w:rFonts w:cstheme="minorHAnsi"/>
          <w:lang w:val="en-US"/>
        </w:rPr>
      </w:pPr>
      <w:r w:rsidRPr="00252EDA">
        <w:rPr>
          <w:rFonts w:cstheme="minorHAnsi"/>
          <w:lang w:val="en-US"/>
        </w:rPr>
        <w:t xml:space="preserve">During development of the </w:t>
      </w:r>
      <w:proofErr w:type="spellStart"/>
      <w:r w:rsidR="00BC1FDC" w:rsidRPr="00252EDA">
        <w:rPr>
          <w:rFonts w:cstheme="minorHAnsi"/>
          <w:lang w:val="en-US"/>
        </w:rPr>
        <w:t>Hazus</w:t>
      </w:r>
      <w:proofErr w:type="spellEnd"/>
      <w:r w:rsidR="00BC1FDC" w:rsidRPr="00252EDA">
        <w:rPr>
          <w:rFonts w:cstheme="minorHAnsi"/>
          <w:lang w:val="en-US"/>
        </w:rPr>
        <w:t xml:space="preserve"> </w:t>
      </w:r>
      <w:r w:rsidRPr="00252EDA">
        <w:rPr>
          <w:rFonts w:cstheme="minorHAnsi"/>
          <w:lang w:val="en-US"/>
        </w:rPr>
        <w:t xml:space="preserve">methodology, it became clear that user input would significantly increase acceptance of </w:t>
      </w:r>
      <w:r w:rsidR="00BC1FDC" w:rsidRPr="00252EDA">
        <w:rPr>
          <w:rFonts w:cstheme="minorHAnsi"/>
          <w:lang w:val="en-US"/>
        </w:rPr>
        <w:t xml:space="preserve">loss </w:t>
      </w:r>
      <w:r w:rsidRPr="00252EDA">
        <w:rPr>
          <w:rFonts w:cstheme="minorHAnsi"/>
          <w:lang w:val="en-US"/>
        </w:rPr>
        <w:t xml:space="preserve">model </w:t>
      </w:r>
      <w:r w:rsidR="00BC1FDC" w:rsidRPr="00252EDA">
        <w:rPr>
          <w:rFonts w:cstheme="minorHAnsi"/>
          <w:lang w:val="en-US"/>
        </w:rPr>
        <w:t>methods and results</w:t>
      </w:r>
      <w:r w:rsidRPr="00252EDA">
        <w:rPr>
          <w:rFonts w:cstheme="minorHAnsi"/>
          <w:lang w:val="en-US"/>
        </w:rPr>
        <w:t xml:space="preserve">. Interviews of users covering all levels and functions identified key features that would facilitate the user’s job and help identify how they would define success in </w:t>
      </w:r>
      <w:r w:rsidR="00BC1FDC" w:rsidRPr="00252EDA">
        <w:rPr>
          <w:rFonts w:cstheme="minorHAnsi"/>
          <w:lang w:val="en-US"/>
        </w:rPr>
        <w:t xml:space="preserve">applying the results </w:t>
      </w:r>
      <w:proofErr w:type="gramStart"/>
      <w:r w:rsidRPr="00252EDA">
        <w:rPr>
          <w:rFonts w:cstheme="minorHAnsi"/>
          <w:lang w:val="en-US"/>
        </w:rPr>
        <w:t>The</w:t>
      </w:r>
      <w:proofErr w:type="gramEnd"/>
      <w:r w:rsidRPr="00252EDA">
        <w:rPr>
          <w:rFonts w:cstheme="minorHAnsi"/>
          <w:lang w:val="en-US"/>
        </w:rPr>
        <w:t xml:space="preserve"> sections below provide an overview of key points identified by users; however, no products currently exist that </w:t>
      </w:r>
      <w:r w:rsidR="00BC1FDC" w:rsidRPr="00252EDA">
        <w:rPr>
          <w:rFonts w:cstheme="minorHAnsi"/>
          <w:lang w:val="en-US"/>
        </w:rPr>
        <w:t>completely fulfil these requirements</w:t>
      </w:r>
      <w:r w:rsidRPr="00252EDA">
        <w:rPr>
          <w:rFonts w:cstheme="minorHAnsi"/>
          <w:lang w:val="en-US"/>
        </w:rPr>
        <w:t xml:space="preserve">. </w:t>
      </w:r>
    </w:p>
    <w:p w14:paraId="04864275" w14:textId="7388C548" w:rsidR="00386AD9" w:rsidRPr="00252EDA" w:rsidRDefault="00386AD9" w:rsidP="0068434D">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Many floodplain managers stated that identifying areas subject to flooding is a key concern. Most felt their existing Flood Insurance Rate Maps (FIRM</w:t>
      </w:r>
      <w:r w:rsidR="00A9333F" w:rsidRPr="00252EDA">
        <w:rPr>
          <w:rFonts w:cstheme="minorHAnsi"/>
          <w:lang w:val="en-US"/>
        </w:rPr>
        <w:t>s</w:t>
      </w:r>
      <w:r w:rsidRPr="00252EDA">
        <w:rPr>
          <w:rFonts w:cstheme="minorHAnsi"/>
          <w:lang w:val="en-US"/>
        </w:rPr>
        <w:t xml:space="preserve">) (including </w:t>
      </w:r>
      <w:r w:rsidR="00BC1FDC" w:rsidRPr="00252EDA">
        <w:rPr>
          <w:rFonts w:cstheme="minorHAnsi"/>
          <w:lang w:val="en-US"/>
        </w:rPr>
        <w:t>DFIRMs</w:t>
      </w:r>
      <w:r w:rsidRPr="00252EDA">
        <w:rPr>
          <w:rFonts w:cstheme="minorHAnsi"/>
          <w:lang w:val="en-US"/>
        </w:rPr>
        <w:t xml:space="preserve">) were out of date or did not reflect </w:t>
      </w:r>
      <w:r w:rsidR="00BC1FDC" w:rsidRPr="00252EDA">
        <w:rPr>
          <w:rFonts w:cstheme="minorHAnsi"/>
          <w:lang w:val="en-US"/>
        </w:rPr>
        <w:t xml:space="preserve">the entire flood hazard for their community, including alluvial and pluvial flooding, or </w:t>
      </w:r>
      <w:r w:rsidRPr="00252EDA">
        <w:rPr>
          <w:rFonts w:cstheme="minorHAnsi"/>
          <w:lang w:val="en-US"/>
        </w:rPr>
        <w:t xml:space="preserve">recent development that leads to increased urban runoff and subsequent increases in flood elevations.  </w:t>
      </w:r>
    </w:p>
    <w:p w14:paraId="2DB025F2" w14:textId="61055776" w:rsidR="00386AD9" w:rsidRPr="00252EDA" w:rsidRDefault="00386AD9" w:rsidP="0068434D">
      <w:pPr>
        <w:spacing w:line="360" w:lineRule="auto"/>
        <w:rPr>
          <w:rFonts w:cstheme="minorHAnsi"/>
          <w:lang w:val="en-US"/>
        </w:rPr>
      </w:pPr>
      <w:r w:rsidRPr="00252EDA">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w:t>
      </w:r>
      <w:r w:rsidR="00A9333F" w:rsidRPr="00252EDA">
        <w:rPr>
          <w:rFonts w:cstheme="minorHAnsi"/>
          <w:lang w:val="en-US"/>
        </w:rPr>
        <w:t xml:space="preserve">potential mitigation </w:t>
      </w:r>
      <w:r w:rsidRPr="00252EDA">
        <w:rPr>
          <w:rFonts w:cstheme="minorHAnsi"/>
          <w:lang w:val="en-US"/>
        </w:rPr>
        <w:t>scenario</w:t>
      </w:r>
      <w:r w:rsidR="00A9333F" w:rsidRPr="00252EDA">
        <w:rPr>
          <w:rFonts w:cstheme="minorHAnsi"/>
          <w:lang w:val="en-US"/>
        </w:rPr>
        <w:t>s</w:t>
      </w:r>
      <w:r w:rsidRPr="00252EDA">
        <w:rPr>
          <w:rFonts w:cstheme="minorHAnsi"/>
          <w:lang w:val="en-US"/>
        </w:rPr>
        <w:t xml:space="preserve"> or increased water volumes above the 100-year or design flood levels. </w:t>
      </w:r>
    </w:p>
    <w:p w14:paraId="59AC8B88" w14:textId="06D591AB" w:rsidR="00386AD9" w:rsidRPr="00252EDA" w:rsidRDefault="00386AD9" w:rsidP="0068434D">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w:t>
      </w:r>
      <w:r w:rsidR="00A9333F" w:rsidRPr="00252EDA">
        <w:rPr>
          <w:rFonts w:cstheme="minorHAnsi"/>
          <w:lang w:val="en-US"/>
        </w:rPr>
        <w:t xml:space="preserve">NFIP </w:t>
      </w:r>
      <w:r w:rsidRPr="00252EDA">
        <w:rPr>
          <w:rFonts w:cstheme="minorHAnsi"/>
          <w:lang w:val="en-US"/>
        </w:rPr>
        <w:t>is to identify structures that have suffered repetitive losses. Because this responsibility will likely fall on local officials, interviewed users ranked this capability very high</w:t>
      </w:r>
      <w:r w:rsidR="00E00D17" w:rsidRPr="00252EDA">
        <w:rPr>
          <w:rFonts w:cstheme="minorHAnsi"/>
          <w:lang w:val="en-US"/>
        </w:rPr>
        <w:t xml:space="preserve"> in importance</w:t>
      </w:r>
      <w:r w:rsidRPr="00252EDA">
        <w:rPr>
          <w:rFonts w:cstheme="minorHAnsi"/>
          <w:lang w:val="en-US"/>
        </w:rPr>
        <w:t xml:space="preserve">. Currently, no </w:t>
      </w:r>
      <w:r w:rsidR="00BC1FDC" w:rsidRPr="00252EDA">
        <w:rPr>
          <w:rFonts w:cstheme="minorHAnsi"/>
          <w:lang w:val="en-US"/>
        </w:rPr>
        <w:t xml:space="preserve">comprehensive </w:t>
      </w:r>
      <w:r w:rsidRPr="00252EDA">
        <w:rPr>
          <w:rFonts w:cstheme="minorHAnsi"/>
          <w:lang w:val="en-US"/>
        </w:rPr>
        <w:t xml:space="preserve">tool exists </w:t>
      </w:r>
      <w:r w:rsidR="00E00D17" w:rsidRPr="00252EDA">
        <w:rPr>
          <w:rFonts w:cstheme="minorHAnsi"/>
          <w:lang w:val="en-US"/>
        </w:rPr>
        <w:t>that</w:t>
      </w:r>
      <w:r w:rsidRPr="00252EDA">
        <w:rPr>
          <w:rFonts w:cstheme="minorHAnsi"/>
          <w:lang w:val="en-US"/>
        </w:rPr>
        <w:t xml:space="preserve"> allow</w:t>
      </w:r>
      <w:r w:rsidR="00E00D17" w:rsidRPr="00252EDA">
        <w:rPr>
          <w:rFonts w:cstheme="minorHAnsi"/>
          <w:lang w:val="en-US"/>
        </w:rPr>
        <w:t>s</w:t>
      </w:r>
      <w:r w:rsidRPr="00252EDA">
        <w:rPr>
          <w:rFonts w:cstheme="minorHAnsi"/>
          <w:lang w:val="en-US"/>
        </w:rPr>
        <w:t xml:space="preserve"> users to conduct a spatial analysis of the cause of these losses </w:t>
      </w:r>
      <w:r w:rsidRPr="00252EDA">
        <w:rPr>
          <w:rFonts w:cstheme="minorHAnsi"/>
          <w:lang w:val="en-US"/>
        </w:rPr>
        <w:lastRenderedPageBreak/>
        <w:t xml:space="preserve">and to identify and prioritize cost-effective mitigation measures. A tool that can provide this capability is deemed highly desirable by interviewed users. </w:t>
      </w:r>
    </w:p>
    <w:p w14:paraId="4B71B959" w14:textId="77777777" w:rsidR="00386AD9" w:rsidRPr="00252EDA" w:rsidRDefault="00386AD9" w:rsidP="0068434D">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252EDA" w:rsidRDefault="00386AD9" w:rsidP="0068434D">
      <w:pPr>
        <w:spacing w:line="360" w:lineRule="auto"/>
        <w:rPr>
          <w:rFonts w:cstheme="minorHAnsi"/>
          <w:lang w:val="en-US"/>
        </w:rPr>
      </w:pPr>
      <w:r w:rsidRPr="00252EDA">
        <w:rPr>
          <w:rFonts w:cstheme="minorHAnsi"/>
          <w:lang w:val="en-US"/>
        </w:rPr>
        <w:t>Providing a methodology to identify the effects of standards and regulations is a key benefit. Most users fe</w:t>
      </w:r>
      <w:r w:rsidR="000459BC" w:rsidRPr="00252EDA">
        <w:rPr>
          <w:rFonts w:cstheme="minorHAnsi"/>
          <w:lang w:val="en-US"/>
        </w:rPr>
        <w:t>e</w:t>
      </w:r>
      <w:r w:rsidRPr="00252EDA">
        <w:rPr>
          <w:rFonts w:cstheme="minorHAnsi"/>
          <w:lang w:val="en-US"/>
        </w:rPr>
        <w:t>l that a scientific approach would help them approach local elected officials when requesting approval of standards and regulations. Additionally, users fe</w:t>
      </w:r>
      <w:r w:rsidR="000459BC" w:rsidRPr="00252EDA">
        <w:rPr>
          <w:rFonts w:cstheme="minorHAnsi"/>
          <w:lang w:val="en-US"/>
        </w:rPr>
        <w:t>e</w:t>
      </w:r>
      <w:r w:rsidRPr="00252EDA">
        <w:rPr>
          <w:rFonts w:cstheme="minorHAnsi"/>
          <w:lang w:val="en-US"/>
        </w:rPr>
        <w:t xml:space="preserve">l that tools such as </w:t>
      </w:r>
      <w:proofErr w:type="spellStart"/>
      <w:r w:rsidR="00BC3963" w:rsidRPr="00252EDA">
        <w:rPr>
          <w:rFonts w:cstheme="minorHAnsi"/>
          <w:lang w:val="en-US"/>
        </w:rPr>
        <w:t>Hazus</w:t>
      </w:r>
      <w:proofErr w:type="spellEnd"/>
      <w:r w:rsidRPr="00252EDA">
        <w:rPr>
          <w:rFonts w:cstheme="minorHAnsi"/>
          <w:lang w:val="en-US"/>
        </w:rPr>
        <w:t xml:space="preserve"> provide officials with </w:t>
      </w:r>
      <w:r w:rsidR="00E00D17" w:rsidRPr="00252EDA">
        <w:rPr>
          <w:rFonts w:cstheme="minorHAnsi"/>
          <w:lang w:val="en-US"/>
        </w:rPr>
        <w:t>supporting</w:t>
      </w:r>
      <w:r w:rsidRPr="00252EDA">
        <w:rPr>
          <w:rFonts w:cstheme="minorHAnsi"/>
          <w:lang w:val="en-US"/>
        </w:rPr>
        <w:t xml:space="preserve"> information to assist in their effective decision making. </w:t>
      </w:r>
    </w:p>
    <w:p w14:paraId="0D5454A7" w14:textId="77777777" w:rsidR="00386AD9" w:rsidRPr="00252EDA" w:rsidRDefault="00386AD9" w:rsidP="0068434D">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252EDA" w:rsidRDefault="00386AD9" w:rsidP="0068434D">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w:t>
      </w:r>
      <w:r w:rsidR="000459BC" w:rsidRPr="00252EDA">
        <w:rPr>
          <w:rFonts w:cstheme="minorHAnsi"/>
          <w:lang w:val="en-US"/>
        </w:rPr>
        <w:t>T</w:t>
      </w:r>
      <w:r w:rsidRPr="00252EDA">
        <w:rPr>
          <w:rFonts w:cstheme="minorHAnsi"/>
          <w:lang w:val="en-US"/>
        </w:rPr>
        <w:t>ools to estimate flood</w:t>
      </w:r>
      <w:r w:rsidR="000459BC" w:rsidRPr="00252EDA">
        <w:rPr>
          <w:rFonts w:cstheme="minorHAnsi"/>
          <w:lang w:val="en-US"/>
        </w:rPr>
        <w:t xml:space="preserve">ing </w:t>
      </w:r>
      <w:r w:rsidRPr="00252EDA">
        <w:rPr>
          <w:rFonts w:cstheme="minorHAnsi"/>
          <w:lang w:val="en-US"/>
        </w:rPr>
        <w:t xml:space="preserve">(such as USACE-HEC) are complex and require a minimum level of technical expertise to use. The application of such tools </w:t>
      </w:r>
      <w:r w:rsidR="000459BC" w:rsidRPr="00252EDA">
        <w:rPr>
          <w:rFonts w:cstheme="minorHAnsi"/>
          <w:lang w:val="en-US"/>
        </w:rPr>
        <w:t xml:space="preserve">will assist in assessing </w:t>
      </w:r>
      <w:r w:rsidRPr="00252EDA">
        <w:rPr>
          <w:rFonts w:cstheme="minorHAnsi"/>
          <w:lang w:val="en-US"/>
        </w:rPr>
        <w:t xml:space="preserve">benefit/cost of specific flood control projects. </w:t>
      </w:r>
    </w:p>
    <w:p w14:paraId="79F29CB3" w14:textId="0D1BC32B" w:rsidR="00386AD9" w:rsidRPr="00252EDA" w:rsidRDefault="00386AD9" w:rsidP="0068434D">
      <w:pPr>
        <w:spacing w:line="360" w:lineRule="auto"/>
        <w:rPr>
          <w:rFonts w:cstheme="minorHAnsi"/>
          <w:lang w:val="en-US"/>
        </w:rPr>
      </w:pPr>
      <w:r w:rsidRPr="00252EDA">
        <w:rPr>
          <w:rFonts w:cstheme="minorHAnsi"/>
          <w:lang w:val="en-US"/>
        </w:rPr>
        <w:t xml:space="preserve">Users have identified the need for a tool to conduct a lower-level analysis that can assist them in rapidly demonstrating the benefit/cost of various project mitigation measures </w:t>
      </w:r>
      <w:proofErr w:type="gramStart"/>
      <w:r w:rsidRPr="00252EDA">
        <w:rPr>
          <w:rFonts w:cstheme="minorHAnsi"/>
          <w:lang w:val="en-US"/>
        </w:rPr>
        <w:t>in order to</w:t>
      </w:r>
      <w:proofErr w:type="gramEnd"/>
      <w:r w:rsidRPr="00252EDA">
        <w:rPr>
          <w:rFonts w:cstheme="minorHAnsi"/>
          <w:lang w:val="en-US"/>
        </w:rPr>
        <w:t xml:space="preserve"> prioritize them. It is important that the tool produce loss estimates at resolutions smaller than census tract (i.e., the census block</w:t>
      </w:r>
      <w:r w:rsidR="000459BC" w:rsidRPr="00252EDA">
        <w:rPr>
          <w:rFonts w:cstheme="minorHAnsi"/>
          <w:lang w:val="en-US"/>
        </w:rPr>
        <w:t xml:space="preserve"> or site-specific</w:t>
      </w:r>
      <w:r w:rsidRPr="00252EDA">
        <w:rPr>
          <w:rFonts w:cstheme="minorHAnsi"/>
          <w:lang w:val="en-US"/>
        </w:rPr>
        <w:t xml:space="preserve">). For users with better local elevation and flood and building information, the ability to import such data into the model </w:t>
      </w:r>
      <w:r w:rsidR="000459BC" w:rsidRPr="00252EDA">
        <w:rPr>
          <w:rFonts w:cstheme="minorHAnsi"/>
          <w:lang w:val="en-US"/>
        </w:rPr>
        <w:t>is critical.</w:t>
      </w:r>
      <w:r w:rsidRPr="00252EDA">
        <w:rPr>
          <w:rFonts w:cstheme="minorHAnsi"/>
          <w:lang w:val="en-US"/>
        </w:rPr>
        <w:t xml:space="preserve"> </w:t>
      </w:r>
    </w:p>
    <w:p w14:paraId="6B728286" w14:textId="77777777" w:rsidR="00386AD9" w:rsidRPr="00252EDA" w:rsidRDefault="00386AD9" w:rsidP="0068434D">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252EDA" w:rsidRDefault="00386AD9" w:rsidP="0068434D">
      <w:pPr>
        <w:spacing w:line="360" w:lineRule="auto"/>
        <w:rPr>
          <w:rFonts w:cstheme="minorHAnsi"/>
          <w:lang w:val="en-US"/>
        </w:rPr>
      </w:pPr>
      <w:r w:rsidRPr="00252EDA">
        <w:rPr>
          <w:rFonts w:cstheme="minorHAnsi"/>
          <w:i/>
          <w:lang w:val="en-US"/>
        </w:rPr>
        <w:lastRenderedPageBreak/>
        <w:t>Flood Protection Measures</w:t>
      </w:r>
      <w:r w:rsidRPr="00252EDA">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252EDA" w:rsidRDefault="00386AD9" w:rsidP="0068434D">
      <w:pPr>
        <w:spacing w:line="360" w:lineRule="auto"/>
        <w:rPr>
          <w:rFonts w:cstheme="minorHAnsi"/>
          <w:lang w:val="en-US"/>
        </w:rPr>
      </w:pPr>
      <w:r w:rsidRPr="00252EDA">
        <w:rPr>
          <w:rFonts w:cstheme="minorHAnsi"/>
          <w:lang w:val="en-US"/>
        </w:rPr>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252EDA" w:rsidRDefault="0068434D" w:rsidP="001D16B1">
      <w:pPr>
        <w:keepNext/>
        <w:spacing w:line="360" w:lineRule="auto"/>
        <w:rPr>
          <w:rFonts w:cstheme="minorHAnsi"/>
          <w:b/>
          <w:sz w:val="24"/>
          <w:lang w:val="en-US"/>
        </w:rPr>
      </w:pPr>
      <w:r w:rsidRPr="00252EDA">
        <w:rPr>
          <w:rFonts w:cstheme="minorHAnsi"/>
          <w:b/>
          <w:sz w:val="24"/>
          <w:lang w:val="en-US"/>
        </w:rPr>
        <w:t>III.1.</w:t>
      </w:r>
      <w:r w:rsidR="00D27B3D" w:rsidRPr="00252EDA">
        <w:rPr>
          <w:rFonts w:cstheme="minorHAnsi"/>
          <w:b/>
          <w:sz w:val="24"/>
          <w:lang w:val="en-US"/>
        </w:rPr>
        <w:t>9</w:t>
      </w:r>
      <w:r w:rsidR="00386AD9" w:rsidRPr="00252EDA">
        <w:rPr>
          <w:rFonts w:cstheme="minorHAnsi"/>
          <w:b/>
          <w:sz w:val="24"/>
          <w:lang w:val="en-US"/>
        </w:rPr>
        <w:t xml:space="preserve"> </w:t>
      </w:r>
      <w:r w:rsidR="00386AD9" w:rsidRPr="00252EDA">
        <w:rPr>
          <w:rFonts w:cstheme="minorHAnsi"/>
          <w:b/>
          <w:sz w:val="24"/>
          <w:lang w:val="en-US"/>
        </w:rPr>
        <w:tab/>
        <w:t xml:space="preserve">User Environment </w:t>
      </w:r>
    </w:p>
    <w:p w14:paraId="0C16A933" w14:textId="77777777" w:rsidR="00386AD9" w:rsidRPr="00252EDA" w:rsidRDefault="00386AD9" w:rsidP="0068434D">
      <w:pPr>
        <w:spacing w:line="360" w:lineRule="auto"/>
        <w:rPr>
          <w:rFonts w:cstheme="minorHAnsi"/>
          <w:lang w:val="en-US"/>
        </w:rPr>
      </w:pPr>
      <w:r w:rsidRPr="00252EDA">
        <w:rPr>
          <w:rFonts w:cstheme="minorHAnsi"/>
          <w:lang w:val="en-US"/>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w:t>
      </w:r>
      <w:proofErr w:type="gramStart"/>
      <w:r w:rsidRPr="00252EDA">
        <w:rPr>
          <w:rFonts w:cstheme="minorHAnsi"/>
          <w:lang w:val="en-US"/>
        </w:rPr>
        <w:t>decentralized</w:t>
      </w:r>
      <w:proofErr w:type="gramEnd"/>
      <w:r w:rsidRPr="00252EDA">
        <w:rPr>
          <w:rFonts w:cstheme="minorHAnsi"/>
          <w:lang w:val="en-US"/>
        </w:rPr>
        <w:t xml:space="preserve"> and extensive coordination is required to effectively manage them. Still other agencies rely on consulting companies to provide these services.  </w:t>
      </w:r>
    </w:p>
    <w:p w14:paraId="5C65BA14" w14:textId="12A19617" w:rsidR="00386AD9" w:rsidRPr="00252EDA" w:rsidRDefault="00386AD9" w:rsidP="0068434D">
      <w:pPr>
        <w:spacing w:line="360" w:lineRule="auto"/>
        <w:rPr>
          <w:rFonts w:cstheme="minorHAnsi"/>
          <w:lang w:val="en-US"/>
        </w:rPr>
      </w:pPr>
      <w:r w:rsidRPr="00252EDA">
        <w:rPr>
          <w:rFonts w:cstheme="minorHAnsi"/>
          <w:lang w:val="en-US"/>
        </w:rPr>
        <w:t>Local jurisdictions have primary responsibility for managing development within the floodplain</w:t>
      </w:r>
      <w:r w:rsidR="000459BC" w:rsidRPr="00252EDA">
        <w:rPr>
          <w:rFonts w:cstheme="minorHAnsi"/>
          <w:lang w:val="en-US"/>
        </w:rPr>
        <w:t>, adopting and enforcing building codes</w:t>
      </w:r>
      <w:r w:rsidRPr="00252EDA">
        <w:rPr>
          <w:rFonts w:cstheme="minorHAnsi"/>
          <w:lang w:val="en-US"/>
        </w:rPr>
        <w:t xml:space="preserve"> and complying with state and federal regulations; however, it is difficult to specifically identify the number of people involved in completing a task. The numbers vary with specific projects and the political </w:t>
      </w:r>
      <w:r w:rsidR="00E00D17" w:rsidRPr="00252EDA">
        <w:rPr>
          <w:rFonts w:cstheme="minorHAnsi"/>
          <w:lang w:val="en-US"/>
        </w:rPr>
        <w:t xml:space="preserve">sensitivity </w:t>
      </w:r>
      <w:r w:rsidRPr="00252EDA">
        <w:rPr>
          <w:rFonts w:cstheme="minorHAnsi"/>
          <w:lang w:val="en-US"/>
        </w:rPr>
        <w:t xml:space="preserve">of land use planning and management decisions. Regulations require each jurisdiction to assign the responsibility of floodplain management to a single person.  </w:t>
      </w:r>
    </w:p>
    <w:p w14:paraId="45A08614" w14:textId="7D243C3C" w:rsidR="00386AD9" w:rsidRPr="00252EDA" w:rsidRDefault="00386AD9" w:rsidP="0068434D">
      <w:pPr>
        <w:spacing w:line="360" w:lineRule="auto"/>
        <w:rPr>
          <w:rFonts w:cstheme="minorHAnsi"/>
          <w:lang w:val="en-US"/>
        </w:rPr>
      </w:pPr>
      <w:r w:rsidRPr="00252EDA">
        <w:rPr>
          <w:rFonts w:cstheme="minorHAnsi"/>
          <w:lang w:val="en-US"/>
        </w:rPr>
        <w:t>Whether th</w:t>
      </w:r>
      <w:r w:rsidR="000459BC" w:rsidRPr="00252EDA">
        <w:rPr>
          <w:rFonts w:cstheme="minorHAnsi"/>
          <w:lang w:val="en-US"/>
        </w:rPr>
        <w:t xml:space="preserve">ese individuals </w:t>
      </w:r>
      <w:r w:rsidRPr="00252EDA">
        <w:rPr>
          <w:rFonts w:cstheme="minorHAnsi"/>
          <w:lang w:val="en-US"/>
        </w:rPr>
        <w:t xml:space="preserve">will </w:t>
      </w:r>
      <w:proofErr w:type="gramStart"/>
      <w:r w:rsidRPr="00252EDA">
        <w:rPr>
          <w:rFonts w:cstheme="minorHAnsi"/>
          <w:lang w:val="en-US"/>
        </w:rPr>
        <w:t>actually perform</w:t>
      </w:r>
      <w:proofErr w:type="gramEnd"/>
      <w:r w:rsidRPr="00252EDA">
        <w:rPr>
          <w:rFonts w:cstheme="minorHAnsi"/>
          <w:lang w:val="en-US"/>
        </w:rPr>
        <w:t xml:space="preserve"> a </w:t>
      </w:r>
      <w:proofErr w:type="spellStart"/>
      <w:r w:rsidR="00BC3963" w:rsidRPr="00252EDA">
        <w:rPr>
          <w:rFonts w:cstheme="minorHAnsi"/>
          <w:lang w:val="en-US"/>
        </w:rPr>
        <w:t>Hazus</w:t>
      </w:r>
      <w:proofErr w:type="spellEnd"/>
      <w:r w:rsidRPr="00252EDA">
        <w:rPr>
          <w:rFonts w:cstheme="minorHAnsi"/>
          <w:lang w:val="en-US"/>
        </w:rPr>
        <w:t xml:space="preserve"> analysis will depend on the jurisdiction’s organizational structure.  In</w:t>
      </w:r>
      <w:r w:rsidR="00E00D17" w:rsidRPr="00252EDA">
        <w:rPr>
          <w:rFonts w:cstheme="minorHAnsi"/>
          <w:lang w:val="en-US"/>
        </w:rPr>
        <w:t xml:space="preserve"> </w:t>
      </w:r>
      <w:proofErr w:type="spellStart"/>
      <w:r w:rsidR="00BC3963" w:rsidRPr="00252EDA">
        <w:rPr>
          <w:rFonts w:cstheme="minorHAnsi"/>
          <w:lang w:val="en-US"/>
        </w:rPr>
        <w:t>Hazus</w:t>
      </w:r>
      <w:proofErr w:type="spellEnd"/>
      <w:r w:rsidRPr="00252EDA">
        <w:rPr>
          <w:rFonts w:cstheme="minorHAnsi"/>
          <w:lang w:val="en-US"/>
        </w:rPr>
        <w:t xml:space="preserve"> training programs, FEMA has taken the approach of recommending that loss estimation be handled by a team of people within an agency.  This type of coordination is designed to bring all resources necessary to modify databases, </w:t>
      </w:r>
      <w:r w:rsidR="000459BC" w:rsidRPr="00252EDA">
        <w:rPr>
          <w:rFonts w:cstheme="minorHAnsi"/>
          <w:lang w:val="en-US"/>
        </w:rPr>
        <w:t xml:space="preserve">integrate hazard data, </w:t>
      </w:r>
      <w:r w:rsidRPr="00252EDA">
        <w:rPr>
          <w:rFonts w:cstheme="minorHAnsi"/>
          <w:lang w:val="en-US"/>
        </w:rPr>
        <w:t xml:space="preserve">review development patterns and trends, general planning, etc. </w:t>
      </w:r>
    </w:p>
    <w:p w14:paraId="3A448DEC" w14:textId="7BFE8DD9" w:rsidR="00386AD9" w:rsidRPr="00252EDA" w:rsidRDefault="009C6BF8" w:rsidP="0068434D">
      <w:pPr>
        <w:spacing w:line="360" w:lineRule="auto"/>
        <w:rPr>
          <w:rFonts w:cstheme="minorHAnsi"/>
          <w:lang w:val="en-US"/>
        </w:rPr>
      </w:pPr>
      <w:proofErr w:type="spellStart"/>
      <w:r w:rsidRPr="00252EDA">
        <w:rPr>
          <w:rFonts w:cstheme="minorHAnsi"/>
          <w:lang w:val="en-US"/>
        </w:rPr>
        <w:t>Hazus</w:t>
      </w:r>
      <w:proofErr w:type="spellEnd"/>
      <w:r w:rsidRPr="00252EDA">
        <w:rPr>
          <w:rFonts w:cstheme="minorHAnsi"/>
          <w:lang w:val="en-US"/>
        </w:rPr>
        <w:t xml:space="preserve"> </w:t>
      </w:r>
      <w:r w:rsidR="00386AD9" w:rsidRPr="00252EDA">
        <w:rPr>
          <w:rFonts w:cstheme="minorHAnsi"/>
          <w:lang w:val="en-US"/>
        </w:rPr>
        <w:t xml:space="preserve">supports a wide variety of project cycles. Users interested in </w:t>
      </w:r>
      <w:r w:rsidRPr="00252EDA">
        <w:rPr>
          <w:rFonts w:cstheme="minorHAnsi"/>
          <w:lang w:val="en-US"/>
        </w:rPr>
        <w:t xml:space="preserve">loss </w:t>
      </w:r>
      <w:r w:rsidR="00386AD9" w:rsidRPr="00252EDA">
        <w:rPr>
          <w:rFonts w:cstheme="minorHAnsi"/>
          <w:lang w:val="en-US"/>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Pr="00252EDA" w:rsidRDefault="00386AD9" w:rsidP="0068434D">
      <w:pPr>
        <w:spacing w:line="360" w:lineRule="auto"/>
        <w:rPr>
          <w:rFonts w:cstheme="minorHAnsi"/>
          <w:lang w:val="en-US"/>
        </w:rPr>
      </w:pPr>
      <w:r w:rsidRPr="00252EDA">
        <w:rPr>
          <w:rFonts w:cstheme="minorHAnsi"/>
          <w:lang w:val="en-US"/>
        </w:rPr>
        <w:lastRenderedPageBreak/>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252EDA" w:rsidRDefault="00C01E2C" w:rsidP="00C01E2C">
      <w:pPr>
        <w:keepNext/>
        <w:rPr>
          <w:b/>
          <w:sz w:val="28"/>
          <w:lang w:val="en-US"/>
        </w:rPr>
      </w:pPr>
      <w:commentRangeStart w:id="33"/>
      <w:r w:rsidRPr="00252EDA">
        <w:rPr>
          <w:b/>
          <w:sz w:val="28"/>
          <w:lang w:val="en-US"/>
        </w:rPr>
        <w:t>III.2</w:t>
      </w:r>
      <w:r w:rsidRPr="00252EDA">
        <w:rPr>
          <w:b/>
          <w:sz w:val="28"/>
          <w:lang w:val="en-US"/>
        </w:rPr>
        <w:tab/>
        <w:t>Levels of Analysis</w:t>
      </w:r>
      <w:commentRangeEnd w:id="33"/>
      <w:r w:rsidR="006714E6" w:rsidRPr="00252EDA">
        <w:rPr>
          <w:rStyle w:val="CommentReference"/>
          <w:lang w:val="en-US"/>
        </w:rPr>
        <w:commentReference w:id="33"/>
      </w:r>
    </w:p>
    <w:p w14:paraId="6E183901" w14:textId="2DA55E24" w:rsidR="00C01E2C" w:rsidRPr="00252EDA" w:rsidRDefault="00807A1A" w:rsidP="00C01E2C">
      <w:pPr>
        <w:spacing w:line="360" w:lineRule="auto"/>
        <w:rPr>
          <w:rFonts w:cstheme="minorHAnsi"/>
          <w:lang w:val="en-US"/>
        </w:rPr>
      </w:pPr>
      <w:r w:rsidRPr="00252EDA">
        <w:rPr>
          <w:rFonts w:cstheme="minorHAnsi"/>
          <w:lang w:val="en-US"/>
        </w:rPr>
        <w:t xml:space="preserve">To provide flexibility, losses are estimated based on the accuracy of input data. Basic analysis can be based on default data and parameter data provided within </w:t>
      </w:r>
      <w:proofErr w:type="spellStart"/>
      <w:r w:rsidR="00BC3963" w:rsidRPr="00252EDA">
        <w:rPr>
          <w:rFonts w:cstheme="minorHAnsi"/>
          <w:lang w:val="en-US"/>
        </w:rPr>
        <w:t>Hazus</w:t>
      </w:r>
      <w:proofErr w:type="spellEnd"/>
      <w:r w:rsidRPr="00252ED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252EDA" w:rsidRDefault="00C213B9" w:rsidP="00C213B9">
      <w:pPr>
        <w:spacing w:line="360" w:lineRule="auto"/>
        <w:jc w:val="center"/>
        <w:rPr>
          <w:rFonts w:cstheme="minorHAnsi"/>
          <w:lang w:val="en-US"/>
        </w:rPr>
      </w:pPr>
      <w:r w:rsidRPr="00252EDA">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1"/>
                    <a:stretch>
                      <a:fillRect/>
                    </a:stretch>
                  </pic:blipFill>
                  <pic:spPr>
                    <a:xfrm>
                      <a:off x="0" y="0"/>
                      <a:ext cx="5068572" cy="2636508"/>
                    </a:xfrm>
                    <a:prstGeom prst="rect">
                      <a:avLst/>
                    </a:prstGeom>
                  </pic:spPr>
                </pic:pic>
              </a:graphicData>
            </a:graphic>
          </wp:inline>
        </w:drawing>
      </w:r>
    </w:p>
    <w:p w14:paraId="5E2C95D7" w14:textId="3C1953C2" w:rsidR="00C213B9" w:rsidRPr="00252EDA" w:rsidRDefault="00C213B9" w:rsidP="00C213B9">
      <w:pPr>
        <w:spacing w:line="360" w:lineRule="auto"/>
        <w:jc w:val="center"/>
        <w:rPr>
          <w:rFonts w:cstheme="minorHAnsi"/>
          <w:i/>
          <w:lang w:val="en-US"/>
        </w:rPr>
      </w:pPr>
      <w:r w:rsidRPr="00252EDA">
        <w:rPr>
          <w:rFonts w:cstheme="minorHAnsi"/>
          <w:i/>
          <w:lang w:val="en-US"/>
        </w:rPr>
        <w:t xml:space="preserve">Figure 3.8. Levels of </w:t>
      </w:r>
      <w:proofErr w:type="spellStart"/>
      <w:r w:rsidR="00BC3963" w:rsidRPr="00252EDA">
        <w:rPr>
          <w:rFonts w:cstheme="minorHAnsi"/>
          <w:i/>
          <w:lang w:val="en-US"/>
        </w:rPr>
        <w:t>Hazus</w:t>
      </w:r>
      <w:proofErr w:type="spellEnd"/>
      <w:r w:rsidRPr="00252EDA">
        <w:rPr>
          <w:rFonts w:cstheme="minorHAnsi"/>
          <w:i/>
          <w:lang w:val="en-US"/>
        </w:rPr>
        <w:t xml:space="preserve"> analysis.</w:t>
      </w:r>
    </w:p>
    <w:p w14:paraId="3D7F87C1" w14:textId="157F9E67"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III.2.1 </w:t>
      </w:r>
      <w:r w:rsidRPr="00252EDA">
        <w:rPr>
          <w:rFonts w:cstheme="minorHAnsi"/>
          <w:b/>
          <w:sz w:val="24"/>
          <w:lang w:val="en-US"/>
        </w:rPr>
        <w:tab/>
        <w:t>Analysis Based on Default Information</w:t>
      </w:r>
    </w:p>
    <w:p w14:paraId="7FBFA4DA" w14:textId="029E8F6E" w:rsidR="00895A61" w:rsidRPr="00252EDA" w:rsidRDefault="00C213B9" w:rsidP="00895A61">
      <w:pPr>
        <w:spacing w:line="360" w:lineRule="auto"/>
        <w:rPr>
          <w:rFonts w:cstheme="minorHAnsi"/>
          <w:lang w:val="en-US"/>
        </w:rPr>
      </w:pPr>
      <w:r w:rsidRPr="00252EDA">
        <w:rPr>
          <w:rFonts w:cstheme="minorHAnsi"/>
          <w:lang w:val="en-US"/>
        </w:rPr>
        <w:t xml:space="preserve">A Basic Level 1 analysis is the simplest type of analysis requiring minimum effort by the user. It is based primarily on </w:t>
      </w:r>
      <w:r w:rsidR="00895A61" w:rsidRPr="00252EDA">
        <w:rPr>
          <w:rFonts w:cstheme="minorHAnsi"/>
          <w:lang w:val="en-US"/>
        </w:rPr>
        <w:t xml:space="preserve">the </w:t>
      </w:r>
      <w:r w:rsidR="009C6BF8" w:rsidRPr="00252EDA">
        <w:rPr>
          <w:rFonts w:cstheme="minorHAnsi"/>
          <w:lang w:val="en-US"/>
        </w:rPr>
        <w:t xml:space="preserve">national baseline </w:t>
      </w:r>
      <w:r w:rsidR="00895A61" w:rsidRPr="00252EDA">
        <w:rPr>
          <w:rFonts w:cstheme="minorHAnsi"/>
          <w:lang w:val="en-US"/>
        </w:rPr>
        <w:t>general building stock</w:t>
      </w:r>
      <w:r w:rsidR="009E0D2E" w:rsidRPr="00252EDA">
        <w:rPr>
          <w:rFonts w:cstheme="minorHAnsi"/>
          <w:lang w:val="en-US"/>
        </w:rPr>
        <w:t xml:space="preserve"> (GBS),</w:t>
      </w:r>
      <w:r w:rsidR="00895A61" w:rsidRPr="00252EDA">
        <w:rPr>
          <w:rFonts w:cstheme="minorHAnsi"/>
          <w:lang w:val="en-US"/>
        </w:rPr>
        <w:t xml:space="preserve"> essential facility </w:t>
      </w:r>
      <w:r w:rsidR="009E0D2E" w:rsidRPr="00252EDA">
        <w:rPr>
          <w:rFonts w:cstheme="minorHAnsi"/>
          <w:lang w:val="en-US"/>
        </w:rPr>
        <w:t xml:space="preserve">and demographic </w:t>
      </w:r>
      <w:r w:rsidR="00895A61" w:rsidRPr="00252EDA">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252EDA">
        <w:rPr>
          <w:rFonts w:cstheme="minorHAnsi"/>
          <w:lang w:val="en-US"/>
        </w:rPr>
        <w:t>sets</w:t>
      </w:r>
      <w:r w:rsidR="00895A61" w:rsidRPr="00252EDA">
        <w:rPr>
          <w:rFonts w:cstheme="minorHAnsi"/>
          <w:lang w:val="en-US"/>
        </w:rPr>
        <w:t xml:space="preserve"> of surface roughness and tree coverage derived from national land-use data are also used for </w:t>
      </w:r>
      <w:r w:rsidR="009E0D2E" w:rsidRPr="00252EDA">
        <w:rPr>
          <w:rFonts w:cstheme="minorHAnsi"/>
          <w:lang w:val="en-US"/>
        </w:rPr>
        <w:t>hurricanes</w:t>
      </w:r>
      <w:r w:rsidR="00895A61" w:rsidRPr="00252EDA">
        <w:rPr>
          <w:rFonts w:cstheme="minorHAnsi"/>
          <w:lang w:val="en-US"/>
        </w:rPr>
        <w:t xml:space="preserve">. Direct economic and social losses associated with the general building </w:t>
      </w:r>
      <w:r w:rsidR="00895A61" w:rsidRPr="00252EDA">
        <w:rPr>
          <w:rFonts w:cstheme="minorHAnsi"/>
          <w:lang w:val="en-US"/>
        </w:rPr>
        <w:lastRenderedPageBreak/>
        <w:t xml:space="preserve">stock are computed, as well as estimates of essential facility functionality, short-term shelter requirement, and debris. </w:t>
      </w:r>
    </w:p>
    <w:p w14:paraId="67E40816" w14:textId="15A9980F" w:rsidR="00895A61" w:rsidRPr="00252EDA" w:rsidRDefault="005E124A" w:rsidP="00895A61">
      <w:pPr>
        <w:spacing w:line="360" w:lineRule="auto"/>
        <w:rPr>
          <w:rFonts w:cstheme="minorHAnsi"/>
          <w:lang w:val="en-US"/>
        </w:rPr>
      </w:pPr>
      <w:r w:rsidRPr="00252EDA">
        <w:rPr>
          <w:lang w:val="en-US"/>
        </w:rPr>
        <w:t xml:space="preserve">The user is not expected to have extensive technical knowledge. </w:t>
      </w:r>
      <w:r w:rsidR="00895A61" w:rsidRPr="00252EDA">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w:t>
      </w:r>
      <w:r w:rsidR="009C6BF8" w:rsidRPr="00252EDA">
        <w:rPr>
          <w:rFonts w:cstheme="minorHAnsi"/>
          <w:lang w:val="en-US"/>
        </w:rPr>
        <w:t xml:space="preserve">of losses at regional </w:t>
      </w:r>
      <w:proofErr w:type="spellStart"/>
      <w:r w:rsidR="009C6BF8" w:rsidRPr="00252EDA">
        <w:rPr>
          <w:rFonts w:cstheme="minorHAnsi"/>
          <w:lang w:val="en-US"/>
        </w:rPr>
        <w:t>levels</w:t>
      </w:r>
      <w:r w:rsidR="00895A61" w:rsidRPr="00252EDA">
        <w:rPr>
          <w:rFonts w:cstheme="minorHAnsi"/>
          <w:lang w:val="en-US"/>
        </w:rPr>
        <w:t>s</w:t>
      </w:r>
      <w:proofErr w:type="spellEnd"/>
      <w:r w:rsidR="00895A61" w:rsidRPr="00252EDA">
        <w:rPr>
          <w:rFonts w:cstheme="minorHAnsi"/>
          <w:lang w:val="en-US"/>
        </w:rPr>
        <w:t>.</w:t>
      </w:r>
    </w:p>
    <w:p w14:paraId="7F3E1752" w14:textId="7294D49D"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III.2.2 </w:t>
      </w:r>
      <w:r w:rsidRPr="00252EDA">
        <w:rPr>
          <w:rFonts w:cstheme="minorHAnsi"/>
          <w:b/>
          <w:sz w:val="24"/>
          <w:lang w:val="en-US"/>
        </w:rPr>
        <w:tab/>
        <w:t>Analysis with User-Supplied Inventory</w:t>
      </w:r>
    </w:p>
    <w:p w14:paraId="3AD7FBB9" w14:textId="4846681F" w:rsidR="00895A61" w:rsidRPr="00252EDA" w:rsidRDefault="00C213B9" w:rsidP="00895A61">
      <w:pPr>
        <w:spacing w:line="360" w:lineRule="auto"/>
        <w:rPr>
          <w:rFonts w:cstheme="minorHAnsi"/>
          <w:lang w:val="en-US"/>
        </w:rPr>
      </w:pPr>
      <w:r w:rsidRPr="00252EDA">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w:t>
      </w:r>
      <w:r w:rsidR="006714E6" w:rsidRPr="00252EDA">
        <w:rPr>
          <w:rFonts w:cstheme="minorHAnsi"/>
          <w:lang w:val="en-US"/>
        </w:rPr>
        <w:t xml:space="preserve">a higher level of </w:t>
      </w:r>
      <w:r w:rsidRPr="00252EDA">
        <w:rPr>
          <w:rFonts w:cstheme="minorHAnsi"/>
          <w:lang w:val="en-US"/>
        </w:rPr>
        <w:t xml:space="preserve">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proofErr w:type="spellStart"/>
      <w:r w:rsidR="00BC3963" w:rsidRPr="00252EDA">
        <w:rPr>
          <w:rFonts w:cstheme="minorHAnsi"/>
          <w:lang w:val="en-US"/>
        </w:rPr>
        <w:t>Hazus</w:t>
      </w:r>
      <w:proofErr w:type="spellEnd"/>
      <w:r w:rsidRPr="00252EDA">
        <w:rPr>
          <w:rFonts w:cstheme="minorHAnsi"/>
          <w:lang w:val="en-US"/>
        </w:rPr>
        <w:t xml:space="preserve"> hydrology and hydraulics model. </w:t>
      </w:r>
      <w:r w:rsidR="00AF63C2" w:rsidRPr="00252EDA">
        <w:rPr>
          <w:lang w:val="en-US"/>
        </w:rPr>
        <w:t>It is likely that the user will need to employ consultants to assist in the implementation of certain methods.  For example, a local geotechnical engineer would likely be required to define soil and ground conditions.</w:t>
      </w:r>
      <w:r w:rsidR="00895A61" w:rsidRPr="00252EDA">
        <w:rPr>
          <w:rFonts w:cstheme="minorHAnsi"/>
          <w:lang w:val="en-US"/>
        </w:rPr>
        <w:t xml:space="preserve"> </w:t>
      </w:r>
      <w:r w:rsidR="000E1428" w:rsidRPr="00252EDA">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3D5C095E"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Use of locally available data or estimates concerning the square footage, count, and replacement values of buildings in different occupancy classes</w:t>
      </w:r>
      <w:r w:rsidR="00C83965" w:rsidRPr="00252EDA">
        <w:rPr>
          <w:rFonts w:cstheme="minorHAnsi"/>
          <w:lang w:val="en-US"/>
        </w:rPr>
        <w:t>, including the use and integration of site-specific data</w:t>
      </w:r>
      <w:r w:rsidRPr="00252EDA">
        <w:rPr>
          <w:rFonts w:cstheme="minorHAnsi"/>
          <w:lang w:val="en-US"/>
        </w:rPr>
        <w:t xml:space="preserve">. </w:t>
      </w:r>
    </w:p>
    <w:p w14:paraId="6AF9FE1B" w14:textId="52651DF2"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252EDA" w:rsidRDefault="00895A61" w:rsidP="000E1428">
      <w:pPr>
        <w:pStyle w:val="ListParagraph"/>
        <w:numPr>
          <w:ilvl w:val="0"/>
          <w:numId w:val="12"/>
        </w:numPr>
        <w:spacing w:line="360" w:lineRule="auto"/>
        <w:ind w:left="360"/>
        <w:rPr>
          <w:rFonts w:cstheme="minorHAnsi"/>
          <w:lang w:val="en-US"/>
        </w:rPr>
      </w:pPr>
      <w:r w:rsidRPr="00252EDA">
        <w:rPr>
          <w:rFonts w:cstheme="minorHAnsi"/>
          <w:lang w:val="en-US"/>
        </w:rPr>
        <w:t>Preparation of a detailed inventory for all essential facilities</w:t>
      </w:r>
      <w:r w:rsidR="000E1428" w:rsidRPr="00252EDA">
        <w:rPr>
          <w:rFonts w:cstheme="minorHAnsi"/>
          <w:lang w:val="en-US"/>
        </w:rPr>
        <w:t xml:space="preserve"> and facilities housing hazardous materials</w:t>
      </w:r>
      <w:r w:rsidRPr="00252EDA">
        <w:rPr>
          <w:rFonts w:cstheme="minorHAnsi"/>
          <w:lang w:val="en-US"/>
        </w:rPr>
        <w:t xml:space="preserve">.  </w:t>
      </w:r>
    </w:p>
    <w:p w14:paraId="08F6F4CC" w14:textId="77777777"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519EF49" w14:textId="30E62599"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w:t>
      </w:r>
      <w:r w:rsidR="00C83965" w:rsidRPr="00252EDA">
        <w:rPr>
          <w:rFonts w:cstheme="minorHAnsi"/>
          <w:lang w:val="en-US"/>
        </w:rPr>
        <w:t xml:space="preserve">displaced households, shelter needs, </w:t>
      </w:r>
      <w:r w:rsidRPr="00252EDA">
        <w:rPr>
          <w:rFonts w:cstheme="minorHAnsi"/>
          <w:lang w:val="en-US"/>
        </w:rPr>
        <w:t xml:space="preserve">evacuation </w:t>
      </w:r>
      <w:r w:rsidR="00C83965" w:rsidRPr="00252EDA">
        <w:rPr>
          <w:rFonts w:cstheme="minorHAnsi"/>
          <w:lang w:val="en-US"/>
        </w:rPr>
        <w:t xml:space="preserve">and casualty </w:t>
      </w:r>
      <w:r w:rsidRPr="00252EDA">
        <w:rPr>
          <w:rFonts w:cstheme="minorHAnsi"/>
          <w:lang w:val="en-US"/>
        </w:rPr>
        <w:t xml:space="preserve">results. </w:t>
      </w:r>
    </w:p>
    <w:p w14:paraId="6B6E1515" w14:textId="4EFD74FE"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1FE3C3E5" w14:textId="5B4722C3"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Development of </w:t>
      </w:r>
      <w:r w:rsidR="00C83965" w:rsidRPr="00252EDA">
        <w:rPr>
          <w:rFonts w:cstheme="minorHAnsi"/>
          <w:lang w:val="en-US"/>
        </w:rPr>
        <w:t>flood, earthquake, wind and tsunami hazard map data</w:t>
      </w:r>
      <w:r w:rsidRPr="00252EDA">
        <w:rPr>
          <w:rFonts w:cstheme="minorHAnsi"/>
          <w:lang w:val="en-US"/>
        </w:rPr>
        <w:t>. These maps would be used for evaluation of the effects of local conditions upon damage and losses.</w:t>
      </w:r>
      <w:r w:rsidR="00C83965" w:rsidRPr="00252EDA">
        <w:rPr>
          <w:rFonts w:cstheme="minorHAnsi"/>
          <w:lang w:val="en-US"/>
        </w:rPr>
        <w:t xml:space="preserve">  Higher quality results are produced through the accurate intersection between hazard and inventory.</w:t>
      </w:r>
      <w:r w:rsidRPr="00252EDA">
        <w:rPr>
          <w:rFonts w:cstheme="minorHAnsi"/>
          <w:lang w:val="en-US"/>
        </w:rPr>
        <w:t xml:space="preserve"> </w:t>
      </w:r>
    </w:p>
    <w:p w14:paraId="7E2765B6" w14:textId="6EF74978" w:rsidR="000E1428" w:rsidRPr="00252EDA" w:rsidRDefault="000E1428" w:rsidP="00895A61">
      <w:pPr>
        <w:pStyle w:val="ListParagraph"/>
        <w:numPr>
          <w:ilvl w:val="0"/>
          <w:numId w:val="12"/>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67A68AC3" w14:textId="08A9E404" w:rsidR="00895A61" w:rsidRPr="00252EDA" w:rsidRDefault="00895A61" w:rsidP="00895A61">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252EDA" w:rsidRDefault="00895A61" w:rsidP="00895A61">
      <w:pPr>
        <w:spacing w:line="360" w:lineRule="auto"/>
        <w:rPr>
          <w:rFonts w:cstheme="minorHAnsi"/>
          <w:lang w:val="en-US"/>
        </w:rPr>
      </w:pPr>
      <w:r w:rsidRPr="00252EDA">
        <w:rPr>
          <w:rFonts w:cstheme="minorHAnsi"/>
          <w:b/>
          <w:sz w:val="24"/>
          <w:lang w:val="en-US"/>
        </w:rPr>
        <w:t xml:space="preserve">III.2.3 </w:t>
      </w:r>
      <w:r w:rsidRPr="00252EDA">
        <w:rPr>
          <w:rFonts w:cstheme="minorHAnsi"/>
          <w:b/>
          <w:sz w:val="24"/>
          <w:lang w:val="en-US"/>
        </w:rPr>
        <w:tab/>
        <w:t>Analysis with Advanced Data</w:t>
      </w:r>
    </w:p>
    <w:p w14:paraId="7F082B53" w14:textId="17FE0E29" w:rsidR="00895A61" w:rsidRPr="00252EDA" w:rsidRDefault="006424EF" w:rsidP="00C01E2C">
      <w:pPr>
        <w:spacing w:line="360" w:lineRule="auto"/>
        <w:rPr>
          <w:rFonts w:cstheme="minorHAnsi"/>
          <w:lang w:val="en-US"/>
        </w:rPr>
      </w:pPr>
      <w:r w:rsidRPr="00252EDA">
        <w:rPr>
          <w:rFonts w:cstheme="minorHAnsi"/>
          <w:lang w:val="en-US"/>
        </w:rPr>
        <w:t xml:space="preserve">A Level 3 analysis requires effort by the user to develop and update information concerning the underlying engineering and loss analysis parameters in </w:t>
      </w:r>
      <w:proofErr w:type="spellStart"/>
      <w:r w:rsidR="00BC3963" w:rsidRPr="00252EDA">
        <w:rPr>
          <w:rFonts w:cstheme="minorHAnsi"/>
          <w:lang w:val="en-US"/>
        </w:rPr>
        <w:t>Hazus</w:t>
      </w:r>
      <w:proofErr w:type="spellEnd"/>
      <w:r w:rsidRPr="00252EDA">
        <w:rPr>
          <w:rFonts w:cstheme="minorHAnsi"/>
          <w:lang w:val="en-US"/>
        </w:rPr>
        <w:t xml:space="preserve">. This type of analysis incorporates results from engineering and economic studies </w:t>
      </w:r>
      <w:r w:rsidR="00C83965" w:rsidRPr="00252EDA">
        <w:rPr>
          <w:rFonts w:cstheme="minorHAnsi"/>
          <w:lang w:val="en-US"/>
        </w:rPr>
        <w:t xml:space="preserve">that are typically regionally specific and </w:t>
      </w:r>
      <w:r w:rsidRPr="00252EDA">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sidRPr="00252EDA">
        <w:rPr>
          <w:rFonts w:cstheme="minorHAnsi"/>
          <w:lang w:val="en-US"/>
        </w:rPr>
        <w:t>and applying custom damage functions and parameters</w:t>
      </w:r>
      <w:r w:rsidRPr="00252EDA">
        <w:rPr>
          <w:rFonts w:cstheme="minorHAnsi"/>
          <w:lang w:val="en-US"/>
        </w:rPr>
        <w:t xml:space="preserve">. There are no standardized Level 3 analysis approaches. </w:t>
      </w:r>
      <w:r w:rsidR="00AF63C2"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w:t>
      </w:r>
      <w:proofErr w:type="spellStart"/>
      <w:r w:rsidR="00BC3963" w:rsidRPr="00252EDA">
        <w:rPr>
          <w:rFonts w:cstheme="minorHAnsi"/>
          <w:lang w:val="en-US"/>
        </w:rPr>
        <w:t>Hazus</w:t>
      </w:r>
      <w:proofErr w:type="spellEnd"/>
      <w:r w:rsidRPr="00252EDA">
        <w:rPr>
          <w:rFonts w:cstheme="minorHAnsi"/>
          <w:lang w:val="en-US"/>
        </w:rPr>
        <w:t xml:space="preserve"> software, to change the underlying engineering and loss parameters used for an analysis. The quality and detail of the results will depend on the level of effort. </w:t>
      </w:r>
    </w:p>
    <w:p w14:paraId="585A4179" w14:textId="0871E921" w:rsidR="00895A61" w:rsidRPr="00252EDA" w:rsidRDefault="00895A61" w:rsidP="00C01E2C">
      <w:pPr>
        <w:spacing w:line="360" w:lineRule="auto"/>
        <w:rPr>
          <w:rFonts w:cstheme="minorHAnsi"/>
          <w:lang w:val="en-US"/>
        </w:rPr>
      </w:pPr>
      <w:r w:rsidRPr="00252EDA">
        <w:rPr>
          <w:rFonts w:cstheme="minorHAnsi"/>
          <w:b/>
          <w:sz w:val="24"/>
          <w:lang w:val="en-US"/>
        </w:rPr>
        <w:t xml:space="preserve">III.2.4 </w:t>
      </w:r>
      <w:r w:rsidRPr="00252EDA">
        <w:rPr>
          <w:rFonts w:cstheme="minorHAnsi"/>
          <w:b/>
          <w:sz w:val="24"/>
          <w:lang w:val="en-US"/>
        </w:rPr>
        <w:tab/>
        <w:t xml:space="preserve">Anticipated breakdown of Open </w:t>
      </w:r>
      <w:proofErr w:type="spellStart"/>
      <w:r w:rsidR="00BC3963" w:rsidRPr="00252EDA">
        <w:rPr>
          <w:rFonts w:cstheme="minorHAnsi"/>
          <w:b/>
          <w:sz w:val="24"/>
          <w:lang w:val="en-US"/>
        </w:rPr>
        <w:t>Hazus</w:t>
      </w:r>
      <w:proofErr w:type="spellEnd"/>
      <w:r w:rsidRPr="00252EDA">
        <w:rPr>
          <w:rFonts w:cstheme="minorHAnsi"/>
          <w:b/>
          <w:sz w:val="24"/>
          <w:lang w:val="en-US"/>
        </w:rPr>
        <w:t xml:space="preserve"> users</w:t>
      </w:r>
      <w:r w:rsidRPr="00252EDA">
        <w:rPr>
          <w:rFonts w:cstheme="minorHAnsi"/>
          <w:lang w:val="en-US"/>
        </w:rPr>
        <w:t xml:space="preserve"> </w:t>
      </w:r>
    </w:p>
    <w:p w14:paraId="1425991A" w14:textId="20E4E41F" w:rsidR="00C01E2C" w:rsidRPr="00252EDA" w:rsidRDefault="00895A61" w:rsidP="00C01E2C">
      <w:pPr>
        <w:spacing w:line="360" w:lineRule="auto"/>
        <w:rPr>
          <w:rFonts w:cstheme="minorHAnsi"/>
          <w:lang w:val="en-US"/>
        </w:rPr>
      </w:pPr>
      <w:r w:rsidRPr="00252EDA">
        <w:rPr>
          <w:rFonts w:cstheme="minorHAnsi"/>
          <w:lang w:val="en-US"/>
        </w:rPr>
        <w:t>O</w:t>
      </w:r>
      <w:r w:rsidR="00C01E2C" w:rsidRPr="00252EDA">
        <w:rPr>
          <w:rFonts w:cstheme="minorHAnsi"/>
          <w:lang w:val="en-US"/>
        </w:rPr>
        <w:t xml:space="preserve">nce </w:t>
      </w:r>
      <w:proofErr w:type="spellStart"/>
      <w:r w:rsidRPr="00252EDA">
        <w:rPr>
          <w:rFonts w:cstheme="minorHAnsi"/>
          <w:lang w:val="en-US"/>
        </w:rPr>
        <w:t>Open</w:t>
      </w:r>
      <w:r w:rsidR="00BC3963" w:rsidRPr="00252EDA">
        <w:rPr>
          <w:rFonts w:cstheme="minorHAnsi"/>
          <w:lang w:val="en-US"/>
        </w:rPr>
        <w:t>Hazus</w:t>
      </w:r>
      <w:proofErr w:type="spellEnd"/>
      <w:r w:rsidR="00C01E2C" w:rsidRPr="00252EDA">
        <w:rPr>
          <w:rFonts w:cstheme="minorHAnsi"/>
          <w:lang w:val="en-US"/>
        </w:rPr>
        <w:t xml:space="preserve"> is available in </w:t>
      </w:r>
      <w:r w:rsidR="00CC5769" w:rsidRPr="00252EDA">
        <w:rPr>
          <w:rFonts w:cstheme="minorHAnsi"/>
          <w:lang w:val="en-US"/>
        </w:rPr>
        <w:t xml:space="preserve">the </w:t>
      </w:r>
      <w:r w:rsidR="00C01E2C" w:rsidRPr="00252EDA">
        <w:rPr>
          <w:rFonts w:cstheme="minorHAnsi"/>
          <w:lang w:val="en-US"/>
        </w:rPr>
        <w:t>form of web services with a substantial building-level inventory and widely accessible high-resolution depth grids</w:t>
      </w:r>
      <w:r w:rsidR="0081033C" w:rsidRPr="00252EDA">
        <w:rPr>
          <w:rFonts w:cstheme="minorHAnsi"/>
          <w:lang w:val="en-US"/>
        </w:rPr>
        <w:t>, we anticipate that</w:t>
      </w:r>
      <w:r w:rsidR="00C01E2C" w:rsidRPr="00252EDA">
        <w:rPr>
          <w:rFonts w:cstheme="minorHAnsi"/>
          <w:lang w:val="en-US"/>
        </w:rPr>
        <w:t>:</w:t>
      </w:r>
    </w:p>
    <w:p w14:paraId="016F40F5" w14:textId="08102D44" w:rsidR="00C01E2C" w:rsidRPr="00252EDA" w:rsidRDefault="00C01E2C" w:rsidP="000E0635">
      <w:pPr>
        <w:pStyle w:val="ListParagraph"/>
        <w:numPr>
          <w:ilvl w:val="0"/>
          <w:numId w:val="35"/>
        </w:numPr>
        <w:spacing w:line="360" w:lineRule="auto"/>
        <w:rPr>
          <w:rFonts w:cstheme="minorHAnsi"/>
          <w:lang w:val="en-US"/>
        </w:rPr>
      </w:pPr>
      <w:r w:rsidRPr="00252EDA">
        <w:rPr>
          <w:rFonts w:cstheme="minorHAnsi"/>
          <w:lang w:val="en-US"/>
        </w:rPr>
        <w:t xml:space="preserve">50% </w:t>
      </w:r>
      <w:r w:rsidR="00CC5769" w:rsidRPr="00252EDA">
        <w:rPr>
          <w:rFonts w:cstheme="minorHAnsi"/>
          <w:lang w:val="en-US"/>
        </w:rPr>
        <w:t>o</w:t>
      </w:r>
      <w:r w:rsidR="00B11B6A" w:rsidRPr="00252EDA">
        <w:rPr>
          <w:rFonts w:cstheme="minorHAnsi"/>
          <w:lang w:val="en-US"/>
        </w:rPr>
        <w:t xml:space="preserve">f </w:t>
      </w:r>
      <w:r w:rsidR="000370FC" w:rsidRPr="00252EDA">
        <w:rPr>
          <w:rFonts w:cstheme="minorHAnsi"/>
          <w:lang w:val="en-US"/>
        </w:rPr>
        <w:t xml:space="preserve">users </w:t>
      </w:r>
      <w:r w:rsidRPr="00252EDA">
        <w:rPr>
          <w:rFonts w:cstheme="minorHAnsi"/>
          <w:lang w:val="en-US"/>
        </w:rPr>
        <w:t xml:space="preserve">will </w:t>
      </w:r>
      <w:r w:rsidR="000370FC" w:rsidRPr="00252EDA">
        <w:rPr>
          <w:rFonts w:cstheme="minorHAnsi"/>
          <w:lang w:val="en-US"/>
        </w:rPr>
        <w:t xml:space="preserve">primarily </w:t>
      </w:r>
      <w:r w:rsidRPr="00252EDA">
        <w:rPr>
          <w:rFonts w:cstheme="minorHAnsi"/>
          <w:lang w:val="en-US"/>
        </w:rPr>
        <w:t>want to work with model results, i.e., view reports</w:t>
      </w:r>
      <w:r w:rsidR="00CC5769" w:rsidRPr="00252EDA">
        <w:rPr>
          <w:rFonts w:cstheme="minorHAnsi"/>
          <w:lang w:val="en-US"/>
        </w:rPr>
        <w:t xml:space="preserve"> and maps of results</w:t>
      </w:r>
    </w:p>
    <w:p w14:paraId="241BA78F" w14:textId="1572007A" w:rsidR="00C01E2C" w:rsidRPr="00252EDA" w:rsidRDefault="00CC5769" w:rsidP="000E0635">
      <w:pPr>
        <w:pStyle w:val="ListParagraph"/>
        <w:numPr>
          <w:ilvl w:val="0"/>
          <w:numId w:val="35"/>
        </w:numPr>
        <w:spacing w:line="360" w:lineRule="auto"/>
        <w:rPr>
          <w:rFonts w:cstheme="minorHAnsi"/>
          <w:lang w:val="en-US"/>
        </w:rPr>
      </w:pPr>
      <w:r w:rsidRPr="00252EDA">
        <w:rPr>
          <w:rFonts w:cstheme="minorHAnsi"/>
          <w:lang w:val="en-US"/>
        </w:rPr>
        <w:lastRenderedPageBreak/>
        <w:t>~</w:t>
      </w:r>
      <w:r w:rsidR="00C01E2C" w:rsidRPr="00252EDA">
        <w:rPr>
          <w:rFonts w:cstheme="minorHAnsi"/>
          <w:lang w:val="en-US"/>
        </w:rPr>
        <w:t xml:space="preserve">5% will </w:t>
      </w:r>
      <w:r w:rsidRPr="00252EDA">
        <w:rPr>
          <w:rFonts w:cstheme="minorHAnsi"/>
          <w:lang w:val="en-US"/>
        </w:rPr>
        <w:t xml:space="preserve">require a capability to support the analysis of sensitive or protected data, such as within their own desktop environment </w:t>
      </w:r>
    </w:p>
    <w:p w14:paraId="53F7E766" w14:textId="0E8CBA28" w:rsidR="00C01E2C" w:rsidRPr="00252EDA" w:rsidRDefault="00C01E2C" w:rsidP="000E0635">
      <w:pPr>
        <w:pStyle w:val="ListParagraph"/>
        <w:numPr>
          <w:ilvl w:val="0"/>
          <w:numId w:val="35"/>
        </w:numPr>
        <w:spacing w:line="360" w:lineRule="auto"/>
        <w:rPr>
          <w:rFonts w:cstheme="minorHAnsi"/>
          <w:lang w:val="en-US"/>
        </w:rPr>
      </w:pPr>
      <w:commentRangeStart w:id="34"/>
      <w:r w:rsidRPr="00252EDA">
        <w:rPr>
          <w:rFonts w:cstheme="minorHAnsi"/>
          <w:lang w:val="en-US"/>
        </w:rPr>
        <w:t>45% will want to replicate</w:t>
      </w:r>
      <w:r w:rsidR="00CC5769" w:rsidRPr="00252EDA">
        <w:rPr>
          <w:rFonts w:cstheme="minorHAnsi"/>
          <w:lang w:val="en-US"/>
        </w:rPr>
        <w:t xml:space="preserve">, customize </w:t>
      </w:r>
      <w:r w:rsidRPr="00252EDA">
        <w:rPr>
          <w:rFonts w:cstheme="minorHAnsi"/>
          <w:lang w:val="en-US"/>
        </w:rPr>
        <w:t xml:space="preserve">and improve upon current </w:t>
      </w:r>
      <w:proofErr w:type="spellStart"/>
      <w:r w:rsidR="00BC3963" w:rsidRPr="00252EDA">
        <w:rPr>
          <w:rFonts w:cstheme="minorHAnsi"/>
          <w:lang w:val="en-US"/>
        </w:rPr>
        <w:t>Hazus</w:t>
      </w:r>
      <w:proofErr w:type="spellEnd"/>
      <w:r w:rsidRPr="00252EDA">
        <w:rPr>
          <w:rFonts w:cstheme="minorHAnsi"/>
          <w:lang w:val="en-US"/>
        </w:rPr>
        <w:t xml:space="preserve"> capabilities with all its cloud advantages</w:t>
      </w:r>
      <w:commentRangeEnd w:id="34"/>
      <w:r w:rsidR="00CA2EC1" w:rsidRPr="00252EDA">
        <w:rPr>
          <w:rStyle w:val="CommentReference"/>
          <w:lang w:val="en-US"/>
        </w:rPr>
        <w:commentReference w:id="34"/>
      </w:r>
    </w:p>
    <w:p w14:paraId="5837A04B" w14:textId="1B6250F4" w:rsidR="006424EF" w:rsidRPr="00252EDA" w:rsidRDefault="006424EF" w:rsidP="00C01E2C">
      <w:pPr>
        <w:spacing w:line="360" w:lineRule="auto"/>
        <w:rPr>
          <w:rFonts w:cstheme="minorHAnsi"/>
          <w:lang w:val="en-US"/>
        </w:rPr>
      </w:pPr>
      <w:r w:rsidRPr="00252EDA">
        <w:rPr>
          <w:rFonts w:cstheme="minorHAnsi"/>
          <w:lang w:val="en-US"/>
        </w:rPr>
        <w:t>This 45% is predicated on a substantial improvement of the inventories down to the building level and the wide-spread availability of depth grids.</w:t>
      </w:r>
    </w:p>
    <w:p w14:paraId="31B35FDD" w14:textId="58BAFB71" w:rsidR="00285F62" w:rsidRPr="00252EDA" w:rsidRDefault="00285F62" w:rsidP="0068434D">
      <w:pPr>
        <w:spacing w:line="360" w:lineRule="auto"/>
        <w:rPr>
          <w:lang w:val="en-US"/>
        </w:rPr>
      </w:pPr>
    </w:p>
    <w:p w14:paraId="5D4466B0" w14:textId="71CA7B1E" w:rsidR="0068434D" w:rsidRPr="00252EDA" w:rsidRDefault="0068434D" w:rsidP="001D16B1">
      <w:pPr>
        <w:keepNext/>
        <w:rPr>
          <w:b/>
          <w:sz w:val="28"/>
          <w:lang w:val="en-US"/>
        </w:rPr>
      </w:pPr>
      <w:r w:rsidRPr="00252EDA">
        <w:rPr>
          <w:b/>
          <w:sz w:val="28"/>
          <w:lang w:val="en-US"/>
        </w:rPr>
        <w:t>III.</w:t>
      </w:r>
      <w:r w:rsidR="00C01E2C" w:rsidRPr="00252EDA">
        <w:rPr>
          <w:b/>
          <w:sz w:val="28"/>
          <w:lang w:val="en-US"/>
        </w:rPr>
        <w:t>3</w:t>
      </w:r>
      <w:r w:rsidRPr="00252EDA">
        <w:rPr>
          <w:b/>
          <w:sz w:val="28"/>
          <w:lang w:val="en-US"/>
        </w:rPr>
        <w:tab/>
        <w:t>Typical Workflows</w:t>
      </w:r>
    </w:p>
    <w:p w14:paraId="2249433F" w14:textId="4FB7AB07" w:rsidR="001D16B1" w:rsidRPr="00252EDA" w:rsidRDefault="00091ED7" w:rsidP="0068434D">
      <w:pPr>
        <w:spacing w:line="360" w:lineRule="auto"/>
        <w:rPr>
          <w:rFonts w:cstheme="minorHAnsi"/>
          <w:lang w:val="en-US"/>
        </w:rPr>
      </w:pPr>
      <w:r w:rsidRPr="00252EDA">
        <w:rPr>
          <w:rFonts w:cstheme="minorHAnsi"/>
          <w:lang w:val="en-US"/>
        </w:rPr>
        <w:t xml:space="preserve">While the overall workflow of </w:t>
      </w:r>
      <w:proofErr w:type="spellStart"/>
      <w:r w:rsidR="00BC3963" w:rsidRPr="00252EDA">
        <w:rPr>
          <w:rFonts w:cstheme="minorHAnsi"/>
          <w:lang w:val="en-US"/>
        </w:rPr>
        <w:t>Hazus</w:t>
      </w:r>
      <w:proofErr w:type="spellEnd"/>
      <w:r w:rsidRPr="00252EDA">
        <w:rPr>
          <w:rFonts w:cstheme="minorHAnsi"/>
          <w:lang w:val="en-US"/>
        </w:rPr>
        <w:t xml:space="preserve"> follows the same general logic, there are some differences based on hazard type. </w:t>
      </w:r>
      <w:r w:rsidR="001D16B1" w:rsidRPr="00252EDA">
        <w:rPr>
          <w:rFonts w:cstheme="minorHAnsi"/>
          <w:lang w:val="en-US"/>
        </w:rPr>
        <w:t>The common logic is represented by the following seven steps:</w:t>
      </w:r>
    </w:p>
    <w:p w14:paraId="7E2883C2" w14:textId="77777777"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Hazard-specific building stock definition </w:t>
      </w:r>
    </w:p>
    <w:p w14:paraId="73539D76" w14:textId="54290036" w:rsidR="001D16B1" w:rsidRPr="00252EDA" w:rsidRDefault="005C064A" w:rsidP="001D16B1">
      <w:pPr>
        <w:pStyle w:val="ListParagraph"/>
        <w:numPr>
          <w:ilvl w:val="0"/>
          <w:numId w:val="30"/>
        </w:numPr>
        <w:spacing w:after="120" w:line="360" w:lineRule="auto"/>
        <w:rPr>
          <w:rFonts w:cstheme="minorHAnsi"/>
          <w:lang w:val="en-US"/>
        </w:rPr>
      </w:pPr>
      <w:r w:rsidRPr="00252EDA">
        <w:rPr>
          <w:rFonts w:cstheme="minorHAnsi"/>
          <w:lang w:val="en-US"/>
        </w:rPr>
        <w:t>Inventory d</w:t>
      </w:r>
      <w:r w:rsidR="001D16B1" w:rsidRPr="00252EDA">
        <w:rPr>
          <w:rFonts w:cstheme="minorHAnsi"/>
          <w:lang w:val="en-US"/>
        </w:rPr>
        <w:t xml:space="preserve">atabase aggregation </w:t>
      </w:r>
    </w:p>
    <w:p w14:paraId="69CCBEF6" w14:textId="4EEFC780"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Scenario </w:t>
      </w:r>
      <w:r w:rsidR="00CC5769" w:rsidRPr="00252EDA">
        <w:rPr>
          <w:rFonts w:cstheme="minorHAnsi"/>
          <w:lang w:val="en-US"/>
        </w:rPr>
        <w:t xml:space="preserve">hazard </w:t>
      </w:r>
      <w:r w:rsidRPr="00252EDA">
        <w:rPr>
          <w:rFonts w:cstheme="minorHAnsi"/>
          <w:lang w:val="en-US"/>
        </w:rPr>
        <w:t xml:space="preserve">definition </w:t>
      </w:r>
      <w:r w:rsidR="00CC5769" w:rsidRPr="00252EDA">
        <w:rPr>
          <w:rFonts w:cstheme="minorHAnsi"/>
          <w:lang w:val="en-US"/>
        </w:rPr>
        <w:t>and discovery</w:t>
      </w:r>
    </w:p>
    <w:p w14:paraId="6EC6D063" w14:textId="70C2E2C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Building damage and loss function </w:t>
      </w:r>
      <w:r w:rsidR="005C064A" w:rsidRPr="00252EDA">
        <w:rPr>
          <w:rFonts w:cstheme="minorHAnsi"/>
          <w:lang w:val="en-US"/>
        </w:rPr>
        <w:t xml:space="preserve">parameter </w:t>
      </w:r>
      <w:r w:rsidRPr="00252EDA">
        <w:rPr>
          <w:rFonts w:cstheme="minorHAnsi"/>
          <w:lang w:val="en-US"/>
        </w:rPr>
        <w:t xml:space="preserve">display </w:t>
      </w:r>
    </w:p>
    <w:p w14:paraId="5C354AD1" w14:textId="02E6D8CB"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Loss category </w:t>
      </w:r>
      <w:r w:rsidR="00CC5769" w:rsidRPr="00252EDA">
        <w:rPr>
          <w:rFonts w:cstheme="minorHAnsi"/>
          <w:lang w:val="en-US"/>
        </w:rPr>
        <w:t xml:space="preserve">(module) </w:t>
      </w:r>
      <w:r w:rsidRPr="00252EDA">
        <w:rPr>
          <w:rFonts w:cstheme="minorHAnsi"/>
          <w:lang w:val="en-US"/>
        </w:rPr>
        <w:t xml:space="preserve">selection </w:t>
      </w:r>
    </w:p>
    <w:p w14:paraId="038420A7" w14:textId="326EF2B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Loss estimation</w:t>
      </w:r>
      <w:r w:rsidR="00CC5769" w:rsidRPr="00252EDA">
        <w:rPr>
          <w:rFonts w:cstheme="minorHAnsi"/>
          <w:lang w:val="en-US"/>
        </w:rPr>
        <w:t xml:space="preserve"> (analysis)</w:t>
      </w:r>
      <w:r w:rsidRPr="00252EDA">
        <w:rPr>
          <w:rFonts w:cstheme="minorHAnsi"/>
          <w:lang w:val="en-US"/>
        </w:rPr>
        <w:t xml:space="preserve"> </w:t>
      </w:r>
    </w:p>
    <w:p w14:paraId="52C94DD7" w14:textId="6B18DBF1"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Results </w:t>
      </w:r>
      <w:r w:rsidR="00CC5769" w:rsidRPr="00252EDA">
        <w:rPr>
          <w:rFonts w:cstheme="minorHAnsi"/>
          <w:lang w:val="en-US"/>
        </w:rPr>
        <w:t xml:space="preserve">exporting and </w:t>
      </w:r>
      <w:r w:rsidRPr="00252EDA">
        <w:rPr>
          <w:rFonts w:cstheme="minorHAnsi"/>
          <w:lang w:val="en-US"/>
        </w:rPr>
        <w:t>display</w:t>
      </w:r>
    </w:p>
    <w:p w14:paraId="184D01A2" w14:textId="4BFE1E25" w:rsidR="0068434D" w:rsidRPr="00252EDA" w:rsidRDefault="00091ED7" w:rsidP="001D16B1">
      <w:pPr>
        <w:spacing w:after="120" w:line="360" w:lineRule="auto"/>
        <w:contextualSpacing/>
        <w:rPr>
          <w:rFonts w:cstheme="minorHAnsi"/>
          <w:lang w:val="en-US"/>
        </w:rPr>
      </w:pPr>
      <w:r w:rsidRPr="00252EDA">
        <w:rPr>
          <w:rFonts w:cstheme="minorHAnsi"/>
          <w:lang w:val="en-US"/>
        </w:rPr>
        <w:t>The following section</w:t>
      </w:r>
      <w:r w:rsidR="001D16B1" w:rsidRPr="00252EDA">
        <w:rPr>
          <w:rFonts w:cstheme="minorHAnsi"/>
          <w:lang w:val="en-US"/>
        </w:rPr>
        <w:t>s</w:t>
      </w:r>
      <w:r w:rsidRPr="00252EDA">
        <w:rPr>
          <w:rFonts w:cstheme="minorHAnsi"/>
          <w:lang w:val="en-US"/>
        </w:rPr>
        <w:t xml:space="preserve"> </w:t>
      </w:r>
      <w:r w:rsidR="001D16B1" w:rsidRPr="00252EDA">
        <w:rPr>
          <w:rFonts w:cstheme="minorHAnsi"/>
          <w:lang w:val="en-US"/>
        </w:rPr>
        <w:t xml:space="preserve">highlight the differences between models as a function of </w:t>
      </w:r>
      <w:r w:rsidRPr="00252EDA">
        <w:rPr>
          <w:rFonts w:cstheme="minorHAnsi"/>
          <w:lang w:val="en-US"/>
        </w:rPr>
        <w:t>hazard type.</w:t>
      </w:r>
    </w:p>
    <w:p w14:paraId="422AA416" w14:textId="13F9F522" w:rsidR="001D16B1" w:rsidRPr="00252EDA" w:rsidRDefault="001D16B1" w:rsidP="001D16B1">
      <w:pPr>
        <w:spacing w:line="360" w:lineRule="auto"/>
        <w:jc w:val="center"/>
        <w:rPr>
          <w:rFonts w:cstheme="minorHAnsi"/>
          <w:lang w:val="en-US"/>
        </w:rPr>
      </w:pPr>
    </w:p>
    <w:p w14:paraId="274F18DD" w14:textId="211583F5" w:rsidR="00091ED7" w:rsidRPr="00252EDA" w:rsidRDefault="00091ED7" w:rsidP="00091ED7">
      <w:pPr>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t xml:space="preserve">Flood Model Workflows </w:t>
      </w:r>
    </w:p>
    <w:p w14:paraId="546DBFB3" w14:textId="77777777"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11602B12"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Specify the hazard. In the Flood Model, the hazard can be specified as riverine, coastal, or a combination of riverine and coastal.</w:t>
      </w:r>
      <w:r w:rsidR="005C064A" w:rsidRPr="00252EDA">
        <w:rPr>
          <w:rFonts w:cstheme="minorHAnsi"/>
          <w:lang w:val="en-US"/>
        </w:rPr>
        <w:t xml:space="preserve">  In addition, the user can specify an externally created hazard (depth grid) or utilize the </w:t>
      </w:r>
      <w:proofErr w:type="spellStart"/>
      <w:r w:rsidR="005C064A" w:rsidRPr="00252EDA">
        <w:rPr>
          <w:rFonts w:cstheme="minorHAnsi"/>
          <w:lang w:val="en-US"/>
        </w:rPr>
        <w:t>Hazus</w:t>
      </w:r>
      <w:proofErr w:type="spellEnd"/>
      <w:r w:rsidR="005C064A" w:rsidRPr="00252EDA">
        <w:rPr>
          <w:rFonts w:cstheme="minorHAnsi"/>
          <w:lang w:val="en-US"/>
        </w:rPr>
        <w:t xml:space="preserve"> Level 1 H&amp;H capabilities.</w:t>
      </w:r>
      <w:r w:rsidRPr="00252EDA">
        <w:rPr>
          <w:rFonts w:cstheme="minorHAnsi"/>
          <w:lang w:val="en-US"/>
        </w:rPr>
        <w:t xml:space="preserve">  </w:t>
      </w:r>
    </w:p>
    <w:p w14:paraId="70720E7D"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lastRenderedPageBreak/>
        <w:t xml:space="preserve">Provide additional information describing the building inventory, or Essential Facilities, if available. </w:t>
      </w:r>
    </w:p>
    <w:p w14:paraId="62A2B48A" w14:textId="2B634886"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xml:space="preserve">, </w:t>
      </w:r>
      <w:proofErr w:type="spellStart"/>
      <w:r w:rsidR="00BC3963" w:rsidRPr="00252EDA">
        <w:rPr>
          <w:rFonts w:cstheme="minorHAnsi"/>
          <w:lang w:val="en-US"/>
        </w:rPr>
        <w:t>Hazus</w:t>
      </w:r>
      <w:proofErr w:type="spellEnd"/>
      <w:r w:rsidRPr="00252EDA">
        <w:rPr>
          <w:rFonts w:cstheme="minorHAnsi"/>
          <w:lang w:val="en-US"/>
        </w:rPr>
        <w:t xml:space="preserve"> computes expected building losses, expected contents losses, and expected loss-of-use for different classes of buildings</w:t>
      </w:r>
      <w:r w:rsidR="005C064A" w:rsidRPr="00252EDA">
        <w:rPr>
          <w:rFonts w:cstheme="minorHAnsi"/>
          <w:lang w:val="en-US"/>
        </w:rPr>
        <w:t>, as well as some social impacts</w:t>
      </w:r>
      <w:r w:rsidRPr="00252EDA">
        <w:rPr>
          <w:rFonts w:cstheme="minorHAnsi"/>
          <w:lang w:val="en-US"/>
        </w:rPr>
        <w:t xml:space="preserve">. </w:t>
      </w:r>
    </w:p>
    <w:p w14:paraId="16F4F7F7" w14:textId="6E55E02F" w:rsidR="00091ED7" w:rsidRPr="00252EDA" w:rsidRDefault="00BC3963" w:rsidP="00091ED7">
      <w:pPr>
        <w:spacing w:after="120" w:line="360" w:lineRule="auto"/>
        <w:rPr>
          <w:rFonts w:cstheme="minorHAnsi"/>
          <w:lang w:val="en-US"/>
        </w:rPr>
      </w:pPr>
      <w:proofErr w:type="spellStart"/>
      <w:r w:rsidRPr="00252EDA">
        <w:rPr>
          <w:rFonts w:cstheme="minorHAnsi"/>
          <w:lang w:val="en-US"/>
        </w:rPr>
        <w:t>Hazus</w:t>
      </w:r>
      <w:proofErr w:type="spellEnd"/>
      <w:r w:rsidR="00091ED7" w:rsidRPr="00252EDA">
        <w:rPr>
          <w:rFonts w:cstheme="minorHAnsi"/>
          <w:lang w:val="en-US"/>
        </w:rPr>
        <w:t xml:space="preserve"> uses the above results to compute estimates of direct economic loss</w:t>
      </w:r>
      <w:r w:rsidR="005C064A" w:rsidRPr="00252EDA">
        <w:rPr>
          <w:rFonts w:cstheme="minorHAnsi"/>
          <w:lang w:val="en-US"/>
        </w:rPr>
        <w:t xml:space="preserve"> to buildings and infrastructure, as well as displaced households </w:t>
      </w:r>
      <w:r w:rsidR="00091ED7" w:rsidRPr="00252EDA">
        <w:rPr>
          <w:rFonts w:cstheme="minorHAnsi"/>
          <w:lang w:val="en-US"/>
        </w:rPr>
        <w:t xml:space="preserve">and short-term </w:t>
      </w:r>
      <w:r w:rsidR="005C064A" w:rsidRPr="00252EDA">
        <w:rPr>
          <w:rFonts w:cstheme="minorHAnsi"/>
          <w:lang w:val="en-US"/>
        </w:rPr>
        <w:t xml:space="preserve">public </w:t>
      </w:r>
      <w:r w:rsidR="00091ED7" w:rsidRPr="00252EDA">
        <w:rPr>
          <w:rFonts w:cstheme="minorHAnsi"/>
          <w:lang w:val="en-US"/>
        </w:rPr>
        <w:t>shelter needs.</w:t>
      </w:r>
    </w:p>
    <w:p w14:paraId="4ED96C70" w14:textId="77777777" w:rsidR="00091ED7" w:rsidRPr="00252EDA" w:rsidRDefault="00091ED7" w:rsidP="00091ED7">
      <w:pPr>
        <w:spacing w:after="0"/>
        <w:rPr>
          <w:rFonts w:cstheme="minorHAnsi"/>
          <w:lang w:val="en-US"/>
        </w:rPr>
      </w:pPr>
    </w:p>
    <w:p w14:paraId="0621D6E3" w14:textId="4858B85E" w:rsidR="00091ED7" w:rsidRPr="00252EDA" w:rsidRDefault="00FD6DCB" w:rsidP="00091ED7">
      <w:pPr>
        <w:keepNext/>
        <w:spacing w:afterLines="120" w:after="288" w:line="360" w:lineRule="auto"/>
        <w:rPr>
          <w:rFonts w:cstheme="minorHAnsi"/>
          <w:b/>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.1.1</w:t>
      </w:r>
      <w:r w:rsidRPr="00252EDA">
        <w:rPr>
          <w:rFonts w:cstheme="minorHAnsi"/>
          <w:b/>
          <w:sz w:val="24"/>
          <w:lang w:val="en-US"/>
        </w:rPr>
        <w:tab/>
      </w:r>
      <w:r w:rsidR="00091ED7" w:rsidRPr="00252EDA">
        <w:rPr>
          <w:rFonts w:cstheme="minorHAnsi"/>
          <w:b/>
          <w:lang w:val="en-US"/>
        </w:rPr>
        <w:t>Riverine Flood Level-1 Analysis for General Building Stock</w:t>
      </w:r>
    </w:p>
    <w:p w14:paraId="5B3D7F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Open a Region</w:t>
      </w:r>
    </w:p>
    <w:p w14:paraId="6160BF05"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
      </w:r>
      <w:r w:rsidRPr="00252EDA">
        <w:rPr>
          <w:rFonts w:cstheme="minorHAnsi"/>
          <w:lang w:val="en-US"/>
        </w:rPr>
        <w:t>)</w:t>
      </w:r>
    </w:p>
    <w:p w14:paraId="578D178E"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Chose DEM</w:t>
      </w:r>
    </w:p>
    <w:p w14:paraId="5ACD7C46" w14:textId="77777777" w:rsidR="00091ED7" w:rsidRPr="00252EDA" w:rsidRDefault="00091ED7" w:rsidP="00252EDA">
      <w:pPr>
        <w:pStyle w:val="ListParagraph"/>
        <w:numPr>
          <w:ilvl w:val="0"/>
          <w:numId w:val="16"/>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8257388"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Define Drainage Area</w:t>
      </w:r>
    </w:p>
    <w:p w14:paraId="6FCDE3AC"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Create a Scenario</w:t>
      </w:r>
    </w:p>
    <w:p w14:paraId="48A43153"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5E051019"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 xml:space="preserve">If coastal hazard, select shorelines and </w:t>
      </w:r>
      <w:proofErr w:type="spellStart"/>
      <w:r w:rsidRPr="00252EDA">
        <w:rPr>
          <w:rFonts w:cstheme="minorHAnsi"/>
          <w:lang w:val="en-US"/>
        </w:rPr>
        <w:t>breaklines</w:t>
      </w:r>
      <w:proofErr w:type="spellEnd"/>
    </w:p>
    <w:p w14:paraId="03476BD9"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Identify vertical datum</w:t>
      </w:r>
    </w:p>
    <w:p w14:paraId="6601125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Include optional wave setup</w:t>
      </w:r>
    </w:p>
    <w:p w14:paraId="522A4B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Run Hydrologic Analysis</w:t>
      </w:r>
    </w:p>
    <w:p w14:paraId="3BAEF71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Simulate levees</w:t>
      </w:r>
    </w:p>
    <w:p w14:paraId="424B330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Determine impact of flood velocity and flow regulation measures</w:t>
      </w:r>
    </w:p>
    <w:p w14:paraId="59F29546"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Delineate Floodplain (Hydraulic Analysis)</w:t>
      </w:r>
    </w:p>
    <w:p w14:paraId="4A557B91"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Chose Analysis Type</w:t>
      </w:r>
    </w:p>
    <w:p w14:paraId="4C723B0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Single return period (choice of period span)</w:t>
      </w:r>
    </w:p>
    <w:p w14:paraId="55501F3D"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Compute Losses within the Floodplain</w:t>
      </w:r>
    </w:p>
    <w:p w14:paraId="7DCB45DE"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Select GBS Damage and Loss Options</w:t>
      </w:r>
    </w:p>
    <w:p w14:paraId="7A444643"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Select or modify building depth-damage functions</w:t>
      </w:r>
    </w:p>
    <w:p w14:paraId="284878D8"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Restoration functions</w:t>
      </w:r>
    </w:p>
    <w:p w14:paraId="7F50BDB9" w14:textId="668C9165"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lastRenderedPageBreak/>
        <w:t>Define parameters for</w:t>
      </w:r>
    </w:p>
    <w:p w14:paraId="578B5871" w14:textId="658DF48E"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Debris, Shelter, Agriculture, Direct Econ</w:t>
      </w:r>
      <w:r w:rsidR="00F81BAF" w:rsidRPr="00252EDA">
        <w:rPr>
          <w:rFonts w:cstheme="minorHAnsi"/>
          <w:lang w:val="en-US"/>
        </w:rPr>
        <w:t>o</w:t>
      </w:r>
      <w:r w:rsidRPr="00252EDA">
        <w:rPr>
          <w:rFonts w:cstheme="minorHAnsi"/>
          <w:lang w:val="en-US"/>
        </w:rPr>
        <w:t>mic</w:t>
      </w:r>
      <w:r w:rsidR="00F81BAF" w:rsidRPr="00252EDA">
        <w:rPr>
          <w:rFonts w:cstheme="minorHAnsi"/>
          <w:lang w:val="en-US"/>
        </w:rPr>
        <w:t xml:space="preserve"> Loss</w:t>
      </w:r>
      <w:r w:rsidRPr="00252EDA">
        <w:rPr>
          <w:rFonts w:cstheme="minorHAnsi"/>
          <w:lang w:val="en-US"/>
        </w:rPr>
        <w:t>, and Lifelines</w:t>
      </w:r>
    </w:p>
    <w:p w14:paraId="17CCD92B" w14:textId="67E20AAA"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Flood Warning (USACE Day curve)</w:t>
      </w:r>
    </w:p>
    <w:p w14:paraId="28B4129A" w14:textId="2CC3CE23"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Annualized loss</w:t>
      </w:r>
    </w:p>
    <w:p w14:paraId="1F3A5877" w14:textId="6EC7DD51" w:rsidR="00091ED7" w:rsidRPr="00252EDA" w:rsidRDefault="001B7D27" w:rsidP="00091ED7">
      <w:pPr>
        <w:pStyle w:val="ListParagraph"/>
        <w:numPr>
          <w:ilvl w:val="1"/>
          <w:numId w:val="16"/>
        </w:numPr>
        <w:spacing w:afterLines="120" w:after="288" w:line="360" w:lineRule="auto"/>
        <w:jc w:val="both"/>
        <w:rPr>
          <w:rFonts w:cstheme="minorHAnsi"/>
          <w:lang w:val="en-US"/>
        </w:rPr>
      </w:pPr>
      <w:r w:rsidRPr="00252EDA">
        <w:rPr>
          <w:noProof/>
          <w:lang w:val="en-US"/>
        </w:rPr>
        <w:drawing>
          <wp:anchor distT="0" distB="0" distL="114300" distR="114300" simplePos="0" relativeHeight="251657216" behindDoc="0" locked="0" layoutInCell="1" allowOverlap="1" wp14:anchorId="6C099213" wp14:editId="0EC49B11">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2">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sidRPr="00252EDA">
        <w:rPr>
          <w:rFonts w:cstheme="minorHAnsi"/>
          <w:lang w:val="en-US"/>
        </w:rPr>
        <w:t>Combined Wind and Flood (if the user has run the Hurricane model first)</w:t>
      </w:r>
    </w:p>
    <w:p w14:paraId="15CEFC55" w14:textId="277D8B1F" w:rsidR="00091ED7" w:rsidRPr="00252EDA" w:rsidRDefault="00091ED7" w:rsidP="001D16B1">
      <w:pPr>
        <w:spacing w:line="360" w:lineRule="auto"/>
        <w:jc w:val="center"/>
        <w:rPr>
          <w:lang w:val="en-US"/>
        </w:rPr>
      </w:pPr>
    </w:p>
    <w:p w14:paraId="33FDED64" w14:textId="4149DB1D" w:rsidR="001D16B1" w:rsidRPr="00252EDA" w:rsidRDefault="001D16B1" w:rsidP="001D16B1">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r w:rsidRPr="00252EDA">
        <w:rPr>
          <w:rFonts w:cstheme="minorHAnsi"/>
          <w:i/>
          <w:lang w:val="en-US"/>
        </w:rPr>
        <w:br/>
        <w:t>① hazard analysis and ② loss estimation analysis</w:t>
      </w:r>
    </w:p>
    <w:p w14:paraId="3A3A5842" w14:textId="6ADC982E"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Hurricane Model Workflows </w:t>
      </w:r>
    </w:p>
    <w:p w14:paraId="45225468" w14:textId="77777777" w:rsidR="00091ED7" w:rsidRPr="00252EDA" w:rsidRDefault="00091ED7" w:rsidP="00091ED7">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Select the area to be studied. This may be a </w:t>
      </w:r>
      <w:r w:rsidR="0055544A" w:rsidRPr="00252EDA">
        <w:rPr>
          <w:rFonts w:cstheme="minorHAnsi"/>
          <w:lang w:val="en-US"/>
        </w:rPr>
        <w:t xml:space="preserve">state, </w:t>
      </w:r>
      <w:r w:rsidRPr="00252EDA">
        <w:rPr>
          <w:rFonts w:cstheme="minorHAnsi"/>
          <w:lang w:val="en-US"/>
        </w:rPr>
        <w:t xml:space="preserve">city, a county or a group of municipalities. It is generally desirable to select an area that is under the jurisdiction of an existing regional planning group. </w:t>
      </w:r>
    </w:p>
    <w:p w14:paraId="772A809B" w14:textId="164EF872"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proofErr w:type="spellStart"/>
      <w:r w:rsidR="00BC3963" w:rsidRPr="00252EDA">
        <w:rPr>
          <w:rFonts w:cstheme="minorHAnsi"/>
          <w:lang w:val="en-US"/>
        </w:rPr>
        <w:t>Hazus</w:t>
      </w:r>
      <w:proofErr w:type="spellEnd"/>
      <w:r w:rsidRPr="00252EDA">
        <w:rPr>
          <w:rFonts w:cstheme="minorHAnsi"/>
          <w:lang w:val="en-US"/>
        </w:rPr>
        <w:t xml:space="preserve"> Flood Model to produce combined wind and surge loss estimates for the General Building Stock</w:t>
      </w:r>
      <w:r w:rsidR="00F81BAF" w:rsidRPr="00252EDA">
        <w:rPr>
          <w:rFonts w:cstheme="minorHAnsi"/>
          <w:lang w:val="en-US"/>
        </w:rPr>
        <w:t xml:space="preserve"> for the surge impacted region</w:t>
      </w:r>
      <w:r w:rsidRPr="00252EDA">
        <w:rPr>
          <w:rFonts w:cstheme="minorHAnsi"/>
          <w:lang w:val="en-US"/>
        </w:rPr>
        <w:t xml:space="preserve">. </w:t>
      </w:r>
    </w:p>
    <w:p w14:paraId="3494B0C5" w14:textId="77777777"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474E5626" w14:textId="6E9DF6E1"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xml:space="preserve">, damage probabilities, expected building losses, expected contents losses, and expected loss-of-use are computed for different classes of buildings. </w:t>
      </w:r>
    </w:p>
    <w:p w14:paraId="234BCED1" w14:textId="3888754D"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The above results are used to compute estimates of direct economic loss</w:t>
      </w:r>
      <w:r w:rsidR="00F81BAF" w:rsidRPr="00252EDA">
        <w:rPr>
          <w:rFonts w:cstheme="minorHAnsi"/>
          <w:lang w:val="en-US"/>
        </w:rPr>
        <w:t xml:space="preserve">, </w:t>
      </w:r>
      <w:r w:rsidR="008E044F" w:rsidRPr="00252EDA">
        <w:rPr>
          <w:rFonts w:cstheme="minorHAnsi"/>
          <w:lang w:val="en-US"/>
        </w:rPr>
        <w:t>essential</w:t>
      </w:r>
      <w:r w:rsidR="00F81BAF" w:rsidRPr="00252EDA">
        <w:rPr>
          <w:rFonts w:cstheme="minorHAnsi"/>
          <w:lang w:val="en-US"/>
        </w:rPr>
        <w:t xml:space="preserve"> facility damage and loss, as well as displaced households and </w:t>
      </w:r>
      <w:r w:rsidRPr="00252EDA">
        <w:rPr>
          <w:rFonts w:cstheme="minorHAnsi"/>
          <w:lang w:val="en-US"/>
        </w:rPr>
        <w:t xml:space="preserve">short-term </w:t>
      </w:r>
      <w:r w:rsidR="00F81BAF" w:rsidRPr="00252EDA">
        <w:rPr>
          <w:rFonts w:cstheme="minorHAnsi"/>
          <w:lang w:val="en-US"/>
        </w:rPr>
        <w:t xml:space="preserve">public </w:t>
      </w:r>
      <w:r w:rsidRPr="00252EDA">
        <w:rPr>
          <w:rFonts w:cstheme="minorHAnsi"/>
          <w:lang w:val="en-US"/>
        </w:rPr>
        <w:t xml:space="preserve">shelter needs.  </w:t>
      </w:r>
    </w:p>
    <w:p w14:paraId="6B58C1BA" w14:textId="6AA8DAD6"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the expected amounts and types of debris are estimated.</w:t>
      </w:r>
    </w:p>
    <w:p w14:paraId="07BC0E07" w14:textId="493E40E1" w:rsidR="00091ED7" w:rsidRPr="00252EDA" w:rsidRDefault="00091ED7" w:rsidP="00091ED7">
      <w:pPr>
        <w:keepNext/>
        <w:spacing w:line="360" w:lineRule="auto"/>
        <w:rPr>
          <w:rFonts w:cstheme="minorHAnsi"/>
          <w:b/>
          <w:sz w:val="24"/>
          <w:lang w:val="en-US"/>
        </w:rPr>
      </w:pPr>
      <w:r w:rsidRPr="00252EDA">
        <w:rPr>
          <w:rFonts w:cstheme="minorHAnsi"/>
          <w:b/>
          <w:sz w:val="24"/>
          <w:lang w:val="en-US"/>
        </w:rPr>
        <w:t xml:space="preserve">III.1.2.1 </w:t>
      </w:r>
      <w:commentRangeStart w:id="35"/>
      <w:commentRangeStart w:id="36"/>
      <w:r w:rsidRPr="00252EDA">
        <w:rPr>
          <w:rFonts w:cstheme="minorHAnsi"/>
          <w:b/>
          <w:sz w:val="24"/>
          <w:lang w:val="en-US"/>
        </w:rPr>
        <w:tab/>
      </w:r>
      <w:commentRangeStart w:id="37"/>
      <w:r w:rsidRPr="00252EDA">
        <w:rPr>
          <w:rFonts w:cstheme="minorHAnsi"/>
          <w:b/>
          <w:sz w:val="24"/>
          <w:lang w:val="en-US"/>
        </w:rPr>
        <w:t>Developing data for a complete loss estimation study</w:t>
      </w:r>
      <w:commentRangeEnd w:id="35"/>
      <w:r w:rsidR="00B00288" w:rsidRPr="00252EDA">
        <w:rPr>
          <w:rStyle w:val="CommentReference"/>
          <w:lang w:val="en-US"/>
        </w:rPr>
        <w:commentReference w:id="35"/>
      </w:r>
      <w:commentRangeEnd w:id="36"/>
      <w:r w:rsidR="008E044F" w:rsidRPr="00252EDA">
        <w:rPr>
          <w:rStyle w:val="CommentReference"/>
          <w:lang w:val="en-US"/>
        </w:rPr>
        <w:commentReference w:id="36"/>
      </w:r>
      <w:commentRangeEnd w:id="37"/>
      <w:r w:rsidR="00AF618A">
        <w:rPr>
          <w:rStyle w:val="CommentReference"/>
        </w:rPr>
        <w:commentReference w:id="37"/>
      </w:r>
    </w:p>
    <w:p w14:paraId="2775175E"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Developing a Regional Inventory</w:t>
      </w:r>
    </w:p>
    <w:p w14:paraId="520E4691"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08B6053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Tax assessor’s files </w:t>
      </w:r>
    </w:p>
    <w:p w14:paraId="49F2CEF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02FADE95"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fire stations or police stations </w:t>
      </w:r>
    </w:p>
    <w:p w14:paraId="6D39AF7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historical buildings </w:t>
      </w:r>
    </w:p>
    <w:p w14:paraId="590DC1C0"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7FCEB8D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Postal facilities (ATC-26, 1992) </w:t>
      </w:r>
    </w:p>
    <w:p w14:paraId="389604F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E4A6BE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lastRenderedPageBreak/>
        <w:t xml:space="preserve">Public and private utility facility databases </w:t>
      </w:r>
    </w:p>
    <w:p w14:paraId="381A386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Department of transportation bridge inventory </w:t>
      </w:r>
    </w:p>
    <w:p w14:paraId="60F2F6AC"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63EE1F37" w14:textId="50301F84"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Insurance Services Office’s files of large buildings that </w:t>
      </w:r>
      <w:r w:rsidR="00F81BAF" w:rsidRPr="00252EDA">
        <w:rPr>
          <w:rFonts w:cstheme="minorHAnsi"/>
          <w:lang w:val="en-US"/>
        </w:rPr>
        <w:t>are</w:t>
      </w:r>
      <w:r w:rsidRPr="00252EDA">
        <w:rPr>
          <w:rFonts w:cstheme="minorHAnsi"/>
          <w:lang w:val="en-US"/>
        </w:rPr>
        <w:t xml:space="preserve"> used for fire assessment real estate databases  </w:t>
      </w:r>
    </w:p>
    <w:p w14:paraId="41306F0D"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Standardizing and Classifying Data</w:t>
      </w:r>
    </w:p>
    <w:p w14:paraId="7A21190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Collecting Inventory Data</w:t>
      </w:r>
    </w:p>
    <w:p w14:paraId="62CA943C"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General Building Stock</w:t>
      </w:r>
    </w:p>
    <w:p w14:paraId="10A5A887"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Square footage</w:t>
      </w:r>
    </w:p>
    <w:p w14:paraId="3E3EF7A5"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Building count</w:t>
      </w:r>
    </w:p>
    <w:p w14:paraId="10AF3C0D"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Dollar exposure</w:t>
      </w:r>
    </w:p>
    <w:p w14:paraId="2D9F80A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Essential facilities</w:t>
      </w:r>
    </w:p>
    <w:p w14:paraId="5B17A73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High Potential Loss Facilities</w:t>
      </w:r>
    </w:p>
    <w:p w14:paraId="3577B2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User Defined Facilities</w:t>
      </w:r>
    </w:p>
    <w:p w14:paraId="4C13C5BB"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Transportation Systems</w:t>
      </w:r>
    </w:p>
    <w:p w14:paraId="2D956D8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Utility Systems</w:t>
      </w:r>
    </w:p>
    <w:p w14:paraId="5898932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Hazardous Materials</w:t>
      </w:r>
    </w:p>
    <w:p w14:paraId="70527D0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Demographics</w:t>
      </w:r>
    </w:p>
    <w:p w14:paraId="2793A6C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Building or Modifying Inventory Databases</w:t>
      </w:r>
    </w:p>
    <w:p w14:paraId="6670DD8D"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Importing Features and Files</w:t>
      </w:r>
    </w:p>
    <w:p w14:paraId="12F0673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Importing site-specific data files</w:t>
      </w:r>
    </w:p>
    <w:p w14:paraId="2BB40ED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 Database Utility</w:t>
      </w:r>
    </w:p>
    <w:p w14:paraId="35A9CC2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Adding Records to Site-Specific Databases</w:t>
      </w:r>
    </w:p>
    <w:p w14:paraId="4E09FF02"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features</w:t>
      </w:r>
    </w:p>
    <w:p w14:paraId="7088DF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editing, deleting records to attribute table</w:t>
      </w:r>
    </w:p>
    <w:p w14:paraId="4DFF4AF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Inventory Requirements</w:t>
      </w:r>
    </w:p>
    <w:p w14:paraId="55EAB653"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Relationship between Building Types and Occupancy Classes</w:t>
      </w:r>
    </w:p>
    <w:p w14:paraId="28615F8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3A9A7B8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5382FBA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62FD4CA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2A72565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302C252" w14:textId="6135F533"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III.1.</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Running </w:t>
      </w:r>
      <w:proofErr w:type="spellStart"/>
      <w:r w:rsidR="00BC3963" w:rsidRPr="00252EDA">
        <w:rPr>
          <w:rFonts w:cstheme="minorHAnsi"/>
          <w:b/>
          <w:sz w:val="24"/>
          <w:lang w:val="en-US"/>
        </w:rPr>
        <w:t>Hazus</w:t>
      </w:r>
      <w:proofErr w:type="spellEnd"/>
      <w:r w:rsidRPr="00252EDA">
        <w:rPr>
          <w:rFonts w:cstheme="minorHAnsi"/>
          <w:b/>
          <w:sz w:val="24"/>
          <w:lang w:val="en-US"/>
        </w:rPr>
        <w:t xml:space="preserve"> Hurricane with user-supplied data</w:t>
      </w:r>
    </w:p>
    <w:p w14:paraId="54C7A65D"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Study Region</w:t>
      </w:r>
    </w:p>
    <w:p w14:paraId="0A462BC9"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Inventory Data</w:t>
      </w:r>
    </w:p>
    <w:p w14:paraId="410A6402"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Hurricane Hazard</w:t>
      </w:r>
    </w:p>
    <w:p w14:paraId="46AB7E16"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Probabilistic</w:t>
      </w:r>
    </w:p>
    <w:p w14:paraId="3C10F84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Deterministic</w:t>
      </w:r>
    </w:p>
    <w:p w14:paraId="7211469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Define storm track</w:t>
      </w:r>
    </w:p>
    <w:p w14:paraId="1BCDA1F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storm track</w:t>
      </w:r>
    </w:p>
    <w:p w14:paraId="3ACB407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Selecting a historic storm</w:t>
      </w:r>
    </w:p>
    <w:p w14:paraId="227611B8" w14:textId="6E0C9518"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from </w:t>
      </w:r>
      <w:r w:rsidR="00F81BAF" w:rsidRPr="00252EDA">
        <w:rPr>
          <w:rFonts w:cstheme="minorHAnsi"/>
          <w:lang w:val="en-US"/>
        </w:rPr>
        <w:t>Census Tract Centroid .</w:t>
      </w:r>
      <w:proofErr w:type="spellStart"/>
      <w:r w:rsidR="00F81BAF" w:rsidRPr="00252EDA">
        <w:rPr>
          <w:rFonts w:cstheme="minorHAnsi"/>
          <w:lang w:val="en-US"/>
        </w:rPr>
        <w:t>dat</w:t>
      </w:r>
      <w:proofErr w:type="spellEnd"/>
      <w:r w:rsidR="00F81BAF" w:rsidRPr="00252EDA">
        <w:rPr>
          <w:rFonts w:cstheme="minorHAnsi"/>
          <w:lang w:val="en-US"/>
        </w:rPr>
        <w:t xml:space="preserve"> file (</w:t>
      </w:r>
      <w:proofErr w:type="spellStart"/>
      <w:r w:rsidR="00F81BAF" w:rsidRPr="00252EDA">
        <w:rPr>
          <w:rFonts w:cstheme="minorHAnsi"/>
          <w:lang w:val="en-US"/>
        </w:rPr>
        <w:t>eg.</w:t>
      </w:r>
      <w:proofErr w:type="spellEnd"/>
      <w:r w:rsidR="00F81BAF" w:rsidRPr="00252EDA">
        <w:rPr>
          <w:rFonts w:cstheme="minorHAnsi"/>
          <w:lang w:val="en-US"/>
        </w:rPr>
        <w:t xml:space="preserve"> </w:t>
      </w:r>
      <w:r w:rsidRPr="00252EDA">
        <w:rPr>
          <w:rFonts w:cstheme="minorHAnsi"/>
          <w:lang w:val="en-US"/>
        </w:rPr>
        <w:t>H*Wind</w:t>
      </w:r>
      <w:r w:rsidR="00F81BAF" w:rsidRPr="00252EDA">
        <w:rPr>
          <w:rFonts w:cstheme="minorHAnsi"/>
          <w:lang w:val="en-US"/>
        </w:rPr>
        <w:t>)</w:t>
      </w:r>
    </w:p>
    <w:p w14:paraId="2692818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w:t>
      </w:r>
      <w:proofErr w:type="spellStart"/>
      <w:r w:rsidRPr="00252EDA">
        <w:rPr>
          <w:rFonts w:cstheme="minorHAnsi"/>
          <w:lang w:val="en-US"/>
        </w:rPr>
        <w:t>Hurrevac</w:t>
      </w:r>
      <w:proofErr w:type="spellEnd"/>
      <w:r w:rsidRPr="00252EDA">
        <w:rPr>
          <w:rFonts w:cstheme="minorHAnsi"/>
          <w:lang w:val="en-US"/>
        </w:rPr>
        <w:t xml:space="preserve"> storm advisory</w:t>
      </w:r>
    </w:p>
    <w:p w14:paraId="5D8109E3"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Review the Currently Defined Hazard</w:t>
      </w:r>
    </w:p>
    <w:p w14:paraId="3A65397C"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Review the Damage, Loss and Debris Functions</w:t>
      </w:r>
    </w:p>
    <w:p w14:paraId="585B12BA"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damage</w:t>
      </w:r>
    </w:p>
    <w:p w14:paraId="38EA4AC1"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and contents loss</w:t>
      </w:r>
    </w:p>
    <w:p w14:paraId="0F42982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Loss of use</w:t>
      </w:r>
    </w:p>
    <w:p w14:paraId="08D3889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Debris</w:t>
      </w:r>
    </w:p>
    <w:p w14:paraId="362C4886" w14:textId="77777777" w:rsidR="00091ED7" w:rsidRPr="00252EDA" w:rsidRDefault="00091ED7" w:rsidP="00091ED7">
      <w:pPr>
        <w:pStyle w:val="ListParagraph"/>
        <w:keepNext/>
        <w:numPr>
          <w:ilvl w:val="0"/>
          <w:numId w:val="20"/>
        </w:numPr>
        <w:spacing w:after="120" w:line="360" w:lineRule="auto"/>
        <w:ind w:left="368" w:hanging="357"/>
        <w:jc w:val="both"/>
        <w:rPr>
          <w:rFonts w:cstheme="minorHAnsi"/>
          <w:lang w:val="en-US"/>
        </w:rPr>
      </w:pPr>
      <w:r w:rsidRPr="00252EDA">
        <w:rPr>
          <w:rFonts w:cstheme="minorHAnsi"/>
          <w:lang w:val="en-US"/>
        </w:rPr>
        <w:t>Setting the Analysis Parameters</w:t>
      </w:r>
    </w:p>
    <w:p w14:paraId="5BE7089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Tree Coverage Data</w:t>
      </w:r>
    </w:p>
    <w:p w14:paraId="4941160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Terrain Data</w:t>
      </w:r>
    </w:p>
    <w:p w14:paraId="60F77CA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Shelter Parameters</w:t>
      </w:r>
    </w:p>
    <w:p w14:paraId="11754E7D"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displaced households</w:t>
      </w:r>
    </w:p>
    <w:p w14:paraId="5C50B9A5"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Fraction of dwelling units likely to be vacated if damaged</w:t>
      </w:r>
    </w:p>
    <w:p w14:paraId="1FEEDD8A"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29B5AE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shelter needs</w:t>
      </w:r>
    </w:p>
    <w:p w14:paraId="39F46D9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people in the census tract </w:t>
      </w:r>
    </w:p>
    <w:p w14:paraId="711E2FAC"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households in census tract </w:t>
      </w:r>
    </w:p>
    <w:p w14:paraId="2E17BB31"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5F751B3E"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Ethnicity of households in census tract </w:t>
      </w:r>
    </w:p>
    <w:p w14:paraId="2AA30E9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C727983"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Age breakdown of households in census tract</w:t>
      </w:r>
    </w:p>
    <w:p w14:paraId="5EAC7034"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the Buildings Economic Parameters</w:t>
      </w:r>
    </w:p>
    <w:p w14:paraId="18595E0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lastRenderedPageBreak/>
        <w:t>Types of direct economic loss</w:t>
      </w:r>
    </w:p>
    <w:p w14:paraId="3778CB9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building losses</w:t>
      </w:r>
    </w:p>
    <w:p w14:paraId="30266D24"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D35D465"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25220A2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Annual gross sales or production in $ per square foot for agricultural, commercial and industrial occupancies </w:t>
      </w:r>
    </w:p>
    <w:p w14:paraId="25EB228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489851A9"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1681983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04B924F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Rental costs </w:t>
      </w:r>
    </w:p>
    <w:p w14:paraId="4DCBC6E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Disruption costs </w:t>
      </w:r>
    </w:p>
    <w:p w14:paraId="1D9BA94D"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77BAA6B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4E9AC01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replacement costs</w:t>
      </w:r>
    </w:p>
    <w:p w14:paraId="21C7940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contents</w:t>
      </w:r>
    </w:p>
    <w:p w14:paraId="0085FB4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Business inventory</w:t>
      </w:r>
    </w:p>
    <w:p w14:paraId="2F0591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Repair and cleanup times</w:t>
      </w:r>
    </w:p>
    <w:p w14:paraId="03AC0358"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Relocation expenses</w:t>
      </w:r>
    </w:p>
    <w:p w14:paraId="7909012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Capital-related expenses</w:t>
      </w:r>
    </w:p>
    <w:p w14:paraId="697DFD8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Selecting Analysis Options and Running an Analysis</w:t>
      </w:r>
    </w:p>
    <w:p w14:paraId="21735FA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Storm surge options</w:t>
      </w:r>
    </w:p>
    <w:p w14:paraId="7675895A" w14:textId="77777777" w:rsidR="001B0F73" w:rsidRPr="00252EDA" w:rsidRDefault="001B0F73" w:rsidP="001B0F73">
      <w:pPr>
        <w:keepNext/>
        <w:spacing w:after="0" w:line="360" w:lineRule="auto"/>
        <w:rPr>
          <w:rFonts w:cstheme="minorHAnsi"/>
          <w:sz w:val="24"/>
          <w:lang w:val="en-US"/>
        </w:rPr>
      </w:pPr>
    </w:p>
    <w:p w14:paraId="2E01239C" w14:textId="71B28605" w:rsidR="00C019AE" w:rsidRPr="00252EDA" w:rsidRDefault="00C019AE" w:rsidP="00C019AE">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 </w:t>
      </w:r>
      <w:r w:rsidRPr="00252EDA">
        <w:rPr>
          <w:rFonts w:cstheme="minorHAnsi"/>
          <w:b/>
          <w:sz w:val="24"/>
          <w:lang w:val="en-US"/>
        </w:rPr>
        <w:tab/>
        <w:t xml:space="preserve">Earthquake Model Workflows </w:t>
      </w:r>
    </w:p>
    <w:p w14:paraId="6BA26621" w14:textId="73C0A550" w:rsidR="00C019AE" w:rsidRPr="00252EDA" w:rsidRDefault="00C019AE" w:rsidP="00FD6DCB">
      <w:pPr>
        <w:spacing w:after="120" w:line="360" w:lineRule="auto"/>
        <w:ind w:right="173"/>
        <w:rPr>
          <w:rFonts w:cstheme="minorHAnsi"/>
          <w:lang w:val="en-US"/>
        </w:rPr>
      </w:pPr>
      <w:r w:rsidRPr="00252EDA">
        <w:rPr>
          <w:rFonts w:cstheme="minorHAnsi"/>
          <w:lang w:val="en-US"/>
        </w:rPr>
        <w:t>Steps in assessing and mitigating losses due to natural hazards shows the steps that are typically performed in assessing and mitigating the impacts of a</w:t>
      </w:r>
      <w:r w:rsidR="0055544A" w:rsidRPr="00252EDA">
        <w:rPr>
          <w:rFonts w:cstheme="minorHAnsi"/>
          <w:lang w:val="en-US"/>
        </w:rPr>
        <w:t>n earthquake</w:t>
      </w:r>
      <w:r w:rsidRPr="00252EDA">
        <w:rPr>
          <w:rFonts w:cstheme="minorHAnsi"/>
          <w:lang w:val="en-US"/>
        </w:rPr>
        <w:t xml:space="preserve">.  The methodology incorporates inventory collection, hazard identification, and the natural hazards impact assessment.  In a simplified form, the steps include: </w:t>
      </w:r>
    </w:p>
    <w:p w14:paraId="5034F9F9" w14:textId="4092E7F9" w:rsidR="00C019AE" w:rsidRPr="00252EDA" w:rsidRDefault="00C019AE" w:rsidP="00FD6DCB">
      <w:pPr>
        <w:numPr>
          <w:ilvl w:val="0"/>
          <w:numId w:val="21"/>
        </w:numPr>
        <w:spacing w:after="120" w:line="360" w:lineRule="auto"/>
        <w:ind w:right="115" w:hanging="360"/>
        <w:rPr>
          <w:rFonts w:cstheme="minorHAnsi"/>
          <w:lang w:val="en-US"/>
        </w:rPr>
      </w:pPr>
      <w:r w:rsidRPr="00252EDA">
        <w:rPr>
          <w:rFonts w:cstheme="minorHAnsi"/>
          <w:lang w:val="en-US"/>
        </w:rPr>
        <w:lastRenderedPageBreak/>
        <w:t xml:space="preserve">Select the area to be studied.  The region of interest is created based on Census </w:t>
      </w:r>
      <w:proofErr w:type="gramStart"/>
      <w:r w:rsidRPr="00252EDA">
        <w:rPr>
          <w:rFonts w:cstheme="minorHAnsi"/>
          <w:lang w:val="en-US"/>
        </w:rPr>
        <w:t>Tract,  county</w:t>
      </w:r>
      <w:proofErr w:type="gramEnd"/>
      <w:r w:rsidRPr="00252EDA">
        <w:rPr>
          <w:rFonts w:cstheme="minorHAnsi"/>
          <w:lang w:val="en-US"/>
        </w:rPr>
        <w:t xml:space="preserve">, or state.  The area generally includes a city, county, or group of municipalities.  It is generally desirable to select an area that is under the jurisdiction of an existing regional planning group. </w:t>
      </w:r>
    </w:p>
    <w:p w14:paraId="1B669436" w14:textId="6CBDF551"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Specify the scenario earthquake.  In developing the scenario </w:t>
      </w:r>
      <w:r w:rsidR="0055544A" w:rsidRPr="00252EDA">
        <w:rPr>
          <w:rFonts w:cstheme="minorHAnsi"/>
          <w:lang w:val="en-US"/>
        </w:rPr>
        <w:t xml:space="preserve">authoritative data from the USGS </w:t>
      </w:r>
      <w:proofErr w:type="spellStart"/>
      <w:r w:rsidR="0055544A" w:rsidRPr="00252EDA">
        <w:rPr>
          <w:rFonts w:cstheme="minorHAnsi"/>
          <w:lang w:val="en-US"/>
        </w:rPr>
        <w:t>ShakeMap</w:t>
      </w:r>
      <w:proofErr w:type="spellEnd"/>
      <w:r w:rsidR="0055544A" w:rsidRPr="00252EDA">
        <w:rPr>
          <w:rFonts w:cstheme="minorHAnsi"/>
          <w:lang w:val="en-US"/>
        </w:rPr>
        <w:t xml:space="preserve"> program is available through an API.  </w:t>
      </w:r>
      <w:r w:rsidRPr="00252EDA">
        <w:rPr>
          <w:rFonts w:cstheme="minorHAnsi"/>
          <w:lang w:val="en-US"/>
        </w:rPr>
        <w:t xml:space="preserve"> </w:t>
      </w:r>
    </w:p>
    <w:p w14:paraId="49508B6C" w14:textId="51554B5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Provide additional information describing local soil and geological conditions, if available.  Soil characteristics include site classification according to the National Earthquake Hazard Reduction Program (NEHRP) and susceptibility to landslides</w:t>
      </w:r>
      <w:r w:rsidR="0055544A" w:rsidRPr="00252EDA">
        <w:rPr>
          <w:rFonts w:cstheme="minorHAnsi"/>
          <w:lang w:val="en-US"/>
        </w:rPr>
        <w:t xml:space="preserve"> and liquefaction (ground failure)</w:t>
      </w:r>
      <w:r w:rsidRPr="00252EDA">
        <w:rPr>
          <w:rFonts w:cstheme="minorHAnsi"/>
          <w:lang w:val="en-US"/>
        </w:rPr>
        <w:t xml:space="preserve">.   </w:t>
      </w:r>
    </w:p>
    <w:p w14:paraId="320183BB" w14:textId="4E791BC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xml:space="preserve">, probability distributions are computed for damage to different classes of buildings, facilities, and lifeline system components.  Loss-of-function is also estimated. </w:t>
      </w:r>
    </w:p>
    <w:p w14:paraId="7F275A12" w14:textId="07AA3D0F"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The damage and functionality information </w:t>
      </w:r>
      <w:proofErr w:type="gramStart"/>
      <w:r w:rsidRPr="00252EDA">
        <w:rPr>
          <w:rFonts w:cstheme="minorHAnsi"/>
          <w:lang w:val="en-US"/>
        </w:rPr>
        <w:t>is</w:t>
      </w:r>
      <w:proofErr w:type="gramEnd"/>
      <w:r w:rsidRPr="00252EDA">
        <w:rPr>
          <w:rFonts w:cstheme="minorHAnsi"/>
          <w:lang w:val="en-US"/>
        </w:rPr>
        <w:t xml:space="preserve"> used to compute estimates of direct economic loss, casualties and shelter needs.  </w:t>
      </w:r>
    </w:p>
    <w:p w14:paraId="2D0F462A" w14:textId="2788E8D8" w:rsidR="00091ED7" w:rsidRPr="00252EDA" w:rsidRDefault="00C019AE" w:rsidP="00FD6DCB">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554657D4" w14:textId="4A596675"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.3.1 </w:t>
      </w:r>
      <w:r w:rsidRPr="00252EDA">
        <w:rPr>
          <w:rFonts w:cstheme="minorHAnsi"/>
          <w:b/>
          <w:sz w:val="24"/>
          <w:lang w:val="en-US"/>
        </w:rPr>
        <w:tab/>
        <w:t xml:space="preserve">Running </w:t>
      </w:r>
      <w:proofErr w:type="spellStart"/>
      <w:r w:rsidR="00BC3963" w:rsidRPr="00252EDA">
        <w:rPr>
          <w:rFonts w:cstheme="minorHAnsi"/>
          <w:b/>
          <w:sz w:val="24"/>
          <w:lang w:val="en-US"/>
        </w:rPr>
        <w:t>Hazus</w:t>
      </w:r>
      <w:proofErr w:type="spellEnd"/>
      <w:r w:rsidRPr="00252EDA">
        <w:rPr>
          <w:rFonts w:cstheme="minorHAnsi"/>
          <w:b/>
          <w:sz w:val="24"/>
          <w:lang w:val="en-US"/>
        </w:rPr>
        <w:t xml:space="preserve"> Earthquake with user-supplied data</w:t>
      </w:r>
    </w:p>
    <w:p w14:paraId="6962E4A2"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Study Region</w:t>
      </w:r>
    </w:p>
    <w:p w14:paraId="11EA0481"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Hazard</w:t>
      </w:r>
    </w:p>
    <w:p w14:paraId="59BB8C2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Scenario earthquake (deterministic hazard), </w:t>
      </w:r>
    </w:p>
    <w:p w14:paraId="3CEC22BF" w14:textId="77777777" w:rsidR="003D4E96" w:rsidRPr="00252EDA" w:rsidRDefault="003D4E96"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USGS </w:t>
      </w:r>
      <w:proofErr w:type="spellStart"/>
      <w:r w:rsidRPr="00252EDA">
        <w:rPr>
          <w:rFonts w:cstheme="minorHAnsi"/>
          <w:lang w:val="en-US"/>
        </w:rPr>
        <w:t>ShakeMap</w:t>
      </w:r>
      <w:proofErr w:type="spellEnd"/>
      <w:r w:rsidRPr="00252EDA">
        <w:rPr>
          <w:rFonts w:cstheme="minorHAnsi"/>
          <w:lang w:val="en-US"/>
        </w:rPr>
        <w:t xml:space="preserve"> scenario or actual earthquake</w:t>
      </w:r>
    </w:p>
    <w:p w14:paraId="0AFC6BFE" w14:textId="7B27B232"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Historical epicenter event</w:t>
      </w:r>
    </w:p>
    <w:p w14:paraId="10C7AF1E" w14:textId="62BC74FD"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Source event (selecting source from </w:t>
      </w:r>
      <w:proofErr w:type="spellStart"/>
      <w:r w:rsidR="00BC3963" w:rsidRPr="00252EDA">
        <w:rPr>
          <w:rFonts w:cstheme="minorHAnsi"/>
          <w:lang w:val="en-US"/>
        </w:rPr>
        <w:t>Hazus</w:t>
      </w:r>
      <w:proofErr w:type="spellEnd"/>
      <w:r w:rsidRPr="00252EDA">
        <w:rPr>
          <w:rFonts w:cstheme="minorHAnsi"/>
          <w:lang w:val="en-US"/>
        </w:rPr>
        <w:t xml:space="preserve"> faults database)</w:t>
      </w:r>
    </w:p>
    <w:p w14:paraId="5795BC15"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Arbitrary event</w:t>
      </w:r>
    </w:p>
    <w:p w14:paraId="265D559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Probabilistic seismic hazard analysis (for eight return periods)</w:t>
      </w:r>
    </w:p>
    <w:p w14:paraId="65A91AC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Annualized loss calculation</w:t>
      </w:r>
    </w:p>
    <w:p w14:paraId="23763D5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User-supplied map of ground motion</w:t>
      </w:r>
    </w:p>
    <w:p w14:paraId="0A1BC052" w14:textId="315794B9"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User supplies digitized peak ground acceleration</w:t>
      </w:r>
      <w:r w:rsidR="003D4E96" w:rsidRPr="00252EDA">
        <w:rPr>
          <w:rFonts w:cstheme="minorHAnsi"/>
          <w:lang w:val="en-US"/>
        </w:rPr>
        <w:t xml:space="preserve"> and velocity</w:t>
      </w:r>
      <w:r w:rsidRPr="00252EDA">
        <w:rPr>
          <w:rFonts w:cstheme="minorHAnsi"/>
          <w:lang w:val="en-US"/>
        </w:rPr>
        <w:t>, and</w:t>
      </w:r>
    </w:p>
    <w:p w14:paraId="65ADC67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Spectral acceleration contour maps</w:t>
      </w:r>
    </w:p>
    <w:p w14:paraId="56A43B7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758A3BD0"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lastRenderedPageBreak/>
        <w:t>Potential ground displacement (PGD) due to settlement from liquefaction</w:t>
      </w:r>
    </w:p>
    <w:p w14:paraId="532596D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surface fault rupture</w:t>
      </w:r>
    </w:p>
    <w:p w14:paraId="6419A9AC" w14:textId="57706DDC"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(soil) site effects</w:t>
      </w:r>
      <w:r w:rsidR="003D4E96" w:rsidRPr="00252EDA">
        <w:rPr>
          <w:rFonts w:cstheme="minorHAnsi"/>
          <w:lang w:val="en-US"/>
        </w:rPr>
        <w:t xml:space="preserve"> using a soil map</w:t>
      </w:r>
    </w:p>
    <w:p w14:paraId="478F2252" w14:textId="5522201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ground failure</w:t>
      </w:r>
      <w:r w:rsidR="003D4E96" w:rsidRPr="00252EDA">
        <w:rPr>
          <w:rFonts w:cstheme="minorHAnsi"/>
          <w:lang w:val="en-US"/>
        </w:rPr>
        <w:t xml:space="preserve"> using landslide and/or liquefaction susceptibility maps</w:t>
      </w:r>
    </w:p>
    <w:p w14:paraId="592480C6"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Physical Damage Analysis</w:t>
      </w:r>
    </w:p>
    <w:p w14:paraId="686D15BA"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Structural vs non-structural</w:t>
      </w:r>
    </w:p>
    <w:p w14:paraId="3BE76CB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Definition of (five) damage states</w:t>
      </w:r>
    </w:p>
    <w:p w14:paraId="3841A04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(default values)</w:t>
      </w:r>
    </w:p>
    <w:p w14:paraId="48ADFBA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(user-defined)</w:t>
      </w:r>
    </w:p>
    <w:p w14:paraId="559B7920"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Calculating damage state probabilities</w:t>
      </w:r>
    </w:p>
    <w:p w14:paraId="4882A375"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Modifying capacity curves</w:t>
      </w:r>
    </w:p>
    <w:p w14:paraId="56C5896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Restoration time</w:t>
      </w:r>
    </w:p>
    <w:p w14:paraId="7334522F"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Induced Physical Damage</w:t>
      </w:r>
    </w:p>
    <w:p w14:paraId="142AA0F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Fire</w:t>
      </w:r>
    </w:p>
    <w:p w14:paraId="426D090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Fire parameters</w:t>
      </w:r>
    </w:p>
    <w:p w14:paraId="6BFF41D4"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Number of simulations</w:t>
      </w:r>
    </w:p>
    <w:p w14:paraId="3A8D5362" w14:textId="72E0E99F"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Hazardous materials </w:t>
      </w:r>
      <w:r w:rsidR="00B273FD" w:rsidRPr="00252EDA">
        <w:rPr>
          <w:rFonts w:cstheme="minorHAnsi"/>
          <w:lang w:val="en-US"/>
        </w:rPr>
        <w:t xml:space="preserve">facility exposure </w:t>
      </w:r>
    </w:p>
    <w:p w14:paraId="5AC4A9B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Debris estimate</w:t>
      </w:r>
    </w:p>
    <w:p w14:paraId="45AEFC5D"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Social and Economic Loss</w:t>
      </w:r>
    </w:p>
    <w:p w14:paraId="6514486F"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Casualties</w:t>
      </w:r>
    </w:p>
    <w:p w14:paraId="562BC38F" w14:textId="1357B6F4"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Displaced households</w:t>
      </w:r>
      <w:r w:rsidR="00B273FD" w:rsidRPr="00252EDA">
        <w:rPr>
          <w:rFonts w:cstheme="minorHAnsi"/>
          <w:lang w:val="en-US"/>
        </w:rPr>
        <w:t>/public shelter needs</w:t>
      </w:r>
    </w:p>
    <w:p w14:paraId="67FA1ABD"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Direct economic loss</w:t>
      </w:r>
    </w:p>
    <w:p w14:paraId="00E0C40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Development of input for building losses</w:t>
      </w:r>
    </w:p>
    <w:p w14:paraId="49CD856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Replacement costs</w:t>
      </w:r>
    </w:p>
    <w:p w14:paraId="6C82BA9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Business inventories</w:t>
      </w:r>
    </w:p>
    <w:p w14:paraId="6E3D5526"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Cleanup and repair time</w:t>
      </w:r>
    </w:p>
    <w:p w14:paraId="41F87D6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Relocation expenses</w:t>
      </w:r>
    </w:p>
    <w:p w14:paraId="74F0AAB7"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Capital-related expenses</w:t>
      </w:r>
    </w:p>
    <w:p w14:paraId="4FD232CE"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Indirect Economic Loss</w:t>
      </w:r>
    </w:p>
    <w:p w14:paraId="4DF3DA48"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For each of ten sectors</w:t>
      </w:r>
    </w:p>
    <w:p w14:paraId="1F09E70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Run loss model with a synthetic economy</w:t>
      </w:r>
    </w:p>
    <w:p w14:paraId="643BBA44" w14:textId="396F5F30" w:rsidR="00FD6DCB" w:rsidRPr="00252EDA" w:rsidRDefault="00B273FD" w:rsidP="00FD6DCB">
      <w:pPr>
        <w:pStyle w:val="ListParagraph"/>
        <w:numPr>
          <w:ilvl w:val="0"/>
          <w:numId w:val="23"/>
        </w:numPr>
        <w:spacing w:after="120" w:line="360" w:lineRule="auto"/>
        <w:jc w:val="both"/>
        <w:rPr>
          <w:rFonts w:cstheme="minorHAnsi"/>
          <w:lang w:val="en-US"/>
        </w:rPr>
      </w:pPr>
      <w:r w:rsidRPr="00252EDA">
        <w:rPr>
          <w:rFonts w:cstheme="minorHAnsi"/>
          <w:lang w:val="en-US"/>
        </w:rPr>
        <w:t xml:space="preserve">Incorporating </w:t>
      </w:r>
      <w:r w:rsidR="00FD6DCB" w:rsidRPr="00252EDA">
        <w:rPr>
          <w:rFonts w:cstheme="minorHAnsi"/>
          <w:lang w:val="en-US"/>
        </w:rPr>
        <w:t>Uncertainty</w:t>
      </w:r>
      <w:r w:rsidRPr="00252EDA">
        <w:rPr>
          <w:rFonts w:cstheme="minorHAnsi"/>
          <w:lang w:val="en-US"/>
        </w:rPr>
        <w:t xml:space="preserve"> in Reporting Results</w:t>
      </w:r>
    </w:p>
    <w:p w14:paraId="7AB5EDAB" w14:textId="306BBB59" w:rsidR="00FD6DCB" w:rsidRPr="00252EDA" w:rsidRDefault="00FD6DCB" w:rsidP="00FD6DCB">
      <w:pPr>
        <w:spacing w:after="120" w:line="360" w:lineRule="auto"/>
        <w:ind w:right="173"/>
        <w:rPr>
          <w:lang w:val="en-US"/>
        </w:rPr>
      </w:pPr>
    </w:p>
    <w:p w14:paraId="5BBC31C6" w14:textId="56269CB0"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 </w:t>
      </w:r>
      <w:r w:rsidRPr="00252EDA">
        <w:rPr>
          <w:rFonts w:cstheme="minorHAnsi"/>
          <w:b/>
          <w:sz w:val="24"/>
          <w:lang w:val="en-US"/>
        </w:rPr>
        <w:tab/>
        <w:t xml:space="preserve">Tsunami Model Workflows </w:t>
      </w:r>
    </w:p>
    <w:p w14:paraId="2FFF137C" w14:textId="792ACAF1" w:rsidR="00FD6DCB" w:rsidRPr="00252EDA" w:rsidRDefault="00FD6DCB" w:rsidP="00FD6DCB">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D631B46" w14:textId="77777777"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proofErr w:type="spellStart"/>
      <w:r w:rsidR="00BC3963" w:rsidRPr="00252EDA">
        <w:rPr>
          <w:rFonts w:cstheme="minorHAnsi"/>
          <w:lang w:val="en-US"/>
        </w:rPr>
        <w:t>Hazus</w:t>
      </w:r>
      <w:proofErr w:type="spellEnd"/>
      <w:r w:rsidRPr="00252EDA">
        <w:rPr>
          <w:rFonts w:cstheme="minorHAnsi"/>
          <w:lang w:val="en-US"/>
        </w:rPr>
        <w:t xml:space="preserve"> Tsunami Model to produce combined earthquake and tsunami loss estimates for the General Building Stock (GBS) and User-Defined Facilities (UDF). </w:t>
      </w:r>
    </w:p>
    <w:p w14:paraId="67A89F18" w14:textId="433AC62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Select an analysis level (Runup-on</w:t>
      </w:r>
      <w:r w:rsidR="00B00288" w:rsidRPr="00252EDA">
        <w:rPr>
          <w:rFonts w:cstheme="minorHAnsi"/>
          <w:lang w:val="en-US"/>
        </w:rPr>
        <w:t>l</w:t>
      </w:r>
      <w:r w:rsidRPr="00252EDA">
        <w:rPr>
          <w:rFonts w:cstheme="minorHAnsi"/>
          <w:lang w:val="en-US"/>
        </w:rPr>
        <w:t>y, depth &amp; velocity, depth &amp; momentum flux)</w:t>
      </w:r>
    </w:p>
    <w:p w14:paraId="0071611E" w14:textId="19890242"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Cho</w:t>
      </w:r>
      <w:r w:rsidR="00B00288" w:rsidRPr="00252EDA">
        <w:rPr>
          <w:rFonts w:cstheme="minorHAnsi"/>
          <w:lang w:val="en-US"/>
        </w:rPr>
        <w:t>o</w:t>
      </w:r>
      <w:r w:rsidRPr="00252EDA">
        <w:rPr>
          <w:rFonts w:cstheme="minorHAnsi"/>
          <w:lang w:val="en-US"/>
        </w:rPr>
        <w:t>se and mask DEM</w:t>
      </w:r>
      <w:r w:rsidR="00F5651A" w:rsidRPr="00252EDA">
        <w:rPr>
          <w:rFonts w:cstheme="minorHAnsi"/>
          <w:lang w:val="en-US"/>
        </w:rPr>
        <w:t xml:space="preserve"> if required (not required if user has depth and velocity data)</w:t>
      </w:r>
    </w:p>
    <w:p w14:paraId="0E6B7D86" w14:textId="1F56774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Provide additional information describing the building inventory, essential facilities, and demographics, if available.</w:t>
      </w:r>
      <w:r w:rsidR="00923609" w:rsidRPr="00252EDA">
        <w:rPr>
          <w:rFonts w:cstheme="minorHAnsi"/>
          <w:lang w:val="en-US"/>
        </w:rPr>
        <w:t xml:space="preserve">  </w:t>
      </w:r>
      <w:proofErr w:type="spellStart"/>
      <w:r w:rsidR="00923609" w:rsidRPr="00252EDA">
        <w:rPr>
          <w:rFonts w:cstheme="minorHAnsi"/>
          <w:lang w:val="en-US"/>
        </w:rPr>
        <w:t>Hazus</w:t>
      </w:r>
      <w:proofErr w:type="spellEnd"/>
      <w:r w:rsidR="00923609" w:rsidRPr="00252EDA">
        <w:rPr>
          <w:rFonts w:cstheme="minorHAnsi"/>
          <w:lang w:val="en-US"/>
        </w:rPr>
        <w:t xml:space="preserve"> tsunami does not require tsunami-specific inventory attributes, rather it leverages the existing earthquake and flood attributes. </w:t>
      </w:r>
    </w:p>
    <w:p w14:paraId="4CBB32BA" w14:textId="532B3490" w:rsidR="00FD6DCB" w:rsidRPr="00252EDA" w:rsidRDefault="00FD6DCB" w:rsidP="0007122F">
      <w:pPr>
        <w:numPr>
          <w:ilvl w:val="0"/>
          <w:numId w:val="28"/>
        </w:numPr>
        <w:spacing w:after="120" w:line="360" w:lineRule="auto"/>
        <w:ind w:hanging="357"/>
        <w:jc w:val="both"/>
        <w:rPr>
          <w:rFonts w:cstheme="minorHAnsi"/>
          <w:lang w:val="en-US"/>
        </w:rPr>
      </w:pPr>
      <w:r w:rsidRPr="00252EDA">
        <w:rPr>
          <w:rFonts w:cstheme="minorHAnsi"/>
          <w:lang w:val="en-US"/>
        </w:rPr>
        <w:t xml:space="preserve">Using formulas embedded in </w:t>
      </w:r>
      <w:proofErr w:type="spellStart"/>
      <w:r w:rsidR="00BC3963" w:rsidRPr="00252EDA">
        <w:rPr>
          <w:rFonts w:cstheme="minorHAnsi"/>
          <w:lang w:val="en-US"/>
        </w:rPr>
        <w:t>Hazus</w:t>
      </w:r>
      <w:proofErr w:type="spellEnd"/>
      <w:r w:rsidRPr="00252EDA">
        <w:rPr>
          <w:rFonts w:cstheme="minorHAnsi"/>
          <w:lang w:val="en-US"/>
        </w:rPr>
        <w:t>, damage probabilities, expected building losses, expected contents losses, and expected loss-of-use are computed for different classes of buildings</w:t>
      </w:r>
      <w:r w:rsidR="00F5651A" w:rsidRPr="00252EDA">
        <w:rPr>
          <w:rFonts w:cstheme="minorHAnsi"/>
          <w:lang w:val="en-US"/>
        </w:rPr>
        <w:t xml:space="preserve"> and for user-defined facilities</w:t>
      </w:r>
      <w:r w:rsidRPr="00252EDA">
        <w:rPr>
          <w:rFonts w:cstheme="minorHAnsi"/>
          <w:lang w:val="en-US"/>
        </w:rPr>
        <w:t xml:space="preserve">. </w:t>
      </w:r>
    </w:p>
    <w:p w14:paraId="7C2B0856" w14:textId="6D7B4A7C"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4A12FB7A" w14:textId="746422B4" w:rsidR="00FD6DCB" w:rsidRPr="00252EDA" w:rsidRDefault="00FD6DCB" w:rsidP="00FD6DCB">
      <w:pPr>
        <w:spacing w:after="120" w:line="360" w:lineRule="auto"/>
        <w:ind w:right="173"/>
        <w:rPr>
          <w:lang w:val="en-US"/>
        </w:rPr>
      </w:pPr>
    </w:p>
    <w:p w14:paraId="240B7C08" w14:textId="36178FB8" w:rsidR="00FD6DCB" w:rsidRPr="00252EDA" w:rsidRDefault="00FD6DCB" w:rsidP="008E044F">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.4.1 </w:t>
      </w:r>
      <w:r w:rsidRPr="00252EDA">
        <w:rPr>
          <w:rFonts w:cstheme="minorHAnsi"/>
          <w:b/>
          <w:sz w:val="24"/>
          <w:lang w:val="en-US"/>
        </w:rPr>
        <w:tab/>
        <w:t>Running a combine</w:t>
      </w:r>
      <w:r w:rsidR="00B00288" w:rsidRPr="00252EDA">
        <w:rPr>
          <w:rFonts w:cstheme="minorHAnsi"/>
          <w:b/>
          <w:sz w:val="24"/>
          <w:lang w:val="en-US"/>
        </w:rPr>
        <w:t>d</w:t>
      </w:r>
      <w:r w:rsidRPr="00252EDA">
        <w:rPr>
          <w:rFonts w:cstheme="minorHAnsi"/>
          <w:b/>
          <w:sz w:val="24"/>
          <w:lang w:val="en-US"/>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252EDA" w14:paraId="130F9FDB" w14:textId="77777777" w:rsidTr="0007122F">
        <w:tc>
          <w:tcPr>
            <w:tcW w:w="0" w:type="auto"/>
            <w:shd w:val="clear" w:color="auto" w:fill="auto"/>
          </w:tcPr>
          <w:p w14:paraId="5CBF662C" w14:textId="5EB9286A" w:rsidR="00FD6DCB" w:rsidRPr="00252EDA" w:rsidRDefault="00FD6DCB" w:rsidP="008E044F">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35BF9DA5" w14:textId="00505210" w:rsidR="00FD6DCB" w:rsidRPr="00252EDA" w:rsidRDefault="00FD6DCB" w:rsidP="008E044F">
            <w:pPr>
              <w:keepNext/>
              <w:spacing w:line="360" w:lineRule="auto"/>
              <w:jc w:val="center"/>
              <w:rPr>
                <w:rFonts w:cstheme="minorHAnsi"/>
                <w:i/>
              </w:rPr>
            </w:pPr>
            <w:r w:rsidRPr="00252EDA">
              <w:rPr>
                <w:rFonts w:cstheme="minorHAnsi"/>
                <w:b/>
                <w:i/>
              </w:rPr>
              <w:t xml:space="preserve">Tsunami Model </w:t>
            </w:r>
          </w:p>
        </w:tc>
      </w:tr>
      <w:tr w:rsidR="00FD6DCB" w:rsidRPr="00252EDA" w14:paraId="55D5B21E" w14:textId="77777777" w:rsidTr="0007122F">
        <w:tc>
          <w:tcPr>
            <w:tcW w:w="0" w:type="auto"/>
          </w:tcPr>
          <w:p w14:paraId="59745106" w14:textId="062CA46B" w:rsidR="00FD6DCB" w:rsidRPr="00252EDA" w:rsidRDefault="00FD6DCB" w:rsidP="0007122F">
            <w:pPr>
              <w:pStyle w:val="ListParagraph"/>
              <w:numPr>
                <w:ilvl w:val="0"/>
                <w:numId w:val="27"/>
              </w:numPr>
              <w:spacing w:after="77" w:line="360" w:lineRule="auto"/>
              <w:ind w:left="360" w:hanging="360"/>
              <w:rPr>
                <w:rFonts w:cstheme="minorHAnsi"/>
              </w:rPr>
            </w:pPr>
            <w:r w:rsidRPr="00252EDA">
              <w:rPr>
                <w:rFonts w:cstheme="minorHAnsi"/>
              </w:rPr>
              <w:t xml:space="preserve">Define/Select Earthquake Scenario </w:t>
            </w:r>
            <w:r w:rsidR="0007122F" w:rsidRPr="00252EDA">
              <w:rPr>
                <w:rFonts w:cstheme="minorHAnsi"/>
              </w:rPr>
              <w:br/>
            </w:r>
            <w:r w:rsidRPr="00252EDA">
              <w:rPr>
                <w:rFonts w:cstheme="minorHAnsi"/>
              </w:rPr>
              <w:t xml:space="preserve">(using same scenario source that creates the Tsunami hazard) </w:t>
            </w:r>
          </w:p>
          <w:p w14:paraId="5E55436C" w14:textId="77777777" w:rsidR="00FD6DCB" w:rsidRPr="00252EDA" w:rsidRDefault="00FD6DCB" w:rsidP="0007122F">
            <w:pPr>
              <w:pStyle w:val="ListParagraph"/>
              <w:numPr>
                <w:ilvl w:val="0"/>
                <w:numId w:val="27"/>
              </w:numPr>
              <w:spacing w:after="15" w:line="360" w:lineRule="auto"/>
              <w:ind w:left="360" w:hanging="360"/>
              <w:rPr>
                <w:rFonts w:cstheme="minorHAnsi"/>
              </w:rPr>
            </w:pPr>
            <w:r w:rsidRPr="00252EDA">
              <w:rPr>
                <w:rFonts w:cstheme="minorHAnsi"/>
              </w:rPr>
              <w:t xml:space="preserve">Run Analysis  </w:t>
            </w:r>
          </w:p>
          <w:p w14:paraId="080863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Earthquake-Only Losses </w:t>
            </w:r>
          </w:p>
        </w:tc>
        <w:tc>
          <w:tcPr>
            <w:tcW w:w="0" w:type="auto"/>
          </w:tcPr>
          <w:p w14:paraId="44EA441C"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Select Tsunami Scenario </w:t>
            </w:r>
          </w:p>
          <w:p w14:paraId="6A43B153"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Tsunami Type as Near Source </w:t>
            </w:r>
          </w:p>
          <w:p w14:paraId="41F69E1C" w14:textId="07ACE0C1"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Scenario – Level </w:t>
            </w:r>
            <w:r w:rsidR="00F5651A" w:rsidRPr="00252EDA">
              <w:rPr>
                <w:rFonts w:cstheme="minorHAnsi"/>
              </w:rPr>
              <w:t xml:space="preserve">1, </w:t>
            </w:r>
            <w:r w:rsidRPr="00252EDA">
              <w:rPr>
                <w:rFonts w:cstheme="minorHAnsi"/>
              </w:rPr>
              <w:t xml:space="preserve">2 or 3 </w:t>
            </w:r>
          </w:p>
          <w:p w14:paraId="2D1C73A9"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Run Tsunami Analysis </w:t>
            </w:r>
          </w:p>
          <w:p w14:paraId="378DEBEB" w14:textId="6D2760FB"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Casualty Level </w:t>
            </w:r>
            <w:r w:rsidR="00F5651A" w:rsidRPr="00252EDA">
              <w:rPr>
                <w:rFonts w:cstheme="minorHAnsi"/>
              </w:rPr>
              <w:t xml:space="preserve">1 or </w:t>
            </w:r>
            <w:r w:rsidRPr="00252EDA">
              <w:rPr>
                <w:rFonts w:cstheme="minorHAnsi"/>
              </w:rPr>
              <w:t xml:space="preserve">2 </w:t>
            </w:r>
          </w:p>
          <w:p w14:paraId="5AA061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Combined Earthquake and Tsunami Losses </w:t>
            </w:r>
          </w:p>
        </w:tc>
      </w:tr>
    </w:tbl>
    <w:p w14:paraId="409437B8" w14:textId="112A7014" w:rsidR="00FD6DCB" w:rsidRPr="00252EDA" w:rsidRDefault="00FD6DCB" w:rsidP="00FD6DCB">
      <w:pPr>
        <w:spacing w:after="120" w:line="360" w:lineRule="auto"/>
        <w:ind w:right="173"/>
        <w:rPr>
          <w:lang w:val="en-US"/>
        </w:rPr>
      </w:pPr>
    </w:p>
    <w:p w14:paraId="670C9DBE" w14:textId="4BE9E85B" w:rsidR="0007122F" w:rsidRPr="00252EDA" w:rsidRDefault="0007122F" w:rsidP="0007122F">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.4.2 </w:t>
      </w:r>
      <w:r w:rsidRPr="00252EDA">
        <w:rPr>
          <w:rFonts w:cstheme="minorHAnsi"/>
          <w:b/>
          <w:sz w:val="24"/>
          <w:lang w:val="en-US"/>
        </w:rPr>
        <w:tab/>
        <w:t>Pedestrian evacuation workflow example</w:t>
      </w:r>
    </w:p>
    <w:p w14:paraId="241A67C3" w14:textId="46FCD006" w:rsidR="00FD6DCB" w:rsidRPr="00252EDA" w:rsidRDefault="0007122F" w:rsidP="0007122F">
      <w:pPr>
        <w:pStyle w:val="ListParagraph"/>
        <w:numPr>
          <w:ilvl w:val="0"/>
          <w:numId w:val="29"/>
        </w:numPr>
        <w:spacing w:after="120" w:line="360" w:lineRule="auto"/>
        <w:ind w:right="173"/>
        <w:rPr>
          <w:lang w:val="en-US"/>
        </w:rPr>
      </w:pPr>
      <w:r w:rsidRPr="00252EDA">
        <w:rPr>
          <w:lang w:val="en-US"/>
        </w:rPr>
        <w:t>Create/set a portfolio for the study area</w:t>
      </w:r>
    </w:p>
    <w:p w14:paraId="6BC545AD" w14:textId="7DFAF278" w:rsidR="0007122F" w:rsidRPr="00252EDA" w:rsidRDefault="0007122F" w:rsidP="0007122F">
      <w:pPr>
        <w:pStyle w:val="ListParagraph"/>
        <w:numPr>
          <w:ilvl w:val="0"/>
          <w:numId w:val="29"/>
        </w:numPr>
        <w:spacing w:after="120" w:line="360" w:lineRule="auto"/>
        <w:ind w:right="173"/>
        <w:rPr>
          <w:lang w:val="en-US"/>
        </w:rPr>
      </w:pPr>
      <w:r w:rsidRPr="00252EDA">
        <w:rPr>
          <w:lang w:val="en-US"/>
        </w:rPr>
        <w:t>Preprocess data</w:t>
      </w:r>
    </w:p>
    <w:p w14:paraId="1F34DBD5" w14:textId="574D7E26"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DEM</w:t>
      </w:r>
      <w:r w:rsidR="001B0F73" w:rsidRPr="00252EDA">
        <w:rPr>
          <w:lang w:val="en-US"/>
        </w:rPr>
        <w:t xml:space="preserve"> and </w:t>
      </w:r>
      <w:r w:rsidR="00F5651A" w:rsidRPr="00252EDA">
        <w:rPr>
          <w:lang w:val="en-US"/>
        </w:rPr>
        <w:t xml:space="preserve">roadway data (or </w:t>
      </w:r>
      <w:r w:rsidR="001B0F73" w:rsidRPr="00252EDA">
        <w:rPr>
          <w:lang w:val="en-US"/>
        </w:rPr>
        <w:t>LULC</w:t>
      </w:r>
      <w:r w:rsidR="00F5651A" w:rsidRPr="00252EDA">
        <w:rPr>
          <w:lang w:val="en-US"/>
        </w:rPr>
        <w:t>)</w:t>
      </w:r>
    </w:p>
    <w:p w14:paraId="7837BEFB" w14:textId="725333AB"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hazard</w:t>
      </w:r>
    </w:p>
    <w:p w14:paraId="7CF22E4A" w14:textId="7B2FFC31" w:rsidR="0007122F" w:rsidRPr="00252EDA" w:rsidRDefault="0007122F" w:rsidP="0007122F">
      <w:pPr>
        <w:pStyle w:val="ListParagraph"/>
        <w:numPr>
          <w:ilvl w:val="1"/>
          <w:numId w:val="29"/>
        </w:numPr>
        <w:spacing w:after="120" w:line="360" w:lineRule="auto"/>
        <w:ind w:right="173"/>
        <w:rPr>
          <w:lang w:val="en-US"/>
        </w:rPr>
      </w:pPr>
      <w:r w:rsidRPr="00252EDA">
        <w:rPr>
          <w:lang w:val="en-US"/>
        </w:rPr>
        <w:t>Validate safe zone</w:t>
      </w:r>
    </w:p>
    <w:p w14:paraId="64530A96" w14:textId="7AEAD670" w:rsidR="0007122F" w:rsidRPr="00252EDA" w:rsidRDefault="0007122F" w:rsidP="0007122F">
      <w:pPr>
        <w:pStyle w:val="ListParagraph"/>
        <w:numPr>
          <w:ilvl w:val="0"/>
          <w:numId w:val="29"/>
        </w:numPr>
        <w:spacing w:after="120" w:line="360" w:lineRule="auto"/>
        <w:ind w:right="173"/>
        <w:rPr>
          <w:lang w:val="en-US"/>
        </w:rPr>
      </w:pPr>
      <w:r w:rsidRPr="00252EDA">
        <w:rPr>
          <w:lang w:val="en-US"/>
        </w:rPr>
        <w:t>Create surfaces and maps</w:t>
      </w:r>
    </w:p>
    <w:p w14:paraId="1E318398" w14:textId="09A1C911"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Calculate </w:t>
      </w:r>
      <w:r w:rsidR="00F5651A" w:rsidRPr="00252EDA">
        <w:rPr>
          <w:lang w:val="en-US"/>
        </w:rPr>
        <w:t xml:space="preserve">least-cost </w:t>
      </w:r>
      <w:r w:rsidRPr="00252EDA">
        <w:rPr>
          <w:lang w:val="en-US"/>
        </w:rPr>
        <w:t>distance path</w:t>
      </w:r>
    </w:p>
    <w:p w14:paraId="5289ABB4" w14:textId="6E1BD584"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Create evacuation </w:t>
      </w:r>
      <w:r w:rsidR="00F5651A" w:rsidRPr="00252EDA">
        <w:rPr>
          <w:lang w:val="en-US"/>
        </w:rPr>
        <w:t xml:space="preserve">travel-time </w:t>
      </w:r>
      <w:r w:rsidRPr="00252EDA">
        <w:rPr>
          <w:lang w:val="en-US"/>
        </w:rPr>
        <w:t>surface</w:t>
      </w:r>
    </w:p>
    <w:p w14:paraId="193F2FFD" w14:textId="42FFAEEB" w:rsidR="0007122F" w:rsidRPr="00252EDA" w:rsidRDefault="0007122F" w:rsidP="0007122F">
      <w:pPr>
        <w:pStyle w:val="ListParagraph"/>
        <w:numPr>
          <w:ilvl w:val="1"/>
          <w:numId w:val="29"/>
        </w:numPr>
        <w:spacing w:after="120" w:line="360" w:lineRule="auto"/>
        <w:ind w:right="173"/>
        <w:rPr>
          <w:lang w:val="en-US"/>
        </w:rPr>
      </w:pPr>
      <w:r w:rsidRPr="00252EDA">
        <w:rPr>
          <w:lang w:val="en-US"/>
        </w:rPr>
        <w:t>Determine max time value</w:t>
      </w:r>
      <w:r w:rsidR="00F5651A" w:rsidRPr="00252EDA">
        <w:rPr>
          <w:lang w:val="en-US"/>
        </w:rPr>
        <w:t xml:space="preserve"> for each Census Block</w:t>
      </w:r>
    </w:p>
    <w:p w14:paraId="457B547E" w14:textId="74F317A0" w:rsidR="0007122F" w:rsidRPr="00252EDA" w:rsidRDefault="0007122F" w:rsidP="0007122F">
      <w:pPr>
        <w:pStyle w:val="ListParagraph"/>
        <w:numPr>
          <w:ilvl w:val="1"/>
          <w:numId w:val="29"/>
        </w:numPr>
        <w:spacing w:after="120" w:line="360" w:lineRule="auto"/>
        <w:ind w:right="173"/>
        <w:rPr>
          <w:lang w:val="en-US"/>
        </w:rPr>
      </w:pPr>
      <w:r w:rsidRPr="00252EDA">
        <w:rPr>
          <w:lang w:val="en-US"/>
        </w:rPr>
        <w:t>Create time map</w:t>
      </w:r>
    </w:p>
    <w:p w14:paraId="79E899E8" w14:textId="2CDE4D76" w:rsidR="0007122F" w:rsidRPr="00252EDA" w:rsidRDefault="0007122F" w:rsidP="0007122F">
      <w:pPr>
        <w:pStyle w:val="ListParagraph"/>
        <w:numPr>
          <w:ilvl w:val="0"/>
          <w:numId w:val="29"/>
        </w:numPr>
        <w:spacing w:after="120" w:line="360" w:lineRule="auto"/>
        <w:ind w:right="173"/>
        <w:rPr>
          <w:lang w:val="en-US"/>
        </w:rPr>
      </w:pPr>
      <w:r w:rsidRPr="00252EDA">
        <w:rPr>
          <w:lang w:val="en-US"/>
        </w:rPr>
        <w:t>Process vertical evacuation sites</w:t>
      </w:r>
    </w:p>
    <w:p w14:paraId="674E76EA" w14:textId="6F6F58BC" w:rsidR="0007122F" w:rsidRPr="00252EDA" w:rsidRDefault="0007122F" w:rsidP="0007122F">
      <w:pPr>
        <w:pStyle w:val="ListParagraph"/>
        <w:numPr>
          <w:ilvl w:val="1"/>
          <w:numId w:val="29"/>
        </w:numPr>
        <w:spacing w:after="120" w:line="360" w:lineRule="auto"/>
        <w:ind w:right="173"/>
        <w:rPr>
          <w:lang w:val="en-US"/>
        </w:rPr>
      </w:pPr>
      <w:r w:rsidRPr="00252EDA">
        <w:rPr>
          <w:lang w:val="en-US"/>
        </w:rPr>
        <w:t>Process vertical evacuation sites</w:t>
      </w:r>
    </w:p>
    <w:p w14:paraId="1DAC0615" w14:textId="262433C8" w:rsidR="0007122F" w:rsidRPr="00252EDA" w:rsidRDefault="0007122F" w:rsidP="0007122F">
      <w:pPr>
        <w:pStyle w:val="ListParagraph"/>
        <w:numPr>
          <w:ilvl w:val="1"/>
          <w:numId w:val="29"/>
        </w:numPr>
        <w:spacing w:after="120" w:line="360" w:lineRule="auto"/>
        <w:ind w:right="173"/>
        <w:rPr>
          <w:lang w:val="en-US"/>
        </w:rPr>
      </w:pPr>
      <w:r w:rsidRPr="00252EDA">
        <w:rPr>
          <w:lang w:val="en-US"/>
        </w:rPr>
        <w:t>Merge safe zones</w:t>
      </w:r>
    </w:p>
    <w:p w14:paraId="388262E1" w14:textId="52C3B3FC" w:rsidR="0007122F" w:rsidRPr="00252EDA" w:rsidRDefault="0007122F" w:rsidP="0007122F">
      <w:pPr>
        <w:pStyle w:val="ListParagraph"/>
        <w:numPr>
          <w:ilvl w:val="0"/>
          <w:numId w:val="29"/>
        </w:numPr>
        <w:spacing w:after="120" w:line="360" w:lineRule="auto"/>
        <w:ind w:right="173"/>
        <w:rPr>
          <w:lang w:val="en-US"/>
        </w:rPr>
      </w:pPr>
      <w:r w:rsidRPr="00252EDA">
        <w:rPr>
          <w:lang w:val="en-US"/>
        </w:rPr>
        <w:t xml:space="preserve">Population </w:t>
      </w:r>
      <w:r w:rsidR="00EF1BA4" w:rsidRPr="00252EDA">
        <w:rPr>
          <w:lang w:val="en-US"/>
        </w:rPr>
        <w:t xml:space="preserve">(Day/Night &amp; Over/Under age 65) </w:t>
      </w:r>
      <w:r w:rsidRPr="00252EDA">
        <w:rPr>
          <w:lang w:val="en-US"/>
        </w:rPr>
        <w:t>processing</w:t>
      </w:r>
    </w:p>
    <w:p w14:paraId="5902E599" w14:textId="77777777" w:rsidR="00380856" w:rsidRPr="00252EDA" w:rsidRDefault="00380856" w:rsidP="00FD6DCB">
      <w:pPr>
        <w:spacing w:after="120" w:line="360" w:lineRule="auto"/>
        <w:ind w:right="173"/>
        <w:rPr>
          <w:lang w:val="en-US"/>
        </w:rPr>
        <w:sectPr w:rsidR="00380856" w:rsidRPr="00252EDA" w:rsidSect="002F2E31">
          <w:pgSz w:w="12240" w:h="15840"/>
          <w:pgMar w:top="1440" w:right="1440" w:bottom="1440" w:left="1440" w:header="720" w:footer="720" w:gutter="0"/>
          <w:pgNumType w:start="1"/>
          <w:cols w:space="720"/>
          <w:docGrid w:linePitch="360"/>
        </w:sectPr>
      </w:pPr>
    </w:p>
    <w:p w14:paraId="628CEEDE" w14:textId="37369A4E" w:rsidR="00380856" w:rsidRPr="00252EDA" w:rsidRDefault="00380856" w:rsidP="00380856">
      <w:pPr>
        <w:rPr>
          <w:b/>
          <w:sz w:val="32"/>
          <w:szCs w:val="32"/>
          <w:lang w:val="en-US"/>
        </w:rPr>
      </w:pPr>
      <w:commentRangeStart w:id="38"/>
      <w:r w:rsidRPr="00252EDA">
        <w:rPr>
          <w:b/>
          <w:sz w:val="32"/>
          <w:szCs w:val="32"/>
          <w:lang w:val="en-US"/>
        </w:rPr>
        <w:lastRenderedPageBreak/>
        <w:t>IV</w:t>
      </w:r>
      <w:r w:rsidRPr="00252EDA">
        <w:rPr>
          <w:b/>
          <w:sz w:val="32"/>
          <w:szCs w:val="32"/>
          <w:lang w:val="en-US"/>
        </w:rPr>
        <w:tab/>
        <w:t>Solution Framework</w:t>
      </w:r>
      <w:commentRangeEnd w:id="38"/>
      <w:r w:rsidR="00930277">
        <w:rPr>
          <w:rStyle w:val="CommentReference"/>
        </w:rPr>
        <w:commentReference w:id="38"/>
      </w:r>
    </w:p>
    <w:p w14:paraId="2E84C2F4" w14:textId="581B1D46" w:rsidR="009B50F8" w:rsidRPr="00252EDA" w:rsidRDefault="009B50F8" w:rsidP="009B50F8">
      <w:pPr>
        <w:spacing w:after="120" w:line="360" w:lineRule="auto"/>
        <w:ind w:right="173"/>
        <w:rPr>
          <w:lang w:val="en-US"/>
        </w:rPr>
      </w:pPr>
      <w:r w:rsidRPr="00252EDA">
        <w:rPr>
          <w:lang w:val="en-US"/>
        </w:rPr>
        <w:t xml:space="preserve">The vision of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rsidRPr="00252EDA">
        <w:rPr>
          <w:lang w:val="en-US"/>
        </w:rPr>
        <w:t>4.</w:t>
      </w:r>
      <w:r w:rsidRPr="00252EDA">
        <w:rPr>
          <w:lang w:val="en-US"/>
        </w:rPr>
        <w:t>1</w:t>
      </w:r>
      <w:r w:rsidR="009B4378" w:rsidRPr="00252EDA">
        <w:rPr>
          <w:lang w:val="en-US"/>
        </w:rPr>
        <w:t>.</w:t>
      </w:r>
      <w:r w:rsidRPr="00252EDA">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252EDA" w:rsidRDefault="009B4378" w:rsidP="009B4378">
      <w:pPr>
        <w:spacing w:after="120" w:line="360" w:lineRule="auto"/>
        <w:ind w:right="173"/>
        <w:jc w:val="center"/>
        <w:rPr>
          <w:lang w:val="en-US"/>
        </w:rPr>
      </w:pPr>
      <w:commentRangeStart w:id="39"/>
      <w:commentRangeStart w:id="40"/>
      <w:r w:rsidRPr="00252EDA">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3"/>
                    <a:srcRect l="1660" t="2303" r="1660" b="2303"/>
                    <a:stretch/>
                  </pic:blipFill>
                  <pic:spPr bwMode="auto">
                    <a:xfrm>
                      <a:off x="0" y="0"/>
                      <a:ext cx="5304290" cy="58530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commentRangeEnd w:id="39"/>
      <w:r w:rsidR="002054E8" w:rsidRPr="00252EDA">
        <w:rPr>
          <w:rStyle w:val="CommentReference"/>
          <w:lang w:val="en-US"/>
        </w:rPr>
        <w:commentReference w:id="39"/>
      </w:r>
      <w:commentRangeEnd w:id="40"/>
      <w:r w:rsidR="00EF1BA4" w:rsidRPr="00252EDA">
        <w:rPr>
          <w:rStyle w:val="CommentReference"/>
          <w:lang w:val="en-US"/>
        </w:rPr>
        <w:commentReference w:id="40"/>
      </w:r>
    </w:p>
    <w:p w14:paraId="7C2DD9AD" w14:textId="233EE1FF" w:rsidR="009B4378" w:rsidRPr="00252EDA" w:rsidRDefault="009B4378" w:rsidP="009B4378">
      <w:pPr>
        <w:spacing w:after="120" w:line="360" w:lineRule="auto"/>
        <w:ind w:right="173"/>
        <w:jc w:val="center"/>
        <w:rPr>
          <w:i/>
          <w:lang w:val="en-US"/>
        </w:rPr>
      </w:pPr>
      <w:r w:rsidRPr="00252EDA">
        <w:rPr>
          <w:i/>
          <w:lang w:val="en-US"/>
        </w:rPr>
        <w:t xml:space="preserve">Figure 4.1. Flowchart of the </w:t>
      </w:r>
      <w:proofErr w:type="spellStart"/>
      <w:r w:rsidR="00BC3963" w:rsidRPr="00252EDA">
        <w:rPr>
          <w:i/>
          <w:lang w:val="en-US"/>
        </w:rPr>
        <w:t>Hazus</w:t>
      </w:r>
      <w:proofErr w:type="spellEnd"/>
      <w:r w:rsidRPr="00252EDA">
        <w:rPr>
          <w:i/>
          <w:lang w:val="en-US"/>
        </w:rPr>
        <w:t xml:space="preserve"> loss estimation methodology.</w:t>
      </w:r>
    </w:p>
    <w:p w14:paraId="149C2A07" w14:textId="24232993" w:rsidR="009B50F8" w:rsidRPr="00252EDA" w:rsidRDefault="009B4378" w:rsidP="009B50F8">
      <w:pPr>
        <w:spacing w:after="120" w:line="360" w:lineRule="auto"/>
        <w:ind w:right="173"/>
        <w:rPr>
          <w:lang w:val="en-US"/>
        </w:rPr>
      </w:pPr>
      <w:r w:rsidRPr="00252EDA">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252EDA">
        <w:rPr>
          <w:lang w:val="en-US"/>
        </w:rPr>
        <w:t>The approach is based on a hazard-load-resistance-damage-loss methodology developed from an individual risk framework</w:t>
      </w:r>
      <w:r w:rsidR="001E0BBF" w:rsidRPr="00252EDA">
        <w:rPr>
          <w:lang w:val="en-US"/>
        </w:rPr>
        <w:t xml:space="preserve"> (Li &amp; </w:t>
      </w:r>
      <w:proofErr w:type="spellStart"/>
      <w:r w:rsidR="001E0BBF" w:rsidRPr="00252EDA">
        <w:rPr>
          <w:lang w:val="en-US"/>
        </w:rPr>
        <w:t>Ellingwood</w:t>
      </w:r>
      <w:proofErr w:type="spellEnd"/>
      <w:r w:rsidR="001E0BBF" w:rsidRPr="00252EDA">
        <w:rPr>
          <w:lang w:val="en-US"/>
        </w:rPr>
        <w:t xml:space="preserve"> 2009</w:t>
      </w:r>
      <w:r w:rsidR="001E0BBF" w:rsidRPr="00252EDA">
        <w:rPr>
          <w:rStyle w:val="FootnoteReference"/>
          <w:lang w:val="en-US"/>
        </w:rPr>
        <w:footnoteReference w:id="2"/>
      </w:r>
      <w:r w:rsidR="001E0BBF" w:rsidRPr="00252EDA">
        <w:rPr>
          <w:lang w:val="en-US"/>
        </w:rPr>
        <w:t>)</w:t>
      </w:r>
      <w:r w:rsidR="009B50F8" w:rsidRPr="00252EDA">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252EDA">
        <w:rPr>
          <w:lang w:val="en-US"/>
        </w:rPr>
        <w:t>-</w:t>
      </w:r>
      <w:r w:rsidR="009B50F8" w:rsidRPr="00252EDA">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252EDA" w:rsidRDefault="001E0BBF" w:rsidP="001E0BBF">
      <w:pPr>
        <w:keepNext/>
        <w:spacing w:line="360" w:lineRule="auto"/>
        <w:rPr>
          <w:rFonts w:cstheme="minorHAnsi"/>
          <w:b/>
          <w:sz w:val="24"/>
          <w:lang w:val="en-US"/>
        </w:rPr>
      </w:pPr>
      <w:r w:rsidRPr="00252EDA">
        <w:rPr>
          <w:rFonts w:cstheme="minorHAnsi"/>
          <w:b/>
          <w:sz w:val="24"/>
          <w:lang w:val="en-US"/>
        </w:rPr>
        <w:t>IV.</w:t>
      </w:r>
      <w:r w:rsidR="00FC7DC2"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sidR="00FC7DC2" w:rsidRPr="00252EDA">
        <w:rPr>
          <w:rFonts w:cstheme="minorHAnsi"/>
          <w:b/>
          <w:sz w:val="24"/>
          <w:lang w:val="en-US"/>
        </w:rPr>
        <w:t>Modularization</w:t>
      </w:r>
    </w:p>
    <w:p w14:paraId="4C6FC5DB" w14:textId="0785D60C" w:rsidR="009B50F8" w:rsidRPr="00252EDA" w:rsidRDefault="009B50F8" w:rsidP="009B50F8">
      <w:pPr>
        <w:spacing w:after="120" w:line="360" w:lineRule="auto"/>
        <w:ind w:right="173"/>
        <w:rPr>
          <w:lang w:val="en-US"/>
        </w:rPr>
      </w:pPr>
      <w:r w:rsidRPr="00252EDA">
        <w:rPr>
          <w:lang w:val="en-US"/>
        </w:rPr>
        <w:t xml:space="preserve">Framing the </w:t>
      </w:r>
      <w:r w:rsidR="001E0BBF" w:rsidRPr="00252EDA">
        <w:rPr>
          <w:lang w:val="en-US"/>
        </w:rPr>
        <w:t>hazard</w:t>
      </w:r>
      <w:r w:rsidRPr="00252EDA">
        <w:rPr>
          <w:lang w:val="en-US"/>
        </w:rPr>
        <w:t xml:space="preserve"> loss estimation methodology as a collection of modules permits adding new modules (or improving </w:t>
      </w:r>
      <w:r w:rsidR="002054E8" w:rsidRPr="00252EDA">
        <w:rPr>
          <w:lang w:val="en-US"/>
        </w:rPr>
        <w:t xml:space="preserve">the methods or </w:t>
      </w:r>
      <w:r w:rsidRPr="00252EDA">
        <w:rPr>
          <w:lang w:val="en-US"/>
        </w:rPr>
        <w:t>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w:t>
      </w:r>
      <w:r w:rsidR="002745AE" w:rsidRPr="00252EDA">
        <w:rPr>
          <w:lang w:val="en-US"/>
        </w:rPr>
        <w:t xml:space="preserve">  A module by module approach also provides a feasible funding approach in the development of </w:t>
      </w:r>
      <w:proofErr w:type="spellStart"/>
      <w:r w:rsidR="002745AE" w:rsidRPr="00252EDA">
        <w:rPr>
          <w:lang w:val="en-US"/>
        </w:rPr>
        <w:t>OpenHazus</w:t>
      </w:r>
      <w:proofErr w:type="spellEnd"/>
      <w:r w:rsidR="002745AE" w:rsidRPr="00252EDA">
        <w:rPr>
          <w:lang w:val="en-US"/>
        </w:rPr>
        <w:t xml:space="preserve"> over the next several years.</w:t>
      </w:r>
      <w:r w:rsidRPr="00252EDA">
        <w:rPr>
          <w:lang w:val="en-US"/>
        </w:rPr>
        <w:t xml:space="preserve"> </w:t>
      </w:r>
    </w:p>
    <w:p w14:paraId="43B858B4" w14:textId="4448FDA3" w:rsidR="009B50F8" w:rsidRPr="00252EDA" w:rsidRDefault="00FC7DC2" w:rsidP="009B50F8">
      <w:pPr>
        <w:spacing w:after="120" w:line="360" w:lineRule="auto"/>
        <w:ind w:right="173"/>
        <w:rPr>
          <w:lang w:val="en-US"/>
        </w:rPr>
      </w:pPr>
      <w:r w:rsidRPr="00252EDA">
        <w:rPr>
          <w:lang w:val="en-US"/>
        </w:rPr>
        <w:t xml:space="preserve">While </w:t>
      </w:r>
      <w:proofErr w:type="spellStart"/>
      <w:r w:rsidR="00BC3963" w:rsidRPr="00252EDA">
        <w:rPr>
          <w:lang w:val="en-US"/>
        </w:rPr>
        <w:t>Hazus</w:t>
      </w:r>
      <w:proofErr w:type="spellEnd"/>
      <w:r w:rsidRPr="00252EDA">
        <w:rPr>
          <w:lang w:val="en-US"/>
        </w:rPr>
        <w:t xml:space="preserve"> has so far relied on GIS as the framework from within which individual modules are called, </w:t>
      </w:r>
      <w:proofErr w:type="spellStart"/>
      <w:r w:rsidRPr="00252EDA">
        <w:rPr>
          <w:lang w:val="en-US"/>
        </w:rPr>
        <w:t>Open</w:t>
      </w:r>
      <w:r w:rsidR="00BC3963" w:rsidRPr="00252EDA">
        <w:rPr>
          <w:lang w:val="en-US"/>
        </w:rPr>
        <w:t>Hazus</w:t>
      </w:r>
      <w:proofErr w:type="spellEnd"/>
      <w:r w:rsidRPr="00252EDA">
        <w:rPr>
          <w:lang w:val="en-US"/>
        </w:rPr>
        <w:t xml:space="preserve"> is designed to be GIS-independent</w:t>
      </w:r>
      <w:r w:rsidR="009B50F8" w:rsidRPr="00252EDA">
        <w:rPr>
          <w:lang w:val="en-US"/>
        </w:rPr>
        <w:t xml:space="preserve">.  After initial inventory </w:t>
      </w:r>
      <w:r w:rsidRPr="00252EDA">
        <w:rPr>
          <w:lang w:val="en-US"/>
        </w:rPr>
        <w:t>specification</w:t>
      </w:r>
      <w:r w:rsidR="009B50F8" w:rsidRPr="00252EDA">
        <w:rPr>
          <w:lang w:val="en-US"/>
        </w:rPr>
        <w:t xml:space="preserve">, the program will run efficiently on </w:t>
      </w:r>
      <w:r w:rsidRPr="00252EDA">
        <w:rPr>
          <w:lang w:val="en-US"/>
        </w:rPr>
        <w:t>a range of hardware platforms and operating systems</w:t>
      </w:r>
      <w:r w:rsidR="009B50F8" w:rsidRPr="00252EDA">
        <w:rPr>
          <w:lang w:val="en-US"/>
        </w:rPr>
        <w:t xml:space="preserve">.  GIS technology </w:t>
      </w:r>
      <w:r w:rsidRPr="00252EDA">
        <w:rPr>
          <w:lang w:val="en-US"/>
        </w:rPr>
        <w:t>may be used by a stakeholder</w:t>
      </w:r>
      <w:r w:rsidR="00900B7F" w:rsidRPr="00252EDA">
        <w:rPr>
          <w:lang w:val="en-US"/>
        </w:rPr>
        <w:t xml:space="preserve"> for </w:t>
      </w:r>
      <w:r w:rsidR="002745AE" w:rsidRPr="00252EDA">
        <w:rPr>
          <w:lang w:val="en-US"/>
        </w:rPr>
        <w:t xml:space="preserve">preparing advanced inventory or hazard data, as well as </w:t>
      </w:r>
      <w:r w:rsidR="00900B7F" w:rsidRPr="00252EDA">
        <w:rPr>
          <w:lang w:val="en-US"/>
        </w:rPr>
        <w:t xml:space="preserve">subsequent analysis </w:t>
      </w:r>
      <w:r w:rsidR="002745AE" w:rsidRPr="00252EDA">
        <w:rPr>
          <w:lang w:val="en-US"/>
        </w:rPr>
        <w:t xml:space="preserve">and interpretation </w:t>
      </w:r>
      <w:r w:rsidR="00900B7F" w:rsidRPr="00252EDA">
        <w:rPr>
          <w:lang w:val="en-US"/>
        </w:rPr>
        <w:t xml:space="preserve">beyond the scope of </w:t>
      </w:r>
      <w:proofErr w:type="spellStart"/>
      <w:r w:rsidR="00BC3963" w:rsidRPr="00252EDA">
        <w:rPr>
          <w:lang w:val="en-US"/>
        </w:rPr>
        <w:t>Hazus</w:t>
      </w:r>
      <w:proofErr w:type="spellEnd"/>
      <w:r w:rsidR="002745AE" w:rsidRPr="00252EDA">
        <w:rPr>
          <w:lang w:val="en-US"/>
        </w:rPr>
        <w:t xml:space="preserve">, </w:t>
      </w:r>
      <w:r w:rsidR="00900B7F" w:rsidRPr="00252EDA">
        <w:rPr>
          <w:lang w:val="en-US"/>
        </w:rPr>
        <w:t xml:space="preserve">but the mere mapping function will be provided by </w:t>
      </w:r>
      <w:proofErr w:type="spellStart"/>
      <w:r w:rsidR="00900B7F" w:rsidRPr="00252EDA">
        <w:rPr>
          <w:lang w:val="en-US"/>
        </w:rPr>
        <w:t>Open</w:t>
      </w:r>
      <w:r w:rsidR="00BC3963" w:rsidRPr="00252EDA">
        <w:rPr>
          <w:lang w:val="en-US"/>
        </w:rPr>
        <w:t>Hazus</w:t>
      </w:r>
      <w:proofErr w:type="spellEnd"/>
      <w:r w:rsidR="00900B7F" w:rsidRPr="00252EDA">
        <w:rPr>
          <w:lang w:val="en-US"/>
        </w:rPr>
        <w:t>-internal visualization tools that fall under the category of reporting.</w:t>
      </w:r>
    </w:p>
    <w:p w14:paraId="4E216D47" w14:textId="77777777" w:rsidR="009B50F8" w:rsidRPr="00252EDA" w:rsidRDefault="009B50F8" w:rsidP="009B50F8">
      <w:pPr>
        <w:spacing w:after="120" w:line="360" w:lineRule="auto"/>
        <w:ind w:right="173"/>
        <w:rPr>
          <w:lang w:val="en-US"/>
        </w:rPr>
      </w:pPr>
      <w:r w:rsidRPr="00252EDA">
        <w:rPr>
          <w:lang w:val="en-US"/>
        </w:rP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121BC15C" w:rsidR="009B50F8" w:rsidRPr="00252EDA" w:rsidRDefault="002054E8" w:rsidP="009B50F8">
      <w:pPr>
        <w:spacing w:after="120" w:line="360" w:lineRule="auto"/>
        <w:ind w:right="173"/>
        <w:rPr>
          <w:lang w:val="en-US"/>
        </w:rPr>
      </w:pPr>
      <w:commentRangeStart w:id="41"/>
      <w:r w:rsidRPr="00252EDA">
        <w:rPr>
          <w:lang w:val="en-US"/>
        </w:rPr>
        <w:lastRenderedPageBreak/>
        <w:t>This approach</w:t>
      </w:r>
      <w:r w:rsidR="009B50F8" w:rsidRPr="00252EDA">
        <w:rPr>
          <w:lang w:val="en-US"/>
        </w:rPr>
        <w:t xml:space="preserve"> incorporates available state-of-the-art models in the </w:t>
      </w:r>
      <w:r w:rsidR="00900B7F" w:rsidRPr="00252EDA">
        <w:rPr>
          <w:lang w:val="en-US"/>
        </w:rPr>
        <w:t>hazard</w:t>
      </w:r>
      <w:r w:rsidR="009B50F8" w:rsidRPr="00252EDA">
        <w:rPr>
          <w:lang w:val="en-US"/>
        </w:rPr>
        <w:t xml:space="preserve"> loss estimation methodology.  For example, </w:t>
      </w:r>
      <w:r w:rsidR="00900B7F" w:rsidRPr="00252EDA">
        <w:rPr>
          <w:lang w:val="en-US"/>
        </w:rPr>
        <w:t xml:space="preserve">in the earthquake model, </w:t>
      </w:r>
      <w:r w:rsidR="009B50F8" w:rsidRPr="00252EDA">
        <w:rPr>
          <w:lang w:val="en-US"/>
        </w:rPr>
        <w:t>ground shaking hazard and related damage functions are described in terms of spectral response</w:t>
      </w:r>
      <w:r w:rsidR="008B08DC" w:rsidRPr="00252EDA">
        <w:rPr>
          <w:lang w:val="en-US"/>
        </w:rPr>
        <w:t xml:space="preserve">, as well as ground deformation.  </w:t>
      </w:r>
      <w:r w:rsidR="009B50F8" w:rsidRPr="00252EDA">
        <w:rPr>
          <w:lang w:val="en-US"/>
        </w:rPr>
        <w:t xml:space="preserve"> </w:t>
      </w:r>
      <w:r w:rsidR="008B08DC" w:rsidRPr="00252EDA">
        <w:rPr>
          <w:lang w:val="en-US"/>
        </w:rPr>
        <w:t xml:space="preserve">If ground deformation data are unavailable or not applicable for the region, losses will be based on ground shaking alone.  </w:t>
      </w:r>
      <w:r w:rsidR="009B50F8" w:rsidRPr="00252EDA">
        <w:rPr>
          <w:lang w:val="en-US"/>
        </w:rPr>
        <w:t xml:space="preserve">Modules include damage loss estimators not previously found in most studies, such as induced damage due to fire following earthquake and indirect economic loss.  </w:t>
      </w:r>
      <w:r w:rsidR="008B08DC" w:rsidRPr="00252EDA">
        <w:rPr>
          <w:lang w:val="en-US"/>
        </w:rPr>
        <w:t>U</w:t>
      </w:r>
      <w:r w:rsidR="009B50F8" w:rsidRPr="00252EDA">
        <w:rPr>
          <w:lang w:val="en-US"/>
        </w:rPr>
        <w:t xml:space="preserve">sers can develop their depth grids based on their hydrologic and hydraulic </w:t>
      </w:r>
      <w:proofErr w:type="gramStart"/>
      <w:r w:rsidR="009B50F8" w:rsidRPr="00252EDA">
        <w:rPr>
          <w:lang w:val="en-US"/>
        </w:rPr>
        <w:t>models</w:t>
      </w:r>
      <w:r w:rsidR="008B08DC" w:rsidRPr="00252EDA">
        <w:rPr>
          <w:lang w:val="en-US"/>
        </w:rPr>
        <w:t>, or</w:t>
      </w:r>
      <w:proofErr w:type="gramEnd"/>
      <w:r w:rsidR="008B08DC" w:rsidRPr="00252EDA">
        <w:rPr>
          <w:lang w:val="en-US"/>
        </w:rPr>
        <w:t xml:space="preserve"> utilize an </w:t>
      </w:r>
      <w:proofErr w:type="spellStart"/>
      <w:r w:rsidR="008B08DC" w:rsidRPr="00252EDA">
        <w:rPr>
          <w:lang w:val="en-US"/>
        </w:rPr>
        <w:t>OpenHazus</w:t>
      </w:r>
      <w:proofErr w:type="spellEnd"/>
      <w:r w:rsidR="008B08DC" w:rsidRPr="00252EDA">
        <w:rPr>
          <w:lang w:val="en-US"/>
        </w:rPr>
        <w:t xml:space="preserve"> library of depth grids.  They would </w:t>
      </w:r>
      <w:r w:rsidR="009B50F8" w:rsidRPr="00252EDA">
        <w:rPr>
          <w:lang w:val="en-US"/>
        </w:rPr>
        <w:t xml:space="preserve">use the </w:t>
      </w:r>
      <w:proofErr w:type="spellStart"/>
      <w:r w:rsidRPr="00252EDA">
        <w:rPr>
          <w:lang w:val="en-US"/>
        </w:rPr>
        <w:t>Open</w:t>
      </w:r>
      <w:r w:rsidR="00BC3963" w:rsidRPr="00252EDA">
        <w:rPr>
          <w:lang w:val="en-US"/>
        </w:rPr>
        <w:t>Hazus</w:t>
      </w:r>
      <w:proofErr w:type="spellEnd"/>
      <w:r w:rsidRPr="00252EDA">
        <w:rPr>
          <w:lang w:val="en-US"/>
        </w:rPr>
        <w:t xml:space="preserve"> flood model to apply the </w:t>
      </w:r>
      <w:r w:rsidR="009B50F8" w:rsidRPr="00252EDA">
        <w:rPr>
          <w:lang w:val="en-US"/>
        </w:rPr>
        <w:t>most current depth damage functions.</w:t>
      </w:r>
      <w:commentRangeEnd w:id="41"/>
      <w:r w:rsidRPr="00252EDA">
        <w:rPr>
          <w:rStyle w:val="CommentReference"/>
          <w:lang w:val="en-US"/>
        </w:rPr>
        <w:commentReference w:id="41"/>
      </w:r>
    </w:p>
    <w:p w14:paraId="74A1061B" w14:textId="056BC2C5" w:rsidR="00676642" w:rsidRPr="00252EDA" w:rsidRDefault="002054E8" w:rsidP="009B50F8">
      <w:pPr>
        <w:spacing w:after="120" w:line="360" w:lineRule="auto"/>
        <w:ind w:right="173"/>
        <w:rPr>
          <w:lang w:val="en-US"/>
        </w:rPr>
      </w:pPr>
      <w:r w:rsidRPr="00252EDA">
        <w:rPr>
          <w:lang w:val="en-US"/>
        </w:rPr>
        <w:t>This approach also</w:t>
      </w:r>
      <w:r w:rsidR="009B50F8" w:rsidRPr="00252EDA">
        <w:rPr>
          <w:lang w:val="en-US"/>
        </w:rPr>
        <w:t xml:space="preserve"> permits users to select methods (modules) that produce varying degrees of precision</w:t>
      </w:r>
      <w:r w:rsidRPr="00252EDA">
        <w:rPr>
          <w:lang w:val="en-US"/>
        </w:rPr>
        <w:t xml:space="preserve"> </w:t>
      </w:r>
      <w:r w:rsidR="008B08DC" w:rsidRPr="00252EDA">
        <w:rPr>
          <w:lang w:val="en-US"/>
        </w:rPr>
        <w:t xml:space="preserve">appropriate for their region </w:t>
      </w:r>
      <w:r w:rsidRPr="00252EDA">
        <w:rPr>
          <w:lang w:val="en-US"/>
        </w:rPr>
        <w:t>for either deterministic or probabilistic risk assessments</w:t>
      </w:r>
      <w:r w:rsidR="009B50F8" w:rsidRPr="00252EDA">
        <w:rPr>
          <w:lang w:val="en-US"/>
        </w:rPr>
        <w:t xml:space="preserve"> </w:t>
      </w:r>
      <w:proofErr w:type="spellStart"/>
      <w:r w:rsidR="009961DE" w:rsidRPr="00252EDA">
        <w:rPr>
          <w:lang w:val="en-US"/>
        </w:rPr>
        <w:t>OpenHazus</w:t>
      </w:r>
      <w:proofErr w:type="spellEnd"/>
      <w:r w:rsidR="009961DE" w:rsidRPr="00252EDA">
        <w:rPr>
          <w:lang w:val="en-US"/>
        </w:rPr>
        <w:t xml:space="preserve"> can leverage the fast running damage function approach developed for the current wind loss model, where t</w:t>
      </w:r>
      <w:commentRangeStart w:id="42"/>
      <w:r w:rsidR="00676642" w:rsidRPr="00252EDA">
        <w:rPr>
          <w:lang w:val="en-US"/>
        </w:rPr>
        <w:t xml:space="preserve">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w:t>
      </w:r>
      <w:proofErr w:type="spellStart"/>
      <w:r w:rsidR="00BC3963" w:rsidRPr="00252EDA">
        <w:rPr>
          <w:lang w:val="en-US"/>
        </w:rPr>
        <w:t>Hazus</w:t>
      </w:r>
      <w:proofErr w:type="spellEnd"/>
      <w:r w:rsidR="00676642" w:rsidRPr="00252EDA">
        <w:rPr>
          <w:lang w:val="en-US"/>
        </w:rPr>
        <w:t xml:space="preserve"> software tool. </w:t>
      </w:r>
      <w:commentRangeEnd w:id="42"/>
      <w:r w:rsidRPr="00252EDA">
        <w:rPr>
          <w:rStyle w:val="CommentReference"/>
          <w:lang w:val="en-US"/>
        </w:rPr>
        <w:commentReference w:id="42"/>
      </w:r>
    </w:p>
    <w:p w14:paraId="2090A58C" w14:textId="2896785E" w:rsidR="009B50F8" w:rsidRPr="00252EDA" w:rsidRDefault="009961DE" w:rsidP="009B50F8">
      <w:pPr>
        <w:spacing w:after="120" w:line="360" w:lineRule="auto"/>
        <w:ind w:right="173"/>
        <w:rPr>
          <w:lang w:val="en-US"/>
        </w:rPr>
      </w:pPr>
      <w:r w:rsidRPr="00252EDA">
        <w:rPr>
          <w:lang w:val="en-US"/>
        </w:rPr>
        <w:t>In addition</w:t>
      </w:r>
      <w:r w:rsidR="009B50F8" w:rsidRPr="00252EDA">
        <w:rPr>
          <w:lang w:val="en-US"/>
        </w:rPr>
        <w:t xml:space="preserve">, the methodology accepts user-supplied maps of depth grids, </w:t>
      </w:r>
      <w:r w:rsidRPr="00252EDA">
        <w:rPr>
          <w:lang w:val="en-US"/>
        </w:rPr>
        <w:t>wind</w:t>
      </w:r>
      <w:r w:rsidR="009B50F8" w:rsidRPr="00252EDA">
        <w:rPr>
          <w:lang w:val="en-US"/>
        </w:rPr>
        <w:t xml:space="preserve"> fields, earthquake ground shaking</w:t>
      </w:r>
      <w:r w:rsidRPr="00252EDA">
        <w:rPr>
          <w:lang w:val="en-US"/>
        </w:rPr>
        <w:t xml:space="preserve"> or tsunami depth and velocity to enable fast running damage modules</w:t>
      </w:r>
      <w:r w:rsidR="009B50F8" w:rsidRPr="00252EDA">
        <w:rPr>
          <w:lang w:val="en-US"/>
        </w:rPr>
        <w:t>.</w:t>
      </w:r>
    </w:p>
    <w:p w14:paraId="31B5B675" w14:textId="2F9483B8" w:rsidR="009B50F8" w:rsidRPr="00252EDA" w:rsidRDefault="009B50F8" w:rsidP="009B50F8">
      <w:pPr>
        <w:spacing w:after="120" w:line="360" w:lineRule="auto"/>
        <w:ind w:right="173"/>
        <w:rPr>
          <w:lang w:val="en-US"/>
        </w:rPr>
      </w:pPr>
      <w:r w:rsidRPr="00252EDA">
        <w:rPr>
          <w:lang w:val="en-US"/>
        </w:rPr>
        <w:t xml:space="preserve">The </w:t>
      </w:r>
      <w:r w:rsidR="002054E8" w:rsidRPr="00252EDA">
        <w:rPr>
          <w:lang w:val="en-US"/>
        </w:rPr>
        <w:t xml:space="preserve">modular approach </w:t>
      </w:r>
      <w:r w:rsidRPr="00252EDA">
        <w:rPr>
          <w:lang w:val="en-US"/>
        </w:rPr>
        <w:t xml:space="preserve">includes standard methods for: </w:t>
      </w:r>
    </w:p>
    <w:p w14:paraId="6D9D4576" w14:textId="6F8DF97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Inventory data collection </w:t>
      </w:r>
      <w:r w:rsidR="009961DE" w:rsidRPr="00252EDA">
        <w:rPr>
          <w:lang w:val="en-US"/>
        </w:rPr>
        <w:t>and updates by attribute type</w:t>
      </w:r>
      <w:r w:rsidRPr="00252EDA">
        <w:rPr>
          <w:lang w:val="en-US"/>
        </w:rPr>
        <w:t xml:space="preserve"> </w:t>
      </w:r>
    </w:p>
    <w:p w14:paraId="457EB641" w14:textId="22E7F04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soil type, ground motion, ground failure, etc. </w:t>
      </w:r>
    </w:p>
    <w:p w14:paraId="2922B528" w14:textId="1BC04B2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terrain elevations </w:t>
      </w:r>
    </w:p>
    <w:p w14:paraId="338C7555" w14:textId="786BEBBC"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occupancy of buildings and facilities </w:t>
      </w:r>
    </w:p>
    <w:p w14:paraId="2E7E0164" w14:textId="2A10D8A7"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building structure type </w:t>
      </w:r>
    </w:p>
    <w:p w14:paraId="3308260E" w14:textId="6A69B2C0"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Describing damage states </w:t>
      </w:r>
    </w:p>
    <w:p w14:paraId="5AA8C0EC" w14:textId="14B7A3EE"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Developing building damage functions </w:t>
      </w:r>
    </w:p>
    <w:p w14:paraId="16FE15C6" w14:textId="505C3D9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Grouping, ranking and analyzing lifelines  </w:t>
      </w:r>
    </w:p>
    <w:p w14:paraId="2C95FFF5" w14:textId="688B85E3" w:rsidR="009B50F8" w:rsidRPr="00252EDA" w:rsidRDefault="009B50F8" w:rsidP="00676642">
      <w:pPr>
        <w:pStyle w:val="ListParagraph"/>
        <w:numPr>
          <w:ilvl w:val="4"/>
          <w:numId w:val="18"/>
        </w:numPr>
        <w:spacing w:after="120" w:line="360" w:lineRule="auto"/>
        <w:ind w:left="1080"/>
        <w:rPr>
          <w:lang w:val="en-US"/>
        </w:rPr>
      </w:pPr>
      <w:r w:rsidRPr="00252EDA">
        <w:rPr>
          <w:lang w:val="en-US"/>
        </w:rPr>
        <w:lastRenderedPageBreak/>
        <w:t xml:space="preserve">Using technical terminology </w:t>
      </w:r>
    </w:p>
    <w:p w14:paraId="1189283B" w14:textId="5F17D3C8"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Providing output.  </w:t>
      </w:r>
    </w:p>
    <w:p w14:paraId="55D92B2F" w14:textId="7F853EB0" w:rsidR="009B50F8" w:rsidRDefault="009B50F8" w:rsidP="009B50F8">
      <w:pPr>
        <w:spacing w:after="120" w:line="360" w:lineRule="auto"/>
        <w:ind w:right="173"/>
        <w:rPr>
          <w:lang w:val="en-US"/>
        </w:rPr>
      </w:pPr>
    </w:p>
    <w:p w14:paraId="0E746251" w14:textId="45790DEE" w:rsidR="00424727" w:rsidRPr="00252EDA" w:rsidRDefault="00424727" w:rsidP="00424727">
      <w:pPr>
        <w:keepNext/>
        <w:spacing w:line="360" w:lineRule="auto"/>
        <w:rPr>
          <w:rFonts w:cstheme="minorHAnsi"/>
          <w:b/>
          <w:sz w:val="24"/>
          <w:lang w:val="en-US"/>
        </w:rPr>
      </w:pPr>
      <w:commentRangeStart w:id="43"/>
      <w:r w:rsidRPr="0058416D">
        <w:rPr>
          <w:rFonts w:cstheme="minorHAnsi"/>
          <w:b/>
          <w:lang w:val="en-US"/>
        </w:rPr>
        <w:t xml:space="preserve">VI.1.1 </w:t>
      </w:r>
      <w:r w:rsidRPr="0058416D">
        <w:rPr>
          <w:rFonts w:cstheme="minorHAnsi"/>
          <w:b/>
          <w:lang w:val="en-US"/>
        </w:rPr>
        <w:tab/>
        <w:t xml:space="preserve">Limited Need for GIS-like Tools in Open </w:t>
      </w:r>
      <w:proofErr w:type="spellStart"/>
      <w:r w:rsidRPr="0058416D">
        <w:rPr>
          <w:rFonts w:cstheme="minorHAnsi"/>
          <w:b/>
          <w:lang w:val="en-US"/>
        </w:rPr>
        <w:t>Hazus</w:t>
      </w:r>
      <w:proofErr w:type="spellEnd"/>
    </w:p>
    <w:p w14:paraId="06CB6E42" w14:textId="1D3D5B0C" w:rsidR="009B6376" w:rsidRDefault="00424727" w:rsidP="00424727">
      <w:pPr>
        <w:spacing w:after="120" w:line="360" w:lineRule="auto"/>
        <w:ind w:right="173"/>
        <w:rPr>
          <w:rFonts w:cstheme="minorHAnsi"/>
          <w:lang w:val="en-US"/>
        </w:rPr>
      </w:pPr>
      <w:r>
        <w:rPr>
          <w:rFonts w:cstheme="minorHAnsi"/>
          <w:lang w:val="en-US"/>
        </w:rPr>
        <w:t>C</w:t>
      </w:r>
      <w:r w:rsidRPr="00424727">
        <w:rPr>
          <w:rFonts w:cstheme="minorHAnsi"/>
          <w:lang w:val="en-US"/>
        </w:rPr>
        <w:t xml:space="preserve">urrently </w:t>
      </w:r>
      <w:proofErr w:type="spellStart"/>
      <w:r>
        <w:rPr>
          <w:rFonts w:cstheme="minorHAnsi"/>
          <w:lang w:val="en-US"/>
        </w:rPr>
        <w:t>H</w:t>
      </w:r>
      <w:r w:rsidRPr="00424727">
        <w:rPr>
          <w:rFonts w:cstheme="minorHAnsi"/>
          <w:lang w:val="en-US"/>
        </w:rPr>
        <w:t>azus</w:t>
      </w:r>
      <w:proofErr w:type="spellEnd"/>
      <w:r w:rsidRPr="00424727">
        <w:rPr>
          <w:rFonts w:cstheme="minorHAnsi"/>
          <w:lang w:val="en-US"/>
        </w:rPr>
        <w:t xml:space="preserve"> is </w:t>
      </w:r>
      <w:r>
        <w:rPr>
          <w:rFonts w:cstheme="minorHAnsi"/>
          <w:lang w:val="en-US"/>
        </w:rPr>
        <w:t>GIS-</w:t>
      </w:r>
      <w:r w:rsidRPr="00424727">
        <w:rPr>
          <w:rFonts w:cstheme="minorHAnsi"/>
          <w:lang w:val="en-US"/>
        </w:rPr>
        <w:t xml:space="preserve">driven. </w:t>
      </w:r>
      <w:r w:rsidR="009B6376">
        <w:rPr>
          <w:rFonts w:cstheme="minorHAnsi"/>
          <w:lang w:val="en-US"/>
        </w:rPr>
        <w:t xml:space="preserve">Jordan to cite the geoprocessing tool call statistics to illustrate that a GI </w:t>
      </w:r>
      <w:r w:rsidR="009B6376" w:rsidRPr="009B6376">
        <w:rPr>
          <w:rFonts w:cstheme="minorHAnsi"/>
          <w:b/>
          <w:i/>
          <w:lang w:val="en-US"/>
        </w:rPr>
        <w:t>System</w:t>
      </w:r>
      <w:r w:rsidR="009B6376">
        <w:rPr>
          <w:rFonts w:cstheme="minorHAnsi"/>
          <w:lang w:val="en-US"/>
        </w:rPr>
        <w:t xml:space="preserve"> is not needed at all, that map display is now a standard web viz function, and that all the geospatial data massaging and analysis routines needed for Open </w:t>
      </w:r>
      <w:proofErr w:type="spellStart"/>
      <w:r w:rsidR="009B6376">
        <w:rPr>
          <w:rFonts w:cstheme="minorHAnsi"/>
          <w:lang w:val="en-US"/>
        </w:rPr>
        <w:t>Hazus</w:t>
      </w:r>
      <w:proofErr w:type="spellEnd"/>
      <w:r w:rsidR="009B6376">
        <w:rPr>
          <w:rFonts w:cstheme="minorHAnsi"/>
          <w:lang w:val="en-US"/>
        </w:rPr>
        <w:t xml:space="preserve"> are readily available in open source libraries – as discussed in detail in chapter VIII.</w:t>
      </w:r>
      <w:commentRangeEnd w:id="43"/>
      <w:r w:rsidR="009B6376">
        <w:rPr>
          <w:rStyle w:val="CommentReference"/>
        </w:rPr>
        <w:commentReference w:id="43"/>
      </w:r>
    </w:p>
    <w:p w14:paraId="04C2D5F8" w14:textId="77777777" w:rsidR="00424727" w:rsidRPr="00252EDA" w:rsidRDefault="00424727" w:rsidP="00424727">
      <w:pPr>
        <w:spacing w:after="120" w:line="360" w:lineRule="auto"/>
        <w:ind w:right="173"/>
        <w:rPr>
          <w:lang w:val="en-US"/>
        </w:rPr>
      </w:pPr>
    </w:p>
    <w:p w14:paraId="4E7CA555" w14:textId="2DD96323" w:rsidR="00847388" w:rsidRPr="00252EDA" w:rsidRDefault="00847388" w:rsidP="00847388">
      <w:pPr>
        <w:keepNext/>
        <w:spacing w:line="360" w:lineRule="auto"/>
        <w:rPr>
          <w:rFonts w:cstheme="minorHAnsi"/>
          <w:b/>
          <w:sz w:val="24"/>
          <w:lang w:val="en-US"/>
        </w:rPr>
      </w:pPr>
      <w:r w:rsidRPr="00252EDA">
        <w:rPr>
          <w:rFonts w:cstheme="minorHAnsi"/>
          <w:b/>
          <w:sz w:val="24"/>
          <w:lang w:val="en-US"/>
        </w:rPr>
        <w:t xml:space="preserve">IV.2 </w:t>
      </w:r>
      <w:r w:rsidRPr="00252EDA">
        <w:rPr>
          <w:rFonts w:cstheme="minorHAnsi"/>
          <w:b/>
          <w:sz w:val="24"/>
          <w:lang w:val="en-US"/>
        </w:rPr>
        <w:tab/>
        <w:t>Advantages of the Open Character</w:t>
      </w:r>
    </w:p>
    <w:p w14:paraId="075A9C6B" w14:textId="20845314" w:rsidR="009B50F8" w:rsidRPr="00252EDA" w:rsidRDefault="009B50F8" w:rsidP="009B50F8">
      <w:pPr>
        <w:spacing w:after="120" w:line="360" w:lineRule="auto"/>
        <w:ind w:right="173"/>
        <w:rPr>
          <w:lang w:val="en-US"/>
        </w:rPr>
      </w:pPr>
      <w:commentRangeStart w:id="44"/>
      <w:commentRangeStart w:id="45"/>
      <w:r w:rsidRPr="00252EDA">
        <w:rPr>
          <w:lang w:val="en-US"/>
        </w:rPr>
        <w:t xml:space="preserve">The </w:t>
      </w:r>
      <w:r w:rsidR="009961DE" w:rsidRPr="00252EDA">
        <w:rPr>
          <w:lang w:val="en-US"/>
        </w:rPr>
        <w:t xml:space="preserve">current </w:t>
      </w:r>
      <w:proofErr w:type="spellStart"/>
      <w:r w:rsidR="009961DE" w:rsidRPr="00252EDA">
        <w:rPr>
          <w:lang w:val="en-US"/>
        </w:rPr>
        <w:t>Hazus</w:t>
      </w:r>
      <w:proofErr w:type="spellEnd"/>
      <w:r w:rsidR="009961DE" w:rsidRPr="00252EDA">
        <w:rPr>
          <w:lang w:val="en-US"/>
        </w:rPr>
        <w:t xml:space="preserve"> </w:t>
      </w:r>
      <w:r w:rsidR="005640CC" w:rsidRPr="00252EDA">
        <w:rPr>
          <w:lang w:val="en-US"/>
        </w:rPr>
        <w:t>hazard</w:t>
      </w:r>
      <w:r w:rsidRPr="00252EDA">
        <w:rPr>
          <w:lang w:val="en-US"/>
        </w:rPr>
        <w:t xml:space="preserve"> loss estimation methodology is </w:t>
      </w:r>
      <w:proofErr w:type="gramStart"/>
      <w:r w:rsidRPr="00252EDA">
        <w:rPr>
          <w:lang w:val="en-US"/>
        </w:rPr>
        <w:t>an improvement over existing regional loss estimation methodologies</w:t>
      </w:r>
      <w:proofErr w:type="gramEnd"/>
      <w:r w:rsidR="001E7E25" w:rsidRPr="00252EDA">
        <w:rPr>
          <w:lang w:val="en-US"/>
        </w:rPr>
        <w:t xml:space="preserve"> because it more comprehensive and inter-disciplinary than </w:t>
      </w:r>
      <w:r w:rsidR="009961DE" w:rsidRPr="00252EDA">
        <w:rPr>
          <w:lang w:val="en-US"/>
        </w:rPr>
        <w:t xml:space="preserve">local </w:t>
      </w:r>
      <w:r w:rsidR="001E7E25" w:rsidRPr="00252EDA">
        <w:rPr>
          <w:lang w:val="en-US"/>
        </w:rPr>
        <w:t>single-hazard studies</w:t>
      </w:r>
      <w:r w:rsidRPr="00252EDA">
        <w:rPr>
          <w:lang w:val="en-US"/>
        </w:rPr>
        <w:t xml:space="preserve">.  </w:t>
      </w:r>
      <w:commentRangeEnd w:id="44"/>
      <w:r w:rsidR="002054E8" w:rsidRPr="00252EDA">
        <w:rPr>
          <w:rStyle w:val="CommentReference"/>
          <w:lang w:val="en-US"/>
        </w:rPr>
        <w:commentReference w:id="44"/>
      </w:r>
      <w:commentRangeEnd w:id="45"/>
      <w:r w:rsidR="008E044F" w:rsidRPr="00252EDA">
        <w:rPr>
          <w:rStyle w:val="CommentReference"/>
          <w:lang w:val="en-US"/>
        </w:rPr>
        <w:commentReference w:id="45"/>
      </w:r>
      <w:r w:rsidRPr="00252EDA">
        <w:rPr>
          <w:lang w:val="en-US"/>
        </w:rPr>
        <w:t xml:space="preserve">Examples of these impacts are service outages for lifelines, estimates of fire ignitions and fire spread, potential for a serious hazardous materials release incident, and indirect economic effects.  </w:t>
      </w:r>
      <w:r w:rsidR="001E7E25" w:rsidRPr="00252EDA">
        <w:rPr>
          <w:lang w:val="en-US"/>
        </w:rPr>
        <w:t xml:space="preserve">One important aspect in which </w:t>
      </w:r>
      <w:proofErr w:type="spellStart"/>
      <w:r w:rsidR="001E7E25" w:rsidRPr="00252EDA">
        <w:rPr>
          <w:lang w:val="en-US"/>
        </w:rPr>
        <w:t>Open</w:t>
      </w:r>
      <w:r w:rsidR="00BC3963" w:rsidRPr="00252EDA">
        <w:rPr>
          <w:lang w:val="en-US"/>
        </w:rPr>
        <w:t>Hazus</w:t>
      </w:r>
      <w:proofErr w:type="spellEnd"/>
      <w:r w:rsidR="001E7E25" w:rsidRPr="00252EDA">
        <w:rPr>
          <w:lang w:val="en-US"/>
        </w:rPr>
        <w:t xml:space="preserve"> goes beyond the capabilities of </w:t>
      </w:r>
      <w:proofErr w:type="spellStart"/>
      <w:r w:rsidR="00BC3963" w:rsidRPr="00252EDA">
        <w:rPr>
          <w:lang w:val="en-US"/>
        </w:rPr>
        <w:t>Hazus</w:t>
      </w:r>
      <w:proofErr w:type="spellEnd"/>
      <w:r w:rsidR="001E7E25" w:rsidRPr="00252EDA">
        <w:rPr>
          <w:lang w:val="en-US"/>
        </w:rPr>
        <w:t xml:space="preserve"> is its ability to run scenario ensembles and to employ modern visualization techniques that help stakeholders sort through the vast amounts of data generated. The ability to ask “what if” questions – and get them answered – will be vastly improved, especially for organizations that do not have the computational facilities locally available that the web services-based solution of </w:t>
      </w:r>
      <w:proofErr w:type="spellStart"/>
      <w:r w:rsidR="001E7E25" w:rsidRPr="00252EDA">
        <w:rPr>
          <w:lang w:val="en-US"/>
        </w:rPr>
        <w:t>Open</w:t>
      </w:r>
      <w:r w:rsidR="00BC3963" w:rsidRPr="00252EDA">
        <w:rPr>
          <w:lang w:val="en-US"/>
        </w:rPr>
        <w:t>Hazus</w:t>
      </w:r>
      <w:proofErr w:type="spellEnd"/>
      <w:r w:rsidR="001E7E25" w:rsidRPr="00252EDA">
        <w:rPr>
          <w:lang w:val="en-US"/>
        </w:rPr>
        <w:t xml:space="preserve"> provides.</w:t>
      </w:r>
    </w:p>
    <w:p w14:paraId="66004065" w14:textId="0526EC51" w:rsidR="009B50F8" w:rsidRDefault="00896ED1" w:rsidP="009B50F8">
      <w:pPr>
        <w:spacing w:after="120" w:line="360" w:lineRule="auto"/>
        <w:ind w:right="173"/>
        <w:rPr>
          <w:lang w:val="en-US"/>
        </w:rPr>
      </w:pPr>
      <w:r w:rsidRPr="00252EDA">
        <w:rPr>
          <w:lang w:val="en-US"/>
        </w:rPr>
        <w:t xml:space="preserve">Another advantage of </w:t>
      </w:r>
      <w:proofErr w:type="spellStart"/>
      <w:r w:rsidRPr="00252EDA">
        <w:rPr>
          <w:lang w:val="en-US"/>
        </w:rPr>
        <w:t>Open</w:t>
      </w:r>
      <w:r w:rsidR="00BC3963" w:rsidRPr="00252EDA">
        <w:rPr>
          <w:lang w:val="en-US"/>
        </w:rPr>
        <w:t>Hazus</w:t>
      </w:r>
      <w:proofErr w:type="spellEnd"/>
      <w:r w:rsidRPr="00252EDA">
        <w:rPr>
          <w:lang w:val="en-US"/>
        </w:rPr>
        <w:t xml:space="preserve"> is the ability of stakeholders to </w:t>
      </w:r>
      <w:r w:rsidR="00847388" w:rsidRPr="00252EDA">
        <w:rPr>
          <w:lang w:val="en-US"/>
        </w:rPr>
        <w:t xml:space="preserve">add to the methodology, </w:t>
      </w:r>
      <w:r w:rsidR="00C32F0A" w:rsidRPr="00252EDA">
        <w:rPr>
          <w:lang w:val="en-US"/>
        </w:rPr>
        <w:t>which has been a costly and time-consuming project in the past</w:t>
      </w:r>
      <w:r w:rsidR="00847388" w:rsidRPr="00252EDA">
        <w:rPr>
          <w:lang w:val="en-US"/>
        </w:rPr>
        <w:t xml:space="preserve">. For instance, </w:t>
      </w:r>
      <w:r w:rsidR="009B50F8" w:rsidRPr="00252EDA">
        <w:rPr>
          <w:lang w:val="en-US"/>
        </w:rPr>
        <w:t xml:space="preserve">the methodology calculates potential exposure to flood (e.g., dam break) or fire (following earthquake) in terms of the fraction of a geographical area that may be flooded or </w:t>
      </w:r>
      <w:r w:rsidR="00847388" w:rsidRPr="00252EDA">
        <w:rPr>
          <w:lang w:val="en-US"/>
        </w:rPr>
        <w:t>burned but</w:t>
      </w:r>
      <w:r w:rsidR="009B50F8" w:rsidRPr="00252EDA">
        <w:rPr>
          <w:lang w:val="en-US"/>
        </w:rPr>
        <w:t xml:space="preserve"> does </w:t>
      </w:r>
      <w:commentRangeStart w:id="46"/>
      <w:commentRangeStart w:id="47"/>
      <w:r w:rsidR="009B50F8" w:rsidRPr="00252EDA">
        <w:rPr>
          <w:lang w:val="en-US"/>
        </w:rPr>
        <w:t xml:space="preserve">not have methods for rigorous calculation of damage or loss due to flooding or fire.  </w:t>
      </w:r>
      <w:commentRangeEnd w:id="46"/>
      <w:r w:rsidR="00C32F0A" w:rsidRPr="00252EDA">
        <w:rPr>
          <w:rStyle w:val="CommentReference"/>
          <w:lang w:val="en-US"/>
        </w:rPr>
        <w:commentReference w:id="46"/>
      </w:r>
      <w:commentRangeEnd w:id="47"/>
      <w:r w:rsidR="009A55AA" w:rsidRPr="00252EDA">
        <w:rPr>
          <w:rStyle w:val="CommentReference"/>
          <w:lang w:val="en-US"/>
        </w:rPr>
        <w:commentReference w:id="47"/>
      </w:r>
      <w:r w:rsidR="009B50F8" w:rsidRPr="00252EDA">
        <w:rPr>
          <w:lang w:val="en-US"/>
        </w:rPr>
        <w:t xml:space="preserve">Consequently, these two potential contributors to the total loss </w:t>
      </w:r>
      <w:r w:rsidR="00847388" w:rsidRPr="00252EDA">
        <w:rPr>
          <w:lang w:val="en-US"/>
        </w:rPr>
        <w:t xml:space="preserve">are now obvious foci of community-developed modules for estimations of </w:t>
      </w:r>
      <w:r w:rsidR="009B50F8" w:rsidRPr="00252EDA">
        <w:rPr>
          <w:lang w:val="en-US"/>
        </w:rPr>
        <w:t>economic loss, casualties or loss of shelter.</w:t>
      </w:r>
      <w:r w:rsidR="009961DE" w:rsidRPr="00252EDA">
        <w:rPr>
          <w:lang w:val="en-US"/>
        </w:rPr>
        <w:t xml:space="preserve">  Another example is the incorporation of the USGS Pedestrian Evacuation </w:t>
      </w:r>
      <w:r w:rsidR="00C2082F" w:rsidRPr="00252EDA">
        <w:rPr>
          <w:lang w:val="en-US"/>
        </w:rPr>
        <w:t xml:space="preserve">Analyst </w:t>
      </w:r>
      <w:r w:rsidR="009961DE" w:rsidRPr="00252EDA">
        <w:rPr>
          <w:lang w:val="en-US"/>
        </w:rPr>
        <w:t xml:space="preserve">software into </w:t>
      </w:r>
      <w:proofErr w:type="spellStart"/>
      <w:r w:rsidR="009961DE" w:rsidRPr="00252EDA">
        <w:rPr>
          <w:lang w:val="en-US"/>
        </w:rPr>
        <w:t>Hazus</w:t>
      </w:r>
      <w:proofErr w:type="spellEnd"/>
      <w:r w:rsidR="009961DE" w:rsidRPr="00252EDA">
        <w:rPr>
          <w:lang w:val="en-US"/>
        </w:rPr>
        <w:t xml:space="preserve"> tsunami</w:t>
      </w:r>
      <w:r w:rsidR="00C2082F" w:rsidRPr="00252EDA">
        <w:rPr>
          <w:lang w:val="en-US"/>
        </w:rPr>
        <w:t xml:space="preserve">.  While this was of significant benefit when initially developing </w:t>
      </w:r>
      <w:proofErr w:type="spellStart"/>
      <w:r w:rsidR="00C2082F" w:rsidRPr="00252EDA">
        <w:rPr>
          <w:lang w:val="en-US"/>
        </w:rPr>
        <w:t>Hazus</w:t>
      </w:r>
      <w:proofErr w:type="spellEnd"/>
      <w:r w:rsidR="00C2082F" w:rsidRPr="00252EDA">
        <w:rPr>
          <w:lang w:val="en-US"/>
        </w:rPr>
        <w:t xml:space="preserve"> tsunami, without a modular development approach, incorporating future USGS enhancements will be costly and inefficient. </w:t>
      </w:r>
      <w:r w:rsidR="009B50F8" w:rsidRPr="00252EDA">
        <w:rPr>
          <w:lang w:val="en-US"/>
        </w:rPr>
        <w:t xml:space="preserve"> </w:t>
      </w:r>
    </w:p>
    <w:p w14:paraId="6D66F269" w14:textId="77777777" w:rsidR="008D123D" w:rsidRDefault="008D123D" w:rsidP="009B50F8">
      <w:pPr>
        <w:spacing w:after="120" w:line="360" w:lineRule="auto"/>
        <w:ind w:right="173"/>
        <w:rPr>
          <w:lang w:val="en-US"/>
        </w:rPr>
      </w:pPr>
    </w:p>
    <w:p w14:paraId="5982BEED" w14:textId="61005BDF" w:rsidR="008D123D" w:rsidRPr="00252EDA" w:rsidRDefault="008D123D" w:rsidP="008D123D">
      <w:pPr>
        <w:spacing w:line="360" w:lineRule="auto"/>
        <w:rPr>
          <w:b/>
          <w:sz w:val="24"/>
          <w:lang w:val="en-US"/>
        </w:rPr>
      </w:pPr>
      <w:commentRangeStart w:id="48"/>
      <w:r w:rsidRPr="0058416D">
        <w:rPr>
          <w:b/>
          <w:lang w:val="en-US"/>
        </w:rPr>
        <w:t>IV.2.1</w:t>
      </w:r>
      <w:r w:rsidRPr="0058416D">
        <w:rPr>
          <w:b/>
          <w:lang w:val="en-US"/>
        </w:rPr>
        <w:tab/>
        <w:t>Training and Outreach</w:t>
      </w:r>
    </w:p>
    <w:p w14:paraId="40FC2DB1" w14:textId="184F9D2D" w:rsidR="008D123D" w:rsidRPr="00252EDA" w:rsidRDefault="008D123D" w:rsidP="008D123D">
      <w:pPr>
        <w:spacing w:line="360" w:lineRule="auto"/>
        <w:rPr>
          <w:lang w:val="en-US"/>
        </w:rPr>
      </w:pPr>
      <w:r>
        <w:rPr>
          <w:lang w:val="en-US"/>
        </w:rPr>
        <w:t xml:space="preserve">Advantage of open and having a community. Learning from </w:t>
      </w:r>
      <w:proofErr w:type="gramStart"/>
      <w:r>
        <w:rPr>
          <w:lang w:val="en-US"/>
        </w:rPr>
        <w:t>QGIS..</w:t>
      </w:r>
      <w:proofErr w:type="gramEnd"/>
    </w:p>
    <w:p w14:paraId="2571BAA5" w14:textId="77777777" w:rsidR="008D123D" w:rsidRPr="00252EDA" w:rsidRDefault="008D123D" w:rsidP="008D123D">
      <w:pPr>
        <w:rPr>
          <w:lang w:val="en-US"/>
        </w:rPr>
      </w:pPr>
    </w:p>
    <w:p w14:paraId="1712002B" w14:textId="4C4BAFB9" w:rsidR="008D123D" w:rsidRPr="00252EDA" w:rsidRDefault="008D123D" w:rsidP="008D123D">
      <w:pPr>
        <w:rPr>
          <w:b/>
          <w:sz w:val="28"/>
          <w:lang w:val="en-US"/>
        </w:rPr>
      </w:pPr>
      <w:r>
        <w:rPr>
          <w:b/>
          <w:sz w:val="28"/>
          <w:lang w:val="en-US"/>
        </w:rPr>
        <w:t>IV</w:t>
      </w:r>
      <w:r w:rsidRPr="00252EDA">
        <w:rPr>
          <w:b/>
          <w:sz w:val="28"/>
          <w:lang w:val="en-US"/>
        </w:rPr>
        <w:t>.</w:t>
      </w:r>
      <w:r>
        <w:rPr>
          <w:b/>
          <w:sz w:val="28"/>
          <w:lang w:val="en-US"/>
        </w:rPr>
        <w:t>2.1.1</w:t>
      </w:r>
      <w:r w:rsidRPr="00252EDA">
        <w:rPr>
          <w:b/>
          <w:sz w:val="28"/>
          <w:lang w:val="en-US"/>
        </w:rPr>
        <w:tab/>
      </w:r>
      <w:r>
        <w:rPr>
          <w:b/>
          <w:sz w:val="28"/>
          <w:lang w:val="en-US"/>
        </w:rPr>
        <w:t>Training</w:t>
      </w:r>
    </w:p>
    <w:p w14:paraId="289D3C40" w14:textId="77777777" w:rsidR="008D123D" w:rsidRDefault="008D123D" w:rsidP="008D123D">
      <w:pPr>
        <w:spacing w:line="360" w:lineRule="auto"/>
        <w:rPr>
          <w:lang w:val="en-US"/>
        </w:rPr>
      </w:pPr>
      <w:r w:rsidRPr="00252EDA">
        <w:rPr>
          <w:lang w:val="en-US"/>
        </w:rPr>
        <w:t xml:space="preserve">Multi-tiered access. </w:t>
      </w:r>
    </w:p>
    <w:p w14:paraId="20F24BBF" w14:textId="77777777" w:rsidR="008D123D" w:rsidRDefault="008D123D" w:rsidP="008D123D">
      <w:pPr>
        <w:spacing w:line="360" w:lineRule="auto"/>
        <w:rPr>
          <w:lang w:val="en-US"/>
        </w:rPr>
      </w:pPr>
    </w:p>
    <w:p w14:paraId="0A509C22" w14:textId="4676A7A6" w:rsidR="008D123D" w:rsidRPr="00252EDA" w:rsidRDefault="008D123D" w:rsidP="008D123D">
      <w:pPr>
        <w:rPr>
          <w:b/>
          <w:sz w:val="28"/>
          <w:lang w:val="en-US"/>
        </w:rPr>
      </w:pPr>
      <w:r>
        <w:rPr>
          <w:b/>
          <w:sz w:val="28"/>
          <w:lang w:val="en-US"/>
        </w:rPr>
        <w:t>IV</w:t>
      </w:r>
      <w:r w:rsidRPr="00252EDA">
        <w:rPr>
          <w:b/>
          <w:sz w:val="28"/>
          <w:lang w:val="en-US"/>
        </w:rPr>
        <w:t>.</w:t>
      </w:r>
      <w:r>
        <w:rPr>
          <w:b/>
          <w:sz w:val="28"/>
          <w:lang w:val="en-US"/>
        </w:rPr>
        <w:t>2.1.2</w:t>
      </w:r>
      <w:r w:rsidRPr="00252EDA">
        <w:rPr>
          <w:b/>
          <w:sz w:val="28"/>
          <w:lang w:val="en-US"/>
        </w:rPr>
        <w:tab/>
      </w:r>
      <w:r>
        <w:rPr>
          <w:b/>
          <w:sz w:val="28"/>
          <w:lang w:val="en-US"/>
        </w:rPr>
        <w:t>Outreach</w:t>
      </w:r>
    </w:p>
    <w:p w14:paraId="5182823E" w14:textId="77777777" w:rsidR="008D123D" w:rsidRPr="00252EDA" w:rsidRDefault="008D123D" w:rsidP="008D123D">
      <w:pPr>
        <w:spacing w:line="360" w:lineRule="auto"/>
        <w:rPr>
          <w:lang w:val="en-US"/>
        </w:rPr>
      </w:pPr>
      <w:r w:rsidRPr="00252EDA">
        <w:rPr>
          <w:lang w:val="en-US"/>
        </w:rPr>
        <w:t xml:space="preserve">. </w:t>
      </w:r>
      <w:commentRangeEnd w:id="48"/>
      <w:r>
        <w:rPr>
          <w:rStyle w:val="CommentReference"/>
        </w:rPr>
        <w:commentReference w:id="48"/>
      </w:r>
    </w:p>
    <w:p w14:paraId="140A2213" w14:textId="77777777" w:rsidR="00465B02" w:rsidRPr="00252EDA" w:rsidRDefault="00465B02" w:rsidP="009B50F8">
      <w:pPr>
        <w:spacing w:after="120" w:line="360" w:lineRule="auto"/>
        <w:ind w:right="173"/>
        <w:rPr>
          <w:lang w:val="en-US"/>
        </w:rPr>
      </w:pPr>
    </w:p>
    <w:p w14:paraId="74841ADA" w14:textId="460801C8" w:rsidR="00EB7E0C" w:rsidRPr="00252EDA" w:rsidRDefault="00EB7E0C" w:rsidP="00EB7E0C">
      <w:pPr>
        <w:keepNext/>
        <w:spacing w:line="360" w:lineRule="auto"/>
        <w:rPr>
          <w:rFonts w:cstheme="minorHAnsi"/>
          <w:b/>
          <w:sz w:val="24"/>
          <w:lang w:val="en-US"/>
        </w:rPr>
      </w:pPr>
      <w:r w:rsidRPr="00252EDA">
        <w:rPr>
          <w:rFonts w:cstheme="minorHAnsi"/>
          <w:b/>
          <w:sz w:val="24"/>
          <w:lang w:val="en-US"/>
        </w:rPr>
        <w:t xml:space="preserve">IV.3 </w:t>
      </w:r>
      <w:r w:rsidRPr="00252EDA">
        <w:rPr>
          <w:rFonts w:cstheme="minorHAnsi"/>
          <w:b/>
          <w:sz w:val="24"/>
          <w:lang w:val="en-US"/>
        </w:rPr>
        <w:tab/>
      </w:r>
      <w:r w:rsidR="00465B02" w:rsidRPr="00252EDA">
        <w:rPr>
          <w:rFonts w:cstheme="minorHAnsi"/>
          <w:b/>
          <w:sz w:val="24"/>
          <w:lang w:val="en-US"/>
        </w:rPr>
        <w:t>Inventories as an Indispensable Aspect of Open</w:t>
      </w:r>
    </w:p>
    <w:p w14:paraId="26EB7C9B" w14:textId="37835D2E" w:rsidR="009B50F8" w:rsidRPr="00252EDA" w:rsidRDefault="00C32F0A" w:rsidP="009B50F8">
      <w:pPr>
        <w:spacing w:after="120" w:line="360" w:lineRule="auto"/>
        <w:ind w:right="173"/>
        <w:rPr>
          <w:lang w:val="en-US"/>
        </w:rPr>
      </w:pPr>
      <w:r w:rsidRPr="00252EDA">
        <w:rPr>
          <w:lang w:val="en-US"/>
        </w:rPr>
        <w:t xml:space="preserve">Developing the high-quality data required for an accurate and applicable risk assessment is often cost-prohibitive. </w:t>
      </w:r>
      <w:r w:rsidR="00465B02" w:rsidRPr="00252EDA">
        <w:rPr>
          <w:lang w:val="en-US"/>
        </w:rPr>
        <w:t>The c</w:t>
      </w:r>
      <w:r w:rsidR="009B50F8" w:rsidRPr="00252EDA">
        <w:rPr>
          <w:lang w:val="en-US"/>
        </w:rPr>
        <w:t>ollection of inventor</w:t>
      </w:r>
      <w:r w:rsidR="00465B02" w:rsidRPr="00252EDA">
        <w:rPr>
          <w:lang w:val="en-US"/>
        </w:rPr>
        <w:t>ies</w:t>
      </w:r>
      <w:r w:rsidR="009B50F8" w:rsidRPr="00252EDA">
        <w:rPr>
          <w:lang w:val="en-US"/>
        </w:rPr>
        <w:t xml:space="preserve"> is without question the </w:t>
      </w:r>
      <w:r w:rsidR="001C70D3" w:rsidRPr="00252EDA">
        <w:rPr>
          <w:lang w:val="en-US"/>
        </w:rPr>
        <w:t>costliest</w:t>
      </w:r>
      <w:r w:rsidR="009B50F8" w:rsidRPr="00252EDA">
        <w:rPr>
          <w:lang w:val="en-US"/>
        </w:rPr>
        <w:t xml:space="preserve"> part of performing </w:t>
      </w:r>
      <w:r w:rsidRPr="00252EDA">
        <w:rPr>
          <w:lang w:val="en-US"/>
        </w:rPr>
        <w:t xml:space="preserve">a risk </w:t>
      </w:r>
      <w:r w:rsidR="009B50F8" w:rsidRPr="00252EDA">
        <w:rPr>
          <w:lang w:val="en-US"/>
        </w:rPr>
        <w:t>study. Furthermore, many municipalities have limited budgets for performing</w:t>
      </w:r>
      <w:r w:rsidRPr="00252EDA">
        <w:rPr>
          <w:lang w:val="en-US"/>
        </w:rPr>
        <w:t xml:space="preserve"> a multi-hazard</w:t>
      </w:r>
      <w:r w:rsidR="009B50F8" w:rsidRPr="00252EDA">
        <w:rPr>
          <w:lang w:val="en-US"/>
        </w:rPr>
        <w:t xml:space="preserve"> </w:t>
      </w:r>
      <w:commentRangeStart w:id="49"/>
      <w:commentRangeStart w:id="50"/>
      <w:r w:rsidR="009B50F8" w:rsidRPr="00252EDA">
        <w:rPr>
          <w:lang w:val="en-US"/>
        </w:rPr>
        <w:t>eke</w:t>
      </w:r>
      <w:commentRangeEnd w:id="49"/>
      <w:r w:rsidRPr="00252EDA">
        <w:rPr>
          <w:rStyle w:val="CommentReference"/>
          <w:lang w:val="en-US"/>
        </w:rPr>
        <w:commentReference w:id="49"/>
      </w:r>
      <w:commentRangeEnd w:id="50"/>
      <w:r w:rsidR="009A55AA" w:rsidRPr="00252EDA">
        <w:rPr>
          <w:rStyle w:val="CommentReference"/>
          <w:lang w:val="en-US"/>
        </w:rPr>
        <w:commentReference w:id="50"/>
      </w:r>
      <w:r w:rsidR="009B50F8" w:rsidRPr="00252EDA">
        <w:rPr>
          <w:lang w:val="en-US"/>
        </w:rPr>
        <w:t xml:space="preserve"> loss estimation study</w:t>
      </w:r>
      <w:r w:rsidR="00C2082F" w:rsidRPr="00252EDA">
        <w:rPr>
          <w:lang w:val="en-US"/>
        </w:rPr>
        <w:t>, but often have good inventory data to integrate</w:t>
      </w:r>
      <w:r w:rsidR="009B50F8" w:rsidRPr="00252EDA">
        <w:rPr>
          <w:lang w:val="en-US"/>
        </w:rPr>
        <w:t xml:space="preserve">.  </w:t>
      </w:r>
      <w:r w:rsidR="00465B02" w:rsidRPr="00252EDA">
        <w:rPr>
          <w:lang w:val="en-US"/>
        </w:rPr>
        <w:t xml:space="preserve">It is thus of utmost importance that </w:t>
      </w:r>
      <w:r w:rsidRPr="00252EDA">
        <w:rPr>
          <w:lang w:val="en-US"/>
        </w:rPr>
        <w:t xml:space="preserve">high-quality inventory data are </w:t>
      </w:r>
      <w:r w:rsidR="00465B02" w:rsidRPr="00252EDA">
        <w:rPr>
          <w:lang w:val="en-US"/>
        </w:rPr>
        <w:t xml:space="preserve">readily accessible </w:t>
      </w:r>
      <w:r w:rsidR="00C2082F" w:rsidRPr="00252EDA">
        <w:rPr>
          <w:lang w:val="en-US"/>
        </w:rPr>
        <w:t xml:space="preserve">and easy to update with </w:t>
      </w:r>
      <w:proofErr w:type="gramStart"/>
      <w:r w:rsidR="00C2082F" w:rsidRPr="00252EDA">
        <w:rPr>
          <w:lang w:val="en-US"/>
        </w:rPr>
        <w:t>users</w:t>
      </w:r>
      <w:proofErr w:type="gramEnd"/>
      <w:r w:rsidR="00C2082F" w:rsidRPr="00252EDA">
        <w:rPr>
          <w:lang w:val="en-US"/>
        </w:rPr>
        <w:t xml:space="preserve"> data </w:t>
      </w:r>
      <w:r w:rsidR="009B50F8" w:rsidRPr="00252EDA">
        <w:rPr>
          <w:lang w:val="en-US"/>
        </w:rPr>
        <w:t xml:space="preserve">to accommodate different users with different levels of resources. </w:t>
      </w:r>
    </w:p>
    <w:p w14:paraId="3E48B27B" w14:textId="50473E79" w:rsidR="009B50F8" w:rsidRPr="00252EDA" w:rsidRDefault="009B50F8" w:rsidP="009B50F8">
      <w:pPr>
        <w:spacing w:after="120" w:line="360" w:lineRule="auto"/>
        <w:ind w:right="173"/>
        <w:rPr>
          <w:lang w:val="en-US"/>
        </w:rPr>
      </w:pPr>
      <w:r w:rsidRPr="00252EDA">
        <w:rPr>
          <w:lang w:val="en-US"/>
        </w:rPr>
        <w:t xml:space="preserve">While most users will develop a local inventory that best reflects the characteristics of their region, such as building types and demographics, </w:t>
      </w:r>
      <w:proofErr w:type="spellStart"/>
      <w:r w:rsidR="00465B02" w:rsidRPr="00252EDA">
        <w:rPr>
          <w:lang w:val="en-US"/>
        </w:rPr>
        <w:t>Open</w:t>
      </w:r>
      <w:r w:rsidR="00BC3963" w:rsidRPr="00252EDA">
        <w:rPr>
          <w:lang w:val="en-US"/>
        </w:rPr>
        <w:t>Hazus</w:t>
      </w:r>
      <w:proofErr w:type="spellEnd"/>
      <w:r w:rsidR="00465B02" w:rsidRPr="00252EDA">
        <w:rPr>
          <w:lang w:val="en-US"/>
        </w:rPr>
        <w:t xml:space="preserve"> is designed to</w:t>
      </w:r>
      <w:r w:rsidRPr="00252EDA">
        <w:rPr>
          <w:lang w:val="en-US"/>
        </w:rPr>
        <w:t xml:space="preserve"> </w:t>
      </w:r>
      <w:r w:rsidR="00465B02" w:rsidRPr="00252EDA">
        <w:rPr>
          <w:lang w:val="en-US"/>
        </w:rPr>
        <w:t>provide</w:t>
      </w:r>
      <w:r w:rsidRPr="00252EDA">
        <w:rPr>
          <w:lang w:val="en-US"/>
        </w:rPr>
        <w:t xml:space="preserve"> </w:t>
      </w:r>
      <w:r w:rsidR="00465B02" w:rsidRPr="00252EDA">
        <w:rPr>
          <w:lang w:val="en-US"/>
        </w:rPr>
        <w:t>reasonable</w:t>
      </w:r>
      <w:r w:rsidRPr="00252EDA">
        <w:rPr>
          <w:lang w:val="en-US"/>
        </w:rPr>
        <w:t xml:space="preserve"> estimates of losses based on a minimum of local input.  </w:t>
      </w:r>
      <w:r w:rsidR="00465B02" w:rsidRPr="00252EDA">
        <w:rPr>
          <w:lang w:val="en-US"/>
        </w:rPr>
        <w:t>We have a come a long way since the first releases of USGS or U</w:t>
      </w:r>
      <w:r w:rsidR="00C2082F" w:rsidRPr="00252EDA">
        <w:rPr>
          <w:lang w:val="en-US"/>
        </w:rPr>
        <w:t>.</w:t>
      </w:r>
      <w:r w:rsidR="00465B02" w:rsidRPr="00252EDA">
        <w:rPr>
          <w:lang w:val="en-US"/>
        </w:rPr>
        <w:t>S</w:t>
      </w:r>
      <w:r w:rsidR="00C2082F" w:rsidRPr="00252EDA">
        <w:rPr>
          <w:lang w:val="en-US"/>
        </w:rPr>
        <w:t>.</w:t>
      </w:r>
      <w:r w:rsidR="00465B02" w:rsidRPr="00252EDA">
        <w:rPr>
          <w:lang w:val="en-US"/>
        </w:rPr>
        <w:t xml:space="preserve"> Census data. Open data </w:t>
      </w:r>
      <w:r w:rsidR="00C2082F" w:rsidRPr="00252EDA">
        <w:rPr>
          <w:lang w:val="en-US"/>
        </w:rPr>
        <w:t>are</w:t>
      </w:r>
      <w:r w:rsidR="00465B02" w:rsidRPr="00252EDA">
        <w:rPr>
          <w:lang w:val="en-US"/>
        </w:rPr>
        <w:t xml:space="preserve"> more than a buzzword and has become the basis for </w:t>
      </w:r>
      <w:r w:rsidR="001C70D3" w:rsidRPr="00252EDA">
        <w:rPr>
          <w:lang w:val="en-US"/>
        </w:rPr>
        <w:t>many business processes, including those of governments. T</w:t>
      </w:r>
      <w:r w:rsidRPr="00252EDA">
        <w:rPr>
          <w:lang w:val="en-US"/>
        </w:rPr>
        <w:t xml:space="preserve">he quality </w:t>
      </w:r>
      <w:r w:rsidR="001C70D3" w:rsidRPr="00252EDA">
        <w:rPr>
          <w:lang w:val="en-US"/>
        </w:rPr>
        <w:t>and richness of user-generated geospatial data such as Open Street Map has been studie</w:t>
      </w:r>
      <w:r w:rsidR="00C32F0A" w:rsidRPr="00252EDA">
        <w:rPr>
          <w:lang w:val="en-US"/>
        </w:rPr>
        <w:t>d</w:t>
      </w:r>
      <w:r w:rsidR="001C70D3" w:rsidRPr="00252EDA">
        <w:rPr>
          <w:lang w:val="en-US"/>
        </w:rPr>
        <w:t xml:space="preserve"> and proven</w:t>
      </w:r>
      <w:r w:rsidR="00C32F0A" w:rsidRPr="00252EDA">
        <w:rPr>
          <w:lang w:val="en-US"/>
        </w:rPr>
        <w:t>.</w:t>
      </w:r>
      <w:r w:rsidR="009A55AA" w:rsidRPr="00252EDA">
        <w:rPr>
          <w:lang w:val="en-US"/>
        </w:rPr>
        <w:t xml:space="preserve"> </w:t>
      </w:r>
      <w:r w:rsidR="001C70D3" w:rsidRPr="00252EDA">
        <w:rPr>
          <w:lang w:val="en-US"/>
        </w:rPr>
        <w:t>(</w:t>
      </w:r>
      <w:proofErr w:type="spellStart"/>
      <w:r w:rsidR="00383A2E" w:rsidRPr="00252EDA">
        <w:rPr>
          <w:lang w:val="en-US"/>
        </w:rPr>
        <w:t>Sehra</w:t>
      </w:r>
      <w:proofErr w:type="spellEnd"/>
      <w:r w:rsidR="00383A2E" w:rsidRPr="00252EDA">
        <w:rPr>
          <w:lang w:val="en-US"/>
        </w:rPr>
        <w:t xml:space="preserve"> et al. 2014, </w:t>
      </w:r>
      <w:proofErr w:type="spellStart"/>
      <w:r w:rsidR="00383A2E" w:rsidRPr="00252EDA">
        <w:rPr>
          <w:lang w:val="en-US"/>
        </w:rPr>
        <w:t>Basiri</w:t>
      </w:r>
      <w:proofErr w:type="spellEnd"/>
      <w:r w:rsidR="00383A2E" w:rsidRPr="00252EDA">
        <w:rPr>
          <w:lang w:val="en-US"/>
        </w:rPr>
        <w:t xml:space="preserve"> et al. 2016, Barrington-Leigh &amp; Millard-Ball 2017</w:t>
      </w:r>
      <w:r w:rsidR="001C70D3" w:rsidRPr="00252EDA">
        <w:rPr>
          <w:lang w:val="en-US"/>
        </w:rPr>
        <w:t>)</w:t>
      </w:r>
      <w:r w:rsidR="001C70D3" w:rsidRPr="00252EDA">
        <w:rPr>
          <w:rStyle w:val="FootnoteReference"/>
          <w:lang w:val="en-US"/>
        </w:rPr>
        <w:footnoteReference w:id="3"/>
      </w:r>
      <w:r w:rsidR="001C70D3" w:rsidRPr="00252EDA">
        <w:rPr>
          <w:lang w:val="en-US"/>
        </w:rPr>
        <w:t xml:space="preserve">. Private entities like Google and Microsoft now provide </w:t>
      </w:r>
      <w:r w:rsidR="001C70D3" w:rsidRPr="00252EDA">
        <w:rPr>
          <w:lang w:val="en-US"/>
        </w:rPr>
        <w:lastRenderedPageBreak/>
        <w:t>web services with well documented APIs and monthly as well as needs-driven updates down to the building level (Microsoft 2018</w:t>
      </w:r>
      <w:r w:rsidR="001C70D3" w:rsidRPr="00252EDA">
        <w:rPr>
          <w:rStyle w:val="FootnoteReference"/>
          <w:lang w:val="en-US"/>
        </w:rPr>
        <w:footnoteReference w:id="4"/>
      </w:r>
      <w:r w:rsidR="001C70D3" w:rsidRPr="00252EDA">
        <w:rPr>
          <w:lang w:val="en-US"/>
        </w:rPr>
        <w:t>)</w:t>
      </w:r>
      <w:r w:rsidR="00C2082F" w:rsidRPr="00252EDA">
        <w:rPr>
          <w:lang w:val="en-US"/>
        </w:rPr>
        <w:t xml:space="preserve"> based on imagery</w:t>
      </w:r>
      <w:r w:rsidR="001C70D3" w:rsidRPr="00252EDA">
        <w:rPr>
          <w:lang w:val="en-US"/>
        </w:rPr>
        <w:t>.</w:t>
      </w:r>
      <w:r w:rsidR="00C2082F" w:rsidRPr="00252EDA">
        <w:rPr>
          <w:lang w:val="en-US"/>
        </w:rPr>
        <w:t xml:space="preserve">  In addition, the advent and prevalence of lidar data have resulted in accurate building footprint data over most urban areas.</w:t>
      </w:r>
      <w:r w:rsidR="001C70D3" w:rsidRPr="00252EDA">
        <w:rPr>
          <w:lang w:val="en-US"/>
        </w:rPr>
        <w:t xml:space="preserve"> </w:t>
      </w:r>
    </w:p>
    <w:p w14:paraId="778134D1" w14:textId="1C5A53A2" w:rsidR="009B50F8" w:rsidRPr="00252EDA" w:rsidRDefault="005144F9" w:rsidP="005144F9">
      <w:pPr>
        <w:spacing w:after="120" w:line="360" w:lineRule="auto"/>
        <w:ind w:right="173"/>
        <w:rPr>
          <w:lang w:val="en-US"/>
        </w:rPr>
      </w:pPr>
      <w:r w:rsidRPr="00252EDA">
        <w:rPr>
          <w:lang w:val="en-US"/>
        </w:rPr>
        <w:t xml:space="preserve">Some analyses require data that will for security reasons never be made public. For example, a stakeholder </w:t>
      </w:r>
      <w:r w:rsidR="009B50F8" w:rsidRPr="00252EDA">
        <w:rPr>
          <w:lang w:val="en-US"/>
        </w:rPr>
        <w:t xml:space="preserve">may wish to </w:t>
      </w:r>
      <w:r w:rsidR="00C32F0A" w:rsidRPr="00252EDA">
        <w:rPr>
          <w:lang w:val="en-US"/>
        </w:rPr>
        <w:t xml:space="preserve">perform </w:t>
      </w:r>
      <w:r w:rsidR="009B50F8" w:rsidRPr="00252EDA">
        <w:rPr>
          <w:lang w:val="en-US"/>
        </w:rPr>
        <w:t>detailed assessments of damage to and service outages for lifelines</w:t>
      </w:r>
      <w:r w:rsidRPr="00252EDA">
        <w:rPr>
          <w:lang w:val="en-US"/>
        </w:rPr>
        <w:t xml:space="preserve">, which </w:t>
      </w:r>
      <w:r w:rsidR="009B50F8" w:rsidRPr="00252EDA">
        <w:rPr>
          <w:lang w:val="en-US"/>
        </w:rPr>
        <w:t>require</w:t>
      </w:r>
      <w:r w:rsidR="00C32F0A" w:rsidRPr="00252EDA">
        <w:rPr>
          <w:lang w:val="en-US"/>
        </w:rPr>
        <w:t>s</w:t>
      </w:r>
      <w:r w:rsidR="009B50F8" w:rsidRPr="00252EDA">
        <w:rPr>
          <w:lang w:val="en-US"/>
        </w:rPr>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proofErr w:type="spellStart"/>
      <w:r w:rsidRPr="00252EDA">
        <w:rPr>
          <w:lang w:val="en-US"/>
        </w:rPr>
        <w:t>Open</w:t>
      </w:r>
      <w:r w:rsidR="00BC3963" w:rsidRPr="00252EDA">
        <w:rPr>
          <w:lang w:val="en-US"/>
        </w:rPr>
        <w:t>Hazus</w:t>
      </w:r>
      <w:proofErr w:type="spellEnd"/>
      <w:r w:rsidRPr="00252EDA">
        <w:rPr>
          <w:lang w:val="en-US"/>
        </w:rPr>
        <w:t xml:space="preserve"> will need to provide options to either upload such data to a private/secure space alongside publicly accessible inventory data or (the 5% of Open </w:t>
      </w:r>
      <w:proofErr w:type="spellStart"/>
      <w:r w:rsidR="00BC3963" w:rsidRPr="00252EDA">
        <w:rPr>
          <w:lang w:val="en-US"/>
        </w:rPr>
        <w:t>Hazus</w:t>
      </w:r>
      <w:proofErr w:type="spellEnd"/>
      <w:r w:rsidRPr="00252EDA">
        <w:rPr>
          <w:lang w:val="en-US"/>
        </w:rPr>
        <w:t xml:space="preserve"> users dealing with PII data</w:t>
      </w:r>
      <w:r w:rsidR="005E124A" w:rsidRPr="00252EDA">
        <w:rPr>
          <w:lang w:val="en-US"/>
        </w:rPr>
        <w:t xml:space="preserve"> referred to in section III.2.4 of this whitepaper</w:t>
      </w:r>
      <w:r w:rsidRPr="00252EDA">
        <w:rPr>
          <w:lang w:val="en-US"/>
        </w:rPr>
        <w:t>) to link to such data locally.</w:t>
      </w:r>
    </w:p>
    <w:p w14:paraId="55E8B4AF" w14:textId="5B687ED4" w:rsidR="00157E5F" w:rsidRPr="00252EDA" w:rsidRDefault="00157E5F" w:rsidP="005144F9">
      <w:pPr>
        <w:spacing w:after="120" w:line="360" w:lineRule="auto"/>
        <w:ind w:right="173"/>
        <w:rPr>
          <w:lang w:val="en-US"/>
        </w:rPr>
      </w:pPr>
    </w:p>
    <w:p w14:paraId="676364BE" w14:textId="7A895500"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IV.3.1 </w:t>
      </w:r>
      <w:r w:rsidRPr="00252EDA">
        <w:rPr>
          <w:rFonts w:cstheme="minorHAnsi"/>
          <w:b/>
          <w:sz w:val="24"/>
          <w:lang w:val="en-US"/>
        </w:rPr>
        <w:tab/>
        <w:t>Requirements for the demographic data</w:t>
      </w:r>
    </w:p>
    <w:p w14:paraId="52D68260" w14:textId="4C0392EF" w:rsidR="00157E5F" w:rsidRPr="00252EDA" w:rsidRDefault="00C2082F" w:rsidP="005144F9">
      <w:pPr>
        <w:spacing w:after="120" w:line="360" w:lineRule="auto"/>
        <w:ind w:right="173"/>
        <w:rPr>
          <w:lang w:val="en-US"/>
        </w:rPr>
      </w:pPr>
      <w:commentRangeStart w:id="51"/>
      <w:r w:rsidRPr="00252EDA">
        <w:rPr>
          <w:lang w:val="en-US"/>
        </w:rPr>
        <w:t>The</w:t>
      </w:r>
      <w:commentRangeEnd w:id="51"/>
      <w:r w:rsidR="009A55AA" w:rsidRPr="00252EDA">
        <w:rPr>
          <w:rStyle w:val="CommentReference"/>
          <w:lang w:val="en-US"/>
        </w:rPr>
        <w:commentReference w:id="51"/>
      </w:r>
      <w:r w:rsidRPr="00252EDA">
        <w:rPr>
          <w:lang w:val="en-US"/>
        </w:rPr>
        <w:t xml:space="preserve"> primary applications of demographic data are for displaced </w:t>
      </w:r>
      <w:proofErr w:type="gramStart"/>
      <w:r w:rsidRPr="00252EDA">
        <w:rPr>
          <w:lang w:val="en-US"/>
        </w:rPr>
        <w:t>househ</w:t>
      </w:r>
      <w:r w:rsidR="00F80275" w:rsidRPr="00252EDA">
        <w:rPr>
          <w:lang w:val="en-US"/>
        </w:rPr>
        <w:t>olds,</w:t>
      </w:r>
      <w:proofErr w:type="gramEnd"/>
      <w:r w:rsidR="00F80275" w:rsidRPr="00252EDA">
        <w:rPr>
          <w:lang w:val="en-US"/>
        </w:rPr>
        <w:t xml:space="preserve">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rsidRPr="00252EDA">
        <w:rPr>
          <w:lang w:val="en-US"/>
        </w:rPr>
        <w:t>household’s</w:t>
      </w:r>
      <w:r w:rsidR="00F80275" w:rsidRPr="00252EDA">
        <w:rPr>
          <w:lang w:val="en-US"/>
        </w:rPr>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w:t>
      </w:r>
      <w:proofErr w:type="spellStart"/>
      <w:r w:rsidR="00F80275" w:rsidRPr="00252EDA">
        <w:rPr>
          <w:lang w:val="en-US"/>
        </w:rPr>
        <w:t>Hazus</w:t>
      </w:r>
      <w:proofErr w:type="spellEnd"/>
      <w:r w:rsidR="00F80275" w:rsidRPr="00252EDA">
        <w:rPr>
          <w:lang w:val="en-US"/>
        </w:rPr>
        <w:t xml:space="preserve"> process of updating demographic data requires waiting several years after the decennial census and implementing a manual update process.  However, a new design can leverage </w:t>
      </w:r>
      <w:r w:rsidR="00DB7786" w:rsidRPr="00252EDA">
        <w:rPr>
          <w:lang w:val="en-US"/>
        </w:rPr>
        <w:t>more dynamic data available through the annual American Community Survey and Longitudinal Employ</w:t>
      </w:r>
      <w:r w:rsidR="00C51BD5" w:rsidRPr="00252EDA">
        <w:rPr>
          <w:lang w:val="en-US"/>
        </w:rPr>
        <w:t>er-Household Dynamic datasets.</w:t>
      </w:r>
    </w:p>
    <w:p w14:paraId="729C86F7" w14:textId="63C7B55C" w:rsidR="00C51BD5" w:rsidRPr="00252EDA" w:rsidRDefault="00C51BD5" w:rsidP="00C51BD5">
      <w:pPr>
        <w:spacing w:after="120" w:line="360" w:lineRule="auto"/>
        <w:ind w:right="173"/>
        <w:rPr>
          <w:lang w:val="en-US"/>
        </w:rPr>
      </w:pPr>
      <w:r w:rsidRPr="00252EDA">
        <w:rPr>
          <w:lang w:val="en-US"/>
        </w:rPr>
        <w:lastRenderedPageBreak/>
        <w:t>In addition to traditional tabular access, the Census Bureau now offers a robust API to (as of time of writing</w:t>
      </w:r>
      <w:r w:rsidRPr="00252EDA">
        <w:rPr>
          <w:rStyle w:val="FootnoteReference"/>
          <w:lang w:val="en-US"/>
        </w:rPr>
        <w:footnoteReference w:id="5"/>
      </w:r>
      <w:r w:rsidRPr="00252EDA">
        <w:rPr>
          <w:lang w:val="en-US"/>
        </w:rPr>
        <w:t xml:space="preserve">) provides 327 datasets, often in the Gigabyte range: </w:t>
      </w:r>
      <w:hyperlink r:id="rId84"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6C7D420C" w:rsidR="00C51BD5" w:rsidRPr="00252EDA" w:rsidRDefault="00C51BD5" w:rsidP="00C51BD5">
      <w:pPr>
        <w:spacing w:after="120" w:line="360" w:lineRule="auto"/>
        <w:ind w:right="173"/>
        <w:rPr>
          <w:lang w:val="en-US"/>
        </w:rPr>
      </w:pPr>
      <w:r w:rsidRPr="00252EDA">
        <w:rPr>
          <w:lang w:val="en-US"/>
        </w:rPr>
        <w:t xml:space="preserve">The advantage of </w:t>
      </w:r>
      <w:r w:rsidR="006F3418">
        <w:rPr>
          <w:lang w:val="en-US"/>
        </w:rPr>
        <w:t>t</w:t>
      </w:r>
      <w:r w:rsidRPr="00252EDA">
        <w:rPr>
          <w:lang w:val="en-US"/>
        </w:rPr>
        <w:t>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252EDA" w:rsidRDefault="00C51BD5" w:rsidP="00C51BD5">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252EDA" w:rsidRDefault="00C51BD5" w:rsidP="00C51BD5">
      <w:pPr>
        <w:spacing w:after="120" w:line="360" w:lineRule="auto"/>
        <w:ind w:right="173"/>
        <w:rPr>
          <w:lang w:val="en-US"/>
        </w:rPr>
      </w:pPr>
      <w:r w:rsidRPr="00252EDA">
        <w:rPr>
          <w:lang w:val="en-US"/>
        </w:rPr>
        <w:t xml:space="preserve">One other useful source of demographic data is the disaggregated (rasterized) datasets developed at ORNL and CIESIN. ORNL’s </w:t>
      </w:r>
      <w:hyperlink r:id="rId85" w:history="1">
        <w:proofErr w:type="spellStart"/>
        <w:r w:rsidRPr="00252EDA">
          <w:rPr>
            <w:rStyle w:val="Hyperlink"/>
            <w:lang w:val="en-US"/>
          </w:rPr>
          <w:t>LandScan</w:t>
        </w:r>
        <w:proofErr w:type="spellEnd"/>
      </w:hyperlink>
      <w:r w:rsidRPr="00252EDA">
        <w:rPr>
          <w:lang w:val="en-US"/>
        </w:rPr>
        <w:t xml:space="preserve">™ data comes at 1 km resolution, which is the same as CIESIN’s gridded Population of the World, however, CIESIN’s </w:t>
      </w:r>
      <w:hyperlink r:id="rId86"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plant failures. Both datasets have been used for further disaggregation to 100 m resolution in the </w:t>
      </w:r>
      <w:proofErr w:type="spellStart"/>
      <w:r w:rsidRPr="00252EDA">
        <w:rPr>
          <w:lang w:val="en-US"/>
        </w:rPr>
        <w:t>Worldpop</w:t>
      </w:r>
      <w:proofErr w:type="spellEnd"/>
      <w:r w:rsidRPr="00252EDA">
        <w:rPr>
          <w:lang w:val="en-US"/>
        </w:rPr>
        <w:t xml:space="preserve"> archive (Lloyd </w:t>
      </w:r>
      <w:r w:rsidRPr="00252EDA">
        <w:rPr>
          <w:i/>
          <w:lang w:val="en-US"/>
        </w:rPr>
        <w:t>et al</w:t>
      </w:r>
      <w:r w:rsidRPr="00252EDA">
        <w:rPr>
          <w:lang w:val="en-US"/>
        </w:rPr>
        <w:t>. 2017)</w:t>
      </w:r>
    </w:p>
    <w:p w14:paraId="607F318D" w14:textId="77777777" w:rsidR="00DB7786" w:rsidRPr="00252EDA" w:rsidRDefault="00DB7786" w:rsidP="005144F9">
      <w:pPr>
        <w:spacing w:after="120" w:line="360" w:lineRule="auto"/>
        <w:ind w:right="173"/>
        <w:rPr>
          <w:lang w:val="en-US"/>
        </w:rPr>
      </w:pPr>
    </w:p>
    <w:p w14:paraId="65D6C96A" w14:textId="13BCEF92"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IV.3.2 </w:t>
      </w:r>
      <w:r w:rsidRPr="00252EDA">
        <w:rPr>
          <w:rFonts w:cstheme="minorHAnsi"/>
          <w:b/>
          <w:sz w:val="24"/>
          <w:lang w:val="en-US"/>
        </w:rPr>
        <w:tab/>
        <w:t>Requirements for the building and critical infrastructure data</w:t>
      </w:r>
    </w:p>
    <w:p w14:paraId="2CC29BBA" w14:textId="6193527F" w:rsidR="00DF10F8" w:rsidRPr="00252EDA" w:rsidRDefault="00DF10F8" w:rsidP="00DF10F8">
      <w:pPr>
        <w:spacing w:after="120" w:line="360" w:lineRule="auto"/>
        <w:ind w:right="173"/>
        <w:rPr>
          <w:lang w:val="en-US"/>
        </w:rPr>
      </w:pPr>
      <w:commentRangeStart w:id="52"/>
      <w:r w:rsidRPr="00252EDA">
        <w:rPr>
          <w:lang w:val="en-US"/>
        </w:rPr>
        <w:t xml:space="preserve">HSIP </w:t>
      </w:r>
      <w:commentRangeEnd w:id="52"/>
      <w:r w:rsidR="009A55AA" w:rsidRPr="00252EDA">
        <w:rPr>
          <w:rStyle w:val="CommentReference"/>
          <w:lang w:val="en-US"/>
        </w:rPr>
        <w:commentReference w:id="52"/>
      </w:r>
      <w:r w:rsidRPr="00252EDA">
        <w:rPr>
          <w:lang w:val="en-US"/>
        </w:rPr>
        <w:t xml:space="preserve">Open Essential Facility data provide a new dynamic update opportunity for </w:t>
      </w:r>
      <w:proofErr w:type="spellStart"/>
      <w:r w:rsidRPr="00252EDA">
        <w:rPr>
          <w:lang w:val="en-US"/>
        </w:rPr>
        <w:t>OpenHazus</w:t>
      </w:r>
      <w:proofErr w:type="spellEnd"/>
      <w:r w:rsidRPr="00252EDA">
        <w:rPr>
          <w:lang w:val="en-US"/>
        </w:rPr>
        <w:t xml:space="preserve">.  Currently, </w:t>
      </w:r>
      <w:proofErr w:type="spellStart"/>
      <w:r w:rsidRPr="00252EDA">
        <w:rPr>
          <w:lang w:val="en-US"/>
        </w:rPr>
        <w:t>Hazus</w:t>
      </w:r>
      <w:proofErr w:type="spellEnd"/>
      <w:r w:rsidRPr="00252EDA">
        <w:rPr>
          <w:lang w:val="en-US"/>
        </w:rPr>
        <w:t xml:space="preserve"> contains baseline essential facility inventories for the U.S. provided in downloadable </w:t>
      </w:r>
      <w:r w:rsidRPr="00252EDA">
        <w:rPr>
          <w:lang w:val="en-US"/>
        </w:rPr>
        <w:lastRenderedPageBreak/>
        <w:t xml:space="preserve">State databases in SQL format.  These baseline inventories provide the user an out of the box capability to run </w:t>
      </w:r>
      <w:proofErr w:type="spellStart"/>
      <w:r w:rsidRPr="00252EDA">
        <w:rPr>
          <w:lang w:val="en-US"/>
        </w:rPr>
        <w:t>Hazus</w:t>
      </w:r>
      <w:proofErr w:type="spellEnd"/>
      <w:r w:rsidRPr="00252EDA">
        <w:rPr>
          <w:lang w:val="en-US"/>
        </w:rPr>
        <w:t xml:space="preserve">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7" w:history="1">
        <w:r w:rsidRPr="00252EDA">
          <w:rPr>
            <w:rStyle w:val="Hyperlink"/>
            <w:lang w:val="en-US"/>
          </w:rPr>
          <w:t>HIFLD Open</w:t>
        </w:r>
      </w:hyperlink>
      <w:r w:rsidRPr="00252EDA">
        <w:rPr>
          <w:lang w:val="en-US"/>
        </w:rPr>
        <w:t xml:space="preserve"> and other releases.</w:t>
      </w:r>
    </w:p>
    <w:p w14:paraId="67A0A2BD" w14:textId="1853514F" w:rsidR="00DF10F8" w:rsidRPr="00252EDA" w:rsidRDefault="00DF10F8" w:rsidP="00DF10F8">
      <w:pPr>
        <w:spacing w:after="120" w:line="360" w:lineRule="auto"/>
        <w:ind w:right="173"/>
        <w:rPr>
          <w:lang w:val="en-US"/>
        </w:rPr>
      </w:pPr>
      <w:proofErr w:type="spellStart"/>
      <w:r w:rsidRPr="00252EDA">
        <w:rPr>
          <w:lang w:val="en-US"/>
        </w:rPr>
        <w:t>OpenHazus</w:t>
      </w:r>
      <w:proofErr w:type="spellEnd"/>
      <w:r w:rsidRPr="00252EDA">
        <w:rPr>
          <w:lang w:val="en-US"/>
        </w:rPr>
        <w:t xml:space="preserve"> should leverage HIFLD Open, developing scripts, tools and support data to integrate and assign the attributes required for </w:t>
      </w:r>
      <w:proofErr w:type="spellStart"/>
      <w:r w:rsidRPr="00252EDA">
        <w:rPr>
          <w:lang w:val="en-US"/>
        </w:rPr>
        <w:t>Hazus</w:t>
      </w:r>
      <w:proofErr w:type="spellEnd"/>
      <w:r w:rsidRPr="00252EDA">
        <w:rPr>
          <w:lang w:val="en-US"/>
        </w:rPr>
        <w:t xml:space="preserve"> loss modelling dynamically.  We should explore and develop innovative solutions for dynamic data updates that can operate within the future </w:t>
      </w:r>
      <w:proofErr w:type="spellStart"/>
      <w:r w:rsidRPr="00252EDA">
        <w:rPr>
          <w:lang w:val="en-US"/>
        </w:rPr>
        <w:t>OpenHazus</w:t>
      </w:r>
      <w:proofErr w:type="spellEnd"/>
      <w:r w:rsidRPr="00252EDA">
        <w:rPr>
          <w:lang w:val="en-US"/>
        </w:rPr>
        <w:t xml:space="preserve">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rsidRPr="00252EDA">
        <w:rPr>
          <w:lang w:val="en-US"/>
        </w:rPr>
        <w:t>tes could be very frequent.</w:t>
      </w:r>
    </w:p>
    <w:p w14:paraId="4F6309E8" w14:textId="5A308BFB" w:rsidR="00C51BD5" w:rsidRPr="00252EDA" w:rsidRDefault="00C51BD5" w:rsidP="00C51BD5">
      <w:pPr>
        <w:spacing w:after="120" w:line="360" w:lineRule="auto"/>
        <w:ind w:right="173"/>
        <w:rPr>
          <w:lang w:val="en-US"/>
        </w:rPr>
      </w:pPr>
      <w:r w:rsidRPr="00252EDA">
        <w:rPr>
          <w:lang w:val="en-US"/>
        </w:rPr>
        <w:t xml:space="preserve">Open </w:t>
      </w:r>
      <w:r w:rsidR="006F3418">
        <w:rPr>
          <w:lang w:val="en-US"/>
        </w:rPr>
        <w:t>HAZUS</w:t>
      </w:r>
      <w:r w:rsidRPr="00252EDA">
        <w:rPr>
          <w:lang w:val="en-US"/>
        </w:rPr>
        <w:t xml:space="preserve">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w:t>
      </w:r>
      <w:proofErr w:type="gramStart"/>
      <w:r w:rsidRPr="00252EDA">
        <w:rPr>
          <w:lang w:val="en-US"/>
        </w:rPr>
        <w:t>particular school</w:t>
      </w:r>
      <w:proofErr w:type="gramEnd"/>
      <w:r w:rsidRPr="00252EDA">
        <w:rPr>
          <w:lang w:val="en-US"/>
        </w:rPr>
        <w:t xml:space="preserve">. </w:t>
      </w:r>
    </w:p>
    <w:p w14:paraId="257FEAB1" w14:textId="59DC86E8" w:rsidR="00C51BD5" w:rsidRPr="00252EDA" w:rsidRDefault="00C51BD5" w:rsidP="00C51BD5">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88" w:history="1">
        <w:r w:rsidRPr="00252EDA">
          <w:rPr>
            <w:rStyle w:val="Hyperlink"/>
            <w:lang w:val="en-US"/>
          </w:rPr>
          <w:t>General Transit Feed Specification</w:t>
        </w:r>
      </w:hyperlink>
      <w:r w:rsidRPr="00252EDA">
        <w:rPr>
          <w:lang w:val="en-US"/>
        </w:rPr>
        <w:t xml:space="preserve"> (GTFS), which allows local agencies to provide 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w:t>
      </w:r>
      <w:r w:rsidR="006F3418">
        <w:rPr>
          <w:lang w:val="en-US"/>
        </w:rPr>
        <w:t>HAZUS</w:t>
      </w:r>
      <w:r w:rsidRPr="00252EDA">
        <w:rPr>
          <w:lang w:val="en-US"/>
        </w:rPr>
        <w:t xml:space="preserve"> (and others) for highly detailed building and infrastructure data. </w:t>
      </w:r>
    </w:p>
    <w:p w14:paraId="7ACFFE14" w14:textId="63DC7352" w:rsidR="00C51BD5" w:rsidRPr="00252EDA" w:rsidRDefault="00C51BD5" w:rsidP="00C51BD5">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89" w:history="1">
        <w:proofErr w:type="spellStart"/>
        <w:r w:rsidRPr="00252EDA">
          <w:rPr>
            <w:rStyle w:val="Hyperlink"/>
            <w:lang w:val="en-US"/>
          </w:rPr>
          <w:t>CityGML</w:t>
        </w:r>
        <w:proofErr w:type="spellEnd"/>
      </w:hyperlink>
      <w:r w:rsidRPr="00252EDA">
        <w:rPr>
          <w:lang w:val="en-US"/>
        </w:rPr>
        <w:t xml:space="preserve"> as an application schema of the more generic </w:t>
      </w:r>
      <w:hyperlink r:id="rId90" w:history="1">
        <w:r w:rsidRPr="00252EDA">
          <w:rPr>
            <w:rStyle w:val="Hyperlink"/>
            <w:lang w:val="en-US"/>
          </w:rPr>
          <w:t>Geography Markup Language</w:t>
        </w:r>
      </w:hyperlink>
      <w:r w:rsidRPr="00252EDA">
        <w:rPr>
          <w:lang w:val="en-US"/>
        </w:rPr>
        <w:t xml:space="preserve"> or GML, version 3, and the </w:t>
      </w:r>
      <w:hyperlink r:id="rId91" w:history="1">
        <w:r w:rsidRPr="00252EDA">
          <w:rPr>
            <w:rStyle w:val="Hyperlink"/>
            <w:lang w:val="en-US"/>
          </w:rPr>
          <w:t>3D City Database</w:t>
        </w:r>
      </w:hyperlink>
      <w:r w:rsidRPr="00252EDA">
        <w:rPr>
          <w:lang w:val="en-US"/>
        </w:rPr>
        <w:t xml:space="preserve">, for which there are Oracle and </w:t>
      </w:r>
      <w:proofErr w:type="spellStart"/>
      <w:r w:rsidRPr="00252EDA">
        <w:rPr>
          <w:lang w:val="en-US"/>
        </w:rPr>
        <w:t>PostGIS</w:t>
      </w:r>
      <w:proofErr w:type="spellEnd"/>
      <w:r w:rsidRPr="00252EDA">
        <w:rPr>
          <w:lang w:val="en-US"/>
        </w:rPr>
        <w:t xml:space="preserve"> tools available that make it eminently suitable for Open </w:t>
      </w:r>
      <w:r w:rsidR="006F3418">
        <w:rPr>
          <w:lang w:val="en-US"/>
        </w:rPr>
        <w:t>HAZUS</w:t>
      </w:r>
      <w:r w:rsidRPr="00252EDA">
        <w:rPr>
          <w:lang w:val="en-US"/>
        </w:rPr>
        <w:t>. The 3DCityDB web feature service allows for feature-level analysis in both flood and earthquake models.</w:t>
      </w:r>
    </w:p>
    <w:p w14:paraId="6B052F43" w14:textId="77777777" w:rsidR="00DF10F8" w:rsidRPr="00252EDA" w:rsidRDefault="00DF10F8" w:rsidP="005144F9">
      <w:pPr>
        <w:spacing w:after="120" w:line="360" w:lineRule="auto"/>
        <w:ind w:right="173"/>
        <w:rPr>
          <w:lang w:val="en-US"/>
        </w:rPr>
      </w:pPr>
    </w:p>
    <w:p w14:paraId="0CC654AB" w14:textId="62953566"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IV.3.3 </w:t>
      </w:r>
      <w:r w:rsidRPr="00252EDA">
        <w:rPr>
          <w:rFonts w:cstheme="minorHAnsi"/>
          <w:b/>
          <w:sz w:val="24"/>
          <w:lang w:val="en-US"/>
        </w:rPr>
        <w:tab/>
      </w:r>
      <w:commentRangeStart w:id="53"/>
      <w:r w:rsidRPr="00252EDA">
        <w:rPr>
          <w:rFonts w:cstheme="minorHAnsi"/>
          <w:b/>
          <w:sz w:val="24"/>
          <w:lang w:val="en-US"/>
        </w:rPr>
        <w:t>Requirements for the depth grids</w:t>
      </w:r>
      <w:commentRangeEnd w:id="53"/>
      <w:r w:rsidR="00DB7786" w:rsidRPr="00252EDA">
        <w:rPr>
          <w:rStyle w:val="CommentReference"/>
          <w:lang w:val="en-US"/>
        </w:rPr>
        <w:commentReference w:id="53"/>
      </w:r>
    </w:p>
    <w:p w14:paraId="27477BFE" w14:textId="2641DF78" w:rsidR="00D46EC4" w:rsidRPr="00252EDA" w:rsidRDefault="00D46EC4" w:rsidP="00D46EC4">
      <w:pPr>
        <w:spacing w:after="120" w:line="360" w:lineRule="auto"/>
        <w:ind w:right="173"/>
        <w:rPr>
          <w:lang w:val="en-US"/>
        </w:rPr>
      </w:pPr>
      <w:r w:rsidRPr="00252EDA">
        <w:rPr>
          <w:lang w:val="en-US"/>
        </w:rPr>
        <w:t>The single biggest obstacle to a successful implementation of Open HAZUS is the lack of a sufficiently detailed depth grid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6"/>
      </w:r>
      <w:r w:rsidRPr="00252EDA">
        <w:rPr>
          <w:lang w:val="en-US"/>
        </w:rPr>
        <w:t xml:space="preserve">. By the time, Open </w:t>
      </w:r>
      <w:proofErr w:type="spellStart"/>
      <w:r w:rsidR="006F3418">
        <w:rPr>
          <w:lang w:val="en-US"/>
        </w:rPr>
        <w:t>Hazus</w:t>
      </w:r>
      <w:proofErr w:type="spellEnd"/>
      <w:r w:rsidRPr="00252EDA">
        <w:rPr>
          <w:lang w:val="en-US"/>
        </w:rPr>
        <w:t xml:space="preserve"> will be fully functional, the 3DEP program is likely to be complete. </w:t>
      </w:r>
    </w:p>
    <w:p w14:paraId="64402B34" w14:textId="7C6C96B6" w:rsidR="00157E5F" w:rsidRPr="00252EDA" w:rsidRDefault="00D46EC4" w:rsidP="00D46EC4">
      <w:pPr>
        <w:spacing w:after="120" w:line="360" w:lineRule="auto"/>
        <w:ind w:right="173"/>
        <w:rPr>
          <w:lang w:val="en-US"/>
        </w:rPr>
      </w:pPr>
      <w:r w:rsidRPr="00252EDA">
        <w:rPr>
          <w:lang w:val="en-US"/>
        </w:rPr>
        <w:t xml:space="preserve">This will then provide the basis for the development of a nationwide, purely algorithmically-derived level-1 depth grid. Where available, high water mark data should be employed to estimate flood surfaces. In all other instances, MSC should collaborate with the </w:t>
      </w:r>
      <w:proofErr w:type="spellStart"/>
      <w:r w:rsidRPr="00252EDA">
        <w:rPr>
          <w:lang w:val="en-US"/>
        </w:rPr>
        <w:t>CyberGIS</w:t>
      </w:r>
      <w:proofErr w:type="spellEnd"/>
      <w:r w:rsidRPr="00252EDA">
        <w:rPr>
          <w:lang w:val="en-US"/>
        </w:rPr>
        <w:t xml:space="preserve"> Center at the University of Illinois and USACE to run the latter’s HEC-RAS models to calculate the flood surfaces necessary that will then be subtracted from the </w:t>
      </w:r>
      <w:proofErr w:type="gramStart"/>
      <w:r w:rsidRPr="00252EDA">
        <w:rPr>
          <w:lang w:val="en-US"/>
        </w:rPr>
        <w:t>1 meter</w:t>
      </w:r>
      <w:proofErr w:type="gramEnd"/>
      <w:r w:rsidRPr="00252EDA">
        <w:rPr>
          <w:lang w:val="en-US"/>
        </w:rPr>
        <w:t xml:space="preserve"> DEMs to derive the depth grids.</w:t>
      </w:r>
    </w:p>
    <w:p w14:paraId="38F8F14B" w14:textId="77777777" w:rsidR="00D46EC4" w:rsidRPr="00252EDA" w:rsidRDefault="00D46EC4" w:rsidP="00D46EC4">
      <w:pPr>
        <w:spacing w:after="120" w:line="360" w:lineRule="auto"/>
        <w:ind w:right="173"/>
        <w:rPr>
          <w:lang w:val="en-US"/>
        </w:rPr>
      </w:pPr>
    </w:p>
    <w:p w14:paraId="6109D035" w14:textId="65A80EFB" w:rsidR="002951C9" w:rsidRPr="00252EDA" w:rsidRDefault="002951C9" w:rsidP="002951C9">
      <w:pPr>
        <w:keepNext/>
        <w:spacing w:line="360" w:lineRule="auto"/>
        <w:rPr>
          <w:rFonts w:cstheme="minorHAnsi"/>
          <w:b/>
          <w:sz w:val="24"/>
          <w:lang w:val="en-US"/>
        </w:rPr>
      </w:pPr>
      <w:r w:rsidRPr="00252EDA">
        <w:rPr>
          <w:rFonts w:cstheme="minorHAnsi"/>
          <w:b/>
          <w:sz w:val="24"/>
          <w:lang w:val="en-US"/>
        </w:rPr>
        <w:t xml:space="preserve">IV.3.4 </w:t>
      </w:r>
      <w:r w:rsidRPr="00252EDA">
        <w:rPr>
          <w:rFonts w:cstheme="minorHAnsi"/>
          <w:b/>
          <w:sz w:val="24"/>
          <w:lang w:val="en-US"/>
        </w:rPr>
        <w:tab/>
      </w:r>
      <w:commentRangeStart w:id="54"/>
      <w:r w:rsidRPr="00252EDA">
        <w:rPr>
          <w:rFonts w:cstheme="minorHAnsi"/>
          <w:b/>
          <w:sz w:val="24"/>
          <w:lang w:val="en-US"/>
        </w:rPr>
        <w:t>Requirements for results database</w:t>
      </w:r>
      <w:commentRangeEnd w:id="54"/>
      <w:r w:rsidR="00DF10F8" w:rsidRPr="00252EDA">
        <w:rPr>
          <w:rStyle w:val="CommentReference"/>
          <w:lang w:val="en-US"/>
        </w:rPr>
        <w:commentReference w:id="54"/>
      </w:r>
    </w:p>
    <w:p w14:paraId="712DB429" w14:textId="21F72F50" w:rsidR="00D46EC4" w:rsidRPr="00252EDA" w:rsidRDefault="006F3418" w:rsidP="00D46EC4">
      <w:pPr>
        <w:spacing w:after="120" w:line="360" w:lineRule="auto"/>
        <w:ind w:right="173"/>
        <w:rPr>
          <w:lang w:val="en-US"/>
        </w:rPr>
      </w:pPr>
      <w:proofErr w:type="spellStart"/>
      <w:r>
        <w:rPr>
          <w:lang w:val="en-US"/>
        </w:rPr>
        <w:t>Hazus</w:t>
      </w:r>
      <w:proofErr w:type="spellEnd"/>
      <w:r w:rsidR="00D46EC4" w:rsidRPr="00252EDA">
        <w:rPr>
          <w:lang w:val="en-US"/>
        </w:rPr>
        <w:t xml:space="preserve">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w:t>
      </w:r>
      <w:proofErr w:type="spellStart"/>
      <w:r>
        <w:rPr>
          <w:lang w:val="en-US"/>
        </w:rPr>
        <w:t>Hazus</w:t>
      </w:r>
      <w:proofErr w:type="spellEnd"/>
      <w:r w:rsidR="00D46EC4" w:rsidRPr="00252EDA">
        <w:rPr>
          <w:lang w:val="en-US"/>
        </w:rPr>
        <w:t xml:space="preserve">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00D46EC4" w:rsidRPr="00252EDA">
        <w:rPr>
          <w:rStyle w:val="FootnoteReference"/>
          <w:lang w:val="en-US"/>
        </w:rPr>
        <w:footnoteReference w:id="7"/>
      </w:r>
      <w:r w:rsidR="00D46EC4" w:rsidRPr="00252EDA">
        <w:rPr>
          <w:lang w:val="en-US"/>
        </w:rPr>
        <w:t xml:space="preserve">. An example for such a component of the results database is the </w:t>
      </w:r>
      <w:hyperlink r:id="rId92" w:history="1">
        <w:r w:rsidR="00D46EC4" w:rsidRPr="00252EDA">
          <w:rPr>
            <w:rStyle w:val="Hyperlink"/>
            <w:lang w:val="en-US"/>
          </w:rPr>
          <w:t>Spatial Decision Support Knowledge Portal</w:t>
        </w:r>
      </w:hyperlink>
      <w:r w:rsidR="00D46EC4" w:rsidRPr="00252EDA">
        <w:rPr>
          <w:lang w:val="en-US"/>
        </w:rPr>
        <w:t xml:space="preserve">. The Open </w:t>
      </w:r>
      <w:proofErr w:type="spellStart"/>
      <w:r>
        <w:rPr>
          <w:lang w:val="en-US"/>
        </w:rPr>
        <w:t>Hazus</w:t>
      </w:r>
      <w:proofErr w:type="spellEnd"/>
      <w:r w:rsidR="00D46EC4" w:rsidRPr="00252EDA">
        <w:rPr>
          <w:lang w:val="en-US"/>
        </w:rPr>
        <w:t xml:space="preserve"> development team would have to develop a model description template based on the </w:t>
      </w:r>
      <w:hyperlink r:id="rId93" w:history="1">
        <w:r w:rsidR="00D46EC4" w:rsidRPr="00252EDA">
          <w:rPr>
            <w:rStyle w:val="Hyperlink"/>
            <w:lang w:val="en-US"/>
          </w:rPr>
          <w:t>BPMN</w:t>
        </w:r>
      </w:hyperlink>
      <w:r w:rsidR="00D46EC4" w:rsidRPr="00252EDA">
        <w:rPr>
          <w:lang w:val="en-US"/>
        </w:rPr>
        <w:t xml:space="preserve"> or the UML profile </w:t>
      </w:r>
      <w:hyperlink r:id="rId94" w:history="1">
        <w:proofErr w:type="spellStart"/>
        <w:r w:rsidR="00D46EC4" w:rsidRPr="00252EDA">
          <w:rPr>
            <w:rStyle w:val="Hyperlink"/>
            <w:lang w:val="en-US"/>
          </w:rPr>
          <w:t>SysML</w:t>
        </w:r>
        <w:proofErr w:type="spellEnd"/>
      </w:hyperlink>
      <w:r w:rsidR="00D46EC4" w:rsidRPr="00252EDA">
        <w:rPr>
          <w:lang w:val="en-US"/>
        </w:rPr>
        <w:t>.</w:t>
      </w:r>
    </w:p>
    <w:p w14:paraId="01657B3D" w14:textId="582B495B" w:rsidR="00D46EC4" w:rsidRPr="00252EDA" w:rsidRDefault="00D46EC4" w:rsidP="00D46EC4">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5" w:history="1">
        <w:proofErr w:type="spellStart"/>
        <w:r w:rsidRPr="00252EDA">
          <w:rPr>
            <w:rStyle w:val="Hyperlink"/>
            <w:lang w:val="en-US"/>
          </w:rPr>
          <w:t>Socrata</w:t>
        </w:r>
        <w:proofErr w:type="spellEnd"/>
        <w:r w:rsidRPr="00252EDA">
          <w:rPr>
            <w:rStyle w:val="Hyperlink"/>
            <w:lang w:val="en-US"/>
          </w:rPr>
          <w:t xml:space="preserve"> platform</w:t>
        </w:r>
      </w:hyperlink>
      <w:r w:rsidRPr="00252EDA">
        <w:rPr>
          <w:lang w:val="en-US"/>
        </w:rPr>
        <w:t xml:space="preserve">, which is generic enough to be replicated for Open </w:t>
      </w:r>
      <w:proofErr w:type="spellStart"/>
      <w:r w:rsidR="006F3418">
        <w:rPr>
          <w:lang w:val="en-US"/>
        </w:rPr>
        <w:t>Hazus</w:t>
      </w:r>
      <w:proofErr w:type="spellEnd"/>
      <w:r w:rsidRPr="00252EDA">
        <w:rPr>
          <w:lang w:val="en-US"/>
        </w:rPr>
        <w:t xml:space="preserve"> as well. New York City’s open data portal may serve both as an example and a warning how not to implement </w:t>
      </w:r>
      <w:proofErr w:type="spellStart"/>
      <w:r w:rsidRPr="00252EDA">
        <w:rPr>
          <w:lang w:val="en-US"/>
        </w:rPr>
        <w:t>Socrata</w:t>
      </w:r>
      <w:proofErr w:type="spellEnd"/>
      <w:r w:rsidRPr="00252EDA">
        <w:rPr>
          <w:lang w:val="en-US"/>
        </w:rPr>
        <w:t xml:space="preserve">. </w:t>
      </w:r>
      <w:proofErr w:type="gramStart"/>
      <w:r w:rsidRPr="00252EDA">
        <w:rPr>
          <w:lang w:val="en-US"/>
        </w:rPr>
        <w:t>In spite of</w:t>
      </w:r>
      <w:proofErr w:type="gramEnd"/>
      <w:r w:rsidRPr="00252EDA">
        <w:rPr>
          <w:lang w:val="en-US"/>
        </w:rPr>
        <w:t xml:space="preserve">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Pr="00252EDA" w:rsidRDefault="002951C9" w:rsidP="005144F9">
      <w:pPr>
        <w:spacing w:after="120" w:line="360" w:lineRule="auto"/>
        <w:ind w:right="173"/>
        <w:rPr>
          <w:lang w:val="en-US"/>
        </w:rPr>
      </w:pP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96"/>
          <w:footerReference w:type="default" r:id="rId97"/>
          <w:pgSz w:w="12240" w:h="15840"/>
          <w:pgMar w:top="1440" w:right="1440" w:bottom="1440" w:left="1440" w:header="720" w:footer="720" w:gutter="0"/>
          <w:pgNumType w:start="1"/>
          <w:cols w:space="720"/>
          <w:docGrid w:linePitch="360"/>
        </w:sectPr>
      </w:pPr>
    </w:p>
    <w:p w14:paraId="4C30F198" w14:textId="602CE55C" w:rsidR="00143B5E" w:rsidRPr="00252EDA" w:rsidRDefault="00143B5E" w:rsidP="00143B5E">
      <w:pPr>
        <w:rPr>
          <w:b/>
          <w:sz w:val="32"/>
          <w:szCs w:val="32"/>
          <w:lang w:val="en-US"/>
        </w:rPr>
      </w:pPr>
      <w:r w:rsidRPr="00252EDA">
        <w:rPr>
          <w:b/>
          <w:sz w:val="32"/>
          <w:szCs w:val="32"/>
          <w:lang w:val="en-US"/>
        </w:rPr>
        <w:lastRenderedPageBreak/>
        <w:t>V</w:t>
      </w:r>
      <w:r w:rsidRPr="00252EDA">
        <w:rPr>
          <w:b/>
          <w:sz w:val="32"/>
          <w:szCs w:val="32"/>
          <w:lang w:val="en-US"/>
        </w:rPr>
        <w:tab/>
      </w:r>
      <w:commentRangeStart w:id="55"/>
      <w:r w:rsidRPr="00252EDA">
        <w:rPr>
          <w:b/>
          <w:sz w:val="32"/>
          <w:szCs w:val="32"/>
          <w:lang w:val="en-US"/>
        </w:rPr>
        <w:t>Architecture</w:t>
      </w:r>
      <w:commentRangeEnd w:id="55"/>
      <w:r w:rsidR="00A84273">
        <w:rPr>
          <w:rStyle w:val="CommentReference"/>
        </w:rPr>
        <w:commentReference w:id="55"/>
      </w:r>
    </w:p>
    <w:p w14:paraId="40D7FB66" w14:textId="591E3B96" w:rsidR="00251A83" w:rsidRPr="00252EDA" w:rsidRDefault="00BC3963" w:rsidP="00FD6DCB">
      <w:pPr>
        <w:spacing w:after="120" w:line="360" w:lineRule="auto"/>
        <w:ind w:right="173"/>
        <w:rPr>
          <w:lang w:val="en-US"/>
        </w:rPr>
      </w:pPr>
      <w:proofErr w:type="spellStart"/>
      <w:r w:rsidRPr="00252EDA">
        <w:rPr>
          <w:lang w:val="en-US"/>
        </w:rPr>
        <w:t>Hazus</w:t>
      </w:r>
      <w:proofErr w:type="spellEnd"/>
      <w:r w:rsidR="0050336D" w:rsidRPr="00252EDA">
        <w:rPr>
          <w:lang w:val="en-US"/>
        </w:rPr>
        <w:t xml:space="preserve"> was designed to work on top of ESRI’s ArcGIS Desktop platform. The workflow was hence spatially driven. </w:t>
      </w:r>
      <w:proofErr w:type="spellStart"/>
      <w:r w:rsidRPr="00252EDA">
        <w:rPr>
          <w:lang w:val="en-US"/>
        </w:rPr>
        <w:t>Hazus</w:t>
      </w:r>
      <w:proofErr w:type="spellEnd"/>
      <w:r w:rsidR="0050336D" w:rsidRPr="00252EDA">
        <w:rPr>
          <w:lang w:val="en-US"/>
        </w:rPr>
        <w:t xml:space="preserve"> functionality was accessed through three additional menus within the ArcMap user interface. With the decision for </w:t>
      </w:r>
      <w:proofErr w:type="spellStart"/>
      <w:r w:rsidR="0050336D" w:rsidRPr="00252EDA">
        <w:rPr>
          <w:lang w:val="en-US"/>
        </w:rPr>
        <w:t>Open</w:t>
      </w:r>
      <w:r w:rsidRPr="00252EDA">
        <w:rPr>
          <w:lang w:val="en-US"/>
        </w:rPr>
        <w:t>Hazus</w:t>
      </w:r>
      <w:proofErr w:type="spellEnd"/>
      <w:r w:rsidR="0050336D" w:rsidRPr="00252EDA">
        <w:rPr>
          <w:lang w:val="en-US"/>
        </w:rPr>
        <w:t xml:space="preserve"> to be GIS-independent, </w:t>
      </w:r>
      <w:proofErr w:type="gramStart"/>
      <w:r w:rsidR="0050336D" w:rsidRPr="00252EDA">
        <w:rPr>
          <w:lang w:val="en-US"/>
        </w:rPr>
        <w:t>a number of</w:t>
      </w:r>
      <w:proofErr w:type="gramEnd"/>
      <w:r w:rsidR="0050336D" w:rsidRPr="00252EDA">
        <w:rPr>
          <w:lang w:val="en-US"/>
        </w:rPr>
        <w:t xml:space="preserve"> constraints to the user interface and the necessary sequencing of processing steps will become obsolete. For instance, the definition of a study area is easily accomplished through a web service that displays a zoomable map of the world, pre-set to the extent of the United States</w:t>
      </w:r>
      <w:r w:rsidR="00C32F0A" w:rsidRPr="00252EDA">
        <w:rPr>
          <w:lang w:val="en-US"/>
        </w:rPr>
        <w:t>, or through a text-based jurisdictional selection.</w:t>
      </w:r>
      <w:r w:rsidR="0050336D" w:rsidRPr="00252EDA">
        <w:rPr>
          <w:lang w:val="en-US"/>
        </w:rPr>
        <w:t xml:space="preserve"> With much of the inventory data (including an expanded set of higher resolution GBS and demographic data) readily accessible on </w:t>
      </w:r>
      <w:proofErr w:type="spellStart"/>
      <w:r w:rsidR="0050336D" w:rsidRPr="00252EDA">
        <w:rPr>
          <w:lang w:val="en-US"/>
        </w:rPr>
        <w:t>Open</w:t>
      </w:r>
      <w:r w:rsidRPr="00252EDA">
        <w:rPr>
          <w:lang w:val="en-US"/>
        </w:rPr>
        <w:t>Hazus</w:t>
      </w:r>
      <w:proofErr w:type="spellEnd"/>
      <w:r w:rsidR="0050336D" w:rsidRPr="00252EDA">
        <w:rPr>
          <w:lang w:val="en-US"/>
        </w:rPr>
        <w:t xml:space="preserve"> servers (see section IV.3), </w:t>
      </w:r>
      <w:r w:rsidR="00251A83" w:rsidRPr="00252EDA">
        <w:rPr>
          <w:lang w:val="en-US"/>
        </w:rPr>
        <w:t xml:space="preserve">the software architecture has become much more open and can be interpreted as a library of methods, </w:t>
      </w:r>
      <w:proofErr w:type="gramStart"/>
      <w:r w:rsidR="00251A83" w:rsidRPr="00252EDA">
        <w:rPr>
          <w:lang w:val="en-US"/>
        </w:rPr>
        <w:t>similar to</w:t>
      </w:r>
      <w:proofErr w:type="gramEnd"/>
      <w:r w:rsidR="00251A83" w:rsidRPr="00252EDA">
        <w:rPr>
          <w:lang w:val="en-US"/>
        </w:rPr>
        <w:t xml:space="preserve"> the original philosophy of the Unix operating system or the open source GIS GRASS. </w:t>
      </w:r>
    </w:p>
    <w:p w14:paraId="188E6193" w14:textId="4A51F38C" w:rsidR="000475BC" w:rsidRPr="00252EDA" w:rsidRDefault="000475BC" w:rsidP="00FD6DCB">
      <w:pPr>
        <w:spacing w:after="120" w:line="360" w:lineRule="auto"/>
        <w:ind w:right="173"/>
        <w:rPr>
          <w:lang w:val="en-US"/>
        </w:rPr>
      </w:pPr>
      <w:r w:rsidRPr="00252EDA">
        <w:rPr>
          <w:lang w:val="en-US"/>
        </w:rPr>
        <w:t xml:space="preserve">The importance of having a Cloud-based repository of actionable data cannot be over-emphasized. Open (and web-based) </w:t>
      </w:r>
      <w:proofErr w:type="spellStart"/>
      <w:r w:rsidR="00BC3963" w:rsidRPr="00252EDA">
        <w:rPr>
          <w:lang w:val="en-US"/>
        </w:rPr>
        <w:t>Hazus</w:t>
      </w:r>
      <w:proofErr w:type="spellEnd"/>
      <w:r w:rsidRPr="00252EDA">
        <w:rPr>
          <w:lang w:val="en-US"/>
        </w:rPr>
        <w:t xml:space="preserve"> is only feasible if much of the burden of data generation, especially the </w:t>
      </w:r>
      <w:r w:rsidR="0008505A" w:rsidRPr="00252EDA">
        <w:rPr>
          <w:lang w:val="en-US"/>
        </w:rPr>
        <w:t>computationally-intensive</w:t>
      </w:r>
      <w:r w:rsidRPr="00252EDA">
        <w:rPr>
          <w:lang w:val="en-US"/>
        </w:rPr>
        <w:t xml:space="preserve"> generation of depth grids, is off-loaded to the server side. The remaining steps of hazard definition, damage, loss, and impact estimation, as well as the generation of report elements are easily handled in form of web services. This in turn facilitates </w:t>
      </w:r>
      <w:proofErr w:type="spellStart"/>
      <w:r w:rsidRPr="00252EDA">
        <w:rPr>
          <w:lang w:val="en-US"/>
        </w:rPr>
        <w:t>Open</w:t>
      </w:r>
      <w:r w:rsidR="00BC3963" w:rsidRPr="00252EDA">
        <w:rPr>
          <w:lang w:val="en-US"/>
        </w:rPr>
        <w:t>Hazus</w:t>
      </w:r>
      <w:proofErr w:type="spellEnd"/>
      <w:r w:rsidRPr="00252EDA">
        <w:rPr>
          <w:lang w:val="en-US"/>
        </w:rPr>
        <w:t xml:space="preserve"> </w:t>
      </w:r>
      <w:r w:rsidR="0008505A" w:rsidRPr="00252EDA">
        <w:rPr>
          <w:lang w:val="en-US"/>
        </w:rPr>
        <w:t>as</w:t>
      </w:r>
      <w:r w:rsidRPr="00252EDA">
        <w:rPr>
          <w:lang w:val="en-US"/>
        </w:rPr>
        <w:t xml:space="preserve"> a light-weight or thin client.</w:t>
      </w:r>
    </w:p>
    <w:p w14:paraId="69579571" w14:textId="56465ADC" w:rsidR="00251A83" w:rsidRPr="00252EDA" w:rsidRDefault="00251A83" w:rsidP="00FD6DCB">
      <w:pPr>
        <w:spacing w:after="120" w:line="360" w:lineRule="auto"/>
        <w:ind w:right="173"/>
        <w:rPr>
          <w:lang w:val="en-US"/>
        </w:rPr>
      </w:pPr>
      <w:r w:rsidRPr="00252EDA">
        <w:rPr>
          <w:lang w:val="en-US"/>
        </w:rPr>
        <w:t xml:space="preserve">In terms of traditional ArcGIS users, </w:t>
      </w:r>
      <w:proofErr w:type="spellStart"/>
      <w:r w:rsidRPr="00252EDA">
        <w:rPr>
          <w:lang w:val="en-US"/>
        </w:rPr>
        <w:t>Open</w:t>
      </w:r>
      <w:r w:rsidR="00BC3963" w:rsidRPr="00252EDA">
        <w:rPr>
          <w:lang w:val="en-US"/>
        </w:rPr>
        <w:t>Hazus</w:t>
      </w:r>
      <w:proofErr w:type="spellEnd"/>
      <w:r w:rsidRPr="00252EDA">
        <w:rPr>
          <w:lang w:val="en-US"/>
        </w:rPr>
        <w:t xml:space="preserve"> now becomes a toolbox with many toolsets </w:t>
      </w:r>
      <w:r w:rsidR="00AC7ACC" w:rsidRPr="00252EDA">
        <w:rPr>
          <w:lang w:val="en-US"/>
        </w:rPr>
        <w:t xml:space="preserve">(modules) </w:t>
      </w:r>
      <w:r w:rsidRPr="00252EDA">
        <w:rPr>
          <w:lang w:val="en-US"/>
        </w:rPr>
        <w:t xml:space="preserve">and potentially hundreds of tools that are extendable by the user community. Like the </w:t>
      </w:r>
      <w:r w:rsidR="00D46EC4" w:rsidRPr="00252EDA">
        <w:rPr>
          <w:lang w:val="en-US"/>
        </w:rPr>
        <w:t>(</w:t>
      </w:r>
      <w:r w:rsidRPr="00252EDA">
        <w:rPr>
          <w:lang w:val="en-US"/>
        </w:rPr>
        <w:t>geo-</w:t>
      </w:r>
      <w:r w:rsidR="00D46EC4" w:rsidRPr="00252EDA">
        <w:rPr>
          <w:lang w:val="en-US"/>
        </w:rPr>
        <w:t xml:space="preserve">) </w:t>
      </w:r>
      <w:r w:rsidRPr="00252EDA">
        <w:rPr>
          <w:lang w:val="en-US"/>
        </w:rPr>
        <w:t xml:space="preserve">processing models in ArcGIS and QGIS, </w:t>
      </w:r>
      <w:proofErr w:type="spellStart"/>
      <w:r w:rsidRPr="00252EDA">
        <w:rPr>
          <w:lang w:val="en-US"/>
        </w:rPr>
        <w:t>Open</w:t>
      </w:r>
      <w:r w:rsidR="00BC3963" w:rsidRPr="00252EDA">
        <w:rPr>
          <w:lang w:val="en-US"/>
        </w:rPr>
        <w:t>Hazus</w:t>
      </w:r>
      <w:proofErr w:type="spellEnd"/>
      <w:r w:rsidRPr="00252EDA">
        <w:rPr>
          <w:lang w:val="en-US"/>
        </w:rPr>
        <w:t xml:space="preserve"> users will be able to design their own workflows and customize </w:t>
      </w:r>
      <w:proofErr w:type="spellStart"/>
      <w:r w:rsidRPr="00252EDA">
        <w:rPr>
          <w:lang w:val="en-US"/>
        </w:rPr>
        <w:t>Open</w:t>
      </w:r>
      <w:r w:rsidR="00BC3963" w:rsidRPr="00252EDA">
        <w:rPr>
          <w:lang w:val="en-US"/>
        </w:rPr>
        <w:t>Hazus</w:t>
      </w:r>
      <w:proofErr w:type="spellEnd"/>
      <w:r w:rsidRPr="00252EDA">
        <w:rPr>
          <w:lang w:val="en-US"/>
        </w:rPr>
        <w:t xml:space="preserve"> to their needs. </w:t>
      </w:r>
      <w:r w:rsidR="00AC7ACC" w:rsidRPr="00252EDA">
        <w:rPr>
          <w:lang w:val="en-US"/>
        </w:rPr>
        <w:t xml:space="preserve">The Risk MAP </w:t>
      </w:r>
      <w:r w:rsidRPr="00252EDA">
        <w:rPr>
          <w:lang w:val="en-US"/>
        </w:rPr>
        <w:t xml:space="preserve">CDS </w:t>
      </w:r>
      <w:r w:rsidR="00AC7ACC" w:rsidRPr="00252EDA">
        <w:rPr>
          <w:lang w:val="en-US"/>
        </w:rPr>
        <w:t xml:space="preserve">team </w:t>
      </w:r>
      <w:r w:rsidRPr="00252EDA">
        <w:rPr>
          <w:lang w:val="en-US"/>
        </w:rPr>
        <w:t>will provide a reference implementation that stakeholders may use out-of-the-box, but the assumption is that interested parties will create their own tools, models, and workflows.</w:t>
      </w:r>
    </w:p>
    <w:p w14:paraId="424B6767" w14:textId="33BCDD71" w:rsidR="00251A83" w:rsidRPr="00252EDA"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08505A" w:rsidRPr="00252EDA">
        <w:rPr>
          <w:lang w:val="en-US"/>
        </w:rPr>
        <w:t xml:space="preserve">. </w:t>
      </w:r>
      <w:commentRangeStart w:id="56"/>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1A5DAA40" w14:textId="3E8C50BD" w:rsidR="00237DDB" w:rsidRPr="00252EDA" w:rsidRDefault="00237DDB" w:rsidP="00FD6DCB">
      <w:pPr>
        <w:spacing w:after="120" w:line="360" w:lineRule="auto"/>
        <w:ind w:right="173"/>
        <w:rPr>
          <w:lang w:val="en-US"/>
        </w:rPr>
      </w:pPr>
    </w:p>
    <w:p w14:paraId="2802457E" w14:textId="77777777" w:rsidR="004D5808" w:rsidRPr="00252EDA" w:rsidRDefault="004D5808" w:rsidP="00FD6DCB">
      <w:pPr>
        <w:spacing w:after="120" w:line="360" w:lineRule="auto"/>
        <w:ind w:right="173"/>
        <w:rPr>
          <w:lang w:val="en-US"/>
        </w:rPr>
      </w:pPr>
    </w:p>
    <w:p w14:paraId="1659211C" w14:textId="7F610FDF" w:rsidR="00237DDB" w:rsidRPr="00252EDA" w:rsidRDefault="00237DDB" w:rsidP="00237DDB">
      <w:pPr>
        <w:keepNext/>
        <w:spacing w:line="360" w:lineRule="auto"/>
        <w:rPr>
          <w:rFonts w:cstheme="minorHAnsi"/>
          <w:b/>
          <w:sz w:val="24"/>
          <w:lang w:val="en-US"/>
        </w:rPr>
      </w:pPr>
      <w:r w:rsidRPr="00252EDA">
        <w:rPr>
          <w:rFonts w:cstheme="minorHAnsi"/>
          <w:b/>
          <w:sz w:val="24"/>
          <w:lang w:val="en-US"/>
        </w:rPr>
        <w:lastRenderedPageBreak/>
        <w:t xml:space="preserve">V.1 </w:t>
      </w:r>
      <w:r w:rsidRPr="00252EDA">
        <w:rPr>
          <w:rFonts w:cstheme="minorHAnsi"/>
          <w:b/>
          <w:sz w:val="24"/>
          <w:lang w:val="en-US"/>
        </w:rPr>
        <w:tab/>
        <w:t>Hazard</w:t>
      </w:r>
      <w:commentRangeEnd w:id="56"/>
      <w:r w:rsidR="00EF4F00">
        <w:rPr>
          <w:rStyle w:val="CommentReference"/>
        </w:rPr>
        <w:commentReference w:id="56"/>
      </w:r>
    </w:p>
    <w:p w14:paraId="33E29188" w14:textId="1FAE1B41" w:rsidR="00F65B3B" w:rsidRPr="00252EDA" w:rsidRDefault="00F65B3B" w:rsidP="00F65B3B">
      <w:pPr>
        <w:keepNext/>
        <w:spacing w:line="360" w:lineRule="auto"/>
        <w:rPr>
          <w:rFonts w:cstheme="minorHAnsi"/>
          <w:b/>
          <w:sz w:val="24"/>
          <w:lang w:val="en-US"/>
        </w:rPr>
      </w:pPr>
      <w:r w:rsidRPr="00252EDA">
        <w:rPr>
          <w:rFonts w:cstheme="minorHAnsi"/>
          <w:b/>
          <w:sz w:val="24"/>
          <w:lang w:val="en-US"/>
        </w:rPr>
        <w:t>V.1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 xml:space="preserve">Flood </w:t>
      </w:r>
      <w:r w:rsidR="002B472E" w:rsidRPr="00252EDA">
        <w:rPr>
          <w:rFonts w:cstheme="minorHAnsi"/>
          <w:b/>
          <w:sz w:val="24"/>
          <w:lang w:val="en-US"/>
        </w:rPr>
        <w:t>Modules</w:t>
      </w:r>
    </w:p>
    <w:p w14:paraId="6E7BC52E" w14:textId="0225F572" w:rsidR="008E33C5" w:rsidRPr="00252EDA" w:rsidRDefault="008E33C5" w:rsidP="00FD6DCB">
      <w:pPr>
        <w:spacing w:after="120" w:line="360" w:lineRule="auto"/>
        <w:ind w:right="173"/>
        <w:rPr>
          <w:lang w:val="en-US"/>
        </w:rPr>
      </w:pPr>
    </w:p>
    <w:p w14:paraId="6050CDA8" w14:textId="557A25B5" w:rsidR="002B472E" w:rsidRPr="00252EDA" w:rsidRDefault="002B472E" w:rsidP="002B472E">
      <w:pPr>
        <w:keepNext/>
        <w:spacing w:line="360" w:lineRule="auto"/>
        <w:rPr>
          <w:rFonts w:cstheme="minorHAnsi"/>
          <w:b/>
          <w:sz w:val="24"/>
          <w:lang w:val="en-US"/>
        </w:rPr>
      </w:pPr>
      <w:r w:rsidRPr="00252EDA">
        <w:rPr>
          <w:rFonts w:cstheme="minorHAnsi"/>
          <w:b/>
          <w:sz w:val="24"/>
          <w:lang w:val="en-US"/>
        </w:rPr>
        <w:t>V.1.1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Inventory Creation</w:t>
      </w:r>
    </w:p>
    <w:p w14:paraId="15564BE6" w14:textId="51EC0DBA" w:rsidR="000667B2" w:rsidRPr="00252EDA" w:rsidRDefault="00D46EC4" w:rsidP="00FD6DCB">
      <w:pPr>
        <w:spacing w:after="120" w:line="360" w:lineRule="auto"/>
        <w:ind w:right="173"/>
        <w:rPr>
          <w:lang w:val="en-US"/>
        </w:rPr>
      </w:pPr>
      <w:r w:rsidRPr="00252EDA">
        <w:rPr>
          <w:lang w:val="en-US"/>
        </w:rPr>
        <w:t xml:space="preserve">The majority of Open </w:t>
      </w:r>
      <w:proofErr w:type="spellStart"/>
      <w:r w:rsidR="006F3418">
        <w:rPr>
          <w:lang w:val="en-US"/>
        </w:rPr>
        <w:t>Hazus</w:t>
      </w:r>
      <w:proofErr w:type="spellEnd"/>
      <w:r w:rsidRPr="00252EDA">
        <w:rPr>
          <w:lang w:val="en-US"/>
        </w:rPr>
        <w:t xml:space="preserve"> users are expected to work with inventory data that is provided on Open </w:t>
      </w:r>
      <w:proofErr w:type="spellStart"/>
      <w:r w:rsidR="006F3418">
        <w:rPr>
          <w:lang w:val="en-US"/>
        </w:rPr>
        <w:t>Hazus</w:t>
      </w:r>
      <w:proofErr w:type="spellEnd"/>
      <w:r w:rsidRPr="00252EDA">
        <w:rPr>
          <w:lang w:val="en-US"/>
        </w:rPr>
        <w:t xml:space="preserve"> servers. However, it could not be called open if there was not the facility to create specialized inventories that are tailored to fit the user’s needs. In addition to providing tools for building inventory data </w:t>
      </w:r>
      <w:proofErr w:type="gramStart"/>
      <w:r w:rsidRPr="00252EDA">
        <w:rPr>
          <w:lang w:val="en-US"/>
        </w:rPr>
        <w:t>similar to</w:t>
      </w:r>
      <w:proofErr w:type="gramEnd"/>
      <w:r w:rsidRPr="00252EDA">
        <w:rPr>
          <w:lang w:val="en-US"/>
        </w:rPr>
        <w:t xml:space="preserve"> the existing CDMS, Open </w:t>
      </w:r>
      <w:proofErr w:type="spellStart"/>
      <w:r w:rsidR="006F3418">
        <w:rPr>
          <w:lang w:val="en-US"/>
        </w:rPr>
        <w:t>Hazus</w:t>
      </w:r>
      <w:proofErr w:type="spellEnd"/>
      <w:r w:rsidRPr="00252EDA">
        <w:rPr>
          <w:lang w:val="en-US"/>
        </w:rPr>
        <w:t xml:space="preserve"> requires a set of standards for how the respective inventories should be organized and what they should contain.</w:t>
      </w:r>
    </w:p>
    <w:p w14:paraId="57988233" w14:textId="4F104149" w:rsidR="002B472E" w:rsidRPr="00252EDA" w:rsidRDefault="002B472E" w:rsidP="002B472E">
      <w:pPr>
        <w:keepNext/>
        <w:spacing w:line="360" w:lineRule="auto"/>
        <w:rPr>
          <w:rFonts w:cstheme="minorHAnsi"/>
          <w:b/>
          <w:lang w:val="en-US"/>
        </w:rPr>
      </w:pPr>
      <w:r w:rsidRPr="00252EDA">
        <w:rPr>
          <w:rFonts w:cstheme="minorHAnsi"/>
          <w:b/>
          <w:lang w:val="en-US"/>
        </w:rPr>
        <w:t>V.1.1.1</w:t>
      </w:r>
      <w:r w:rsidR="0070176A" w:rsidRPr="00252EDA">
        <w:rPr>
          <w:rFonts w:cstheme="minorHAnsi"/>
          <w:b/>
          <w:lang w:val="en-US"/>
        </w:rPr>
        <w:t>.1</w:t>
      </w:r>
      <w:r w:rsidRPr="00252EDA">
        <w:rPr>
          <w:rFonts w:cstheme="minorHAnsi"/>
          <w:b/>
          <w:lang w:val="en-US"/>
        </w:rPr>
        <w:t xml:space="preserve"> </w:t>
      </w:r>
      <w:r w:rsidRPr="00252EDA">
        <w:rPr>
          <w:rFonts w:cstheme="minorHAnsi"/>
          <w:b/>
          <w:lang w:val="en-US"/>
        </w:rPr>
        <w:tab/>
        <w:t>Building and facilities</w:t>
      </w:r>
    </w:p>
    <w:p w14:paraId="60F1AB9D" w14:textId="51EEBD4B" w:rsidR="00D46EC4" w:rsidRPr="00252EDA" w:rsidRDefault="00D46EC4" w:rsidP="00D46EC4">
      <w:pPr>
        <w:spacing w:after="120" w:line="360" w:lineRule="auto"/>
        <w:ind w:right="173"/>
        <w:rPr>
          <w:lang w:val="en-US"/>
        </w:rPr>
      </w:pPr>
      <w:r w:rsidRPr="00252EDA">
        <w:rPr>
          <w:lang w:val="en-US"/>
        </w:rPr>
        <w:t xml:space="preserve">Current </w:t>
      </w:r>
      <w:proofErr w:type="spellStart"/>
      <w:r w:rsidR="006F3418">
        <w:rPr>
          <w:lang w:val="en-US"/>
        </w:rPr>
        <w:t>Hazus</w:t>
      </w:r>
      <w:proofErr w:type="spellEnd"/>
      <w:r w:rsidRPr="00252EDA">
        <w:rPr>
          <w:lang w:val="en-US"/>
        </w:rPr>
        <w:t xml:space="preserve"> inventory descriptions are based on a set of 128 building types developed in the 1990s. This work has been significantly expanded by colleagues (</w:t>
      </w:r>
      <w:proofErr w:type="spellStart"/>
      <w:r w:rsidRPr="00252EDA">
        <w:rPr>
          <w:lang w:val="en-US"/>
        </w:rPr>
        <w:t>Brzev</w:t>
      </w:r>
      <w:proofErr w:type="spellEnd"/>
      <w:r w:rsidRPr="00252EDA">
        <w:rPr>
          <w:lang w:val="en-US"/>
        </w:rPr>
        <w:t xml:space="preserve"> </w:t>
      </w:r>
      <w:r w:rsidRPr="00252EDA">
        <w:rPr>
          <w:i/>
          <w:lang w:val="en-US"/>
        </w:rPr>
        <w:t>et al</w:t>
      </w:r>
      <w:r w:rsidRPr="00252EDA">
        <w:rPr>
          <w:lang w:val="en-US"/>
        </w:rPr>
        <w:t xml:space="preserve">.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w:t>
      </w:r>
      <w:proofErr w:type="spellStart"/>
      <w:r w:rsidR="006F3418">
        <w:rPr>
          <w:lang w:val="en-US"/>
        </w:rPr>
        <w:t>Hazus</w:t>
      </w:r>
      <w:proofErr w:type="spellEnd"/>
      <w:r w:rsidRPr="00252EDA">
        <w:rPr>
          <w:lang w:val="en-US"/>
        </w:rPr>
        <w:t xml:space="preserve"> as well.</w:t>
      </w:r>
    </w:p>
    <w:p w14:paraId="01E0F9B5"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V.1.1.1.2 </w:t>
      </w:r>
      <w:r w:rsidRPr="00252EDA">
        <w:rPr>
          <w:rFonts w:cstheme="minorHAnsi"/>
          <w:b/>
          <w:lang w:val="en-US"/>
        </w:rPr>
        <w:tab/>
        <w:t>Essential and user-defined facilities</w:t>
      </w:r>
    </w:p>
    <w:p w14:paraId="2ED85917" w14:textId="03084FA6" w:rsidR="00D46EC4" w:rsidRPr="00252EDA" w:rsidRDefault="00D46EC4" w:rsidP="00D46EC4">
      <w:pPr>
        <w:spacing w:after="120" w:line="360" w:lineRule="auto"/>
        <w:ind w:right="173"/>
        <w:rPr>
          <w:lang w:val="en-US"/>
        </w:rPr>
      </w:pPr>
      <w:r w:rsidRPr="00252EDA">
        <w:rPr>
          <w:lang w:val="en-US"/>
        </w:rPr>
        <w:t xml:space="preserve">As in its current incarnation as </w:t>
      </w:r>
      <w:proofErr w:type="spellStart"/>
      <w:r w:rsidR="006F3418">
        <w:rPr>
          <w:lang w:val="en-US"/>
        </w:rPr>
        <w:t>Hazus</w:t>
      </w:r>
      <w:proofErr w:type="spellEnd"/>
      <w:r w:rsidRPr="00252EDA">
        <w:rPr>
          <w:lang w:val="en-US"/>
        </w:rPr>
        <w:t xml:space="preserve">-MH, Open </w:t>
      </w:r>
      <w:proofErr w:type="spellStart"/>
      <w:r w:rsidR="006F3418">
        <w:rPr>
          <w:lang w:val="en-US"/>
        </w:rPr>
        <w:t>Hazus</w:t>
      </w:r>
      <w:proofErr w:type="spellEnd"/>
      <w:r w:rsidRPr="00252EDA">
        <w:rPr>
          <w:lang w:val="en-US"/>
        </w:rPr>
        <w:t xml:space="preserve">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V.1.1.1.3 </w:t>
      </w:r>
      <w:r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252EDA" w:rsidRDefault="00D46EC4" w:rsidP="00D46EC4">
      <w:pPr>
        <w:keepNext/>
        <w:spacing w:after="0" w:line="360" w:lineRule="auto"/>
        <w:rPr>
          <w:rFonts w:cstheme="minorHAnsi"/>
          <w:lang w:val="en-US"/>
        </w:rPr>
      </w:pPr>
      <w:r w:rsidRPr="00252EDA">
        <w:rPr>
          <w:rFonts w:cstheme="minorHAnsi"/>
          <w:lang w:val="en-US"/>
        </w:rPr>
        <w:lastRenderedPageBreak/>
        <w:t xml:space="preserve">V.1.1.1.3.1 </w:t>
      </w:r>
      <w:r w:rsidRPr="00252EDA">
        <w:rPr>
          <w:rFonts w:cstheme="minorHAnsi"/>
          <w:lang w:val="en-US"/>
        </w:rPr>
        <w:tab/>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8"/>
      </w:r>
      <w:r w:rsidRPr="00252EDA">
        <w:rPr>
          <w:lang w:val="en-US"/>
        </w:rPr>
        <w:t xml:space="preserve">, have adopted the </w:t>
      </w:r>
      <w:hyperlink r:id="rId98"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w:t>
      </w:r>
      <w:proofErr w:type="gramStart"/>
      <w:r w:rsidRPr="00252EDA">
        <w:rPr>
          <w:lang w:val="en-US"/>
        </w:rPr>
        <w:t>A number of</w:t>
      </w:r>
      <w:proofErr w:type="gramEnd"/>
      <w:r w:rsidRPr="00252EDA">
        <w:rPr>
          <w:lang w:val="en-US"/>
        </w:rPr>
        <w:t xml:space="preserve"> APIs are made available on a crowd-sourced platform called </w:t>
      </w:r>
      <w:hyperlink r:id="rId99" w:history="1">
        <w:proofErr w:type="spellStart"/>
        <w:r w:rsidRPr="00252EDA">
          <w:rPr>
            <w:rStyle w:val="Hyperlink"/>
            <w:lang w:val="en-US"/>
          </w:rPr>
          <w:t>transitland</w:t>
        </w:r>
        <w:proofErr w:type="spellEnd"/>
      </w:hyperlink>
      <w:r w:rsidRPr="00252EDA">
        <w:rPr>
          <w:lang w:val="en-US"/>
        </w:rPr>
        <w:t>.</w:t>
      </w:r>
    </w:p>
    <w:p w14:paraId="3A2123E6" w14:textId="77777777" w:rsidR="00D46EC4" w:rsidRPr="00252EDA" w:rsidRDefault="00D46EC4" w:rsidP="00D46EC4">
      <w:pPr>
        <w:keepNext/>
        <w:spacing w:after="0" w:line="360" w:lineRule="auto"/>
        <w:rPr>
          <w:rFonts w:cstheme="minorHAnsi"/>
          <w:lang w:val="en-US"/>
        </w:rPr>
      </w:pPr>
      <w:r w:rsidRPr="00252EDA">
        <w:rPr>
          <w:rFonts w:cstheme="minorHAnsi"/>
          <w:lang w:val="en-US"/>
        </w:rPr>
        <w:t xml:space="preserve">V.1.1.1.3.2 </w:t>
      </w:r>
      <w:r w:rsidRPr="00252EDA">
        <w:rPr>
          <w:rFonts w:cstheme="minorHAnsi"/>
          <w:lang w:val="en-US"/>
        </w:rPr>
        <w:tab/>
        <w:t>Emerging standards for intelligent transportation systems</w:t>
      </w:r>
    </w:p>
    <w:p w14:paraId="246B0EEA" w14:textId="7D855A78"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100" w:anchor="emergency" w:history="1">
        <w:r w:rsidRPr="00252EDA">
          <w:rPr>
            <w:rStyle w:val="Hyperlink"/>
            <w:lang w:val="en-US"/>
          </w:rPr>
          <w:t>emergency transportation operations</w:t>
        </w:r>
      </w:hyperlink>
      <w:r w:rsidRPr="00252EDA">
        <w:rPr>
          <w:lang w:val="en-US"/>
        </w:rPr>
        <w:t xml:space="preserve">, </w:t>
      </w:r>
      <w:hyperlink r:id="rId101" w:anchor="integrated" w:history="1">
        <w:r w:rsidRPr="00252EDA">
          <w:rPr>
            <w:rStyle w:val="Hyperlink"/>
            <w:lang w:val="en-US"/>
          </w:rPr>
          <w:t>integrated corridor management systems</w:t>
        </w:r>
      </w:hyperlink>
      <w:r w:rsidRPr="00252EDA">
        <w:rPr>
          <w:lang w:val="en-US"/>
        </w:rPr>
        <w:t xml:space="preserve">, </w:t>
      </w:r>
      <w:hyperlink r:id="rId102" w:anchor="clarus" w:history="1">
        <w:r w:rsidRPr="00252EDA">
          <w:rPr>
            <w:rStyle w:val="Hyperlink"/>
            <w:lang w:val="en-US"/>
          </w:rPr>
          <w:t>transportation weather observation</w:t>
        </w:r>
      </w:hyperlink>
      <w:hyperlink r:id="rId103" w:anchor="clarus" w:history="1">
        <w:r w:rsidRPr="00252EDA">
          <w:rPr>
            <w:rStyle w:val="Hyperlink"/>
            <w:lang w:val="en-US"/>
          </w:rPr>
          <w:t xml:space="preserve"> and forecasting</w:t>
        </w:r>
      </w:hyperlink>
      <w:r w:rsidRPr="00252EDA">
        <w:rPr>
          <w:lang w:val="en-US"/>
        </w:rPr>
        <w:t xml:space="preserve">, and </w:t>
      </w:r>
      <w:hyperlink r:id="rId104" w:anchor="vehicle" w:history="1">
        <w:r w:rsidRPr="00252EDA">
          <w:rPr>
            <w:rStyle w:val="Hyperlink"/>
            <w:lang w:val="en-US"/>
          </w:rPr>
          <w:t>vehicle infrastructure integration</w:t>
        </w:r>
      </w:hyperlink>
      <w:r w:rsidRPr="00252EDA">
        <w:rPr>
          <w:lang w:val="en-US"/>
        </w:rPr>
        <w:t xml:space="preserve">. It is beyond the scope of this report to make recommendations with respect to which of these should be incorporated into transportation lifelines inventories but future developers of Open </w:t>
      </w:r>
      <w:proofErr w:type="spellStart"/>
      <w:r w:rsidR="006F3418">
        <w:rPr>
          <w:lang w:val="en-US"/>
        </w:rPr>
        <w:t>Hazus</w:t>
      </w:r>
      <w:proofErr w:type="spellEnd"/>
      <w:r w:rsidRPr="00252EDA">
        <w:rPr>
          <w:lang w:val="en-US"/>
        </w:rPr>
        <w:t xml:space="preserve"> should keep an eye on these initiatives as they have the potential to revolutionize the implementation of individual agent-based modelling of hazard scenarios as well as actual emergency response.</w:t>
      </w:r>
    </w:p>
    <w:p w14:paraId="3A27F11D"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V.1.1.1.4 </w:t>
      </w:r>
      <w:r w:rsidRPr="00252EDA">
        <w:rPr>
          <w:rFonts w:cstheme="minorHAnsi"/>
          <w:b/>
          <w:lang w:val="en-US"/>
        </w:rPr>
        <w:tab/>
        <w:t>Lifeline utility systems</w:t>
      </w:r>
    </w:p>
    <w:p w14:paraId="2959B1AA" w14:textId="35898038" w:rsidR="00D46EC4" w:rsidRPr="00252EDA" w:rsidRDefault="00D46EC4" w:rsidP="00D46EC4">
      <w:pPr>
        <w:spacing w:after="120" w:line="360" w:lineRule="auto"/>
        <w:ind w:right="173"/>
        <w:rPr>
          <w:lang w:val="en-US"/>
        </w:rPr>
      </w:pPr>
      <w:r w:rsidRPr="00252EDA">
        <w:rPr>
          <w:lang w:val="en-US"/>
        </w:rPr>
        <w:t xml:space="preserve">Past experiences with efforts to collaborate with electricity, gas, phone/internet, pipeline, water/sewer companies on hazard mitigation suggest that this is an area, where the openness of Open </w:t>
      </w:r>
      <w:proofErr w:type="spellStart"/>
      <w:r w:rsidR="006F3418">
        <w:rPr>
          <w:lang w:val="en-US"/>
        </w:rPr>
        <w:t>Hazus</w:t>
      </w:r>
      <w:proofErr w:type="spellEnd"/>
      <w:r w:rsidRPr="00252EDA">
        <w:rPr>
          <w:lang w:val="en-US"/>
        </w:rPr>
        <w:t xml:space="preserve">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V.1.1.1.5 </w:t>
      </w:r>
      <w:r w:rsidRPr="00252EDA">
        <w:rPr>
          <w:rFonts w:cstheme="minorHAnsi"/>
          <w:b/>
          <w:lang w:val="en-US"/>
        </w:rPr>
        <w:tab/>
        <w:t>Agricultural products</w:t>
      </w:r>
    </w:p>
    <w:p w14:paraId="63DFFD41" w14:textId="374D06DF" w:rsidR="00D46EC4" w:rsidRPr="00252EDA" w:rsidRDefault="006F3418" w:rsidP="00D46EC4">
      <w:pPr>
        <w:spacing w:after="120" w:line="360" w:lineRule="auto"/>
        <w:ind w:right="173"/>
        <w:rPr>
          <w:lang w:val="en-US"/>
        </w:rPr>
      </w:pPr>
      <w:proofErr w:type="spellStart"/>
      <w:r>
        <w:rPr>
          <w:lang w:val="en-US"/>
        </w:rPr>
        <w:t>Hazus</w:t>
      </w:r>
      <w:proofErr w:type="spellEnd"/>
      <w:r w:rsidR="00D46EC4" w:rsidRPr="00252EDA">
        <w:rPr>
          <w:lang w:val="en-US"/>
        </w:rPr>
        <w:t xml:space="preserve">-MH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w:t>
      </w:r>
      <w:proofErr w:type="spellStart"/>
      <w:r>
        <w:rPr>
          <w:lang w:val="en-US"/>
        </w:rPr>
        <w:t>Hazus</w:t>
      </w:r>
      <w:proofErr w:type="spellEnd"/>
      <w:r w:rsidR="00D46EC4" w:rsidRPr="00252EDA">
        <w:rPr>
          <w:lang w:val="en-US"/>
        </w:rPr>
        <w:t xml:space="preserve"> as well, however, an advisory committee should </w:t>
      </w:r>
      <w:proofErr w:type="gramStart"/>
      <w:r w:rsidR="00D46EC4" w:rsidRPr="00252EDA">
        <w:rPr>
          <w:lang w:val="en-US"/>
        </w:rPr>
        <w:t>look into</w:t>
      </w:r>
      <w:proofErr w:type="gramEnd"/>
      <w:r w:rsidR="00D46EC4" w:rsidRPr="00252EDA">
        <w:rPr>
          <w:lang w:val="en-US"/>
        </w:rPr>
        <w:t xml:space="preserve"> higher-resolution data, both spatially and temporally, that the USDA is using for farm-based subsidies.</w:t>
      </w:r>
    </w:p>
    <w:p w14:paraId="2303A385" w14:textId="77777777" w:rsidR="00D46EC4" w:rsidRPr="00252EDA" w:rsidRDefault="00D46EC4" w:rsidP="00D46EC4">
      <w:pPr>
        <w:keepNext/>
        <w:spacing w:line="360" w:lineRule="auto"/>
        <w:rPr>
          <w:rFonts w:cstheme="minorHAnsi"/>
          <w:b/>
          <w:lang w:val="en-US"/>
        </w:rPr>
      </w:pPr>
      <w:r w:rsidRPr="00252EDA">
        <w:rPr>
          <w:rFonts w:cstheme="minorHAnsi"/>
          <w:b/>
          <w:lang w:val="en-US"/>
        </w:rPr>
        <w:lastRenderedPageBreak/>
        <w:t xml:space="preserve">V.1.1.1.6 </w:t>
      </w:r>
      <w:r w:rsidRPr="00252EDA">
        <w:rPr>
          <w:rFonts w:cstheme="minorHAnsi"/>
          <w:b/>
          <w:lang w:val="en-US"/>
        </w:rPr>
        <w:tab/>
        <w:t>Vehicles</w:t>
      </w:r>
    </w:p>
    <w:p w14:paraId="5DA4F749" w14:textId="17DFD634" w:rsidR="00D46EC4" w:rsidRPr="00252EDA" w:rsidRDefault="00D46EC4" w:rsidP="00D46EC4">
      <w:pPr>
        <w:spacing w:after="120" w:line="360" w:lineRule="auto"/>
        <w:ind w:right="173"/>
        <w:rPr>
          <w:lang w:val="en-US"/>
        </w:rPr>
      </w:pPr>
      <w:r w:rsidRPr="00252EDA">
        <w:rPr>
          <w:lang w:val="en-US"/>
        </w:rPr>
        <w:t xml:space="preserve">The current vehicle damage estimation procedures are excellent and can be applied in their current form to Open </w:t>
      </w:r>
      <w:proofErr w:type="spellStart"/>
      <w:r w:rsidR="006F3418">
        <w:rPr>
          <w:lang w:val="en-US"/>
        </w:rPr>
        <w:t>Hazus</w:t>
      </w:r>
      <w:proofErr w:type="spellEnd"/>
      <w:r w:rsidRPr="00252EDA">
        <w:rPr>
          <w:lang w:val="en-US"/>
        </w:rPr>
        <w:t>.</w:t>
      </w:r>
    </w:p>
    <w:p w14:paraId="1CAFA0C9"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V.1.1.1.7 </w:t>
      </w:r>
      <w:r w:rsidRPr="00252EDA">
        <w:rPr>
          <w:rFonts w:cstheme="minorHAnsi"/>
          <w:b/>
          <w:lang w:val="en-US"/>
        </w:rPr>
        <w:tab/>
        <w:t>Hazardous material facilities</w:t>
      </w:r>
    </w:p>
    <w:p w14:paraId="18B7FCC3" w14:textId="3F1FC492" w:rsidR="00D46EC4" w:rsidRPr="00252EDA" w:rsidRDefault="00D46EC4" w:rsidP="00D46EC4">
      <w:pPr>
        <w:spacing w:after="120" w:line="360" w:lineRule="auto"/>
        <w:ind w:right="173"/>
        <w:rPr>
          <w:lang w:val="en-US"/>
        </w:rPr>
      </w:pPr>
      <w:r w:rsidRPr="00252EDA">
        <w:rPr>
          <w:lang w:val="en-US"/>
        </w:rPr>
        <w:t xml:space="preserve">Current </w:t>
      </w:r>
      <w:proofErr w:type="spellStart"/>
      <w:r w:rsidR="006F3418">
        <w:rPr>
          <w:lang w:val="en-US"/>
        </w:rPr>
        <w:t>Hazus</w:t>
      </w:r>
      <w:proofErr w:type="spellEnd"/>
      <w:r w:rsidRPr="00252EDA">
        <w:rPr>
          <w:lang w:val="en-US"/>
        </w:rPr>
        <w:t>-MH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9"/>
      </w:r>
      <w:r w:rsidRPr="00252EDA">
        <w:rPr>
          <w:lang w:val="en-US"/>
        </w:rPr>
        <w:t xml:space="preserve">), which covers radioactive, flammable, explosive, corrosive, oxidizing, asphyxiating, biohazardous, toxic, pathogenic, or allergenic hazards. There is, however, so </w:t>
      </w:r>
      <w:proofErr w:type="gramStart"/>
      <w:r w:rsidRPr="00252EDA">
        <w:rPr>
          <w:lang w:val="en-US"/>
        </w:rPr>
        <w:t>far</w:t>
      </w:r>
      <w:proofErr w:type="gramEnd"/>
      <w:r w:rsidRPr="00252EDA">
        <w:rPr>
          <w:lang w:val="en-US"/>
        </w:rPr>
        <w:t xml:space="preserve"> no standardized way to assemble inventories based on the DoT classification. Any modernization effort of </w:t>
      </w:r>
      <w:proofErr w:type="spellStart"/>
      <w:r w:rsidR="006F3418">
        <w:rPr>
          <w:lang w:val="en-US"/>
        </w:rPr>
        <w:t>Hazus</w:t>
      </w:r>
      <w:proofErr w:type="spellEnd"/>
      <w:r w:rsidRPr="00252EDA">
        <w:rPr>
          <w:lang w:val="en-US"/>
        </w:rPr>
        <w:t xml:space="preserve">, Open or MH) should include a committee of volunteers to develop such a standard. </w:t>
      </w:r>
    </w:p>
    <w:p w14:paraId="65689217"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V.1.1.1.8 </w:t>
      </w:r>
      <w:r w:rsidRPr="00252EDA">
        <w:rPr>
          <w:rFonts w:cstheme="minorHAnsi"/>
          <w:b/>
          <w:lang w:val="en-US"/>
        </w:rPr>
        <w:tab/>
        <w:t>Direct economic and social losses</w:t>
      </w:r>
    </w:p>
    <w:p w14:paraId="77B9609B" w14:textId="5E4B7E29" w:rsidR="00D46EC4" w:rsidRPr="00252EDA" w:rsidRDefault="00D46EC4" w:rsidP="00D46EC4">
      <w:pPr>
        <w:spacing w:after="120" w:line="360" w:lineRule="auto"/>
        <w:ind w:right="173"/>
        <w:rPr>
          <w:lang w:val="en-US"/>
        </w:rPr>
      </w:pPr>
      <w:r w:rsidRPr="00252EDA">
        <w:rPr>
          <w:lang w:val="en-US"/>
        </w:rPr>
        <w:t xml:space="preserve">The direct economic loss methodology is an amalgamation of the individual above listed losses (1.1.1.1 to 1.1.1.7) and as such dependent on the recommendations made above. As will be discussed in detail in chapter IX, for Open </w:t>
      </w:r>
      <w:proofErr w:type="spellStart"/>
      <w:r w:rsidR="006F3418">
        <w:rPr>
          <w:lang w:val="en-US"/>
        </w:rPr>
        <w:t>Hazus</w:t>
      </w:r>
      <w:proofErr w:type="spellEnd"/>
      <w:r w:rsidRPr="00252EDA">
        <w:rPr>
          <w:lang w:val="en-US"/>
        </w:rPr>
        <w:t xml:space="preserve"> modern dashboard tools based on open source libraries such as XY would replace the Crystal report components of the existing </w:t>
      </w:r>
      <w:proofErr w:type="spellStart"/>
      <w:r w:rsidR="006F3418">
        <w:rPr>
          <w:lang w:val="en-US"/>
        </w:rPr>
        <w:t>Hazus</w:t>
      </w:r>
      <w:proofErr w:type="spellEnd"/>
      <w:r w:rsidRPr="00252EDA">
        <w:rPr>
          <w:lang w:val="en-US"/>
        </w:rPr>
        <w:t xml:space="preserve"> MH.</w:t>
      </w:r>
    </w:p>
    <w:p w14:paraId="1DBC1BDD" w14:textId="77777777"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10"/>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V.1.1.1.9 </w:t>
      </w:r>
      <w:r w:rsidRPr="00252EDA">
        <w:rPr>
          <w:rFonts w:cstheme="minorHAnsi"/>
          <w:b/>
          <w:lang w:val="en-US"/>
        </w:rPr>
        <w:tab/>
        <w:t>Indirect economic losses</w:t>
      </w:r>
    </w:p>
    <w:p w14:paraId="25CB66A2" w14:textId="0A514EFF"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w:t>
      </w:r>
      <w:proofErr w:type="spellStart"/>
      <w:r w:rsidR="006F3418">
        <w:rPr>
          <w:lang w:val="en-US"/>
        </w:rPr>
        <w:t>Hazus</w:t>
      </w:r>
      <w:proofErr w:type="spellEnd"/>
      <w:r w:rsidRPr="00252EDA">
        <w:rPr>
          <w:lang w:val="en-US"/>
        </w:rPr>
        <w:t xml:space="preserve">-MH but have found little adoption even by well-funded stakeholders. The input-output models (Figure 5.1), even in their simplified form, require data that is usually not available to </w:t>
      </w:r>
      <w:r w:rsidRPr="00252EDA">
        <w:rPr>
          <w:lang w:val="en-US"/>
        </w:rPr>
        <w:lastRenderedPageBreak/>
        <w:t xml:space="preserve">the emergency management community and a level of economic expertise that is typically reserved to </w:t>
      </w:r>
      <w:r w:rsidR="006D197B">
        <w:rPr>
          <w:rFonts w:eastAsiaTheme="minorEastAsia"/>
          <w:noProof/>
          <w:lang w:val="en-US"/>
        </w:rPr>
        <w:object w:dxaOrig="1440" w:dyaOrig="1440" w14:anchorId="0A743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2.4pt;margin-top:40pt;width:467.7pt;height:324.65pt;z-index:-251658240;mso-wrap-edited:f;mso-width-percent:0;mso-height-percent:0;mso-position-horizontal-relative:text;mso-position-vertical-relative:text;mso-width-percent:0;mso-height-percent:0" wrapcoords="-13 0 -13 21581 21600 21581 21600 0 -13 0">
            <v:imagedata r:id="rId105" o:title=""/>
            <w10:wrap type="tight"/>
          </v:shape>
          <o:OLEObject Type="Embed" ProgID="Unknown" ShapeID="_x0000_s1026" DrawAspect="Content" ObjectID="_1608977271" r:id="rId106"/>
        </w:object>
      </w:r>
      <w:r w:rsidRPr="00252EDA">
        <w:rPr>
          <w:lang w:val="en-US"/>
        </w:rPr>
        <w:t xml:space="preserve">staff with at least a </w:t>
      </w:r>
      <w:proofErr w:type="spellStart"/>
      <w:proofErr w:type="gramStart"/>
      <w:r w:rsidRPr="00252EDA">
        <w:rPr>
          <w:lang w:val="en-US"/>
        </w:rPr>
        <w:t>masters</w:t>
      </w:r>
      <w:proofErr w:type="spellEnd"/>
      <w:r w:rsidRPr="00252EDA">
        <w:rPr>
          <w:lang w:val="en-US"/>
        </w:rPr>
        <w:t xml:space="preserve"> degree in economics</w:t>
      </w:r>
      <w:proofErr w:type="gramEnd"/>
      <w:r w:rsidRPr="00252EDA">
        <w:rPr>
          <w:lang w:val="en-US"/>
        </w:rPr>
        <w:t xml:space="preserve"> – not a typical skill in emergency management.</w:t>
      </w:r>
    </w:p>
    <w:p w14:paraId="072D25B4" w14:textId="60B227EF" w:rsidR="00D46EC4" w:rsidRPr="00252EDA" w:rsidRDefault="00D46EC4" w:rsidP="00D46EC4">
      <w:pPr>
        <w:spacing w:after="120" w:line="360" w:lineRule="auto"/>
        <w:ind w:right="173"/>
        <w:jc w:val="center"/>
        <w:rPr>
          <w:i/>
          <w:lang w:val="en-US"/>
        </w:rPr>
      </w:pPr>
      <w:r w:rsidRPr="00252EDA">
        <w:rPr>
          <w:i/>
          <w:lang w:val="en-US"/>
        </w:rPr>
        <w:t xml:space="preserve">Figure 5.1. Indirect loss module schematic (from the </w:t>
      </w:r>
      <w:proofErr w:type="spellStart"/>
      <w:r w:rsidR="006F3418">
        <w:rPr>
          <w:i/>
          <w:lang w:val="en-US"/>
        </w:rPr>
        <w:t>Hazus</w:t>
      </w:r>
      <w:proofErr w:type="spellEnd"/>
      <w:r w:rsidRPr="00252EDA">
        <w:rPr>
          <w:i/>
          <w:lang w:val="en-US"/>
        </w:rPr>
        <w:t xml:space="preserve"> MH-Quake technical manual).</w:t>
      </w:r>
    </w:p>
    <w:p w14:paraId="6A0C1D7D" w14:textId="77777777"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w:t>
      </w:r>
      <w:proofErr w:type="spellStart"/>
      <w:r w:rsidRPr="00252EDA">
        <w:rPr>
          <w:lang w:val="en-US"/>
        </w:rPr>
        <w:t>publically</w:t>
      </w:r>
      <w:proofErr w:type="spellEnd"/>
      <w:r w:rsidRPr="00252EDA">
        <w:rPr>
          <w:lang w:val="en-US"/>
        </w:rPr>
        <w:t xml:space="preserve"> accessible data to develop databases to fill this gap in the marketplace but it is too early to forecast the price point or the level of detail that such a web service might provide. </w:t>
      </w:r>
    </w:p>
    <w:p w14:paraId="6DD43FF7" w14:textId="2F6EA664"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107"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w:t>
      </w:r>
      <w:proofErr w:type="spellStart"/>
      <w:r w:rsidR="006F3418">
        <w:rPr>
          <w:lang w:val="en-US"/>
        </w:rPr>
        <w:t>Hazus</w:t>
      </w:r>
      <w:proofErr w:type="spellEnd"/>
      <w:r w:rsidRPr="00252EDA">
        <w:rPr>
          <w:lang w:val="en-US"/>
        </w:rPr>
        <w:t xml:space="preserve">-MH is good. In the immediate future, CMS would be well served with dedicated courses or tutorials for this </w:t>
      </w:r>
      <w:proofErr w:type="spellStart"/>
      <w:r w:rsidR="006F3418">
        <w:rPr>
          <w:lang w:val="en-US"/>
        </w:rPr>
        <w:t>Hazus</w:t>
      </w:r>
      <w:proofErr w:type="spellEnd"/>
      <w:r w:rsidRPr="00252EDA">
        <w:rPr>
          <w:lang w:val="en-US"/>
        </w:rPr>
        <w:t xml:space="preserve">-MH module; in the long run, Open </w:t>
      </w:r>
      <w:proofErr w:type="spellStart"/>
      <w:r w:rsidR="006F3418">
        <w:rPr>
          <w:lang w:val="en-US"/>
        </w:rPr>
        <w:t>Hazus</w:t>
      </w:r>
      <w:proofErr w:type="spellEnd"/>
      <w:r w:rsidRPr="00252EDA">
        <w:rPr>
          <w:lang w:val="en-US"/>
        </w:rPr>
        <w:t xml:space="preserve"> provides the opportunity to use open source products like </w:t>
      </w:r>
      <w:hyperlink r:id="rId108" w:history="1">
        <w:proofErr w:type="spellStart"/>
        <w:r w:rsidRPr="00252EDA">
          <w:rPr>
            <w:rStyle w:val="Hyperlink"/>
            <w:lang w:val="en-US"/>
          </w:rPr>
          <w:t>blueNOTE</w:t>
        </w:r>
        <w:proofErr w:type="spellEnd"/>
      </w:hyperlink>
      <w:r w:rsidRPr="00252EDA">
        <w:rPr>
          <w:lang w:val="en-US"/>
        </w:rPr>
        <w:t xml:space="preserve"> or the more generic </w:t>
      </w:r>
      <w:hyperlink r:id="rId109" w:history="1">
        <w:r w:rsidRPr="00252EDA">
          <w:rPr>
            <w:rStyle w:val="Hyperlink"/>
            <w:lang w:val="en-US"/>
          </w:rPr>
          <w:t>AMPL</w:t>
        </w:r>
      </w:hyperlink>
      <w:r w:rsidRPr="00252EDA">
        <w:rPr>
          <w:lang w:val="en-US"/>
        </w:rPr>
        <w:t>.</w:t>
      </w:r>
    </w:p>
    <w:p w14:paraId="7E3C33A8" w14:textId="1E1C0E55" w:rsidR="002B472E" w:rsidRPr="00252EDA" w:rsidRDefault="002B472E" w:rsidP="00FD6DCB">
      <w:pPr>
        <w:spacing w:after="120" w:line="360" w:lineRule="auto"/>
        <w:ind w:right="173"/>
        <w:rPr>
          <w:lang w:val="en-US"/>
        </w:rPr>
      </w:pPr>
    </w:p>
    <w:p w14:paraId="06358428" w14:textId="727C209E" w:rsidR="000F7BBF" w:rsidRPr="00252EDA" w:rsidRDefault="000F7BBF" w:rsidP="000F7BBF">
      <w:pPr>
        <w:keepNext/>
        <w:spacing w:line="360" w:lineRule="auto"/>
        <w:rPr>
          <w:rFonts w:cstheme="minorHAnsi"/>
          <w:b/>
          <w:sz w:val="24"/>
          <w:lang w:val="en-US"/>
        </w:rPr>
      </w:pPr>
      <w:r w:rsidRPr="00252EDA">
        <w:rPr>
          <w:rFonts w:cstheme="minorHAnsi"/>
          <w:b/>
          <w:sz w:val="24"/>
          <w:lang w:val="en-US"/>
        </w:rPr>
        <w:lastRenderedPageBreak/>
        <w:t>V.1.</w:t>
      </w:r>
      <w:r w:rsidR="0070176A" w:rsidRPr="00252EDA">
        <w:rPr>
          <w:rFonts w:cstheme="minorHAnsi"/>
          <w:b/>
          <w:sz w:val="24"/>
          <w:lang w:val="en-US"/>
        </w:rPr>
        <w:t>1.</w:t>
      </w:r>
      <w:r w:rsidRPr="00252EDA">
        <w:rPr>
          <w:rFonts w:cstheme="minorHAnsi"/>
          <w:b/>
          <w:sz w:val="24"/>
          <w:lang w:val="en-US"/>
        </w:rPr>
        <w:t xml:space="preserve">2 </w:t>
      </w:r>
      <w:r w:rsidRPr="00252EDA">
        <w:rPr>
          <w:rFonts w:cstheme="minorHAnsi"/>
          <w:b/>
          <w:sz w:val="24"/>
          <w:lang w:val="en-US"/>
        </w:rPr>
        <w:tab/>
      </w:r>
      <w:commentRangeStart w:id="57"/>
      <w:r w:rsidR="0070176A" w:rsidRPr="00252EDA">
        <w:rPr>
          <w:rFonts w:cstheme="minorHAnsi"/>
          <w:b/>
          <w:sz w:val="24"/>
          <w:lang w:val="en-US"/>
        </w:rPr>
        <w:t xml:space="preserve">Flood </w:t>
      </w:r>
      <w:r w:rsidRPr="00252EDA">
        <w:rPr>
          <w:rFonts w:cstheme="minorHAnsi"/>
          <w:b/>
          <w:sz w:val="24"/>
          <w:lang w:val="en-US"/>
        </w:rPr>
        <w:t>Hazard Characterization</w:t>
      </w:r>
      <w:commentRangeEnd w:id="57"/>
      <w:r w:rsidR="00AC7ACC" w:rsidRPr="00252EDA">
        <w:rPr>
          <w:rStyle w:val="CommentReference"/>
          <w:lang w:val="en-US"/>
        </w:rPr>
        <w:commentReference w:id="57"/>
      </w:r>
    </w:p>
    <w:p w14:paraId="355E8588" w14:textId="6585BEFE" w:rsidR="000F7BBF" w:rsidRPr="00252EDA" w:rsidRDefault="000F7BBF" w:rsidP="00FD6DCB">
      <w:pPr>
        <w:spacing w:after="120" w:line="360" w:lineRule="auto"/>
        <w:ind w:right="173"/>
        <w:rPr>
          <w:lang w:val="en-US"/>
        </w:rPr>
      </w:pPr>
    </w:p>
    <w:p w14:paraId="4503C720" w14:textId="501D1FFC"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Riverine flood</w:t>
      </w:r>
    </w:p>
    <w:p w14:paraId="56FD0DB5" w14:textId="3F37DD01" w:rsidR="000F7BBF" w:rsidRPr="00252EDA" w:rsidRDefault="000F7BBF" w:rsidP="00FD6DCB">
      <w:pPr>
        <w:spacing w:after="120" w:line="360" w:lineRule="auto"/>
        <w:ind w:right="173"/>
        <w:rPr>
          <w:lang w:val="en-US"/>
        </w:rPr>
      </w:pPr>
    </w:p>
    <w:p w14:paraId="202C6911" w14:textId="08F4577A"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Coastal flood</w:t>
      </w:r>
    </w:p>
    <w:p w14:paraId="5D2644DB" w14:textId="62C76D0B" w:rsidR="000F7BBF" w:rsidRPr="00252EDA" w:rsidRDefault="000F7BBF" w:rsidP="00FD6DCB">
      <w:pPr>
        <w:spacing w:after="120" w:line="360" w:lineRule="auto"/>
        <w:ind w:right="173"/>
        <w:rPr>
          <w:lang w:val="en-US"/>
        </w:rPr>
      </w:pPr>
    </w:p>
    <w:p w14:paraId="341932C0" w14:textId="613B1EE1"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Combined flood</w:t>
      </w:r>
    </w:p>
    <w:p w14:paraId="17AF1DDC" w14:textId="45BCC192" w:rsidR="000F7BBF" w:rsidRPr="00252EDA" w:rsidRDefault="000F7BBF" w:rsidP="00FD6DCB">
      <w:pPr>
        <w:spacing w:after="120" w:line="360" w:lineRule="auto"/>
        <w:ind w:right="173"/>
        <w:rPr>
          <w:lang w:val="en-US"/>
        </w:rPr>
      </w:pPr>
    </w:p>
    <w:p w14:paraId="3B1E0D22" w14:textId="440D0FF6"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Other flood types</w:t>
      </w:r>
    </w:p>
    <w:p w14:paraId="755AE55D" w14:textId="77777777" w:rsidR="000F7BBF" w:rsidRPr="00252EDA" w:rsidRDefault="000F7BBF" w:rsidP="00FD6DCB">
      <w:pPr>
        <w:spacing w:after="120" w:line="360" w:lineRule="auto"/>
        <w:ind w:right="173"/>
        <w:rPr>
          <w:lang w:val="en-US"/>
        </w:rPr>
      </w:pPr>
    </w:p>
    <w:p w14:paraId="79015DF0" w14:textId="240A62E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 </w:t>
      </w:r>
      <w:r w:rsidRPr="00252EDA">
        <w:rPr>
          <w:rFonts w:cstheme="minorHAnsi"/>
          <w:b/>
          <w:sz w:val="24"/>
          <w:lang w:val="en-US"/>
        </w:rPr>
        <w:tab/>
        <w:t>Wind Modules</w:t>
      </w:r>
    </w:p>
    <w:p w14:paraId="447DC051" w14:textId="77777777" w:rsidR="00D409D1" w:rsidRPr="00252EDA" w:rsidRDefault="00D409D1" w:rsidP="00D409D1">
      <w:pPr>
        <w:spacing w:after="120" w:line="360" w:lineRule="auto"/>
        <w:ind w:right="173"/>
        <w:rPr>
          <w:lang w:val="en-US"/>
        </w:rPr>
      </w:pPr>
    </w:p>
    <w:p w14:paraId="2747AE48" w14:textId="27B9A4FF"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V.1.2.1 </w:t>
      </w:r>
      <w:r w:rsidRPr="00252EDA">
        <w:rPr>
          <w:rFonts w:cstheme="minorHAnsi"/>
          <w:b/>
          <w:sz w:val="24"/>
          <w:lang w:val="en-US"/>
        </w:rPr>
        <w:tab/>
        <w:t>Inventory Creation</w:t>
      </w:r>
    </w:p>
    <w:p w14:paraId="03F5C53E" w14:textId="77777777" w:rsidR="00D409D1" w:rsidRPr="00252EDA" w:rsidRDefault="00D409D1" w:rsidP="00D409D1">
      <w:pPr>
        <w:spacing w:after="120" w:line="360" w:lineRule="auto"/>
        <w:ind w:right="173"/>
        <w:rPr>
          <w:lang w:val="en-US"/>
        </w:rPr>
      </w:pPr>
    </w:p>
    <w:p w14:paraId="069CA123" w14:textId="25211553" w:rsidR="00D409D1" w:rsidRPr="00252EDA" w:rsidRDefault="00D409D1" w:rsidP="00D409D1">
      <w:pPr>
        <w:keepNext/>
        <w:spacing w:line="360" w:lineRule="auto"/>
        <w:rPr>
          <w:rFonts w:cstheme="minorHAnsi"/>
          <w:b/>
          <w:lang w:val="en-US"/>
        </w:rPr>
      </w:pPr>
      <w:r w:rsidRPr="00252EDA">
        <w:rPr>
          <w:rFonts w:cstheme="minorHAnsi"/>
          <w:b/>
          <w:lang w:val="en-US"/>
        </w:rPr>
        <w:t xml:space="preserve">V.1.2.1.1 </w:t>
      </w:r>
      <w:r w:rsidRPr="00252EDA">
        <w:rPr>
          <w:rFonts w:cstheme="minorHAnsi"/>
          <w:b/>
          <w:lang w:val="en-US"/>
        </w:rPr>
        <w:tab/>
        <w:t>Building and facilities</w:t>
      </w:r>
    </w:p>
    <w:p w14:paraId="7F37F487" w14:textId="50D70F51" w:rsidR="00237DDB" w:rsidRPr="00252EDA" w:rsidRDefault="00237DDB" w:rsidP="00FD6DCB">
      <w:pPr>
        <w:spacing w:after="120" w:line="360" w:lineRule="auto"/>
        <w:ind w:right="173"/>
        <w:rPr>
          <w:lang w:val="en-US"/>
        </w:rPr>
      </w:pPr>
    </w:p>
    <w:p w14:paraId="6573768F" w14:textId="77777777" w:rsidR="00D409D1" w:rsidRPr="00252EDA" w:rsidRDefault="00D409D1" w:rsidP="00FD6DCB">
      <w:pPr>
        <w:spacing w:after="120" w:line="360" w:lineRule="auto"/>
        <w:ind w:right="173"/>
        <w:rPr>
          <w:lang w:val="en-US"/>
        </w:rPr>
      </w:pPr>
    </w:p>
    <w:p w14:paraId="6D5A4680" w14:textId="785E32FD"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 </w:t>
      </w:r>
      <w:r w:rsidRPr="00252EDA">
        <w:rPr>
          <w:rFonts w:cstheme="minorHAnsi"/>
          <w:b/>
          <w:sz w:val="24"/>
          <w:lang w:val="en-US"/>
        </w:rPr>
        <w:tab/>
        <w:t>Earthquake Modules</w:t>
      </w:r>
    </w:p>
    <w:p w14:paraId="3B4F9E0D" w14:textId="77777777" w:rsidR="00D409D1" w:rsidRPr="00252EDA" w:rsidRDefault="00D409D1" w:rsidP="00D409D1">
      <w:pPr>
        <w:spacing w:after="120" w:line="360" w:lineRule="auto"/>
        <w:ind w:right="173"/>
        <w:rPr>
          <w:lang w:val="en-US"/>
        </w:rPr>
      </w:pPr>
    </w:p>
    <w:p w14:paraId="786F34CE" w14:textId="3618A765"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V.1.3.1 </w:t>
      </w:r>
      <w:r w:rsidRPr="00252EDA">
        <w:rPr>
          <w:rFonts w:cstheme="minorHAnsi"/>
          <w:b/>
          <w:sz w:val="24"/>
          <w:lang w:val="en-US"/>
        </w:rPr>
        <w:tab/>
        <w:t>Inventory Creation</w:t>
      </w:r>
    </w:p>
    <w:p w14:paraId="5D49CC1A" w14:textId="77777777" w:rsidR="00D409D1" w:rsidRPr="00252EDA" w:rsidRDefault="00D409D1" w:rsidP="00D409D1">
      <w:pPr>
        <w:spacing w:after="120" w:line="360" w:lineRule="auto"/>
        <w:ind w:right="173"/>
        <w:rPr>
          <w:lang w:val="en-US"/>
        </w:rPr>
      </w:pPr>
    </w:p>
    <w:p w14:paraId="7327F8A7" w14:textId="5D746AF4" w:rsidR="00D409D1" w:rsidRPr="00252EDA" w:rsidRDefault="00D409D1" w:rsidP="00D409D1">
      <w:pPr>
        <w:keepNext/>
        <w:spacing w:line="360" w:lineRule="auto"/>
        <w:rPr>
          <w:rFonts w:cstheme="minorHAnsi"/>
          <w:b/>
          <w:lang w:val="en-US"/>
        </w:rPr>
      </w:pPr>
      <w:r w:rsidRPr="00252EDA">
        <w:rPr>
          <w:rFonts w:cstheme="minorHAnsi"/>
          <w:b/>
          <w:lang w:val="en-US"/>
        </w:rPr>
        <w:t xml:space="preserve">V.1.3.1.1 </w:t>
      </w:r>
      <w:r w:rsidRPr="00252EDA">
        <w:rPr>
          <w:rFonts w:cstheme="minorHAnsi"/>
          <w:b/>
          <w:lang w:val="en-US"/>
        </w:rPr>
        <w:tab/>
        <w:t>Building and facilities</w:t>
      </w:r>
    </w:p>
    <w:p w14:paraId="5F7B1E7E" w14:textId="77777777" w:rsidR="00D409D1" w:rsidRPr="00252EDA" w:rsidRDefault="00D409D1" w:rsidP="00D409D1">
      <w:pPr>
        <w:spacing w:after="120" w:line="360" w:lineRule="auto"/>
        <w:ind w:right="173"/>
        <w:rPr>
          <w:lang w:val="en-US"/>
        </w:rPr>
      </w:pPr>
    </w:p>
    <w:p w14:paraId="224891EB" w14:textId="73321C86" w:rsidR="0070176A" w:rsidRPr="00252EDA" w:rsidRDefault="0070176A" w:rsidP="00FD6DCB">
      <w:pPr>
        <w:spacing w:after="120" w:line="360" w:lineRule="auto"/>
        <w:ind w:right="173"/>
        <w:rPr>
          <w:lang w:val="en-US"/>
        </w:rPr>
      </w:pPr>
    </w:p>
    <w:p w14:paraId="302F9DE4" w14:textId="3D1E0F63" w:rsidR="00D409D1" w:rsidRPr="00252EDA" w:rsidRDefault="00D409D1" w:rsidP="00D409D1">
      <w:pPr>
        <w:keepNext/>
        <w:spacing w:line="360" w:lineRule="auto"/>
        <w:rPr>
          <w:rFonts w:cstheme="minorHAnsi"/>
          <w:b/>
          <w:sz w:val="24"/>
          <w:lang w:val="en-US"/>
        </w:rPr>
      </w:pPr>
      <w:r w:rsidRPr="00252EDA">
        <w:rPr>
          <w:rFonts w:cstheme="minorHAnsi"/>
          <w:b/>
          <w:sz w:val="24"/>
          <w:lang w:val="en-US"/>
        </w:rPr>
        <w:lastRenderedPageBreak/>
        <w:t xml:space="preserve">V.1.4 </w:t>
      </w:r>
      <w:r w:rsidRPr="00252EDA">
        <w:rPr>
          <w:rFonts w:cstheme="minorHAnsi"/>
          <w:b/>
          <w:sz w:val="24"/>
          <w:lang w:val="en-US"/>
        </w:rPr>
        <w:tab/>
        <w:t>Tsunami Modules</w:t>
      </w:r>
    </w:p>
    <w:p w14:paraId="2DC8F71D" w14:textId="77777777" w:rsidR="00D409D1" w:rsidRPr="00252EDA" w:rsidRDefault="00D409D1" w:rsidP="00D409D1">
      <w:pPr>
        <w:spacing w:after="120" w:line="360" w:lineRule="auto"/>
        <w:ind w:right="173"/>
        <w:rPr>
          <w:lang w:val="en-US"/>
        </w:rPr>
      </w:pPr>
    </w:p>
    <w:p w14:paraId="11BCF1B9" w14:textId="2D3D73D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V.1.4.1 </w:t>
      </w:r>
      <w:r w:rsidRPr="00252EDA">
        <w:rPr>
          <w:rFonts w:cstheme="minorHAnsi"/>
          <w:b/>
          <w:sz w:val="24"/>
          <w:lang w:val="en-US"/>
        </w:rPr>
        <w:tab/>
        <w:t>Inventory Creation</w:t>
      </w:r>
    </w:p>
    <w:p w14:paraId="1892060C" w14:textId="77777777" w:rsidR="00D409D1" w:rsidRPr="00252EDA" w:rsidRDefault="00D409D1" w:rsidP="00D409D1">
      <w:pPr>
        <w:spacing w:after="120" w:line="360" w:lineRule="auto"/>
        <w:ind w:right="173"/>
        <w:rPr>
          <w:lang w:val="en-US"/>
        </w:rPr>
      </w:pPr>
    </w:p>
    <w:p w14:paraId="34FECAE9" w14:textId="3F3B9020" w:rsidR="00D409D1" w:rsidRPr="00252EDA" w:rsidRDefault="00D409D1" w:rsidP="00D409D1">
      <w:pPr>
        <w:keepNext/>
        <w:spacing w:line="360" w:lineRule="auto"/>
        <w:rPr>
          <w:rFonts w:cstheme="minorHAnsi"/>
          <w:b/>
          <w:lang w:val="en-US"/>
        </w:rPr>
      </w:pPr>
      <w:r w:rsidRPr="00252EDA">
        <w:rPr>
          <w:rFonts w:cstheme="minorHAnsi"/>
          <w:b/>
          <w:lang w:val="en-US"/>
        </w:rPr>
        <w:t xml:space="preserve">V.1.4.1.1 </w:t>
      </w:r>
      <w:r w:rsidRPr="00252EDA">
        <w:rPr>
          <w:rFonts w:cstheme="minorHAnsi"/>
          <w:b/>
          <w:lang w:val="en-US"/>
        </w:rPr>
        <w:tab/>
        <w:t>Building and facilities</w:t>
      </w:r>
    </w:p>
    <w:p w14:paraId="2DBB0A3D" w14:textId="77777777" w:rsidR="00D409D1" w:rsidRPr="00252EDA" w:rsidRDefault="00D409D1" w:rsidP="00D409D1">
      <w:pPr>
        <w:spacing w:after="120" w:line="360" w:lineRule="auto"/>
        <w:ind w:right="173"/>
        <w:rPr>
          <w:lang w:val="en-US"/>
        </w:rPr>
      </w:pPr>
    </w:p>
    <w:p w14:paraId="647D2635" w14:textId="77777777" w:rsidR="00D409D1" w:rsidRPr="00252EDA" w:rsidRDefault="00D409D1" w:rsidP="00FD6DCB">
      <w:pPr>
        <w:spacing w:after="120" w:line="360" w:lineRule="auto"/>
        <w:ind w:right="173"/>
        <w:rPr>
          <w:lang w:val="en-US"/>
        </w:rPr>
      </w:pPr>
    </w:p>
    <w:p w14:paraId="467A8471" w14:textId="6537C235" w:rsidR="0070176A" w:rsidRPr="00252EDA" w:rsidRDefault="0070176A" w:rsidP="00FD6DCB">
      <w:pPr>
        <w:spacing w:after="120" w:line="360" w:lineRule="auto"/>
        <w:ind w:right="173"/>
        <w:rPr>
          <w:lang w:val="en-US"/>
        </w:rPr>
      </w:pPr>
    </w:p>
    <w:p w14:paraId="27225F52" w14:textId="77777777" w:rsidR="0070176A" w:rsidRPr="00252EDA" w:rsidRDefault="0070176A" w:rsidP="00FD6DCB">
      <w:pPr>
        <w:spacing w:after="120" w:line="360" w:lineRule="auto"/>
        <w:ind w:right="173"/>
        <w:rPr>
          <w:lang w:val="en-US"/>
        </w:rPr>
      </w:pPr>
    </w:p>
    <w:p w14:paraId="2B84D1B7" w14:textId="5CE3F45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V.2 </w:t>
      </w:r>
      <w:r w:rsidRPr="00252EDA">
        <w:rPr>
          <w:rFonts w:cstheme="minorHAnsi"/>
          <w:b/>
          <w:sz w:val="24"/>
          <w:lang w:val="en-US"/>
        </w:rPr>
        <w:tab/>
        <w:t>Analysis</w:t>
      </w:r>
    </w:p>
    <w:p w14:paraId="764DE7B8" w14:textId="78AFD335" w:rsidR="00237DDB" w:rsidRPr="00252EDA" w:rsidRDefault="00237DDB" w:rsidP="00FD6DCB">
      <w:pPr>
        <w:spacing w:after="120" w:line="360" w:lineRule="auto"/>
        <w:ind w:right="173"/>
        <w:rPr>
          <w:lang w:val="en-US"/>
        </w:rPr>
      </w:pPr>
    </w:p>
    <w:p w14:paraId="20D83E43" w14:textId="22D95739" w:rsidR="00237DDB" w:rsidRPr="00252EDA" w:rsidRDefault="00237DDB" w:rsidP="00FD6DCB">
      <w:pPr>
        <w:spacing w:after="120" w:line="360" w:lineRule="auto"/>
        <w:ind w:right="173"/>
        <w:rPr>
          <w:lang w:val="en-US"/>
        </w:rPr>
      </w:pPr>
    </w:p>
    <w:p w14:paraId="0C46A306" w14:textId="7FA0E162" w:rsidR="00237DDB" w:rsidRPr="00252EDA" w:rsidRDefault="00237DDB" w:rsidP="00237DDB">
      <w:pPr>
        <w:keepNext/>
        <w:spacing w:line="360" w:lineRule="auto"/>
        <w:rPr>
          <w:rFonts w:cstheme="minorHAnsi"/>
          <w:b/>
          <w:sz w:val="24"/>
          <w:lang w:val="en-US"/>
        </w:rPr>
      </w:pPr>
      <w:commentRangeStart w:id="58"/>
      <w:r w:rsidRPr="00252EDA">
        <w:rPr>
          <w:rFonts w:cstheme="minorHAnsi"/>
          <w:b/>
          <w:sz w:val="24"/>
          <w:lang w:val="en-US"/>
        </w:rPr>
        <w:t xml:space="preserve">V.3 </w:t>
      </w:r>
      <w:r w:rsidRPr="00252EDA">
        <w:rPr>
          <w:rFonts w:cstheme="minorHAnsi"/>
          <w:b/>
          <w:sz w:val="24"/>
          <w:lang w:val="en-US"/>
        </w:rPr>
        <w:tab/>
        <w:t>Mapping of Modules to User Types</w:t>
      </w:r>
      <w:commentRangeEnd w:id="58"/>
      <w:r w:rsidR="005D3038">
        <w:rPr>
          <w:rStyle w:val="CommentReference"/>
        </w:rPr>
        <w:commentReference w:id="58"/>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7CCEB17" w14:textId="77777777" w:rsidR="005D3038" w:rsidRDefault="005D3038" w:rsidP="002D6419">
      <w:pPr>
        <w:spacing w:after="120" w:line="360" w:lineRule="auto"/>
        <w:ind w:right="173"/>
        <w:rPr>
          <w:lang w:val="en-US"/>
        </w:rPr>
        <w:sectPr w:rsidR="005D3038" w:rsidSect="002F2E31">
          <w:headerReference w:type="default" r:id="rId110"/>
          <w:footerReference w:type="default" r:id="rId111"/>
          <w:pgSz w:w="12240" w:h="15840"/>
          <w:pgMar w:top="1440" w:right="1440" w:bottom="1440" w:left="1440" w:header="720" w:footer="720" w:gutter="0"/>
          <w:pgNumType w:start="1"/>
          <w:cols w:space="720"/>
          <w:docGrid w:linePitch="360"/>
        </w:sectPr>
      </w:pPr>
    </w:p>
    <w:p w14:paraId="2FCFF357" w14:textId="39066B35" w:rsidR="005D3038" w:rsidRPr="00252EDA" w:rsidRDefault="005D3038" w:rsidP="005D3038">
      <w:pPr>
        <w:rPr>
          <w:b/>
          <w:sz w:val="32"/>
          <w:lang w:val="en-US"/>
        </w:rPr>
      </w:pPr>
      <w:commentRangeStart w:id="59"/>
      <w:r>
        <w:rPr>
          <w:b/>
          <w:sz w:val="32"/>
          <w:lang w:val="en-US"/>
        </w:rPr>
        <w:lastRenderedPageBreak/>
        <w:t>VI</w:t>
      </w:r>
      <w:r w:rsidRPr="00252EDA">
        <w:rPr>
          <w:b/>
          <w:sz w:val="32"/>
          <w:lang w:val="en-US"/>
        </w:rPr>
        <w:t>.</w:t>
      </w:r>
      <w:r w:rsidRPr="00252EDA">
        <w:rPr>
          <w:b/>
          <w:sz w:val="32"/>
          <w:lang w:val="en-US"/>
        </w:rPr>
        <w:tab/>
      </w:r>
      <w:commentRangeStart w:id="60"/>
      <w:r>
        <w:rPr>
          <w:b/>
          <w:sz w:val="32"/>
          <w:lang w:val="en-US"/>
        </w:rPr>
        <w:t>Product Review</w:t>
      </w:r>
      <w:commentRangeEnd w:id="60"/>
      <w:r w:rsidR="00AF618A">
        <w:rPr>
          <w:rStyle w:val="CommentReference"/>
        </w:rPr>
        <w:commentReference w:id="60"/>
      </w:r>
      <w:commentRangeEnd w:id="59"/>
      <w:r w:rsidR="00CA3715">
        <w:rPr>
          <w:rStyle w:val="CommentReference"/>
        </w:rPr>
        <w:commentReference w:id="59"/>
      </w:r>
    </w:p>
    <w:p w14:paraId="57B72832" w14:textId="77777777" w:rsidR="005D3038" w:rsidRPr="00252EDA" w:rsidRDefault="005D3038" w:rsidP="00DC7A39">
      <w:pPr>
        <w:spacing w:line="360" w:lineRule="auto"/>
        <w:rPr>
          <w:lang w:val="en-US"/>
        </w:rPr>
      </w:pPr>
      <w:r w:rsidRPr="00252EDA">
        <w:rPr>
          <w:lang w:val="en-US"/>
        </w:rPr>
        <w:t xml:space="preserve">The purpose of this whitepaper is to define the functionality, external interfaces, performance, attributes, and design constraints of Open </w:t>
      </w:r>
      <w:proofErr w:type="spellStart"/>
      <w:r>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proofErr w:type="spellStart"/>
      <w:r>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288DECF8" w14:textId="77777777" w:rsidR="005D3038" w:rsidRDefault="005D3038" w:rsidP="005D3038">
      <w:pPr>
        <w:rPr>
          <w:lang w:val="en-US"/>
        </w:rPr>
      </w:pPr>
    </w:p>
    <w:p w14:paraId="44D61ABB" w14:textId="464BB3FC" w:rsidR="009B6376" w:rsidRPr="00252EDA" w:rsidRDefault="009B6376" w:rsidP="009B6376">
      <w:pPr>
        <w:rPr>
          <w:b/>
          <w:sz w:val="28"/>
          <w:lang w:val="en-US"/>
        </w:rPr>
      </w:pPr>
      <w:r>
        <w:rPr>
          <w:b/>
          <w:sz w:val="28"/>
          <w:lang w:val="en-US"/>
        </w:rPr>
        <w:t>VI</w:t>
      </w:r>
      <w:r w:rsidRPr="00252EDA">
        <w:rPr>
          <w:b/>
          <w:sz w:val="28"/>
          <w:lang w:val="en-US"/>
        </w:rPr>
        <w:t>.</w:t>
      </w:r>
      <w:r>
        <w:rPr>
          <w:b/>
          <w:sz w:val="28"/>
          <w:lang w:val="en-US"/>
        </w:rPr>
        <w:t>1</w:t>
      </w:r>
      <w:r w:rsidRPr="00252EDA">
        <w:rPr>
          <w:b/>
          <w:sz w:val="28"/>
          <w:lang w:val="en-US"/>
        </w:rPr>
        <w:tab/>
      </w:r>
      <w:commentRangeStart w:id="61"/>
      <w:r w:rsidR="003D0634">
        <w:rPr>
          <w:b/>
          <w:sz w:val="28"/>
          <w:lang w:val="en-US"/>
        </w:rPr>
        <w:t>Description of Open Source Desktop GIS</w:t>
      </w:r>
      <w:commentRangeEnd w:id="61"/>
      <w:r w:rsidR="00AF618A">
        <w:rPr>
          <w:rStyle w:val="CommentReference"/>
        </w:rPr>
        <w:commentReference w:id="61"/>
      </w:r>
    </w:p>
    <w:p w14:paraId="12A0FB51" w14:textId="0F3D117C" w:rsidR="009B6376" w:rsidRDefault="00DC7A39" w:rsidP="00DC7A39">
      <w:pPr>
        <w:spacing w:line="360" w:lineRule="auto"/>
        <w:rPr>
          <w:lang w:val="en-US"/>
        </w:rPr>
      </w:pPr>
      <w:r>
        <w:rPr>
          <w:lang w:val="en-US"/>
        </w:rPr>
        <w:t xml:space="preserve">There are dozens of open source geospatial desktop applications and it is beyond the scope of this whitepaper to describe them all. The following six sub sections are intended to describe well-established, widely supported and implemented GIS packages that fit the scope of Open </w:t>
      </w:r>
      <w:proofErr w:type="spellStart"/>
      <w:r>
        <w:rPr>
          <w:lang w:val="en-US"/>
        </w:rPr>
        <w:t>Hazus</w:t>
      </w:r>
      <w:proofErr w:type="spellEnd"/>
      <w:r>
        <w:rPr>
          <w:lang w:val="en-US"/>
        </w:rPr>
        <w:t xml:space="preserve">. </w:t>
      </w:r>
      <w:r w:rsidR="00F726C3">
        <w:rPr>
          <w:lang w:val="en-US"/>
        </w:rPr>
        <w:t xml:space="preserve">Specialty applications, developed for niche application areas (the </w:t>
      </w:r>
      <w:hyperlink r:id="rId112" w:history="1">
        <w:proofErr w:type="spellStart"/>
        <w:r w:rsidR="00F726C3" w:rsidRPr="006A29C2">
          <w:rPr>
            <w:rStyle w:val="Hyperlink"/>
            <w:lang w:val="en-US"/>
          </w:rPr>
          <w:t>Whitebox</w:t>
        </w:r>
        <w:proofErr w:type="spellEnd"/>
        <w:r w:rsidR="00F726C3" w:rsidRPr="006A29C2">
          <w:rPr>
            <w:rStyle w:val="Hyperlink"/>
            <w:lang w:val="en-US"/>
          </w:rPr>
          <w:t xml:space="preserve"> geospatial analysis tool</w:t>
        </w:r>
      </w:hyperlink>
      <w:r w:rsidR="00F726C3">
        <w:rPr>
          <w:lang w:val="en-US"/>
        </w:rPr>
        <w:t xml:space="preserve"> from the University of Guelph might serve as an example here) as well as applications whose core area is image processing are specifically excluded from the discussion here.</w:t>
      </w:r>
    </w:p>
    <w:p w14:paraId="7D3FC622" w14:textId="77777777" w:rsidR="009B6376" w:rsidRPr="00252EDA" w:rsidRDefault="009B6376" w:rsidP="005D3038">
      <w:pPr>
        <w:rPr>
          <w:lang w:val="en-US"/>
        </w:rPr>
      </w:pPr>
    </w:p>
    <w:p w14:paraId="4DB97B69" w14:textId="61449B51" w:rsidR="005D3038" w:rsidRPr="00252EDA" w:rsidRDefault="005D3038" w:rsidP="005D3038">
      <w:pPr>
        <w:rPr>
          <w:b/>
          <w:sz w:val="28"/>
          <w:lang w:val="en-US"/>
        </w:rPr>
      </w:pPr>
      <w:r>
        <w:rPr>
          <w:b/>
          <w:sz w:val="28"/>
          <w:lang w:val="en-US"/>
        </w:rPr>
        <w:t>V</w:t>
      </w:r>
      <w:r w:rsidR="00992F12">
        <w:rPr>
          <w:b/>
          <w:sz w:val="28"/>
          <w:lang w:val="en-US"/>
        </w:rPr>
        <w:t>I</w:t>
      </w:r>
      <w:r w:rsidRPr="00252EDA">
        <w:rPr>
          <w:b/>
          <w:sz w:val="28"/>
          <w:lang w:val="en-US"/>
        </w:rPr>
        <w:t>.</w:t>
      </w:r>
      <w:r w:rsidR="003D0634">
        <w:rPr>
          <w:b/>
          <w:sz w:val="28"/>
          <w:lang w:val="en-US"/>
        </w:rPr>
        <w:t>1.</w:t>
      </w:r>
      <w:r w:rsidR="00992F12">
        <w:rPr>
          <w:b/>
          <w:sz w:val="28"/>
          <w:lang w:val="en-US"/>
        </w:rPr>
        <w:t>1</w:t>
      </w:r>
      <w:r w:rsidRPr="00252EDA">
        <w:rPr>
          <w:b/>
          <w:sz w:val="28"/>
          <w:lang w:val="en-US"/>
        </w:rPr>
        <w:tab/>
      </w:r>
      <w:r w:rsidR="00992F12">
        <w:rPr>
          <w:b/>
          <w:sz w:val="28"/>
          <w:lang w:val="en-US"/>
        </w:rPr>
        <w:t>Geographic Resources Analysis Support System (GRASS)</w:t>
      </w:r>
    </w:p>
    <w:p w14:paraId="335CB4E1" w14:textId="466C3194" w:rsidR="007A4747" w:rsidRPr="007A4747" w:rsidRDefault="007A4747" w:rsidP="00D93326">
      <w:pPr>
        <w:spacing w:after="120" w:line="360" w:lineRule="auto"/>
        <w:rPr>
          <w:lang w:val="en-US"/>
        </w:rPr>
      </w:pPr>
      <w:r w:rsidRPr="007A4747">
        <w:rPr>
          <w:lang w:val="en-US"/>
        </w:rPr>
        <w:t xml:space="preserve">The </w:t>
      </w:r>
      <w:hyperlink r:id="rId113" w:history="1">
        <w:r w:rsidRPr="00D93326">
          <w:rPr>
            <w:rStyle w:val="Hyperlink"/>
            <w:lang w:val="en-US"/>
          </w:rPr>
          <w:t>Geographic Resources Analysis Support System</w:t>
        </w:r>
      </w:hyperlink>
      <w:r w:rsidRPr="007A4747">
        <w:rPr>
          <w:lang w:val="en-US"/>
        </w:rPr>
        <w:t>, commonly referred to as GRASS GIS, is used for data management, image processing, graphics production, spatial modelling, and visualization of many types of data. It is Open Source released under GNU General Public License (GPL) &gt;= V2. GRASS GIS is an official project of the Open Source Geospatial Foundation.</w:t>
      </w:r>
    </w:p>
    <w:p w14:paraId="76241638" w14:textId="62D65DB0" w:rsidR="007A4747" w:rsidRPr="007A4747" w:rsidRDefault="007A4747" w:rsidP="00D93326">
      <w:pPr>
        <w:spacing w:after="120" w:line="360" w:lineRule="auto"/>
        <w:rPr>
          <w:lang w:val="en-US"/>
        </w:rPr>
      </w:pPr>
      <w:r w:rsidRPr="007A4747">
        <w:rPr>
          <w:lang w:val="en-US"/>
        </w:rPr>
        <w:t>Originally developed by the U.S. Army Construction Engineering Research Laboratories (USA-CERL, 1982-1995), a branch of the US Army Corp of Engineers, as a tool for land management and environmental planning by the military, GRASS GIS has evolved into a powerful utility with a wide range of applications in many different areas of applications and scientific research. GRASS is currently used in academic and commercial settings around the world, as well as many governmental agencies including NASA, NOAA, USDA, DLR, CSIRO, the National Park Service, the U.S. Census Bureau, USGS, and many environmental consulting companies.</w:t>
      </w:r>
      <w:r w:rsidR="00D93326">
        <w:rPr>
          <w:lang w:val="en-US"/>
        </w:rPr>
        <w:t xml:space="preserve"> </w:t>
      </w:r>
      <w:r w:rsidRPr="007A4747">
        <w:rPr>
          <w:lang w:val="en-US"/>
        </w:rPr>
        <w:t>The GRASS Development Team has grown into a multi-national team consisting of developers at numerous locations.</w:t>
      </w:r>
    </w:p>
    <w:p w14:paraId="5FC0444F" w14:textId="61754F70" w:rsidR="005D3038" w:rsidRDefault="007A4747" w:rsidP="00D93326">
      <w:pPr>
        <w:spacing w:after="120" w:line="360" w:lineRule="auto"/>
        <w:rPr>
          <w:lang w:val="en-US"/>
        </w:rPr>
      </w:pPr>
      <w:r w:rsidRPr="007A4747">
        <w:rPr>
          <w:lang w:val="en-US"/>
        </w:rPr>
        <w:lastRenderedPageBreak/>
        <w:t>GRASS GIS contains over 350 modules to render maps and images on monitor and paper; manipulate raster, and vector data including vector networks; process multispectral image data; and create, manage, and store spatial data. GRASS GIS offers both a graphical user interface as well as command line syntax for ease of operations.</w:t>
      </w:r>
    </w:p>
    <w:p w14:paraId="7FC2E86A" w14:textId="20076B4A" w:rsidR="00D93326" w:rsidRPr="00252EDA" w:rsidRDefault="00D93326" w:rsidP="00BA0E44">
      <w:pPr>
        <w:keepNext/>
        <w:spacing w:line="360" w:lineRule="auto"/>
        <w:rPr>
          <w:b/>
          <w:sz w:val="24"/>
          <w:lang w:val="en-US"/>
        </w:rPr>
      </w:pPr>
      <w:r>
        <w:rPr>
          <w:b/>
          <w:sz w:val="24"/>
          <w:lang w:val="en-US"/>
        </w:rPr>
        <w:t>VI</w:t>
      </w:r>
      <w:r w:rsidRPr="00252EDA">
        <w:rPr>
          <w:b/>
          <w:sz w:val="24"/>
          <w:lang w:val="en-US"/>
        </w:rPr>
        <w:t>.1.</w:t>
      </w:r>
      <w:r w:rsidR="003D0634">
        <w:rPr>
          <w:b/>
          <w:sz w:val="24"/>
          <w:lang w:val="en-US"/>
        </w:rPr>
        <w:t>1.</w:t>
      </w:r>
      <w:r w:rsidRPr="00252EDA">
        <w:rPr>
          <w:b/>
          <w:sz w:val="24"/>
          <w:lang w:val="en-US"/>
        </w:rPr>
        <w:t>1</w:t>
      </w:r>
      <w:r w:rsidRPr="00252EDA">
        <w:rPr>
          <w:b/>
          <w:sz w:val="24"/>
          <w:lang w:val="en-US"/>
        </w:rPr>
        <w:tab/>
      </w:r>
      <w:r>
        <w:rPr>
          <w:b/>
          <w:sz w:val="24"/>
          <w:lang w:val="en-US"/>
        </w:rPr>
        <w:t>GRASS GIS Capabilities</w:t>
      </w:r>
    </w:p>
    <w:p w14:paraId="225448ED" w14:textId="3D7E09C8" w:rsidR="00D93326" w:rsidRPr="00D93326" w:rsidRDefault="00D93326" w:rsidP="00D93326">
      <w:pPr>
        <w:spacing w:after="120" w:line="360" w:lineRule="auto"/>
        <w:ind w:left="567" w:hanging="567"/>
        <w:rPr>
          <w:lang w:val="en-US"/>
        </w:rPr>
      </w:pPr>
      <w:r w:rsidRPr="00D93326">
        <w:rPr>
          <w:u w:val="single"/>
          <w:lang w:val="en-US"/>
        </w:rPr>
        <w:t>Raster analysis</w:t>
      </w:r>
      <w:r w:rsidRPr="00D93326">
        <w:rPr>
          <w:lang w:val="en-US"/>
        </w:rPr>
        <w:t>: Automatic raster</w:t>
      </w:r>
      <w:r w:rsidR="00480BB3">
        <w:rPr>
          <w:lang w:val="en-US"/>
        </w:rPr>
        <w:t xml:space="preserve"> </w:t>
      </w:r>
      <w:r w:rsidRPr="00D93326">
        <w:rPr>
          <w:lang w:val="en-US"/>
        </w:rPr>
        <w:t>line and area to vector conversion, Buffering of line structures, Cell and profile data</w:t>
      </w:r>
      <w:r>
        <w:rPr>
          <w:lang w:val="en-US"/>
        </w:rPr>
        <w:t xml:space="preserve"> </w:t>
      </w:r>
      <w:r w:rsidRPr="00D93326">
        <w:rPr>
          <w:lang w:val="en-US"/>
        </w:rPr>
        <w:t xml:space="preserve">query, </w:t>
      </w:r>
      <w:r>
        <w:rPr>
          <w:lang w:val="en-US"/>
        </w:rPr>
        <w:t>c</w:t>
      </w:r>
      <w:r w:rsidRPr="00D93326">
        <w:rPr>
          <w:lang w:val="en-US"/>
        </w:rPr>
        <w:t>olor</w:t>
      </w:r>
      <w:r w:rsidR="00480BB3">
        <w:rPr>
          <w:lang w:val="en-US"/>
        </w:rPr>
        <w:t xml:space="preserve"> </w:t>
      </w:r>
      <w:r w:rsidRPr="00D93326">
        <w:rPr>
          <w:lang w:val="en-US"/>
        </w:rPr>
        <w:t>table modifications, Conversion to vector and point data format, Correlation / covariance analysis, Expert system analysis , Map algebra (map calculator), Interpolation for missing values, Neighborhood matrix analysis, Raster overlay with or without weight, Reclassification of cell labels, Resampling (resolution), Rescaling of cell values, Statistical cell analysis, Surface generation from vector lines</w:t>
      </w:r>
    </w:p>
    <w:p w14:paraId="167E74EE" w14:textId="00E7B731" w:rsidR="00D93326" w:rsidRPr="00D93326" w:rsidRDefault="00D93326" w:rsidP="00D93326">
      <w:pPr>
        <w:spacing w:after="120" w:line="360" w:lineRule="auto"/>
        <w:ind w:left="567" w:hanging="567"/>
        <w:rPr>
          <w:lang w:val="en-US"/>
        </w:rPr>
      </w:pPr>
      <w:r w:rsidRPr="00D93326">
        <w:rPr>
          <w:u w:val="single"/>
          <w:lang w:val="en-US"/>
        </w:rPr>
        <w:t>3D-Raster (voxel) analysis</w:t>
      </w:r>
      <w:r w:rsidRPr="00D93326">
        <w:rPr>
          <w:lang w:val="en-US"/>
        </w:rPr>
        <w:t>: 3D data import and export, 3D masks, 3D map algebra, 3D interpolation (IDW, Regulari</w:t>
      </w:r>
      <w:r w:rsidR="00480BB3">
        <w:rPr>
          <w:lang w:val="en-US"/>
        </w:rPr>
        <w:t>z</w:t>
      </w:r>
      <w:r w:rsidRPr="00D93326">
        <w:rPr>
          <w:lang w:val="en-US"/>
        </w:rPr>
        <w:t>ed Splines with Tension), 3D Visualization (</w:t>
      </w:r>
      <w:proofErr w:type="spellStart"/>
      <w:r w:rsidRPr="00D93326">
        <w:rPr>
          <w:lang w:val="en-US"/>
        </w:rPr>
        <w:t>isosurfaces</w:t>
      </w:r>
      <w:proofErr w:type="spellEnd"/>
      <w:r w:rsidRPr="00D93326">
        <w:rPr>
          <w:lang w:val="en-US"/>
        </w:rPr>
        <w:t xml:space="preserve">), Interface to </w:t>
      </w:r>
      <w:proofErr w:type="spellStart"/>
      <w:r w:rsidRPr="00D93326">
        <w:rPr>
          <w:lang w:val="en-US"/>
        </w:rPr>
        <w:t>Paraview</w:t>
      </w:r>
      <w:proofErr w:type="spellEnd"/>
      <w:r w:rsidRPr="00D93326">
        <w:rPr>
          <w:lang w:val="en-US"/>
        </w:rPr>
        <w:t xml:space="preserve"> and </w:t>
      </w:r>
      <w:proofErr w:type="spellStart"/>
      <w:r w:rsidRPr="00D93326">
        <w:rPr>
          <w:lang w:val="en-US"/>
        </w:rPr>
        <w:t>POVray</w:t>
      </w:r>
      <w:proofErr w:type="spellEnd"/>
      <w:r w:rsidRPr="00D93326">
        <w:rPr>
          <w:lang w:val="en-US"/>
        </w:rPr>
        <w:t xml:space="preserve"> visualization tools</w:t>
      </w:r>
    </w:p>
    <w:p w14:paraId="0C589738" w14:textId="77777777" w:rsidR="00D93326" w:rsidRPr="00D93326" w:rsidRDefault="00D93326" w:rsidP="00D93326">
      <w:pPr>
        <w:spacing w:after="120" w:line="360" w:lineRule="auto"/>
        <w:ind w:left="567" w:hanging="567"/>
        <w:rPr>
          <w:lang w:val="en-US"/>
        </w:rPr>
      </w:pPr>
      <w:r w:rsidRPr="00D93326">
        <w:rPr>
          <w:u w:val="single"/>
          <w:lang w:val="en-US"/>
        </w:rPr>
        <w:t>Vector analysis</w:t>
      </w:r>
      <w:r w:rsidRPr="00D93326">
        <w:rPr>
          <w:lang w:val="en-US"/>
        </w:rPr>
        <w:t xml:space="preserve">: Contour generation from raster surfaces (IDW, Splines algorithm), Conversion to raster and point data format, Digitizing (scanned raster image) with mouse, Reclassification of vector labels, </w:t>
      </w:r>
      <w:proofErr w:type="spellStart"/>
      <w:r w:rsidRPr="00D93326">
        <w:rPr>
          <w:lang w:val="en-US"/>
        </w:rPr>
        <w:t>Superpositioning</w:t>
      </w:r>
      <w:proofErr w:type="spellEnd"/>
      <w:r w:rsidRPr="00D93326">
        <w:rPr>
          <w:lang w:val="en-US"/>
        </w:rPr>
        <w:t xml:space="preserve"> of vector layers</w:t>
      </w:r>
    </w:p>
    <w:p w14:paraId="3DAE0122" w14:textId="77777777" w:rsidR="00D93326" w:rsidRPr="00D93326" w:rsidRDefault="00D93326" w:rsidP="00D93326">
      <w:pPr>
        <w:spacing w:after="120" w:line="360" w:lineRule="auto"/>
        <w:ind w:left="567" w:hanging="567"/>
        <w:rPr>
          <w:lang w:val="en-US"/>
        </w:rPr>
      </w:pPr>
      <w:r w:rsidRPr="00D93326">
        <w:rPr>
          <w:u w:val="single"/>
          <w:lang w:val="en-US"/>
        </w:rPr>
        <w:t>Point data analysis</w:t>
      </w:r>
      <w:r w:rsidRPr="00D93326">
        <w:rPr>
          <w:lang w:val="en-US"/>
        </w:rPr>
        <w:t>: Delaunay triangulation, Surface interpolation from spot heights, Thiessen polygons, Topographic analysis (curvature, slope, aspect), LiDAR</w:t>
      </w:r>
    </w:p>
    <w:p w14:paraId="576E3B42" w14:textId="6E77BE0B" w:rsidR="00D93326" w:rsidRPr="00D93326" w:rsidRDefault="00D93326" w:rsidP="00D93326">
      <w:pPr>
        <w:spacing w:after="120" w:line="360" w:lineRule="auto"/>
        <w:ind w:left="567" w:hanging="567"/>
        <w:rPr>
          <w:lang w:val="en-US"/>
        </w:rPr>
      </w:pPr>
      <w:r w:rsidRPr="00D93326">
        <w:rPr>
          <w:u w:val="single"/>
          <w:lang w:val="en-US"/>
        </w:rPr>
        <w:t>Image processing</w:t>
      </w:r>
      <w:r w:rsidRPr="00D93326">
        <w:rPr>
          <w:lang w:val="en-US"/>
        </w:rPr>
        <w:t>: Support for aerial and UAV images, satellite data (optical, radar, thermal), Canonical component analysis (CCA), Color composite generation, Edge detection, Frequency filtering (Fourier, convolution matrices), Fourier and inv</w:t>
      </w:r>
      <w:r w:rsidR="00480BB3">
        <w:rPr>
          <w:lang w:val="en-US"/>
        </w:rPr>
        <w:t>erse F</w:t>
      </w:r>
      <w:r w:rsidRPr="00D93326">
        <w:rPr>
          <w:lang w:val="en-US"/>
        </w:rPr>
        <w:t>ourier transformation, Histogram stretching, IHS transformation to RGB, Image rectification (affine and polynomial transformations on raster and vector targets), Ortho photo rectification, Principal component analysis (PCA), Radiometric corrections (Fourier), Resampling, Resolution enhancement (with RGB/IHS), RGB to IHS transformation, Texture oriented classification (sequential maximum a posteriori classification), Shape detection, Supervised classification (training areas, maximum likelihood classification), Unsupervised classification (minimum distance clustering, maximum likelihood classification)</w:t>
      </w:r>
    </w:p>
    <w:p w14:paraId="3AE43EE0" w14:textId="3ECACD4D" w:rsidR="00D93326" w:rsidRPr="00D93326" w:rsidRDefault="00D93326" w:rsidP="00D93326">
      <w:pPr>
        <w:spacing w:after="120" w:line="360" w:lineRule="auto"/>
        <w:ind w:left="567" w:hanging="567"/>
        <w:rPr>
          <w:lang w:val="en-US"/>
        </w:rPr>
      </w:pPr>
      <w:r w:rsidRPr="00D93326">
        <w:rPr>
          <w:u w:val="single"/>
          <w:lang w:val="en-US"/>
        </w:rPr>
        <w:t>DTM-Analysis</w:t>
      </w:r>
      <w:r w:rsidRPr="00D93326">
        <w:rPr>
          <w:lang w:val="en-US"/>
        </w:rPr>
        <w:t>: Contour generation, Cost / path analysis, Slope / aspect analysis, Surface generation from spot heights or contours</w:t>
      </w:r>
    </w:p>
    <w:p w14:paraId="614CE06E" w14:textId="77777777" w:rsidR="00D93326" w:rsidRPr="00D93326" w:rsidRDefault="00D93326" w:rsidP="00D93326">
      <w:pPr>
        <w:spacing w:after="120" w:line="360" w:lineRule="auto"/>
        <w:ind w:left="567" w:hanging="567"/>
        <w:rPr>
          <w:lang w:val="en-US"/>
        </w:rPr>
      </w:pPr>
      <w:r w:rsidRPr="00D93326">
        <w:rPr>
          <w:u w:val="single"/>
          <w:lang w:val="en-US"/>
        </w:rPr>
        <w:lastRenderedPageBreak/>
        <w:t>Geocoding</w:t>
      </w:r>
      <w:r w:rsidRPr="00D93326">
        <w:rPr>
          <w:lang w:val="en-US"/>
        </w:rPr>
        <w:t>: Geocoding of raster and vector maps including (LiDAR) point clouds</w:t>
      </w:r>
    </w:p>
    <w:p w14:paraId="5D4AB99F" w14:textId="77777777" w:rsidR="00D93326" w:rsidRPr="00D93326" w:rsidRDefault="00D93326" w:rsidP="00D93326">
      <w:pPr>
        <w:spacing w:after="120" w:line="360" w:lineRule="auto"/>
        <w:ind w:left="567" w:hanging="567"/>
        <w:rPr>
          <w:lang w:val="en-US"/>
        </w:rPr>
      </w:pPr>
      <w:r w:rsidRPr="00D93326">
        <w:rPr>
          <w:u w:val="single"/>
          <w:lang w:val="en-US"/>
        </w:rPr>
        <w:t>Visualization</w:t>
      </w:r>
      <w:r w:rsidRPr="00D93326">
        <w:rPr>
          <w:lang w:val="en-US"/>
        </w:rPr>
        <w:t xml:space="preserve">: 3D surfaces with 3D query (NVIZ), Color assignments, Histogram presentation, Map overlay, </w:t>
      </w:r>
      <w:proofErr w:type="gramStart"/>
      <w:r w:rsidRPr="00D93326">
        <w:rPr>
          <w:lang w:val="en-US"/>
        </w:rPr>
        <w:t>Point</w:t>
      </w:r>
      <w:proofErr w:type="gramEnd"/>
      <w:r w:rsidRPr="00D93326">
        <w:rPr>
          <w:lang w:val="en-US"/>
        </w:rPr>
        <w:t xml:space="preserve"> data maps, Raster maps, Vector maps, Zoom / </w:t>
      </w:r>
      <w:proofErr w:type="spellStart"/>
      <w:r w:rsidRPr="00D93326">
        <w:rPr>
          <w:lang w:val="en-US"/>
        </w:rPr>
        <w:t>unzoom</w:t>
      </w:r>
      <w:proofErr w:type="spellEnd"/>
      <w:r w:rsidRPr="00D93326">
        <w:rPr>
          <w:lang w:val="en-US"/>
        </w:rPr>
        <w:t xml:space="preserve"> -function</w:t>
      </w:r>
    </w:p>
    <w:p w14:paraId="16BFE48D" w14:textId="77777777" w:rsidR="00D93326" w:rsidRPr="00D93326" w:rsidRDefault="00D93326" w:rsidP="00D93326">
      <w:pPr>
        <w:spacing w:after="120" w:line="360" w:lineRule="auto"/>
        <w:ind w:left="567" w:hanging="567"/>
        <w:rPr>
          <w:lang w:val="en-US"/>
        </w:rPr>
      </w:pPr>
      <w:r w:rsidRPr="00D93326">
        <w:rPr>
          <w:u w:val="single"/>
          <w:lang w:val="en-US"/>
        </w:rPr>
        <w:t>Map creation</w:t>
      </w:r>
      <w:r w:rsidRPr="00D93326">
        <w:rPr>
          <w:lang w:val="en-US"/>
        </w:rPr>
        <w:t>: Image maps, Postscript maps, HTML maps</w:t>
      </w:r>
    </w:p>
    <w:p w14:paraId="5AAFBC41" w14:textId="77777777" w:rsidR="00D93326" w:rsidRPr="00D93326" w:rsidRDefault="00D93326" w:rsidP="00D93326">
      <w:pPr>
        <w:spacing w:after="120" w:line="360" w:lineRule="auto"/>
        <w:ind w:left="567" w:hanging="567"/>
        <w:rPr>
          <w:lang w:val="en-US"/>
        </w:rPr>
      </w:pPr>
      <w:r w:rsidRPr="00D93326">
        <w:rPr>
          <w:lang w:val="en-US"/>
        </w:rPr>
        <w:t xml:space="preserve">SQL-support: Database interfaces (DBF, SQLite, PostgreSQL, </w:t>
      </w:r>
      <w:proofErr w:type="spellStart"/>
      <w:r w:rsidRPr="00D93326">
        <w:rPr>
          <w:lang w:val="en-US"/>
        </w:rPr>
        <w:t>mySQL</w:t>
      </w:r>
      <w:proofErr w:type="spellEnd"/>
      <w:r w:rsidRPr="00D93326">
        <w:rPr>
          <w:lang w:val="en-US"/>
        </w:rPr>
        <w:t>, ODBC)</w:t>
      </w:r>
    </w:p>
    <w:p w14:paraId="22D5EAF2" w14:textId="627323DB" w:rsidR="00D93326" w:rsidRPr="00D93326" w:rsidRDefault="00D93326" w:rsidP="00D93326">
      <w:pPr>
        <w:spacing w:after="120" w:line="360" w:lineRule="auto"/>
        <w:ind w:left="567" w:hanging="567"/>
        <w:rPr>
          <w:lang w:val="en-US"/>
        </w:rPr>
      </w:pPr>
      <w:proofErr w:type="spellStart"/>
      <w:r w:rsidRPr="00D93326">
        <w:rPr>
          <w:u w:val="single"/>
          <w:lang w:val="en-US"/>
        </w:rPr>
        <w:t>Geostatistics</w:t>
      </w:r>
      <w:proofErr w:type="spellEnd"/>
      <w:r w:rsidRPr="00D93326">
        <w:rPr>
          <w:lang w:val="en-US"/>
        </w:rPr>
        <w:t>: Interface to "R" (</w:t>
      </w:r>
      <w:r>
        <w:rPr>
          <w:lang w:val="en-US"/>
        </w:rPr>
        <w:t xml:space="preserve">see section VII.8), </w:t>
      </w:r>
      <w:proofErr w:type="spellStart"/>
      <w:r>
        <w:rPr>
          <w:lang w:val="en-US"/>
        </w:rPr>
        <w:t>Matlab</w:t>
      </w:r>
      <w:proofErr w:type="spellEnd"/>
      <w:r>
        <w:rPr>
          <w:lang w:val="en-US"/>
        </w:rPr>
        <w:t>, and other software packages</w:t>
      </w:r>
    </w:p>
    <w:p w14:paraId="03A31DE2" w14:textId="560AE75F" w:rsidR="00D93326" w:rsidRPr="00D93326" w:rsidRDefault="00D93326" w:rsidP="00D93326">
      <w:pPr>
        <w:spacing w:after="120" w:line="360" w:lineRule="auto"/>
        <w:ind w:left="567" w:hanging="567"/>
        <w:rPr>
          <w:lang w:val="en-US"/>
        </w:rPr>
      </w:pPr>
      <w:r w:rsidRPr="00D93326">
        <w:rPr>
          <w:u w:val="single"/>
          <w:lang w:val="en-US"/>
        </w:rPr>
        <w:t>Temporal framework</w:t>
      </w:r>
      <w:r w:rsidRPr="00D93326">
        <w:rPr>
          <w:lang w:val="en-US"/>
        </w:rPr>
        <w:t xml:space="preserve">: support for time series analysis to manage, process and </w:t>
      </w:r>
      <w:r w:rsidR="00480BB3" w:rsidRPr="00D93326">
        <w:rPr>
          <w:lang w:val="en-US"/>
        </w:rPr>
        <w:t>analyze</w:t>
      </w:r>
      <w:r w:rsidRPr="00D93326">
        <w:rPr>
          <w:lang w:val="en-US"/>
        </w:rPr>
        <w:t xml:space="preserve"> (big) </w:t>
      </w:r>
      <w:proofErr w:type="spellStart"/>
      <w:r w:rsidRPr="00D93326">
        <w:rPr>
          <w:lang w:val="en-US"/>
        </w:rPr>
        <w:t>spatio</w:t>
      </w:r>
      <w:proofErr w:type="spellEnd"/>
      <w:r w:rsidRPr="00D93326">
        <w:rPr>
          <w:lang w:val="en-US"/>
        </w:rPr>
        <w:t xml:space="preserve">-temporal environmental data. It supports querying, map calculation, aggregation, statistics and gap filling for raster, vector and raster3D data. A temporal topology builder is available to build </w:t>
      </w:r>
      <w:proofErr w:type="spellStart"/>
      <w:r w:rsidRPr="00D93326">
        <w:rPr>
          <w:lang w:val="en-US"/>
        </w:rPr>
        <w:t>spatio</w:t>
      </w:r>
      <w:proofErr w:type="spellEnd"/>
      <w:r w:rsidRPr="00D93326">
        <w:rPr>
          <w:lang w:val="en-US"/>
        </w:rPr>
        <w:t>-temporal topology connections between map objects for 1D, 3D and 4D extents.</w:t>
      </w:r>
    </w:p>
    <w:p w14:paraId="735B2B02" w14:textId="23BE2405" w:rsidR="00D93326" w:rsidRDefault="00D93326" w:rsidP="00D93326">
      <w:pPr>
        <w:spacing w:after="120" w:line="360" w:lineRule="auto"/>
        <w:ind w:left="567" w:hanging="567"/>
        <w:rPr>
          <w:lang w:val="en-US"/>
        </w:rPr>
      </w:pPr>
      <w:r w:rsidRPr="00D93326">
        <w:rPr>
          <w:u w:val="single"/>
          <w:lang w:val="en-US"/>
        </w:rPr>
        <w:t>Furthermore</w:t>
      </w:r>
      <w:r w:rsidRPr="00D93326">
        <w:rPr>
          <w:lang w:val="en-US"/>
        </w:rPr>
        <w:t>: Erosion modelling, Landscape structure analysis, Solution transport, Watershed analysis.</w:t>
      </w:r>
    </w:p>
    <w:p w14:paraId="69444E87" w14:textId="77777777" w:rsidR="00992F12" w:rsidRPr="00252EDA" w:rsidRDefault="00992F12" w:rsidP="00992F12">
      <w:pPr>
        <w:rPr>
          <w:lang w:val="en-US"/>
        </w:rPr>
      </w:pPr>
    </w:p>
    <w:p w14:paraId="7C858BC6" w14:textId="47C324A7" w:rsidR="00992F12" w:rsidRPr="00252EDA" w:rsidRDefault="00992F12" w:rsidP="00992F12">
      <w:pPr>
        <w:rPr>
          <w:b/>
          <w:sz w:val="28"/>
          <w:lang w:val="en-US"/>
        </w:rPr>
      </w:pPr>
      <w:r>
        <w:rPr>
          <w:b/>
          <w:sz w:val="28"/>
          <w:lang w:val="en-US"/>
        </w:rPr>
        <w:t>VI</w:t>
      </w:r>
      <w:r w:rsidRPr="00252EDA">
        <w:rPr>
          <w:b/>
          <w:sz w:val="28"/>
          <w:lang w:val="en-US"/>
        </w:rPr>
        <w:t>.</w:t>
      </w:r>
      <w:r w:rsidR="003D0634">
        <w:rPr>
          <w:b/>
          <w:sz w:val="28"/>
          <w:lang w:val="en-US"/>
        </w:rPr>
        <w:t>1.</w:t>
      </w:r>
      <w:r>
        <w:rPr>
          <w:b/>
          <w:sz w:val="28"/>
          <w:lang w:val="en-US"/>
        </w:rPr>
        <w:t>2</w:t>
      </w:r>
      <w:r w:rsidRPr="00252EDA">
        <w:rPr>
          <w:b/>
          <w:sz w:val="28"/>
          <w:lang w:val="en-US"/>
        </w:rPr>
        <w:tab/>
      </w:r>
      <w:commentRangeStart w:id="62"/>
      <w:r>
        <w:rPr>
          <w:b/>
          <w:sz w:val="28"/>
          <w:lang w:val="en-US"/>
        </w:rPr>
        <w:t>Quantum GIS</w:t>
      </w:r>
      <w:commentRangeEnd w:id="62"/>
      <w:r w:rsidR="00AF618A">
        <w:rPr>
          <w:rStyle w:val="CommentReference"/>
        </w:rPr>
        <w:commentReference w:id="62"/>
      </w:r>
    </w:p>
    <w:p w14:paraId="2A501900" w14:textId="4D46117C" w:rsidR="00992F12" w:rsidRDefault="006D197B" w:rsidP="00074EDC">
      <w:pPr>
        <w:spacing w:after="120" w:line="360" w:lineRule="auto"/>
        <w:rPr>
          <w:lang w:val="en-US"/>
        </w:rPr>
      </w:pPr>
      <w:hyperlink r:id="rId114" w:history="1">
        <w:r w:rsidR="00D93326" w:rsidRPr="00105104">
          <w:rPr>
            <w:rStyle w:val="Hyperlink"/>
            <w:lang w:val="en-US"/>
          </w:rPr>
          <w:t>Q</w:t>
        </w:r>
        <w:r w:rsidR="00131B6D" w:rsidRPr="00105104">
          <w:rPr>
            <w:rStyle w:val="Hyperlink"/>
            <w:lang w:val="en-US"/>
          </w:rPr>
          <w:t xml:space="preserve">uantum </w:t>
        </w:r>
        <w:r w:rsidR="00D93326" w:rsidRPr="00105104">
          <w:rPr>
            <w:rStyle w:val="Hyperlink"/>
            <w:lang w:val="en-US"/>
          </w:rPr>
          <w:t>GIS</w:t>
        </w:r>
      </w:hyperlink>
      <w:r w:rsidR="00131B6D">
        <w:rPr>
          <w:lang w:val="en-US"/>
        </w:rPr>
        <w:t>, better known by i</w:t>
      </w:r>
      <w:r w:rsidR="00105104">
        <w:rPr>
          <w:lang w:val="en-US"/>
        </w:rPr>
        <w:t>ts acronym QGIS,</w:t>
      </w:r>
      <w:r w:rsidR="00D93326" w:rsidRPr="00D93326">
        <w:rPr>
          <w:lang w:val="en-US"/>
        </w:rPr>
        <w:t xml:space="preserve"> is the leading </w:t>
      </w:r>
      <w:r w:rsidR="00D93326">
        <w:rPr>
          <w:lang w:val="en-US"/>
        </w:rPr>
        <w:t xml:space="preserve">open source </w:t>
      </w:r>
      <w:r w:rsidR="00D93326" w:rsidRPr="00D93326">
        <w:rPr>
          <w:b/>
          <w:i/>
          <w:lang w:val="en-US"/>
        </w:rPr>
        <w:t>desktop</w:t>
      </w:r>
      <w:r w:rsidR="00D93326" w:rsidRPr="00D93326">
        <w:rPr>
          <w:lang w:val="en-US"/>
        </w:rPr>
        <w:t xml:space="preserve"> GIS. It allows </w:t>
      </w:r>
      <w:r w:rsidR="00D93326">
        <w:rPr>
          <w:lang w:val="en-US"/>
        </w:rPr>
        <w:t>users</w:t>
      </w:r>
      <w:r w:rsidR="00D93326" w:rsidRPr="00D93326">
        <w:rPr>
          <w:lang w:val="en-US"/>
        </w:rPr>
        <w:t xml:space="preserve"> to create, edit, visualize, analyze and publish geospatial information on Windows, Mac OS, Linux, BSD and Android (via the </w:t>
      </w:r>
      <w:proofErr w:type="spellStart"/>
      <w:r w:rsidR="00D93326" w:rsidRPr="00D93326">
        <w:rPr>
          <w:lang w:val="en-US"/>
        </w:rPr>
        <w:t>QField</w:t>
      </w:r>
      <w:proofErr w:type="spellEnd"/>
      <w:r w:rsidR="00D93326" w:rsidRPr="00D93326">
        <w:rPr>
          <w:lang w:val="en-US"/>
        </w:rPr>
        <w:t xml:space="preserve"> app). </w:t>
      </w:r>
      <w:r w:rsidR="00131B6D">
        <w:rPr>
          <w:lang w:val="en-US"/>
        </w:rPr>
        <w:t xml:space="preserve">There is </w:t>
      </w:r>
      <w:r w:rsidR="00D93326" w:rsidRPr="00D93326">
        <w:rPr>
          <w:lang w:val="en-US"/>
        </w:rPr>
        <w:t xml:space="preserve">also </w:t>
      </w:r>
      <w:r w:rsidR="00131B6D">
        <w:rPr>
          <w:lang w:val="en-US"/>
        </w:rPr>
        <w:t xml:space="preserve">an </w:t>
      </w:r>
      <w:r w:rsidR="00D93326" w:rsidRPr="00D93326">
        <w:rPr>
          <w:lang w:val="en-US"/>
        </w:rPr>
        <w:t xml:space="preserve">OGC Web Server application, a web browser client and developer libraries. </w:t>
      </w:r>
      <w:r w:rsidR="00105104" w:rsidRPr="00105104">
        <w:rPr>
          <w:lang w:val="en-US"/>
        </w:rPr>
        <w:t>QGIS is licensed under the GNU General Public License.</w:t>
      </w:r>
      <w:r w:rsidR="00105104">
        <w:rPr>
          <w:lang w:val="en-US"/>
        </w:rPr>
        <w:t xml:space="preserve"> </w:t>
      </w:r>
      <w:r w:rsidR="00D93326" w:rsidRPr="00D93326">
        <w:rPr>
          <w:lang w:val="en-US"/>
        </w:rPr>
        <w:t>The QGIS project is under very active development by an enthusiastic and engaged developer community with good mechanisms for help via stack exchange, mailing lists and through a global network of commercial support providers.</w:t>
      </w:r>
    </w:p>
    <w:p w14:paraId="5B3A9B29" w14:textId="0CED6EEE" w:rsidR="00BA0E44" w:rsidRDefault="00BA0E44" w:rsidP="00074EDC">
      <w:pPr>
        <w:spacing w:after="120" w:line="360" w:lineRule="auto"/>
        <w:rPr>
          <w:lang w:val="en-US"/>
        </w:rPr>
      </w:pPr>
      <w:r>
        <w:rPr>
          <w:lang w:val="en-US"/>
        </w:rPr>
        <w:t xml:space="preserve">QGIS has grown from a simple ArcView-like shapefile manipulation program to a full-fledged GIS that mirrors to a large degree the concepts and functionalities of ArcGIS. With this came a now confusing plethora of UX items that lacks the streamlining that ESRI has gone through in its development from ArcGIS Desktop to ArcGIS Pro. However, if one were to base a desktop implementation of Open </w:t>
      </w:r>
      <w:proofErr w:type="spellStart"/>
      <w:r>
        <w:rPr>
          <w:lang w:val="en-US"/>
        </w:rPr>
        <w:t>Hazus</w:t>
      </w:r>
      <w:proofErr w:type="spellEnd"/>
      <w:r>
        <w:rPr>
          <w:lang w:val="en-US"/>
        </w:rPr>
        <w:t xml:space="preserve"> on QGIS, then it would be possible for developers to customize the user interface to the specific needs of a hazards-oriented spatial decision support system.</w:t>
      </w:r>
    </w:p>
    <w:p w14:paraId="0BC55B6F" w14:textId="2F352672" w:rsidR="00BA0E44" w:rsidRDefault="00BA0E44" w:rsidP="00074EDC">
      <w:pPr>
        <w:spacing w:after="120" w:line="360" w:lineRule="auto"/>
        <w:rPr>
          <w:lang w:val="en-US"/>
        </w:rPr>
      </w:pPr>
      <w:r>
        <w:rPr>
          <w:lang w:val="en-US"/>
        </w:rPr>
        <w:t xml:space="preserve">QGIS connects the spatial versions of Postgres, SQLite, MS SQL, and Oracle and reads through the OGR and GDAL libraries every conceivable raster and vector format, as well as OGC web services. QGIS has morphed from being its own desktop GIS to a shell that </w:t>
      </w:r>
      <w:r w:rsidR="0032595B">
        <w:rPr>
          <w:lang w:val="en-US"/>
        </w:rPr>
        <w:t xml:space="preserve">integrates open source GIS functions from </w:t>
      </w:r>
      <w:r w:rsidR="0032595B">
        <w:rPr>
          <w:lang w:val="en-US"/>
        </w:rPr>
        <w:lastRenderedPageBreak/>
        <w:t xml:space="preserve">GRASS, SAGA, </w:t>
      </w:r>
      <w:proofErr w:type="spellStart"/>
      <w:r w:rsidR="0032595B">
        <w:rPr>
          <w:lang w:val="en-US"/>
        </w:rPr>
        <w:t>gvSIG</w:t>
      </w:r>
      <w:proofErr w:type="spellEnd"/>
      <w:r w:rsidR="0032595B">
        <w:rPr>
          <w:lang w:val="en-US"/>
        </w:rPr>
        <w:t xml:space="preserve">, and others. Like ArcGIS, it is relatively poor </w:t>
      </w:r>
      <w:proofErr w:type="gramStart"/>
      <w:r w:rsidR="0032595B">
        <w:rPr>
          <w:lang w:val="en-US"/>
        </w:rPr>
        <w:t>with regard to</w:t>
      </w:r>
      <w:proofErr w:type="gramEnd"/>
      <w:r w:rsidR="0032595B">
        <w:rPr>
          <w:lang w:val="en-US"/>
        </w:rPr>
        <w:t xml:space="preserve"> manipulating attribute data, which in both cases is better done outside the GIS.</w:t>
      </w:r>
    </w:p>
    <w:p w14:paraId="2510BB9B" w14:textId="0DF9FB22" w:rsidR="0032595B" w:rsidRDefault="0032595B" w:rsidP="00074EDC">
      <w:pPr>
        <w:spacing w:after="120" w:line="360" w:lineRule="auto"/>
        <w:rPr>
          <w:lang w:val="en-US"/>
        </w:rPr>
      </w:pPr>
      <w:r>
        <w:rPr>
          <w:lang w:val="en-US"/>
        </w:rPr>
        <w:t>While most core functions are written in C, QGIS offers both a Python console as well as a plethora of Python plugins or extensions provided by developers world-wide.</w:t>
      </w:r>
    </w:p>
    <w:p w14:paraId="5DDBE865" w14:textId="77777777" w:rsidR="00992F12" w:rsidRPr="00252EDA" w:rsidRDefault="00992F12" w:rsidP="00074EDC">
      <w:pPr>
        <w:rPr>
          <w:lang w:val="en-US"/>
        </w:rPr>
      </w:pPr>
    </w:p>
    <w:p w14:paraId="586F4AE6" w14:textId="2461E61F"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3</w:t>
      </w:r>
      <w:r w:rsidRPr="00252EDA">
        <w:rPr>
          <w:b/>
          <w:sz w:val="28"/>
          <w:lang w:val="en-US"/>
        </w:rPr>
        <w:tab/>
      </w:r>
      <w:r>
        <w:rPr>
          <w:b/>
          <w:sz w:val="28"/>
          <w:lang w:val="en-US"/>
        </w:rPr>
        <w:t>User-friendly Desktop Internet-oriented GIS (</w:t>
      </w:r>
      <w:proofErr w:type="spellStart"/>
      <w:r>
        <w:rPr>
          <w:b/>
          <w:sz w:val="28"/>
          <w:lang w:val="en-US"/>
        </w:rPr>
        <w:t>uDig</w:t>
      </w:r>
      <w:proofErr w:type="spellEnd"/>
      <w:r>
        <w:rPr>
          <w:b/>
          <w:sz w:val="28"/>
          <w:lang w:val="en-US"/>
        </w:rPr>
        <w:t>)</w:t>
      </w:r>
    </w:p>
    <w:p w14:paraId="40993C16" w14:textId="736FF8EB" w:rsidR="00992F12" w:rsidRDefault="006D197B" w:rsidP="00074EDC">
      <w:pPr>
        <w:spacing w:after="120" w:line="360" w:lineRule="auto"/>
        <w:rPr>
          <w:lang w:val="en-US"/>
        </w:rPr>
      </w:pPr>
      <w:hyperlink r:id="rId115" w:history="1">
        <w:proofErr w:type="spellStart"/>
        <w:r w:rsidR="00105104" w:rsidRPr="003D7F8F">
          <w:rPr>
            <w:rStyle w:val="Hyperlink"/>
            <w:lang w:val="en-US"/>
          </w:rPr>
          <w:t>uDig</w:t>
        </w:r>
        <w:proofErr w:type="spellEnd"/>
      </w:hyperlink>
      <w:r w:rsidR="00105104" w:rsidRPr="00105104">
        <w:rPr>
          <w:lang w:val="en-US"/>
        </w:rPr>
        <w:t xml:space="preserve"> is an open source spatial data viewer/editor, with special emphasis on the </w:t>
      </w:r>
      <w:r w:rsidR="003D7F8F">
        <w:rPr>
          <w:lang w:val="en-US"/>
        </w:rPr>
        <w:t>OGC</w:t>
      </w:r>
      <w:r w:rsidR="00105104" w:rsidRPr="00105104">
        <w:rPr>
          <w:lang w:val="en-US"/>
        </w:rPr>
        <w:t xml:space="preserve"> standards for Internet GIS, the Web Map Server (WMS) and Web Feature Server (WFS) standards.</w:t>
      </w:r>
      <w:r w:rsidR="003D7F8F">
        <w:rPr>
          <w:lang w:val="en-US"/>
        </w:rPr>
        <w:t xml:space="preserve"> The goal of </w:t>
      </w:r>
      <w:proofErr w:type="spellStart"/>
      <w:r w:rsidR="003D7F8F" w:rsidRPr="003D7F8F">
        <w:rPr>
          <w:lang w:val="en-US"/>
        </w:rPr>
        <w:t>uDig</w:t>
      </w:r>
      <w:proofErr w:type="spellEnd"/>
      <w:r w:rsidR="003D7F8F" w:rsidRPr="003D7F8F">
        <w:rPr>
          <w:lang w:val="en-US"/>
        </w:rPr>
        <w:t xml:space="preserve"> is to provide a complete Java solution for desktop GIS data access, editing, and viewing.</w:t>
      </w:r>
      <w:r w:rsidR="003D7F8F">
        <w:rPr>
          <w:lang w:val="en-US"/>
        </w:rPr>
        <w:t xml:space="preserve"> There are standalone versions for Windows, Mac OS and Linux, however, for the purposes of Open </w:t>
      </w:r>
      <w:proofErr w:type="spellStart"/>
      <w:r w:rsidR="003D7F8F">
        <w:rPr>
          <w:lang w:val="en-US"/>
        </w:rPr>
        <w:t>Hazus</w:t>
      </w:r>
      <w:proofErr w:type="spellEnd"/>
      <w:r w:rsidR="003D7F8F">
        <w:rPr>
          <w:lang w:val="en-US"/>
        </w:rPr>
        <w:t xml:space="preserve">, the application framework, built with Eclipse Rich Client (RCP) technology might be more promising. Their </w:t>
      </w:r>
      <w:hyperlink r:id="rId116" w:history="1">
        <w:r w:rsidR="003D7F8F" w:rsidRPr="003D7F8F">
          <w:rPr>
            <w:rStyle w:val="Hyperlink"/>
            <w:lang w:val="en-US"/>
          </w:rPr>
          <w:t>gallery of sample applications</w:t>
        </w:r>
      </w:hyperlink>
      <w:r w:rsidR="003D7F8F">
        <w:rPr>
          <w:lang w:val="en-US"/>
        </w:rPr>
        <w:t xml:space="preserve"> built with </w:t>
      </w:r>
      <w:proofErr w:type="spellStart"/>
      <w:r w:rsidR="003D7F8F">
        <w:rPr>
          <w:lang w:val="en-US"/>
        </w:rPr>
        <w:t>uDig</w:t>
      </w:r>
      <w:proofErr w:type="spellEnd"/>
      <w:r w:rsidR="003D7F8F">
        <w:rPr>
          <w:lang w:val="en-US"/>
        </w:rPr>
        <w:t xml:space="preserve"> illustrates implementations in hydrology, logistics, forest management, and the </w:t>
      </w:r>
      <w:hyperlink r:id="rId117" w:history="1">
        <w:r w:rsidR="003D7F8F" w:rsidRPr="00DC7B02">
          <w:rPr>
            <w:rStyle w:val="Hyperlink"/>
            <w:lang w:val="en-US"/>
          </w:rPr>
          <w:t>Distant Early Warning System for Tsunamis</w:t>
        </w:r>
      </w:hyperlink>
      <w:r w:rsidR="003D7F8F">
        <w:rPr>
          <w:lang w:val="en-US"/>
        </w:rPr>
        <w:t>.</w:t>
      </w:r>
      <w:r w:rsidR="00DC7B02">
        <w:rPr>
          <w:lang w:val="en-US"/>
        </w:rPr>
        <w:t xml:space="preserve"> </w:t>
      </w:r>
      <w:proofErr w:type="spellStart"/>
      <w:r w:rsidR="00DC7B02">
        <w:rPr>
          <w:lang w:val="en-US"/>
        </w:rPr>
        <w:t>uDig</w:t>
      </w:r>
      <w:proofErr w:type="spellEnd"/>
      <w:r w:rsidR="00DC7B02">
        <w:rPr>
          <w:lang w:val="en-US"/>
        </w:rPr>
        <w:t xml:space="preserve"> is also the underlying platform for DIVA GIS.</w:t>
      </w:r>
    </w:p>
    <w:p w14:paraId="754ED4B3" w14:textId="5AC609BA" w:rsidR="00DC7B02" w:rsidRPr="00252EDA" w:rsidRDefault="00DC7B02" w:rsidP="00074EDC">
      <w:pPr>
        <w:spacing w:line="360" w:lineRule="auto"/>
        <w:rPr>
          <w:b/>
          <w:sz w:val="24"/>
          <w:lang w:val="en-US"/>
        </w:rPr>
      </w:pPr>
      <w:r>
        <w:rPr>
          <w:b/>
          <w:sz w:val="24"/>
          <w:lang w:val="en-US"/>
        </w:rPr>
        <w:t>VI</w:t>
      </w:r>
      <w:r w:rsidRPr="00252EDA">
        <w:rPr>
          <w:b/>
          <w:sz w:val="24"/>
          <w:lang w:val="en-US"/>
        </w:rPr>
        <w:t>.</w:t>
      </w:r>
      <w:r w:rsidR="003D0634">
        <w:rPr>
          <w:b/>
          <w:sz w:val="24"/>
          <w:lang w:val="en-US"/>
        </w:rPr>
        <w:t>1.</w:t>
      </w:r>
      <w:r>
        <w:rPr>
          <w:b/>
          <w:sz w:val="24"/>
          <w:lang w:val="en-US"/>
        </w:rPr>
        <w:t>3</w:t>
      </w:r>
      <w:r w:rsidRPr="00252EDA">
        <w:rPr>
          <w:b/>
          <w:sz w:val="24"/>
          <w:lang w:val="en-US"/>
        </w:rPr>
        <w:t>.1</w:t>
      </w:r>
      <w:r w:rsidRPr="00252EDA">
        <w:rPr>
          <w:b/>
          <w:sz w:val="24"/>
          <w:lang w:val="en-US"/>
        </w:rPr>
        <w:tab/>
      </w:r>
      <w:r>
        <w:rPr>
          <w:b/>
          <w:sz w:val="24"/>
          <w:lang w:val="en-US"/>
        </w:rPr>
        <w:t>DIVA GIS</w:t>
      </w:r>
    </w:p>
    <w:p w14:paraId="51A2EC5C" w14:textId="04CC39EC" w:rsidR="00992F12" w:rsidRPr="00252EDA" w:rsidRDefault="006D197B" w:rsidP="00424F70">
      <w:pPr>
        <w:spacing w:after="120" w:line="360" w:lineRule="auto"/>
        <w:rPr>
          <w:lang w:val="en-US"/>
        </w:rPr>
      </w:pPr>
      <w:hyperlink r:id="rId118" w:history="1">
        <w:r w:rsidR="00DC7B02" w:rsidRPr="00DC7B02">
          <w:rPr>
            <w:rStyle w:val="Hyperlink"/>
            <w:lang w:val="en-US"/>
          </w:rPr>
          <w:t>DIVA-GIS</w:t>
        </w:r>
      </w:hyperlink>
      <w:r w:rsidR="00DC7B02" w:rsidRPr="00DC7B02">
        <w:rPr>
          <w:lang w:val="en-US"/>
        </w:rPr>
        <w:t xml:space="preserve"> is a free GIS used for the analysis of geographic data, </w:t>
      </w:r>
      <w:proofErr w:type="gramStart"/>
      <w:r w:rsidR="00DC7B02" w:rsidRPr="00DC7B02">
        <w:rPr>
          <w:lang w:val="en-US"/>
        </w:rPr>
        <w:t>in particular point</w:t>
      </w:r>
      <w:proofErr w:type="gramEnd"/>
      <w:r w:rsidR="00DC7B02" w:rsidRPr="00DC7B02">
        <w:rPr>
          <w:lang w:val="en-US"/>
        </w:rPr>
        <w:t xml:space="preserve"> data on biodiversity, published under the GNU General Public license. The software was first designed for application to the study of wild potatoes in South America. DIVA-GIS was developed as a joint project by the International Potato Center in Peru, the International Plant Genetic Resources Institute, the Museum of Vertebrate Zoology at the University of California at Berkeley, the Secretariat of the Pacific Community, and the FAO. DIVA-GIS has a wide range of tools for evaluation of mapping and modeling of habitats. DIVA-GIS can process data in all standard GIS formats, including data from ESRI's ArcGIS programs. The program runs on Windows and OS X. DIVA raster files generated may be imported and exported into R or the modeling program </w:t>
      </w:r>
      <w:hyperlink r:id="rId119" w:history="1">
        <w:r w:rsidR="00DC7B02" w:rsidRPr="000354AA">
          <w:rPr>
            <w:rStyle w:val="Hyperlink"/>
            <w:lang w:val="en-US"/>
          </w:rPr>
          <w:t>Maxent</w:t>
        </w:r>
      </w:hyperlink>
      <w:r w:rsidR="00DC7B02" w:rsidRPr="00DC7B02">
        <w:rPr>
          <w:lang w:val="en-US"/>
        </w:rPr>
        <w:t>.</w:t>
      </w:r>
    </w:p>
    <w:p w14:paraId="3D92150C" w14:textId="7A7015EF" w:rsidR="00E41C24" w:rsidRPr="00252EDA" w:rsidRDefault="00E41C24" w:rsidP="00E41C24">
      <w:pPr>
        <w:spacing w:line="360" w:lineRule="auto"/>
        <w:rPr>
          <w:b/>
          <w:sz w:val="24"/>
          <w:lang w:val="en-US"/>
        </w:rPr>
      </w:pPr>
      <w:r>
        <w:rPr>
          <w:b/>
          <w:sz w:val="24"/>
          <w:lang w:val="en-US"/>
        </w:rPr>
        <w:t>VI</w:t>
      </w:r>
      <w:r w:rsidRPr="00252EDA">
        <w:rPr>
          <w:b/>
          <w:sz w:val="24"/>
          <w:lang w:val="en-US"/>
        </w:rPr>
        <w:t>.</w:t>
      </w:r>
      <w:r>
        <w:rPr>
          <w:b/>
          <w:sz w:val="24"/>
          <w:lang w:val="en-US"/>
        </w:rPr>
        <w:t>1.3</w:t>
      </w:r>
      <w:r w:rsidRPr="00252EDA">
        <w:rPr>
          <w:b/>
          <w:sz w:val="24"/>
          <w:lang w:val="en-US"/>
        </w:rPr>
        <w:t>.</w:t>
      </w:r>
      <w:r>
        <w:rPr>
          <w:b/>
          <w:sz w:val="24"/>
          <w:lang w:val="en-US"/>
        </w:rPr>
        <w:t>2</w:t>
      </w:r>
      <w:r w:rsidRPr="00252EDA">
        <w:rPr>
          <w:b/>
          <w:sz w:val="24"/>
          <w:lang w:val="en-US"/>
        </w:rPr>
        <w:tab/>
      </w:r>
      <w:proofErr w:type="spellStart"/>
      <w:r>
        <w:rPr>
          <w:b/>
          <w:sz w:val="24"/>
          <w:lang w:val="en-US"/>
        </w:rPr>
        <w:t>uDig</w:t>
      </w:r>
      <w:proofErr w:type="spellEnd"/>
      <w:r>
        <w:rPr>
          <w:b/>
          <w:sz w:val="24"/>
          <w:lang w:val="en-US"/>
        </w:rPr>
        <w:t xml:space="preserve"> Rich Client Platform</w:t>
      </w:r>
    </w:p>
    <w:p w14:paraId="43BAE1A9" w14:textId="2702E638" w:rsidR="00DC7B02" w:rsidRDefault="00E41C24" w:rsidP="00424F70">
      <w:pPr>
        <w:spacing w:after="120" w:line="360" w:lineRule="auto"/>
        <w:rPr>
          <w:lang w:val="en-US"/>
        </w:rPr>
      </w:pPr>
      <w:r>
        <w:rPr>
          <w:lang w:val="en-US"/>
        </w:rPr>
        <w:t xml:space="preserve">The previously discussed GRASS and QGIS programs were developed with end users in mind, i.e., a lot of effort has been expanded on provided a one-stop solution for the user’s GIS needs. </w:t>
      </w:r>
      <w:proofErr w:type="spellStart"/>
      <w:r>
        <w:rPr>
          <w:lang w:val="en-US"/>
        </w:rPr>
        <w:t>uDig’s</w:t>
      </w:r>
      <w:proofErr w:type="spellEnd"/>
      <w:r>
        <w:rPr>
          <w:lang w:val="en-US"/>
        </w:rPr>
        <w:t xml:space="preserve"> philosophy is different in that it acts more like a (Java-based) framework that allows </w:t>
      </w:r>
      <w:hyperlink r:id="rId120" w:history="1">
        <w:r w:rsidR="00424F70" w:rsidRPr="00424F70">
          <w:rPr>
            <w:rStyle w:val="Hyperlink"/>
            <w:lang w:val="en-US"/>
          </w:rPr>
          <w:t xml:space="preserve">(experienced Java) </w:t>
        </w:r>
        <w:r w:rsidRPr="00424F70">
          <w:rPr>
            <w:rStyle w:val="Hyperlink"/>
            <w:lang w:val="en-US"/>
          </w:rPr>
          <w:t>developers</w:t>
        </w:r>
      </w:hyperlink>
      <w:r>
        <w:rPr>
          <w:lang w:val="en-US"/>
        </w:rPr>
        <w:t xml:space="preserve"> to </w:t>
      </w:r>
      <w:r w:rsidR="00424F70">
        <w:rPr>
          <w:lang w:val="en-US"/>
        </w:rPr>
        <w:t xml:space="preserve">write their own GIS (like, for example, </w:t>
      </w:r>
      <w:hyperlink r:id="rId121" w:history="1">
        <w:r w:rsidR="00424F70" w:rsidRPr="00424F70">
          <w:rPr>
            <w:rStyle w:val="Hyperlink"/>
            <w:lang w:val="en-US"/>
          </w:rPr>
          <w:t>JGRASS</w:t>
        </w:r>
      </w:hyperlink>
      <w:r w:rsidR="00424F70">
        <w:rPr>
          <w:lang w:val="en-US"/>
        </w:rPr>
        <w:t xml:space="preserve">) based on the Eclipse platform. </w:t>
      </w:r>
    </w:p>
    <w:p w14:paraId="389DAF50" w14:textId="77777777" w:rsidR="00E41C24" w:rsidRPr="00252EDA" w:rsidRDefault="00E41C24" w:rsidP="00074EDC">
      <w:pPr>
        <w:rPr>
          <w:lang w:val="en-US"/>
        </w:rPr>
      </w:pPr>
    </w:p>
    <w:p w14:paraId="7252737D" w14:textId="0511B16F"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4</w:t>
      </w:r>
      <w:r w:rsidRPr="00252EDA">
        <w:rPr>
          <w:b/>
          <w:sz w:val="28"/>
          <w:lang w:val="en-US"/>
        </w:rPr>
        <w:tab/>
      </w:r>
      <w:proofErr w:type="spellStart"/>
      <w:r>
        <w:rPr>
          <w:b/>
          <w:sz w:val="28"/>
          <w:lang w:val="en-US"/>
        </w:rPr>
        <w:t>gvSIG</w:t>
      </w:r>
      <w:proofErr w:type="spellEnd"/>
    </w:p>
    <w:p w14:paraId="60257C18" w14:textId="1B516B5F" w:rsidR="00992F12" w:rsidRDefault="006D197B" w:rsidP="00074EDC">
      <w:pPr>
        <w:spacing w:after="120" w:line="360" w:lineRule="auto"/>
        <w:rPr>
          <w:lang w:val="en-US"/>
        </w:rPr>
      </w:pPr>
      <w:hyperlink r:id="rId122" w:history="1">
        <w:proofErr w:type="spellStart"/>
        <w:r w:rsidR="00390B4F" w:rsidRPr="00390B4F">
          <w:rPr>
            <w:rStyle w:val="Hyperlink"/>
            <w:lang w:val="en-US"/>
          </w:rPr>
          <w:t>gvSIG</w:t>
        </w:r>
        <w:proofErr w:type="spellEnd"/>
      </w:hyperlink>
      <w:r w:rsidR="00390B4F">
        <w:rPr>
          <w:lang w:val="en-US"/>
        </w:rPr>
        <w:t xml:space="preserve"> is the third </w:t>
      </w:r>
      <w:proofErr w:type="spellStart"/>
      <w:r w:rsidR="00390B4F">
        <w:rPr>
          <w:lang w:val="en-US"/>
        </w:rPr>
        <w:t>OSGeo</w:t>
      </w:r>
      <w:proofErr w:type="spellEnd"/>
      <w:r w:rsidR="00390B4F">
        <w:rPr>
          <w:lang w:val="en-US"/>
        </w:rPr>
        <w:t xml:space="preserve"> desktop GIS application, published under the </w:t>
      </w:r>
      <w:r w:rsidR="00390B4F" w:rsidRPr="00390B4F">
        <w:rPr>
          <w:lang w:val="en-US"/>
        </w:rPr>
        <w:t>GNU/GPL license</w:t>
      </w:r>
      <w:r w:rsidR="00390B4F">
        <w:rPr>
          <w:lang w:val="en-US"/>
        </w:rPr>
        <w:t xml:space="preserve"> and </w:t>
      </w:r>
      <w:r w:rsidR="00390B4F" w:rsidRPr="00390B4F">
        <w:rPr>
          <w:lang w:val="en-US"/>
        </w:rPr>
        <w:t>used by thousands of users worldwide.</w:t>
      </w:r>
      <w:r w:rsidR="00390B4F">
        <w:rPr>
          <w:lang w:val="en-US"/>
        </w:rPr>
        <w:t xml:space="preserve"> </w:t>
      </w:r>
      <w:proofErr w:type="spellStart"/>
      <w:r w:rsidR="00390B4F">
        <w:rPr>
          <w:lang w:val="en-US"/>
        </w:rPr>
        <w:t>gvSIG</w:t>
      </w:r>
      <w:proofErr w:type="spellEnd"/>
      <w:r w:rsidR="00390B4F">
        <w:rPr>
          <w:lang w:val="en-US"/>
        </w:rPr>
        <w:t xml:space="preserve"> developed in parallel to QGIS and with a somewhat different emphasis on geospatial workflows. Its strengths are the geoprocessing component </w:t>
      </w:r>
      <w:proofErr w:type="spellStart"/>
      <w:r w:rsidR="00390B4F">
        <w:rPr>
          <w:lang w:val="en-US"/>
        </w:rPr>
        <w:t>Sextante</w:t>
      </w:r>
      <w:proofErr w:type="spellEnd"/>
      <w:r w:rsidR="00BE414F">
        <w:rPr>
          <w:lang w:val="en-US"/>
        </w:rPr>
        <w:t xml:space="preserve"> and its support for standards beyond the geospatial realm (e.g., databases, CAD, catalogues). </w:t>
      </w:r>
      <w:proofErr w:type="spellStart"/>
      <w:r w:rsidR="00BE414F">
        <w:rPr>
          <w:lang w:val="en-US"/>
        </w:rPr>
        <w:t>gvSIG</w:t>
      </w:r>
      <w:proofErr w:type="spellEnd"/>
      <w:r w:rsidR="00BE414F">
        <w:rPr>
          <w:lang w:val="en-US"/>
        </w:rPr>
        <w:t xml:space="preserve"> has a vibrant user and developer community, mostly in Europe and Latin America.</w:t>
      </w:r>
    </w:p>
    <w:p w14:paraId="7249BD95" w14:textId="77777777" w:rsidR="00992F12" w:rsidRPr="00252EDA" w:rsidRDefault="00992F12" w:rsidP="00074EDC">
      <w:pPr>
        <w:rPr>
          <w:lang w:val="en-US"/>
        </w:rPr>
      </w:pPr>
    </w:p>
    <w:p w14:paraId="11FAEF66" w14:textId="12D094F1"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5</w:t>
      </w:r>
      <w:r w:rsidRPr="00252EDA">
        <w:rPr>
          <w:b/>
          <w:sz w:val="28"/>
          <w:lang w:val="en-US"/>
        </w:rPr>
        <w:tab/>
      </w:r>
      <w:r>
        <w:rPr>
          <w:b/>
          <w:sz w:val="28"/>
          <w:lang w:val="en-US"/>
        </w:rPr>
        <w:t>System for Automated Geoscientific Analysis (SAGA)</w:t>
      </w:r>
    </w:p>
    <w:p w14:paraId="77EE6DF1" w14:textId="6DFBFF1E" w:rsidR="00BE414F" w:rsidRPr="00BE414F" w:rsidRDefault="006D197B" w:rsidP="00074EDC">
      <w:pPr>
        <w:spacing w:after="120" w:line="360" w:lineRule="auto"/>
        <w:rPr>
          <w:lang w:val="en-US"/>
        </w:rPr>
      </w:pPr>
      <w:hyperlink r:id="rId123" w:history="1">
        <w:r w:rsidR="00BE414F" w:rsidRPr="00BE414F">
          <w:rPr>
            <w:rStyle w:val="Hyperlink"/>
            <w:lang w:val="en-US"/>
          </w:rPr>
          <w:t xml:space="preserve">SAGA </w:t>
        </w:r>
      </w:hyperlink>
      <w:r w:rsidR="00BE414F">
        <w:rPr>
          <w:lang w:val="en-US"/>
        </w:rPr>
        <w:t xml:space="preserve">started out as a set of programs the quantitative description of topographies (landform shapes). It has now become a serious competitor for the raster-based GRASS GIS. </w:t>
      </w:r>
      <w:r w:rsidR="00BE414F" w:rsidRPr="00BE414F">
        <w:rPr>
          <w:lang w:val="en-US"/>
        </w:rPr>
        <w:t xml:space="preserve">SAGA's </w:t>
      </w:r>
      <w:r w:rsidR="00074EDC">
        <w:rPr>
          <w:lang w:val="en-US"/>
        </w:rPr>
        <w:t xml:space="preserve">overarching goal </w:t>
      </w:r>
      <w:r w:rsidR="00BE414F" w:rsidRPr="00BE414F">
        <w:rPr>
          <w:lang w:val="en-US"/>
        </w:rPr>
        <w:t xml:space="preserve">is to </w:t>
      </w:r>
      <w:r w:rsidR="00074EDC">
        <w:rPr>
          <w:lang w:val="en-US"/>
        </w:rPr>
        <w:t xml:space="preserve">provide </w:t>
      </w:r>
      <w:r w:rsidR="00BE414F" w:rsidRPr="00BE414F">
        <w:rPr>
          <w:lang w:val="en-US"/>
        </w:rPr>
        <w:t>(geo-)</w:t>
      </w:r>
      <w:r w:rsidR="00074EDC">
        <w:rPr>
          <w:lang w:val="en-US"/>
        </w:rPr>
        <w:t xml:space="preserve"> </w:t>
      </w:r>
      <w:r w:rsidR="00BE414F" w:rsidRPr="00BE414F">
        <w:rPr>
          <w:lang w:val="en-US"/>
        </w:rPr>
        <w:t xml:space="preserve">scientists </w:t>
      </w:r>
      <w:r w:rsidR="00074EDC">
        <w:rPr>
          <w:lang w:val="en-US"/>
        </w:rPr>
        <w:t xml:space="preserve">with </w:t>
      </w:r>
      <w:r w:rsidR="00BE414F" w:rsidRPr="00BE414F">
        <w:rPr>
          <w:lang w:val="en-US"/>
        </w:rPr>
        <w:t xml:space="preserve">an effective </w:t>
      </w:r>
      <w:r w:rsidR="00074EDC">
        <w:rPr>
          <w:lang w:val="en-US"/>
        </w:rPr>
        <w:t xml:space="preserve">API </w:t>
      </w:r>
      <w:r w:rsidR="00BE414F" w:rsidRPr="00BE414F">
        <w:rPr>
          <w:lang w:val="en-US"/>
        </w:rPr>
        <w:t xml:space="preserve">for the implementation of geoscientific methods. </w:t>
      </w:r>
      <w:r w:rsidR="00074EDC">
        <w:rPr>
          <w:lang w:val="en-US"/>
        </w:rPr>
        <w:t xml:space="preserve">Conceived of in the early 2000s and unencumbered by legacy code, </w:t>
      </w:r>
      <w:r w:rsidR="00BE414F" w:rsidRPr="00BE414F">
        <w:rPr>
          <w:lang w:val="en-US"/>
        </w:rPr>
        <w:t>SAGA's true strength</w:t>
      </w:r>
      <w:r w:rsidR="00074EDC">
        <w:rPr>
          <w:lang w:val="en-US"/>
        </w:rPr>
        <w:t xml:space="preserve"> lies in its architecture and very fast code.</w:t>
      </w:r>
    </w:p>
    <w:p w14:paraId="10FCBB7A" w14:textId="302FB069" w:rsidR="00BE414F" w:rsidRPr="00BE414F" w:rsidRDefault="00BE414F" w:rsidP="00074EDC">
      <w:pPr>
        <w:spacing w:after="120" w:line="360" w:lineRule="auto"/>
        <w:rPr>
          <w:lang w:val="en-US"/>
        </w:rPr>
      </w:pPr>
      <w:r w:rsidRPr="00BE414F">
        <w:rPr>
          <w:lang w:val="en-US"/>
        </w:rPr>
        <w:t xml:space="preserve">SAGA is </w:t>
      </w:r>
      <w:r w:rsidR="00074EDC">
        <w:rPr>
          <w:lang w:val="en-US"/>
        </w:rPr>
        <w:t xml:space="preserve">written in </w:t>
      </w:r>
      <w:r w:rsidRPr="00BE414F">
        <w:rPr>
          <w:lang w:val="en-US"/>
        </w:rPr>
        <w:t xml:space="preserve">C++ and has an </w:t>
      </w:r>
      <w:proofErr w:type="gramStart"/>
      <w:r w:rsidRPr="00BE414F">
        <w:rPr>
          <w:lang w:val="en-US"/>
        </w:rPr>
        <w:t>object oriented</w:t>
      </w:r>
      <w:proofErr w:type="gramEnd"/>
      <w:r w:rsidRPr="00BE414F">
        <w:rPr>
          <w:lang w:val="en-US"/>
        </w:rPr>
        <w:t xml:space="preserve"> system design. </w:t>
      </w:r>
      <w:r w:rsidR="00074EDC">
        <w:rPr>
          <w:lang w:val="en-US"/>
        </w:rPr>
        <w:t xml:space="preserve">It </w:t>
      </w:r>
      <w:r w:rsidRPr="00BE414F">
        <w:rPr>
          <w:lang w:val="en-US"/>
        </w:rPr>
        <w:t xml:space="preserve">uses the </w:t>
      </w:r>
      <w:proofErr w:type="gramStart"/>
      <w:r w:rsidRPr="00BE414F">
        <w:rPr>
          <w:lang w:val="en-US"/>
        </w:rPr>
        <w:t>cross platform</w:t>
      </w:r>
      <w:proofErr w:type="gramEnd"/>
      <w:r w:rsidRPr="00BE414F">
        <w:rPr>
          <w:lang w:val="en-US"/>
        </w:rPr>
        <w:t xml:space="preserve"> GUI library </w:t>
      </w:r>
      <w:proofErr w:type="spellStart"/>
      <w:r w:rsidRPr="00BE414F">
        <w:rPr>
          <w:lang w:val="en-US"/>
        </w:rPr>
        <w:t>wxWidgets</w:t>
      </w:r>
      <w:proofErr w:type="spellEnd"/>
      <w:r w:rsidRPr="00BE414F">
        <w:rPr>
          <w:lang w:val="en-US"/>
        </w:rPr>
        <w:t xml:space="preserve"> for user interface functionality. Because </w:t>
      </w:r>
      <w:proofErr w:type="spellStart"/>
      <w:r w:rsidRPr="00BE414F">
        <w:rPr>
          <w:lang w:val="en-US"/>
        </w:rPr>
        <w:t>wxWidgets</w:t>
      </w:r>
      <w:proofErr w:type="spellEnd"/>
      <w:r w:rsidRPr="00BE414F">
        <w:rPr>
          <w:lang w:val="en-US"/>
        </w:rPr>
        <w:t xml:space="preserve"> enables operating system independent software development, SAGA </w:t>
      </w:r>
      <w:r w:rsidR="00074EDC">
        <w:rPr>
          <w:lang w:val="en-US"/>
        </w:rPr>
        <w:t xml:space="preserve">runs on </w:t>
      </w:r>
      <w:r w:rsidRPr="00BE414F">
        <w:rPr>
          <w:lang w:val="en-US"/>
        </w:rPr>
        <w:t xml:space="preserve">MS-Windows as well as </w:t>
      </w:r>
      <w:r w:rsidR="00074EDC">
        <w:rPr>
          <w:lang w:val="en-US"/>
        </w:rPr>
        <w:t xml:space="preserve">on </w:t>
      </w:r>
      <w:r w:rsidRPr="00BE414F">
        <w:rPr>
          <w:lang w:val="en-US"/>
        </w:rPr>
        <w:t>Linux.</w:t>
      </w:r>
    </w:p>
    <w:p w14:paraId="1FB81BF4" w14:textId="66EE9C11" w:rsidR="00480BB3" w:rsidRPr="00252EDA" w:rsidRDefault="00480BB3" w:rsidP="00480BB3">
      <w:pPr>
        <w:spacing w:line="360" w:lineRule="auto"/>
        <w:rPr>
          <w:b/>
          <w:sz w:val="24"/>
          <w:lang w:val="en-US"/>
        </w:rPr>
      </w:pPr>
      <w:r>
        <w:rPr>
          <w:b/>
          <w:sz w:val="24"/>
          <w:lang w:val="en-US"/>
        </w:rPr>
        <w:t>VI</w:t>
      </w:r>
      <w:r w:rsidRPr="00252EDA">
        <w:rPr>
          <w:b/>
          <w:sz w:val="24"/>
          <w:lang w:val="en-US"/>
        </w:rPr>
        <w:t>.</w:t>
      </w:r>
      <w:r w:rsidR="003D0634">
        <w:rPr>
          <w:b/>
          <w:sz w:val="24"/>
          <w:lang w:val="en-US"/>
        </w:rPr>
        <w:t>1.</w:t>
      </w:r>
      <w:r>
        <w:rPr>
          <w:b/>
          <w:sz w:val="24"/>
          <w:lang w:val="en-US"/>
        </w:rPr>
        <w:t>5</w:t>
      </w:r>
      <w:r w:rsidRPr="00252EDA">
        <w:rPr>
          <w:b/>
          <w:sz w:val="24"/>
          <w:lang w:val="en-US"/>
        </w:rPr>
        <w:t>.1</w:t>
      </w:r>
      <w:r w:rsidRPr="00252EDA">
        <w:rPr>
          <w:b/>
          <w:sz w:val="24"/>
          <w:lang w:val="en-US"/>
        </w:rPr>
        <w:tab/>
      </w:r>
      <w:r>
        <w:rPr>
          <w:b/>
          <w:sz w:val="24"/>
          <w:lang w:val="en-US"/>
        </w:rPr>
        <w:t>SAGA Capabilities</w:t>
      </w:r>
    </w:p>
    <w:p w14:paraId="0EACC26F" w14:textId="4FE332EF" w:rsidR="00480BB3" w:rsidRPr="00480BB3" w:rsidRDefault="00424F70" w:rsidP="00424F70">
      <w:pPr>
        <w:spacing w:after="120" w:line="360" w:lineRule="auto"/>
        <w:rPr>
          <w:lang w:val="en-US"/>
        </w:rPr>
      </w:pPr>
      <w:r>
        <w:rPr>
          <w:lang w:val="en-US"/>
        </w:rPr>
        <w:t xml:space="preserve">One of the attractions of SAGA is its compact modular design that allows to run the software </w:t>
      </w:r>
      <w:r w:rsidR="00480BB3" w:rsidRPr="00480BB3">
        <w:rPr>
          <w:lang w:val="en-US"/>
        </w:rPr>
        <w:t xml:space="preserve">without installation even from </w:t>
      </w:r>
      <w:r>
        <w:rPr>
          <w:lang w:val="en-US"/>
        </w:rPr>
        <w:t xml:space="preserve">flash drives. It has an unusually flexible command line interface that supports scripting in </w:t>
      </w:r>
      <w:r w:rsidR="00480BB3" w:rsidRPr="00480BB3">
        <w:rPr>
          <w:lang w:val="en-US"/>
        </w:rPr>
        <w:t xml:space="preserve">Python, Java, </w:t>
      </w:r>
      <w:r>
        <w:rPr>
          <w:lang w:val="en-US"/>
        </w:rPr>
        <w:t xml:space="preserve">and </w:t>
      </w:r>
      <w:r w:rsidR="00480BB3" w:rsidRPr="00480BB3">
        <w:rPr>
          <w:lang w:val="en-US"/>
        </w:rPr>
        <w:t>R</w:t>
      </w:r>
      <w:r>
        <w:rPr>
          <w:lang w:val="en-US"/>
        </w:rPr>
        <w:t xml:space="preserve">. There are more </w:t>
      </w:r>
      <w:r w:rsidR="00480BB3" w:rsidRPr="00480BB3">
        <w:rPr>
          <w:lang w:val="en-US"/>
        </w:rPr>
        <w:t xml:space="preserve">than 450 </w:t>
      </w:r>
      <w:r>
        <w:rPr>
          <w:lang w:val="en-US"/>
        </w:rPr>
        <w:t>raster</w:t>
      </w:r>
      <w:r w:rsidR="00480BB3" w:rsidRPr="00480BB3">
        <w:rPr>
          <w:lang w:val="en-US"/>
        </w:rPr>
        <w:t xml:space="preserve"> functions for geodata analysis</w:t>
      </w:r>
      <w:r>
        <w:rPr>
          <w:lang w:val="en-US"/>
        </w:rPr>
        <w:t xml:space="preserve"> (including a good amount of image processing and </w:t>
      </w:r>
      <w:proofErr w:type="spellStart"/>
      <w:r>
        <w:rPr>
          <w:lang w:val="en-US"/>
        </w:rPr>
        <w:t>geostatistics</w:t>
      </w:r>
      <w:proofErr w:type="spellEnd"/>
      <w:r>
        <w:rPr>
          <w:lang w:val="en-US"/>
        </w:rPr>
        <w:t xml:space="preserve">) – but only minimal vector GIS support for clipping, buffering and raster to vector conversion. </w:t>
      </w:r>
    </w:p>
    <w:p w14:paraId="79FE10EF" w14:textId="77777777" w:rsidR="00992F12" w:rsidRPr="00252EDA" w:rsidRDefault="00992F12" w:rsidP="00074EDC">
      <w:pPr>
        <w:rPr>
          <w:lang w:val="en-US"/>
        </w:rPr>
      </w:pPr>
    </w:p>
    <w:p w14:paraId="22DC89BA" w14:textId="6AE6330E" w:rsidR="00992F12" w:rsidRPr="00252EDA" w:rsidRDefault="00992F12" w:rsidP="00074EDC">
      <w:pPr>
        <w:rPr>
          <w:b/>
          <w:sz w:val="28"/>
          <w:lang w:val="en-US"/>
        </w:rPr>
      </w:pPr>
      <w:r>
        <w:rPr>
          <w:b/>
          <w:sz w:val="28"/>
          <w:lang w:val="en-US"/>
        </w:rPr>
        <w:t>V</w:t>
      </w:r>
      <w:r w:rsidRPr="00252EDA">
        <w:rPr>
          <w:b/>
          <w:sz w:val="28"/>
          <w:lang w:val="en-US"/>
        </w:rPr>
        <w:t>I.</w:t>
      </w:r>
      <w:r w:rsidR="003D0634">
        <w:rPr>
          <w:b/>
          <w:sz w:val="28"/>
          <w:lang w:val="en-US"/>
        </w:rPr>
        <w:t>1.</w:t>
      </w:r>
      <w:r>
        <w:rPr>
          <w:b/>
          <w:sz w:val="28"/>
          <w:lang w:val="en-US"/>
        </w:rPr>
        <w:t>6</w:t>
      </w:r>
      <w:r w:rsidRPr="00252EDA">
        <w:rPr>
          <w:b/>
          <w:sz w:val="28"/>
          <w:lang w:val="en-US"/>
        </w:rPr>
        <w:tab/>
      </w:r>
      <w:r>
        <w:rPr>
          <w:b/>
          <w:sz w:val="28"/>
          <w:lang w:val="en-US"/>
        </w:rPr>
        <w:t>Open JUMP (Java Unified Mapping Platform)</w:t>
      </w:r>
    </w:p>
    <w:p w14:paraId="019C6370" w14:textId="7F73F67F" w:rsidR="00992F12" w:rsidRDefault="0043720D" w:rsidP="00B412C7">
      <w:pPr>
        <w:spacing w:after="120" w:line="360" w:lineRule="auto"/>
        <w:rPr>
          <w:lang w:val="en-US"/>
        </w:rPr>
      </w:pPr>
      <w:r>
        <w:rPr>
          <w:lang w:val="en-US"/>
        </w:rPr>
        <w:t xml:space="preserve">Open JUMP lies somewhere between </w:t>
      </w:r>
      <w:proofErr w:type="spellStart"/>
      <w:r>
        <w:rPr>
          <w:lang w:val="en-US"/>
        </w:rPr>
        <w:t>uDig</w:t>
      </w:r>
      <w:proofErr w:type="spellEnd"/>
      <w:r>
        <w:rPr>
          <w:lang w:val="en-US"/>
        </w:rPr>
        <w:t xml:space="preserve"> and SAGA. It is the counter version of SAGA in that it concentrates on vector GIS capabilities, it mimics </w:t>
      </w:r>
      <w:proofErr w:type="spellStart"/>
      <w:r>
        <w:rPr>
          <w:lang w:val="en-US"/>
        </w:rPr>
        <w:t>uDig</w:t>
      </w:r>
      <w:proofErr w:type="spellEnd"/>
      <w:r>
        <w:rPr>
          <w:lang w:val="en-US"/>
        </w:rPr>
        <w:t xml:space="preserve"> in that it is written in and for Java, but it aims at end users providing a desktop solution for people who want a simple viewing platform for a variety of vector formats. The acronym JUMP stands for Java Unified Mapping Platform and </w:t>
      </w:r>
      <w:r w:rsidR="00D22371">
        <w:rPr>
          <w:lang w:val="en-US"/>
        </w:rPr>
        <w:t xml:space="preserve">suggests an emphasis </w:t>
      </w:r>
      <w:r w:rsidR="00D22371">
        <w:rPr>
          <w:lang w:val="en-US"/>
        </w:rPr>
        <w:lastRenderedPageBreak/>
        <w:t xml:space="preserve">on mapping rather than analysis. The mapping components are not particularly sophisticated (from a cartographer’s perspective) but will satisfy the needs of people who need SVG or web mapping output of data that sits in well-known spatial databases, CAD, Open Street Map (OSM) formats. For vector analytical operations, Open JUMP relies on the Victor </w:t>
      </w:r>
      <w:proofErr w:type="spellStart"/>
      <w:r w:rsidR="00D22371">
        <w:rPr>
          <w:lang w:val="en-US"/>
        </w:rPr>
        <w:t>Olaya’s</w:t>
      </w:r>
      <w:proofErr w:type="spellEnd"/>
      <w:r w:rsidR="00D22371">
        <w:rPr>
          <w:lang w:val="en-US"/>
        </w:rPr>
        <w:t xml:space="preserve"> </w:t>
      </w:r>
      <w:proofErr w:type="spellStart"/>
      <w:r w:rsidR="00A45FE6">
        <w:rPr>
          <w:lang w:val="en-US"/>
        </w:rPr>
        <w:t>Sextante</w:t>
      </w:r>
      <w:proofErr w:type="spellEnd"/>
      <w:r w:rsidR="00A45FE6">
        <w:rPr>
          <w:lang w:val="en-US"/>
        </w:rPr>
        <w:t xml:space="preserve"> that</w:t>
      </w:r>
      <w:r w:rsidR="00D22371">
        <w:rPr>
          <w:lang w:val="en-US"/>
        </w:rPr>
        <w:t xml:space="preserve"> forms now the basis of the QGIS (geo-) processing framework.</w:t>
      </w:r>
    </w:p>
    <w:p w14:paraId="4DAFA119" w14:textId="77777777" w:rsidR="00F14276" w:rsidRPr="00252EDA" w:rsidRDefault="00F14276" w:rsidP="00F14276">
      <w:pPr>
        <w:rPr>
          <w:lang w:val="en-US"/>
        </w:rPr>
      </w:pPr>
    </w:p>
    <w:p w14:paraId="45B24BE0" w14:textId="1C419C18" w:rsidR="003D0634" w:rsidRPr="00252EDA" w:rsidRDefault="003D0634" w:rsidP="003D0634">
      <w:pPr>
        <w:rPr>
          <w:b/>
          <w:sz w:val="28"/>
          <w:lang w:val="en-US"/>
        </w:rPr>
      </w:pPr>
      <w:r>
        <w:rPr>
          <w:b/>
          <w:sz w:val="28"/>
          <w:lang w:val="en-US"/>
        </w:rPr>
        <w:t>V</w:t>
      </w:r>
      <w:r w:rsidRPr="00252EDA">
        <w:rPr>
          <w:b/>
          <w:sz w:val="28"/>
          <w:lang w:val="en-US"/>
        </w:rPr>
        <w:t>I.</w:t>
      </w:r>
      <w:r>
        <w:rPr>
          <w:b/>
          <w:sz w:val="28"/>
          <w:lang w:val="en-US"/>
        </w:rPr>
        <w:t>2</w:t>
      </w:r>
      <w:r w:rsidRPr="00252EDA">
        <w:rPr>
          <w:b/>
          <w:sz w:val="28"/>
          <w:lang w:val="en-US"/>
        </w:rPr>
        <w:tab/>
      </w:r>
      <w:r>
        <w:rPr>
          <w:b/>
          <w:sz w:val="28"/>
          <w:lang w:val="en-US"/>
        </w:rPr>
        <w:t>Description of Open Source Web Mapping Applications</w:t>
      </w:r>
    </w:p>
    <w:p w14:paraId="6415AEA2" w14:textId="2491F2DB" w:rsidR="003D0634" w:rsidRDefault="00B27E07" w:rsidP="00B412C7">
      <w:pPr>
        <w:spacing w:after="120" w:line="360" w:lineRule="auto"/>
        <w:rPr>
          <w:lang w:val="en-US"/>
        </w:rPr>
      </w:pPr>
      <w:r>
        <w:rPr>
          <w:lang w:val="en-US"/>
        </w:rPr>
        <w:t xml:space="preserve">The </w:t>
      </w:r>
      <w:proofErr w:type="spellStart"/>
      <w:r>
        <w:rPr>
          <w:lang w:val="en-US"/>
        </w:rPr>
        <w:t>OSGeo</w:t>
      </w:r>
      <w:proofErr w:type="spellEnd"/>
      <w:r>
        <w:rPr>
          <w:lang w:val="en-US"/>
        </w:rPr>
        <w:t xml:space="preserve"> Foundation supports some ten web mapping applications. Detailed descriptions can be found at </w:t>
      </w:r>
      <w:hyperlink r:id="rId124" w:history="1">
        <w:r w:rsidRPr="00FA1B7C">
          <w:rPr>
            <w:rStyle w:val="Hyperlink"/>
            <w:lang w:val="en-US"/>
          </w:rPr>
          <w:t>https://www.osgeo.org/projects</w:t>
        </w:r>
      </w:hyperlink>
      <w:r>
        <w:rPr>
          <w:lang w:val="en-US"/>
        </w:rPr>
        <w:t>. The following notes concentrate on what might be useful in the context of this whitepaper</w:t>
      </w:r>
      <w:r w:rsidR="00DC7A39">
        <w:rPr>
          <w:lang w:val="en-US"/>
        </w:rPr>
        <w:t>, including non-</w:t>
      </w:r>
      <w:proofErr w:type="spellStart"/>
      <w:r w:rsidR="00DC7A39">
        <w:rPr>
          <w:lang w:val="en-US"/>
        </w:rPr>
        <w:t>OSGeo</w:t>
      </w:r>
      <w:proofErr w:type="spellEnd"/>
      <w:r w:rsidR="00DC7A39">
        <w:rPr>
          <w:lang w:val="en-US"/>
        </w:rPr>
        <w:t xml:space="preserve"> projects like Carto</w:t>
      </w:r>
      <w:r>
        <w:rPr>
          <w:lang w:val="en-US"/>
        </w:rPr>
        <w:t>.</w:t>
      </w:r>
    </w:p>
    <w:p w14:paraId="65C41924" w14:textId="77777777" w:rsidR="00F14276" w:rsidRPr="00252EDA" w:rsidRDefault="00F14276" w:rsidP="00F14276">
      <w:pPr>
        <w:rPr>
          <w:lang w:val="en-US"/>
        </w:rPr>
      </w:pPr>
    </w:p>
    <w:p w14:paraId="4134BC54" w14:textId="1C0E0FE0" w:rsidR="00B27E07" w:rsidRPr="00252EDA" w:rsidRDefault="00B27E07" w:rsidP="00B27E07">
      <w:pPr>
        <w:rPr>
          <w:b/>
          <w:sz w:val="28"/>
          <w:lang w:val="en-US"/>
        </w:rPr>
      </w:pPr>
      <w:r>
        <w:rPr>
          <w:b/>
          <w:sz w:val="28"/>
          <w:lang w:val="en-US"/>
        </w:rPr>
        <w:t>VI</w:t>
      </w:r>
      <w:r w:rsidRPr="00252EDA">
        <w:rPr>
          <w:b/>
          <w:sz w:val="28"/>
          <w:lang w:val="en-US"/>
        </w:rPr>
        <w:t>.</w:t>
      </w:r>
      <w:r>
        <w:rPr>
          <w:b/>
          <w:sz w:val="28"/>
          <w:lang w:val="en-US"/>
        </w:rPr>
        <w:t>2.1</w:t>
      </w:r>
      <w:r w:rsidRPr="00252EDA">
        <w:rPr>
          <w:b/>
          <w:sz w:val="28"/>
          <w:lang w:val="en-US"/>
        </w:rPr>
        <w:tab/>
      </w:r>
      <w:proofErr w:type="spellStart"/>
      <w:r>
        <w:rPr>
          <w:b/>
          <w:sz w:val="28"/>
          <w:lang w:val="en-US"/>
        </w:rPr>
        <w:t>M</w:t>
      </w:r>
      <w:r w:rsidR="00B412C7">
        <w:rPr>
          <w:b/>
          <w:sz w:val="28"/>
          <w:lang w:val="en-US"/>
        </w:rPr>
        <w:t>apS</w:t>
      </w:r>
      <w:r>
        <w:rPr>
          <w:b/>
          <w:sz w:val="28"/>
          <w:lang w:val="en-US"/>
        </w:rPr>
        <w:t>erver</w:t>
      </w:r>
      <w:proofErr w:type="spellEnd"/>
    </w:p>
    <w:p w14:paraId="2EBE692B" w14:textId="7C675449" w:rsidR="001137AA" w:rsidRDefault="006D197B" w:rsidP="00F14276">
      <w:pPr>
        <w:spacing w:after="120" w:line="360" w:lineRule="auto"/>
        <w:rPr>
          <w:lang w:val="en-US"/>
        </w:rPr>
      </w:pPr>
      <w:hyperlink r:id="rId125" w:history="1">
        <w:proofErr w:type="spellStart"/>
        <w:r w:rsidR="00B27E07" w:rsidRPr="00B27E07">
          <w:rPr>
            <w:rStyle w:val="Hyperlink"/>
            <w:lang w:val="en-US"/>
          </w:rPr>
          <w:t>MapServer</w:t>
        </w:r>
        <w:proofErr w:type="spellEnd"/>
      </w:hyperlink>
      <w:r w:rsidR="00B27E07">
        <w:rPr>
          <w:lang w:val="en-US"/>
        </w:rPr>
        <w:t xml:space="preserve"> is one of the oldest web mapping engines around. </w:t>
      </w:r>
      <w:r w:rsidR="007D6E59">
        <w:rPr>
          <w:lang w:val="en-US"/>
        </w:rPr>
        <w:t>Written in C, i</w:t>
      </w:r>
      <w:r w:rsidR="00B412C7">
        <w:rPr>
          <w:lang w:val="en-US"/>
        </w:rPr>
        <w:t xml:space="preserve">t runs on all major platforms, has some </w:t>
      </w:r>
      <w:proofErr w:type="gramStart"/>
      <w:r w:rsidR="00B412C7">
        <w:rPr>
          <w:lang w:val="en-US"/>
        </w:rPr>
        <w:t>pretty advanced</w:t>
      </w:r>
      <w:proofErr w:type="gramEnd"/>
      <w:r w:rsidR="00B412C7">
        <w:rPr>
          <w:lang w:val="en-US"/>
        </w:rPr>
        <w:t xml:space="preserve"> cartographic features and supports most OGC map-related standards. Although it can be customized to have a relatively light footprint, the full-fledged version with all bells and whistles is so feature-rich that it can be daunting to maintain.</w:t>
      </w:r>
      <w:r w:rsidR="007D6E59">
        <w:rPr>
          <w:lang w:val="en-US"/>
        </w:rPr>
        <w:t xml:space="preserve"> </w:t>
      </w:r>
      <w:r w:rsidR="007D6E59" w:rsidRPr="007D6E59">
        <w:rPr>
          <w:lang w:val="en-US"/>
        </w:rPr>
        <w:t>Best suited for developers who are not afraid of editing configuration files</w:t>
      </w:r>
      <w:r w:rsidR="007D6E59">
        <w:rPr>
          <w:lang w:val="en-US"/>
        </w:rPr>
        <w:t>.</w:t>
      </w:r>
      <w:r w:rsidR="007D6E59" w:rsidRPr="007D6E59">
        <w:rPr>
          <w:lang w:val="en-US"/>
        </w:rPr>
        <w:t xml:space="preserve"> </w:t>
      </w:r>
      <w:proofErr w:type="spellStart"/>
      <w:r w:rsidR="007D6E59">
        <w:rPr>
          <w:lang w:val="en-US"/>
        </w:rPr>
        <w:t>MapServer</w:t>
      </w:r>
      <w:proofErr w:type="spellEnd"/>
      <w:r w:rsidR="007D6E59">
        <w:rPr>
          <w:lang w:val="en-US"/>
        </w:rPr>
        <w:t xml:space="preserve"> c</w:t>
      </w:r>
      <w:r w:rsidR="007D6E59" w:rsidRPr="007D6E59">
        <w:rPr>
          <w:lang w:val="en-US"/>
        </w:rPr>
        <w:t>an be used as a CGI or a plugin to various languages.</w:t>
      </w:r>
    </w:p>
    <w:p w14:paraId="2F056AD9" w14:textId="77777777" w:rsidR="00F14276" w:rsidRPr="00252EDA" w:rsidRDefault="00F14276" w:rsidP="00F14276">
      <w:pPr>
        <w:rPr>
          <w:lang w:val="en-US"/>
        </w:rPr>
      </w:pPr>
    </w:p>
    <w:p w14:paraId="54F09B62" w14:textId="6283BEF8" w:rsidR="00B412C7" w:rsidRPr="00252EDA" w:rsidRDefault="00B412C7" w:rsidP="00B412C7">
      <w:pPr>
        <w:rPr>
          <w:b/>
          <w:sz w:val="28"/>
          <w:lang w:val="en-US"/>
        </w:rPr>
      </w:pPr>
      <w:r>
        <w:rPr>
          <w:b/>
          <w:sz w:val="28"/>
          <w:lang w:val="en-US"/>
        </w:rPr>
        <w:t>VI</w:t>
      </w:r>
      <w:r w:rsidRPr="00252EDA">
        <w:rPr>
          <w:b/>
          <w:sz w:val="28"/>
          <w:lang w:val="en-US"/>
        </w:rPr>
        <w:t>.</w:t>
      </w:r>
      <w:r>
        <w:rPr>
          <w:b/>
          <w:sz w:val="28"/>
          <w:lang w:val="en-US"/>
        </w:rPr>
        <w:t>2.2</w:t>
      </w:r>
      <w:r w:rsidRPr="00252EDA">
        <w:rPr>
          <w:b/>
          <w:sz w:val="28"/>
          <w:lang w:val="en-US"/>
        </w:rPr>
        <w:tab/>
      </w:r>
      <w:proofErr w:type="spellStart"/>
      <w:r>
        <w:rPr>
          <w:b/>
          <w:sz w:val="28"/>
          <w:lang w:val="en-US"/>
        </w:rPr>
        <w:t>MapGuide</w:t>
      </w:r>
      <w:proofErr w:type="spellEnd"/>
    </w:p>
    <w:p w14:paraId="0B9255CB" w14:textId="2438C1BA" w:rsidR="00B412C7" w:rsidRDefault="00B412C7" w:rsidP="00F14276">
      <w:pPr>
        <w:spacing w:after="120" w:line="360" w:lineRule="auto"/>
        <w:rPr>
          <w:lang w:val="en-US"/>
        </w:rPr>
      </w:pPr>
      <w:r>
        <w:rPr>
          <w:lang w:val="en-US"/>
        </w:rPr>
        <w:t xml:space="preserve">Where </w:t>
      </w:r>
      <w:proofErr w:type="spellStart"/>
      <w:r>
        <w:rPr>
          <w:lang w:val="en-US"/>
        </w:rPr>
        <w:t>MapServer</w:t>
      </w:r>
      <w:proofErr w:type="spellEnd"/>
      <w:r>
        <w:rPr>
          <w:lang w:val="en-US"/>
        </w:rPr>
        <w:t xml:space="preserve"> is the well-established can-do-everything behemoth, </w:t>
      </w:r>
      <w:proofErr w:type="spellStart"/>
      <w:r>
        <w:rPr>
          <w:lang w:val="en-US"/>
        </w:rPr>
        <w:t>MapGuide</w:t>
      </w:r>
      <w:proofErr w:type="spellEnd"/>
      <w:r>
        <w:rPr>
          <w:lang w:val="en-US"/>
        </w:rPr>
        <w:t xml:space="preserve"> offers a very practical subset of functionalities that are easy to link with a server-side GIS.</w:t>
      </w:r>
      <w:r w:rsidR="00975288">
        <w:rPr>
          <w:lang w:val="en-US"/>
        </w:rPr>
        <w:t xml:space="preserve"> The cartography is not sophisticated but </w:t>
      </w:r>
      <w:r w:rsidR="00F14276">
        <w:rPr>
          <w:lang w:val="en-US"/>
        </w:rPr>
        <w:t xml:space="preserve">suitable for web-based applications. Unusual for a web </w:t>
      </w:r>
      <w:r w:rsidR="00F14276" w:rsidRPr="00F14276">
        <w:rPr>
          <w:i/>
          <w:lang w:val="en-US"/>
        </w:rPr>
        <w:t>mapping</w:t>
      </w:r>
      <w:r w:rsidR="00F14276">
        <w:rPr>
          <w:lang w:val="en-US"/>
        </w:rPr>
        <w:t xml:space="preserve"> application, </w:t>
      </w:r>
      <w:proofErr w:type="spellStart"/>
      <w:r w:rsidR="00F14276">
        <w:rPr>
          <w:lang w:val="en-US"/>
        </w:rPr>
        <w:t>MapGuide</w:t>
      </w:r>
      <w:proofErr w:type="spellEnd"/>
      <w:r w:rsidR="00F14276">
        <w:rPr>
          <w:lang w:val="en-US"/>
        </w:rPr>
        <w:t xml:space="preserve"> supports </w:t>
      </w:r>
      <w:proofErr w:type="gramStart"/>
      <w:r w:rsidR="00F14276">
        <w:rPr>
          <w:lang w:val="en-US"/>
        </w:rPr>
        <w:t>a number of</w:t>
      </w:r>
      <w:proofErr w:type="gramEnd"/>
      <w:r w:rsidR="00F14276">
        <w:rPr>
          <w:lang w:val="en-US"/>
        </w:rPr>
        <w:t xml:space="preserve"> basic measurement and topology operations. It has a modern XML-based resource library that allows for a high degree of customization.</w:t>
      </w:r>
    </w:p>
    <w:p w14:paraId="7DE0C877" w14:textId="77777777" w:rsidR="00F14276" w:rsidRPr="00252EDA" w:rsidRDefault="00F14276" w:rsidP="00F14276">
      <w:pPr>
        <w:rPr>
          <w:lang w:val="en-US"/>
        </w:rPr>
      </w:pPr>
    </w:p>
    <w:p w14:paraId="6C732C99" w14:textId="4070B606" w:rsidR="001C7290" w:rsidRPr="00252EDA" w:rsidRDefault="001C7290" w:rsidP="00865B4E">
      <w:pPr>
        <w:keepNext/>
        <w:rPr>
          <w:b/>
          <w:sz w:val="28"/>
          <w:lang w:val="en-US"/>
        </w:rPr>
      </w:pPr>
      <w:r>
        <w:rPr>
          <w:b/>
          <w:sz w:val="28"/>
          <w:lang w:val="en-US"/>
        </w:rPr>
        <w:lastRenderedPageBreak/>
        <w:t>VI</w:t>
      </w:r>
      <w:r w:rsidRPr="00252EDA">
        <w:rPr>
          <w:b/>
          <w:sz w:val="28"/>
          <w:lang w:val="en-US"/>
        </w:rPr>
        <w:t>.</w:t>
      </w:r>
      <w:r>
        <w:rPr>
          <w:b/>
          <w:sz w:val="28"/>
          <w:lang w:val="en-US"/>
        </w:rPr>
        <w:t>2.3</w:t>
      </w:r>
      <w:r w:rsidRPr="00252EDA">
        <w:rPr>
          <w:b/>
          <w:sz w:val="28"/>
          <w:lang w:val="en-US"/>
        </w:rPr>
        <w:tab/>
      </w:r>
      <w:r w:rsidR="00585E92">
        <w:rPr>
          <w:b/>
          <w:sz w:val="28"/>
          <w:lang w:val="en-US"/>
        </w:rPr>
        <w:t>JavaScript libraries</w:t>
      </w:r>
    </w:p>
    <w:p w14:paraId="13D926F0" w14:textId="6A839FBB" w:rsidR="00585E92" w:rsidRPr="00585E92" w:rsidRDefault="00585E92" w:rsidP="00865B4E">
      <w:pPr>
        <w:keepNext/>
        <w:rPr>
          <w:b/>
          <w:sz w:val="24"/>
          <w:lang w:val="en-US"/>
        </w:rPr>
      </w:pPr>
      <w:r w:rsidRPr="00585E92">
        <w:rPr>
          <w:b/>
          <w:sz w:val="24"/>
          <w:lang w:val="en-US"/>
        </w:rPr>
        <w:t>VI.2.3.1</w:t>
      </w:r>
      <w:r w:rsidRPr="00585E92">
        <w:rPr>
          <w:b/>
          <w:sz w:val="24"/>
          <w:lang w:val="en-US"/>
        </w:rPr>
        <w:tab/>
      </w:r>
      <w:proofErr w:type="spellStart"/>
      <w:r w:rsidRPr="00585E92">
        <w:rPr>
          <w:b/>
          <w:sz w:val="24"/>
          <w:lang w:val="en-US"/>
        </w:rPr>
        <w:t>OpenLayers</w:t>
      </w:r>
      <w:proofErr w:type="spellEnd"/>
    </w:p>
    <w:p w14:paraId="1982D9E7" w14:textId="77777777" w:rsidR="001C7290" w:rsidRDefault="006D197B" w:rsidP="00585E92">
      <w:pPr>
        <w:spacing w:after="120" w:line="360" w:lineRule="auto"/>
        <w:rPr>
          <w:lang w:val="en-US"/>
        </w:rPr>
      </w:pPr>
      <w:hyperlink r:id="rId126" w:history="1">
        <w:proofErr w:type="spellStart"/>
        <w:r w:rsidR="001C7290" w:rsidRPr="001C24B0">
          <w:rPr>
            <w:rStyle w:val="Hyperlink"/>
            <w:lang w:val="en-US"/>
          </w:rPr>
          <w:t>OpenLayers</w:t>
        </w:r>
        <w:proofErr w:type="spellEnd"/>
      </w:hyperlink>
      <w:r w:rsidR="001C7290" w:rsidRPr="001C24B0">
        <w:rPr>
          <w:lang w:val="en-US"/>
        </w:rPr>
        <w:t xml:space="preserve"> is a JavaScript library that allows for putting a dynamic map in any web page. It can display map tiles and markers loaded from any source.</w:t>
      </w:r>
      <w:r w:rsidR="001C7290">
        <w:rPr>
          <w:lang w:val="en-US"/>
        </w:rPr>
        <w:t xml:space="preserve"> In contrast to the previously discussed applications, </w:t>
      </w:r>
      <w:proofErr w:type="spellStart"/>
      <w:r w:rsidR="001C7290">
        <w:rPr>
          <w:lang w:val="en-US"/>
        </w:rPr>
        <w:t>OpenLayers</w:t>
      </w:r>
      <w:proofErr w:type="spellEnd"/>
      <w:r w:rsidR="001C7290">
        <w:rPr>
          <w:lang w:val="en-US"/>
        </w:rPr>
        <w:t xml:space="preserve"> is not a full-fledged web mapping server software but an easy to use library that allows for light-weight web applications, leveraging WebGL and HTML5. This makes it eminently suitable for supporting mobile applications.</w:t>
      </w:r>
    </w:p>
    <w:p w14:paraId="239E5C8F" w14:textId="77777777" w:rsidR="00585E92" w:rsidRDefault="00585E92" w:rsidP="001C7290">
      <w:pPr>
        <w:spacing w:after="120" w:line="360" w:lineRule="auto"/>
        <w:rPr>
          <w:lang w:val="en-US"/>
        </w:rPr>
      </w:pPr>
    </w:p>
    <w:p w14:paraId="4F49D3E5" w14:textId="6550F942" w:rsidR="00585E92" w:rsidRPr="00585E92" w:rsidRDefault="00585E92" w:rsidP="00585E92">
      <w:pPr>
        <w:rPr>
          <w:b/>
          <w:sz w:val="24"/>
          <w:lang w:val="en-US"/>
        </w:rPr>
      </w:pPr>
      <w:r w:rsidRPr="00585E92">
        <w:rPr>
          <w:b/>
          <w:sz w:val="24"/>
          <w:lang w:val="en-US"/>
        </w:rPr>
        <w:t>VI.2.3.</w:t>
      </w:r>
      <w:r>
        <w:rPr>
          <w:b/>
          <w:sz w:val="24"/>
          <w:lang w:val="en-US"/>
        </w:rPr>
        <w:t>2</w:t>
      </w:r>
      <w:r w:rsidRPr="00585E92">
        <w:rPr>
          <w:b/>
          <w:sz w:val="24"/>
          <w:lang w:val="en-US"/>
        </w:rPr>
        <w:tab/>
      </w:r>
      <w:r>
        <w:rPr>
          <w:b/>
          <w:sz w:val="24"/>
          <w:lang w:val="en-US"/>
        </w:rPr>
        <w:t>Leaflet</w:t>
      </w:r>
    </w:p>
    <w:p w14:paraId="4BEE312F" w14:textId="45E6A323" w:rsidR="001C7290" w:rsidRDefault="00585E92" w:rsidP="00585E92">
      <w:pPr>
        <w:spacing w:after="120" w:line="360" w:lineRule="auto"/>
        <w:rPr>
          <w:lang w:val="en-US"/>
        </w:rPr>
      </w:pPr>
      <w:r w:rsidRPr="00585E92">
        <w:rPr>
          <w:lang w:val="en-US"/>
        </w:rPr>
        <w:t xml:space="preserve">Leaflet is a younger web mapping API that is designed to be lightweight, mobile-friendly, and easy to get started with. It places heavy emphasis on the use of tiled maps and client-side vector graphics drawn from sources such as </w:t>
      </w:r>
      <w:proofErr w:type="spellStart"/>
      <w:r w:rsidRPr="00585E92">
        <w:rPr>
          <w:lang w:val="en-US"/>
        </w:rPr>
        <w:t>GeoJSON</w:t>
      </w:r>
      <w:proofErr w:type="spellEnd"/>
      <w:r w:rsidRPr="00585E92">
        <w:rPr>
          <w:lang w:val="en-US"/>
        </w:rPr>
        <w:t>. For basic maps that use these layer types, Leaflet is an excellent choice that has already endeared itself to many GIS developers.</w:t>
      </w:r>
      <w:r w:rsidR="00EF20B6">
        <w:rPr>
          <w:lang w:val="en-US"/>
        </w:rPr>
        <w:t xml:space="preserve"> Impressive examples for </w:t>
      </w:r>
      <w:proofErr w:type="spellStart"/>
      <w:r w:rsidR="00EF20B6">
        <w:rPr>
          <w:lang w:val="en-US"/>
        </w:rPr>
        <w:t>spatio</w:t>
      </w:r>
      <w:proofErr w:type="spellEnd"/>
      <w:r w:rsidR="00EF20B6">
        <w:rPr>
          <w:lang w:val="en-US"/>
        </w:rPr>
        <w:t xml:space="preserve">-temporal visualizations can be found at </w:t>
      </w:r>
      <w:hyperlink r:id="rId127" w:history="1">
        <w:r w:rsidR="00EF20B6" w:rsidRPr="00EF20B6">
          <w:rPr>
            <w:rStyle w:val="Hyperlink"/>
            <w:lang w:val="en-US"/>
          </w:rPr>
          <w:t>http://apps.socib.es/Leaflet.TimeDimension/examples/</w:t>
        </w:r>
      </w:hyperlink>
      <w:r w:rsidR="00EF20B6">
        <w:rPr>
          <w:lang w:val="en-US"/>
        </w:rPr>
        <w:t>.</w:t>
      </w:r>
    </w:p>
    <w:p w14:paraId="3985EB2A" w14:textId="77777777" w:rsidR="00585E92" w:rsidRDefault="00585E92" w:rsidP="00585E92">
      <w:pPr>
        <w:rPr>
          <w:lang w:val="en-US"/>
        </w:rPr>
      </w:pPr>
    </w:p>
    <w:p w14:paraId="619B8C7D" w14:textId="77777777" w:rsidR="00585E92" w:rsidRPr="00585E92" w:rsidRDefault="00585E92" w:rsidP="00585E92">
      <w:pPr>
        <w:rPr>
          <w:b/>
          <w:sz w:val="24"/>
          <w:lang w:val="en-US"/>
        </w:rPr>
      </w:pPr>
      <w:r w:rsidRPr="00585E92">
        <w:rPr>
          <w:b/>
          <w:sz w:val="24"/>
          <w:lang w:val="en-US"/>
        </w:rPr>
        <w:t>VI.2.3.</w:t>
      </w:r>
      <w:r>
        <w:rPr>
          <w:b/>
          <w:sz w:val="24"/>
          <w:lang w:val="en-US"/>
        </w:rPr>
        <w:t>3</w:t>
      </w:r>
      <w:r w:rsidRPr="00585E92">
        <w:rPr>
          <w:b/>
          <w:sz w:val="24"/>
          <w:lang w:val="en-US"/>
        </w:rPr>
        <w:tab/>
      </w:r>
      <w:r>
        <w:rPr>
          <w:b/>
          <w:sz w:val="24"/>
          <w:lang w:val="en-US"/>
        </w:rPr>
        <w:t>D3</w:t>
      </w:r>
    </w:p>
    <w:p w14:paraId="27697645" w14:textId="5A527E04" w:rsidR="00585E92" w:rsidRDefault="006D197B" w:rsidP="00DF0AB5">
      <w:pPr>
        <w:keepNext/>
        <w:spacing w:after="120" w:line="360" w:lineRule="auto"/>
        <w:rPr>
          <w:lang w:val="en-US"/>
        </w:rPr>
      </w:pPr>
      <w:hyperlink r:id="rId128" w:history="1">
        <w:r w:rsidR="00585E92" w:rsidRPr="00DF0AB5">
          <w:rPr>
            <w:rStyle w:val="Hyperlink"/>
            <w:lang w:val="en-US"/>
          </w:rPr>
          <w:t>D3</w:t>
        </w:r>
        <w:r w:rsidR="00DF0AB5" w:rsidRPr="00DF0AB5">
          <w:rPr>
            <w:rStyle w:val="Hyperlink"/>
            <w:lang w:val="en-US"/>
          </w:rPr>
          <w:t>.js</w:t>
        </w:r>
      </w:hyperlink>
      <w:r w:rsidR="00EF20B6">
        <w:rPr>
          <w:lang w:val="en-US"/>
        </w:rPr>
        <w:t xml:space="preserve">, an acronym for Data-Driven Documents, </w:t>
      </w:r>
      <w:r w:rsidR="00585E92" w:rsidRPr="00585E92">
        <w:rPr>
          <w:lang w:val="en-US"/>
        </w:rPr>
        <w:t xml:space="preserve">is a </w:t>
      </w:r>
      <w:r w:rsidR="00DF0AB5">
        <w:rPr>
          <w:lang w:val="en-US"/>
        </w:rPr>
        <w:t>JavaScript</w:t>
      </w:r>
      <w:r w:rsidR="00585E92" w:rsidRPr="00585E92">
        <w:rPr>
          <w:lang w:val="en-US"/>
        </w:rPr>
        <w:t xml:space="preserve"> data visualization library that is frequently used for charting but also contains many map examples. It binds data elements to the page’s document object model (DOM), allowing for interesting and flexible data animations and transitions. D3 is a nice option for composing a web app with interactive maps and charts. It also offers examples for using non-Mercator projections.</w:t>
      </w:r>
      <w:r w:rsidR="00DF0AB5">
        <w:rPr>
          <w:lang w:val="en-US"/>
        </w:rPr>
        <w:t xml:space="preserve"> Although D3 has originally been designed as a visualization tool, the library contains almost as many geospatial as visualization functions, especially once one considers shape and scale-related routines to fit neatly into either </w:t>
      </w:r>
      <w:proofErr w:type="gramStart"/>
      <w:r w:rsidR="00DF0AB5">
        <w:rPr>
          <w:lang w:val="en-US"/>
        </w:rPr>
        <w:t>domains</w:t>
      </w:r>
      <w:proofErr w:type="gramEnd"/>
      <w:r w:rsidR="00DF0AB5">
        <w:rPr>
          <w:lang w:val="en-US"/>
        </w:rPr>
        <w:t>.</w:t>
      </w:r>
    </w:p>
    <w:p w14:paraId="1AD62035" w14:textId="77777777" w:rsidR="00585E92" w:rsidRDefault="00585E92" w:rsidP="00585E92">
      <w:pPr>
        <w:rPr>
          <w:lang w:val="en-US"/>
        </w:rPr>
      </w:pPr>
    </w:p>
    <w:p w14:paraId="64087229" w14:textId="75684FFC" w:rsidR="00585E92" w:rsidRPr="00585E92" w:rsidRDefault="00585E92" w:rsidP="00585E92">
      <w:pPr>
        <w:rPr>
          <w:b/>
          <w:sz w:val="24"/>
          <w:lang w:val="en-US"/>
        </w:rPr>
      </w:pPr>
      <w:r w:rsidRPr="00585E92">
        <w:rPr>
          <w:b/>
          <w:sz w:val="24"/>
          <w:lang w:val="en-US"/>
        </w:rPr>
        <w:t>VI.2.3.</w:t>
      </w:r>
      <w:r>
        <w:rPr>
          <w:b/>
          <w:sz w:val="24"/>
          <w:lang w:val="en-US"/>
        </w:rPr>
        <w:t>4</w:t>
      </w:r>
      <w:r w:rsidRPr="00585E92">
        <w:rPr>
          <w:b/>
          <w:sz w:val="24"/>
          <w:lang w:val="en-US"/>
        </w:rPr>
        <w:tab/>
      </w:r>
      <w:r>
        <w:rPr>
          <w:b/>
          <w:sz w:val="24"/>
          <w:lang w:val="en-US"/>
        </w:rPr>
        <w:t>turf</w:t>
      </w:r>
    </w:p>
    <w:p w14:paraId="33107E9D" w14:textId="018EE47C" w:rsidR="00585E92" w:rsidRDefault="006D197B" w:rsidP="002A1BA1">
      <w:pPr>
        <w:spacing w:after="120" w:line="360" w:lineRule="auto"/>
        <w:rPr>
          <w:lang w:val="en-US"/>
        </w:rPr>
      </w:pPr>
      <w:hyperlink r:id="rId129" w:history="1">
        <w:r w:rsidR="002A1BA1" w:rsidRPr="002A1BA1">
          <w:rPr>
            <w:rStyle w:val="Hyperlink"/>
            <w:lang w:val="en-US"/>
          </w:rPr>
          <w:t>Turf</w:t>
        </w:r>
      </w:hyperlink>
      <w:r w:rsidR="002A1BA1" w:rsidRPr="002A1BA1">
        <w:rPr>
          <w:lang w:val="en-US"/>
        </w:rPr>
        <w:t xml:space="preserve"> is a JavaScript library for spatial analysis. It includes traditional spatial operations, helper functions for creating </w:t>
      </w:r>
      <w:proofErr w:type="spellStart"/>
      <w:r w:rsidR="002A1BA1" w:rsidRPr="002A1BA1">
        <w:rPr>
          <w:lang w:val="en-US"/>
        </w:rPr>
        <w:t>GeoJSON</w:t>
      </w:r>
      <w:proofErr w:type="spellEnd"/>
      <w:r w:rsidR="002A1BA1" w:rsidRPr="002A1BA1">
        <w:rPr>
          <w:lang w:val="en-US"/>
        </w:rPr>
        <w:t xml:space="preserve"> data, and data classification and statistics tools.</w:t>
      </w:r>
      <w:r w:rsidR="00E95E2C">
        <w:rPr>
          <w:lang w:val="en-US"/>
        </w:rPr>
        <w:t xml:space="preserve"> Although developed by </w:t>
      </w:r>
      <w:proofErr w:type="spellStart"/>
      <w:r w:rsidR="00E95E2C">
        <w:rPr>
          <w:lang w:val="en-US"/>
        </w:rPr>
        <w:t>Mapbox</w:t>
      </w:r>
      <w:proofErr w:type="spellEnd"/>
      <w:r w:rsidR="00E95E2C">
        <w:rPr>
          <w:lang w:val="en-US"/>
        </w:rPr>
        <w:t>, it is not a plugin but a standalone JavaScript library that works with any web mapping package.</w:t>
      </w:r>
    </w:p>
    <w:p w14:paraId="40D640D8" w14:textId="77777777" w:rsidR="002A1BA1" w:rsidRDefault="002A1BA1" w:rsidP="002A1BA1">
      <w:pPr>
        <w:rPr>
          <w:lang w:val="en-US"/>
        </w:rPr>
      </w:pPr>
    </w:p>
    <w:p w14:paraId="7682723C" w14:textId="2CB4F906" w:rsidR="002A1BA1" w:rsidRPr="00585E92" w:rsidRDefault="002A1BA1" w:rsidP="00DF0AB5">
      <w:pPr>
        <w:keepNext/>
        <w:spacing w:after="120" w:line="360" w:lineRule="auto"/>
        <w:rPr>
          <w:b/>
          <w:sz w:val="24"/>
          <w:lang w:val="en-US"/>
        </w:rPr>
      </w:pPr>
      <w:r w:rsidRPr="00585E92">
        <w:rPr>
          <w:b/>
          <w:sz w:val="24"/>
          <w:lang w:val="en-US"/>
        </w:rPr>
        <w:lastRenderedPageBreak/>
        <w:t>VI.2.3.</w:t>
      </w:r>
      <w:r>
        <w:rPr>
          <w:b/>
          <w:sz w:val="24"/>
          <w:lang w:val="en-US"/>
        </w:rPr>
        <w:t>5</w:t>
      </w:r>
      <w:r w:rsidRPr="00585E92">
        <w:rPr>
          <w:b/>
          <w:sz w:val="24"/>
          <w:lang w:val="en-US"/>
        </w:rPr>
        <w:tab/>
      </w:r>
      <w:r>
        <w:rPr>
          <w:b/>
          <w:sz w:val="24"/>
          <w:lang w:val="en-US"/>
        </w:rPr>
        <w:t>Cesium</w:t>
      </w:r>
    </w:p>
    <w:p w14:paraId="05656ADA" w14:textId="6FB71E68" w:rsidR="002A1BA1" w:rsidRDefault="006D197B" w:rsidP="002A1BA1">
      <w:pPr>
        <w:spacing w:after="120" w:line="360" w:lineRule="auto"/>
        <w:rPr>
          <w:lang w:val="en-US"/>
        </w:rPr>
      </w:pPr>
      <w:hyperlink r:id="rId130" w:history="1">
        <w:proofErr w:type="spellStart"/>
        <w:r w:rsidR="002A1BA1" w:rsidRPr="002A1BA1">
          <w:rPr>
            <w:rStyle w:val="Hyperlink"/>
            <w:lang w:val="en-US"/>
          </w:rPr>
          <w:t>CesiumJS</w:t>
        </w:r>
        <w:proofErr w:type="spellEnd"/>
      </w:hyperlink>
      <w:r w:rsidR="002A1BA1" w:rsidRPr="002A1BA1">
        <w:rPr>
          <w:lang w:val="en-US"/>
        </w:rPr>
        <w:t xml:space="preserve"> is a JavaScript library for world-class 3D globes and maps. </w:t>
      </w:r>
      <w:r w:rsidR="009E260D" w:rsidRPr="009E260D">
        <w:rPr>
          <w:lang w:val="en-US"/>
        </w:rPr>
        <w:t>It uses WebGL for hardware-accelerated graphics, and is cross-platform, cross-browser, and tuned for dynamic-data visualization.</w:t>
      </w:r>
      <w:r w:rsidR="00865B4E">
        <w:rPr>
          <w:lang w:val="en-US"/>
        </w:rPr>
        <w:t xml:space="preserve"> Cesium does not actually provide analytical functionality but makes for attractive fly-through visualizations of past and potential hazards. </w:t>
      </w:r>
      <w:r w:rsidR="00865B4E" w:rsidRPr="00865B4E">
        <w:rPr>
          <w:lang w:val="en-US"/>
        </w:rPr>
        <w:t>Melbourne's Intelligent Disaster Decision Support System (</w:t>
      </w:r>
      <w:hyperlink r:id="rId131" w:history="1">
        <w:r w:rsidR="00865B4E" w:rsidRPr="00865B4E">
          <w:rPr>
            <w:rStyle w:val="Hyperlink"/>
            <w:lang w:val="en-US"/>
          </w:rPr>
          <w:t>IDDSS</w:t>
        </w:r>
      </w:hyperlink>
      <w:r w:rsidR="00865B4E" w:rsidRPr="00865B4E">
        <w:rPr>
          <w:lang w:val="en-US"/>
        </w:rPr>
        <w:t>) is a fine example for that.</w:t>
      </w:r>
    </w:p>
    <w:p w14:paraId="0253F8ED" w14:textId="77777777" w:rsidR="00DF0AB5" w:rsidRDefault="00DF0AB5" w:rsidP="00DF0AB5">
      <w:pPr>
        <w:rPr>
          <w:lang w:val="en-US"/>
        </w:rPr>
      </w:pPr>
    </w:p>
    <w:p w14:paraId="6A815D0F" w14:textId="1BF39FB0" w:rsidR="00DF0AB5" w:rsidRPr="00585E92" w:rsidRDefault="00DF0AB5" w:rsidP="00DF0AB5">
      <w:pPr>
        <w:rPr>
          <w:b/>
          <w:sz w:val="24"/>
          <w:lang w:val="en-US"/>
        </w:rPr>
      </w:pPr>
      <w:r w:rsidRPr="00585E92">
        <w:rPr>
          <w:b/>
          <w:sz w:val="24"/>
          <w:lang w:val="en-US"/>
        </w:rPr>
        <w:t>VI.2.3.</w:t>
      </w:r>
      <w:r>
        <w:rPr>
          <w:b/>
          <w:sz w:val="24"/>
          <w:lang w:val="en-US"/>
        </w:rPr>
        <w:t>6</w:t>
      </w:r>
      <w:r w:rsidRPr="00585E92">
        <w:rPr>
          <w:b/>
          <w:sz w:val="24"/>
          <w:lang w:val="en-US"/>
        </w:rPr>
        <w:tab/>
      </w:r>
      <w:r>
        <w:rPr>
          <w:b/>
          <w:sz w:val="24"/>
          <w:lang w:val="en-US"/>
        </w:rPr>
        <w:t>kepler.gl</w:t>
      </w:r>
    </w:p>
    <w:p w14:paraId="7FDBF4CB" w14:textId="7D9DE3EC" w:rsidR="00DF0AB5" w:rsidRDefault="006D197B" w:rsidP="00DF0AB5">
      <w:pPr>
        <w:spacing w:after="120" w:line="360" w:lineRule="auto"/>
        <w:rPr>
          <w:lang w:val="en-US"/>
        </w:rPr>
      </w:pPr>
      <w:hyperlink r:id="rId132" w:anchor="/" w:history="1">
        <w:r w:rsidR="00013252" w:rsidRPr="00013252">
          <w:rPr>
            <w:rStyle w:val="Hyperlink"/>
            <w:lang w:val="en-US"/>
          </w:rPr>
          <w:t>Kepler.gl</w:t>
        </w:r>
      </w:hyperlink>
      <w:r w:rsidR="00013252" w:rsidRPr="00013252">
        <w:rPr>
          <w:lang w:val="en-US"/>
        </w:rPr>
        <w:t xml:space="preserve"> is a data-agnostic, high-performance web-based application for visual exploration of large-scale geolocation data sets. In the context of Open </w:t>
      </w:r>
      <w:proofErr w:type="spellStart"/>
      <w:r w:rsidR="00013252" w:rsidRPr="00013252">
        <w:rPr>
          <w:lang w:val="en-US"/>
        </w:rPr>
        <w:t>Hazus</w:t>
      </w:r>
      <w:proofErr w:type="spellEnd"/>
      <w:r w:rsidR="00013252" w:rsidRPr="00013252">
        <w:rPr>
          <w:lang w:val="en-US"/>
        </w:rPr>
        <w:t>, it could be used for client-based explora</w:t>
      </w:r>
      <w:r w:rsidR="00013252">
        <w:rPr>
          <w:lang w:val="en-US"/>
        </w:rPr>
        <w:t>tory analysis of massive (multi-</w:t>
      </w:r>
      <w:r w:rsidR="00013252" w:rsidRPr="00013252">
        <w:rPr>
          <w:lang w:val="en-US"/>
        </w:rPr>
        <w:t>million events) incidence data.</w:t>
      </w:r>
      <w:r w:rsidR="00013252">
        <w:rPr>
          <w:lang w:val="en-US"/>
        </w:rPr>
        <w:t xml:space="preserve"> The developers at Uber, the company where kepler.gl was developed, have been using it for dashboarding apps</w:t>
      </w:r>
      <w:r w:rsidR="009E260D">
        <w:rPr>
          <w:lang w:val="en-US"/>
        </w:rPr>
        <w:t>, and it is in this context, that this library could provide some of the functionality that has made Carto such a successful (easy to use) Web GIS.</w:t>
      </w:r>
    </w:p>
    <w:p w14:paraId="2902DD95" w14:textId="77777777" w:rsidR="00585E92" w:rsidRPr="00252EDA" w:rsidRDefault="00585E92" w:rsidP="00585E92">
      <w:pPr>
        <w:rPr>
          <w:lang w:val="en-US"/>
        </w:rPr>
      </w:pPr>
    </w:p>
    <w:p w14:paraId="031A5754" w14:textId="26057591" w:rsidR="00F14276" w:rsidRPr="00252EDA" w:rsidRDefault="00F14276" w:rsidP="00045538">
      <w:pPr>
        <w:keepNext/>
        <w:rPr>
          <w:b/>
          <w:sz w:val="28"/>
          <w:lang w:val="en-US"/>
        </w:rPr>
      </w:pPr>
      <w:r>
        <w:rPr>
          <w:b/>
          <w:sz w:val="28"/>
          <w:lang w:val="en-US"/>
        </w:rPr>
        <w:t>VI</w:t>
      </w:r>
      <w:r w:rsidRPr="00252EDA">
        <w:rPr>
          <w:b/>
          <w:sz w:val="28"/>
          <w:lang w:val="en-US"/>
        </w:rPr>
        <w:t>.</w:t>
      </w:r>
      <w:r>
        <w:rPr>
          <w:b/>
          <w:sz w:val="28"/>
          <w:lang w:val="en-US"/>
        </w:rPr>
        <w:t>2.</w:t>
      </w:r>
      <w:r w:rsidR="001C7290">
        <w:rPr>
          <w:b/>
          <w:sz w:val="28"/>
          <w:lang w:val="en-US"/>
        </w:rPr>
        <w:t>4</w:t>
      </w:r>
      <w:r w:rsidRPr="00252EDA">
        <w:rPr>
          <w:b/>
          <w:sz w:val="28"/>
          <w:lang w:val="en-US"/>
        </w:rPr>
        <w:tab/>
      </w:r>
      <w:proofErr w:type="spellStart"/>
      <w:r>
        <w:rPr>
          <w:b/>
          <w:sz w:val="28"/>
          <w:lang w:val="en-US"/>
        </w:rPr>
        <w:t>deegree</w:t>
      </w:r>
      <w:proofErr w:type="spellEnd"/>
    </w:p>
    <w:p w14:paraId="78AC3FD9" w14:textId="648EDAE9" w:rsidR="00F14276" w:rsidRDefault="007D6E59" w:rsidP="005E4964">
      <w:pPr>
        <w:spacing w:after="120" w:line="360" w:lineRule="auto"/>
        <w:rPr>
          <w:lang w:val="en-US"/>
        </w:rPr>
      </w:pPr>
      <w:r>
        <w:rPr>
          <w:lang w:val="en-US"/>
        </w:rPr>
        <w:t xml:space="preserve">Java-based </w:t>
      </w:r>
      <w:hyperlink r:id="rId133" w:history="1">
        <w:r w:rsidR="00A45FE6" w:rsidRPr="00A45FE6">
          <w:rPr>
            <w:rStyle w:val="Hyperlink"/>
            <w:lang w:val="en-US"/>
          </w:rPr>
          <w:t>d</w:t>
        </w:r>
        <w:r w:rsidR="00F14276" w:rsidRPr="00A45FE6">
          <w:rPr>
            <w:rStyle w:val="Hyperlink"/>
            <w:lang w:val="en-US"/>
          </w:rPr>
          <w:t>egree</w:t>
        </w:r>
      </w:hyperlink>
      <w:r w:rsidR="00F14276">
        <w:rPr>
          <w:lang w:val="en-US"/>
        </w:rPr>
        <w:t xml:space="preserve"> differs from the two introduced web mapping applications in one important way: it has been written for spatial data infrastructures and includes OGC-compliant packages for cataloguing, data access, discovery and security. It handles all </w:t>
      </w:r>
      <w:proofErr w:type="spellStart"/>
      <w:r w:rsidR="00F14276">
        <w:rPr>
          <w:lang w:val="en-US"/>
        </w:rPr>
        <w:t>queryable</w:t>
      </w:r>
      <w:proofErr w:type="spellEnd"/>
      <w:r w:rsidR="00F14276">
        <w:rPr>
          <w:lang w:val="en-US"/>
        </w:rPr>
        <w:t xml:space="preserve"> properties </w:t>
      </w:r>
      <w:r w:rsidR="00A45FE6">
        <w:rPr>
          <w:lang w:val="en-US"/>
        </w:rPr>
        <w:t xml:space="preserve">of the Dublin Core and supports KVP as well as XML and SOAP requests. It is fully transactional, even for rich data models and supports a flexible mapping of GML application schemas (like the </w:t>
      </w:r>
      <w:proofErr w:type="spellStart"/>
      <w:r w:rsidR="00A45FE6">
        <w:rPr>
          <w:lang w:val="en-US"/>
        </w:rPr>
        <w:t>CityGML</w:t>
      </w:r>
      <w:proofErr w:type="spellEnd"/>
      <w:r w:rsidR="00A45FE6">
        <w:rPr>
          <w:lang w:val="en-US"/>
        </w:rPr>
        <w:t xml:space="preserve"> mentioned as a basis for the Open </w:t>
      </w:r>
      <w:proofErr w:type="spellStart"/>
      <w:r w:rsidR="00A45FE6">
        <w:rPr>
          <w:lang w:val="en-US"/>
        </w:rPr>
        <w:t>Hazus</w:t>
      </w:r>
      <w:proofErr w:type="spellEnd"/>
      <w:r w:rsidR="00A45FE6">
        <w:rPr>
          <w:lang w:val="en-US"/>
        </w:rPr>
        <w:t xml:space="preserve"> building inventory) to relational models. This makes degree uniquely qualified to become a component of the Open </w:t>
      </w:r>
      <w:proofErr w:type="spellStart"/>
      <w:r w:rsidR="00A45FE6">
        <w:rPr>
          <w:lang w:val="en-US"/>
        </w:rPr>
        <w:t>Hazus</w:t>
      </w:r>
      <w:proofErr w:type="spellEnd"/>
      <w:r w:rsidR="00A45FE6">
        <w:rPr>
          <w:lang w:val="en-US"/>
        </w:rPr>
        <w:t xml:space="preserve"> server – even if it is more commonly used in Europe rather than the United States.</w:t>
      </w:r>
    </w:p>
    <w:p w14:paraId="29FDCEE5" w14:textId="77777777" w:rsidR="00A45FE6" w:rsidRPr="00252EDA" w:rsidRDefault="00A45FE6" w:rsidP="00A45FE6">
      <w:pPr>
        <w:rPr>
          <w:lang w:val="en-US"/>
        </w:rPr>
      </w:pPr>
    </w:p>
    <w:p w14:paraId="67FC6678" w14:textId="3A7C1225" w:rsidR="001C7290" w:rsidRPr="00252EDA" w:rsidRDefault="001C7290" w:rsidP="001C7290">
      <w:pPr>
        <w:rPr>
          <w:b/>
          <w:sz w:val="28"/>
          <w:lang w:val="en-US"/>
        </w:rPr>
      </w:pPr>
      <w:r>
        <w:rPr>
          <w:b/>
          <w:sz w:val="28"/>
          <w:lang w:val="en-US"/>
        </w:rPr>
        <w:t>V</w:t>
      </w:r>
      <w:r w:rsidRPr="00252EDA">
        <w:rPr>
          <w:b/>
          <w:sz w:val="28"/>
          <w:lang w:val="en-US"/>
        </w:rPr>
        <w:t>I.</w:t>
      </w:r>
      <w:r>
        <w:rPr>
          <w:b/>
          <w:sz w:val="28"/>
          <w:lang w:val="en-US"/>
        </w:rPr>
        <w:t>2.5</w:t>
      </w:r>
      <w:r w:rsidRPr="00252EDA">
        <w:rPr>
          <w:b/>
          <w:sz w:val="28"/>
          <w:lang w:val="en-US"/>
        </w:rPr>
        <w:tab/>
      </w:r>
      <w:proofErr w:type="spellStart"/>
      <w:r>
        <w:rPr>
          <w:b/>
          <w:sz w:val="28"/>
          <w:lang w:val="en-US"/>
        </w:rPr>
        <w:t>GeoMOOSE</w:t>
      </w:r>
      <w:proofErr w:type="spellEnd"/>
    </w:p>
    <w:p w14:paraId="2EB064C7" w14:textId="146AEE55" w:rsidR="00A45FE6" w:rsidRDefault="006D197B" w:rsidP="001C7290">
      <w:pPr>
        <w:spacing w:after="120" w:line="360" w:lineRule="auto"/>
        <w:rPr>
          <w:lang w:val="en-US"/>
        </w:rPr>
      </w:pPr>
      <w:hyperlink r:id="rId134" w:history="1">
        <w:proofErr w:type="spellStart"/>
        <w:r w:rsidR="001C7290" w:rsidRPr="001C7290">
          <w:rPr>
            <w:rStyle w:val="Hyperlink"/>
            <w:lang w:val="en-US"/>
          </w:rPr>
          <w:t>GeoMOOSE</w:t>
        </w:r>
        <w:proofErr w:type="spellEnd"/>
      </w:hyperlink>
      <w:r w:rsidR="001C7290" w:rsidRPr="001C7290">
        <w:rPr>
          <w:lang w:val="en-US"/>
        </w:rPr>
        <w:t xml:space="preserve"> is a </w:t>
      </w:r>
      <w:proofErr w:type="gramStart"/>
      <w:r w:rsidR="001C7290" w:rsidRPr="001C7290">
        <w:rPr>
          <w:lang w:val="en-US"/>
        </w:rPr>
        <w:t>browser based</w:t>
      </w:r>
      <w:proofErr w:type="gramEnd"/>
      <w:r w:rsidR="001C7290" w:rsidRPr="001C7290">
        <w:rPr>
          <w:lang w:val="en-US"/>
        </w:rPr>
        <w:t xml:space="preserve"> mapping framework for displaying distributed cartographic data. It is particularly useful for managing spatial and non-spatial data within county, city and municipal offices (from which </w:t>
      </w:r>
      <w:proofErr w:type="spellStart"/>
      <w:r w:rsidR="001C7290" w:rsidRPr="001C7290">
        <w:rPr>
          <w:lang w:val="en-US"/>
        </w:rPr>
        <w:t>GeoMoose</w:t>
      </w:r>
      <w:proofErr w:type="spellEnd"/>
      <w:r w:rsidR="001C7290" w:rsidRPr="001C7290">
        <w:rPr>
          <w:lang w:val="en-US"/>
        </w:rPr>
        <w:t xml:space="preserve"> originated). It extends the functionality of </w:t>
      </w:r>
      <w:proofErr w:type="spellStart"/>
      <w:r w:rsidR="001C7290" w:rsidRPr="001C7290">
        <w:rPr>
          <w:lang w:val="en-US"/>
        </w:rPr>
        <w:t>MapServer</w:t>
      </w:r>
      <w:proofErr w:type="spellEnd"/>
      <w:r w:rsidR="001C7290" w:rsidRPr="001C7290">
        <w:rPr>
          <w:lang w:val="en-US"/>
        </w:rPr>
        <w:t xml:space="preserve"> and </w:t>
      </w:r>
      <w:proofErr w:type="spellStart"/>
      <w:r w:rsidR="001C7290" w:rsidRPr="001C7290">
        <w:rPr>
          <w:lang w:val="en-US"/>
        </w:rPr>
        <w:t>OpenLayers</w:t>
      </w:r>
      <w:proofErr w:type="spellEnd"/>
      <w:r w:rsidR="001C7290" w:rsidRPr="001C7290">
        <w:rPr>
          <w:lang w:val="en-US"/>
        </w:rPr>
        <w:t xml:space="preserve"> to provide built in services, like drill-down identify operations for viewing and </w:t>
      </w:r>
      <w:proofErr w:type="spellStart"/>
      <w:r w:rsidR="001C7290" w:rsidRPr="001C7290">
        <w:rPr>
          <w:lang w:val="en-US"/>
        </w:rPr>
        <w:t>organising</w:t>
      </w:r>
      <w:proofErr w:type="spellEnd"/>
      <w:r w:rsidR="001C7290" w:rsidRPr="001C7290">
        <w:rPr>
          <w:lang w:val="en-US"/>
        </w:rPr>
        <w:t xml:space="preserve"> many layers, selection operations and dataset searches.</w:t>
      </w:r>
      <w:r w:rsidR="001C7290">
        <w:rPr>
          <w:lang w:val="en-US"/>
        </w:rPr>
        <w:t xml:space="preserve"> </w:t>
      </w:r>
      <w:proofErr w:type="spellStart"/>
      <w:r w:rsidR="001C7290" w:rsidRPr="001C7290">
        <w:rPr>
          <w:lang w:val="en-US"/>
        </w:rPr>
        <w:t>GeoMOOSE</w:t>
      </w:r>
      <w:proofErr w:type="spellEnd"/>
      <w:r w:rsidR="001C7290" w:rsidRPr="001C7290">
        <w:rPr>
          <w:lang w:val="en-US"/>
        </w:rPr>
        <w:t xml:space="preserve"> is fast, performing well with hundreds of layers </w:t>
      </w:r>
      <w:r w:rsidR="001C7290" w:rsidRPr="001C7290">
        <w:rPr>
          <w:lang w:val="en-US"/>
        </w:rPr>
        <w:lastRenderedPageBreak/>
        <w:t>and/or services at a time. Data from multiple custodians can be maintained with different tools and on different schedules as each map layer has its own set of configuration files for publishing, symbols, templates as well as source data.</w:t>
      </w:r>
      <w:r w:rsidR="001C7290">
        <w:rPr>
          <w:lang w:val="en-US"/>
        </w:rPr>
        <w:t xml:space="preserve"> </w:t>
      </w:r>
      <w:r w:rsidR="001C7290" w:rsidRPr="001C7290">
        <w:rPr>
          <w:lang w:val="en-US"/>
        </w:rPr>
        <w:t>The user interface is easily configurable, and additional services can be added through a modular architecture.</w:t>
      </w:r>
      <w:r w:rsidR="001C7290">
        <w:rPr>
          <w:lang w:val="en-US"/>
        </w:rPr>
        <w:t xml:space="preserve"> </w:t>
      </w:r>
      <w:proofErr w:type="spellStart"/>
      <w:r w:rsidR="001C7290">
        <w:rPr>
          <w:lang w:val="en-US"/>
        </w:rPr>
        <w:t>GeoMOOSE</w:t>
      </w:r>
      <w:proofErr w:type="spellEnd"/>
      <w:r w:rsidR="001C7290">
        <w:rPr>
          <w:lang w:val="en-US"/>
        </w:rPr>
        <w:t xml:space="preserve"> allows for distributed maintenance amongst multiple owners – useful in Open </w:t>
      </w:r>
      <w:proofErr w:type="spellStart"/>
      <w:r w:rsidR="001C7290">
        <w:rPr>
          <w:lang w:val="en-US"/>
        </w:rPr>
        <w:t>Hazus</w:t>
      </w:r>
      <w:proofErr w:type="spellEnd"/>
      <w:r w:rsidR="001C7290">
        <w:rPr>
          <w:lang w:val="en-US"/>
        </w:rPr>
        <w:t xml:space="preserve">’ multi user environment. </w:t>
      </w:r>
      <w:proofErr w:type="gramStart"/>
      <w:r w:rsidR="001C7290">
        <w:rPr>
          <w:lang w:val="en-US"/>
        </w:rPr>
        <w:t>Similar to</w:t>
      </w:r>
      <w:proofErr w:type="gramEnd"/>
      <w:r w:rsidR="001C7290">
        <w:rPr>
          <w:lang w:val="en-US"/>
        </w:rPr>
        <w:t xml:space="preserve"> degree (although not as sophisticated), it supports discovery and filtering from data catalogs.</w:t>
      </w:r>
    </w:p>
    <w:p w14:paraId="24904FA3" w14:textId="77777777" w:rsidR="001C7290" w:rsidRDefault="001C7290" w:rsidP="001C7290">
      <w:pPr>
        <w:rPr>
          <w:lang w:val="en-US"/>
        </w:rPr>
      </w:pPr>
    </w:p>
    <w:p w14:paraId="3F6BEE5A" w14:textId="44D0E072" w:rsidR="001C7290" w:rsidRPr="00252EDA" w:rsidRDefault="001C7290" w:rsidP="001C7290">
      <w:pPr>
        <w:rPr>
          <w:b/>
          <w:sz w:val="28"/>
          <w:lang w:val="en-US"/>
        </w:rPr>
      </w:pPr>
      <w:r>
        <w:rPr>
          <w:b/>
          <w:sz w:val="28"/>
          <w:lang w:val="en-US"/>
        </w:rPr>
        <w:t>V</w:t>
      </w:r>
      <w:r w:rsidRPr="00252EDA">
        <w:rPr>
          <w:b/>
          <w:sz w:val="28"/>
          <w:lang w:val="en-US"/>
        </w:rPr>
        <w:t>I.</w:t>
      </w:r>
      <w:r>
        <w:rPr>
          <w:b/>
          <w:sz w:val="28"/>
          <w:lang w:val="en-US"/>
        </w:rPr>
        <w:t>2.6</w:t>
      </w:r>
      <w:r w:rsidRPr="00252EDA">
        <w:rPr>
          <w:b/>
          <w:sz w:val="28"/>
          <w:lang w:val="en-US"/>
        </w:rPr>
        <w:tab/>
      </w:r>
      <w:proofErr w:type="spellStart"/>
      <w:r>
        <w:rPr>
          <w:b/>
          <w:sz w:val="28"/>
          <w:lang w:val="en-US"/>
        </w:rPr>
        <w:t>Mapbender</w:t>
      </w:r>
      <w:proofErr w:type="spellEnd"/>
    </w:p>
    <w:p w14:paraId="2AA3C39F" w14:textId="3270DD45" w:rsidR="001C7290" w:rsidRDefault="006D197B" w:rsidP="001C7290">
      <w:pPr>
        <w:spacing w:after="120" w:line="360" w:lineRule="auto"/>
        <w:rPr>
          <w:lang w:val="en-US"/>
        </w:rPr>
      </w:pPr>
      <w:hyperlink r:id="rId135" w:history="1">
        <w:proofErr w:type="spellStart"/>
        <w:r w:rsidR="001C7290" w:rsidRPr="001C7290">
          <w:rPr>
            <w:rStyle w:val="Hyperlink"/>
            <w:lang w:val="en-US"/>
          </w:rPr>
          <w:t>Mapbender</w:t>
        </w:r>
        <w:proofErr w:type="spellEnd"/>
      </w:hyperlink>
      <w:r w:rsidR="001C7290" w:rsidRPr="001C7290">
        <w:rPr>
          <w:lang w:val="en-US"/>
        </w:rPr>
        <w:t xml:space="preserve"> is a content management system for geospatial data services and map applications.</w:t>
      </w:r>
      <w:r w:rsidR="001C7290">
        <w:rPr>
          <w:lang w:val="en-US"/>
        </w:rPr>
        <w:t xml:space="preserve"> </w:t>
      </w:r>
      <w:proofErr w:type="spellStart"/>
      <w:r w:rsidR="001C7290" w:rsidRPr="001C7290">
        <w:rPr>
          <w:lang w:val="en-US"/>
        </w:rPr>
        <w:t>Mapbender</w:t>
      </w:r>
      <w:proofErr w:type="spellEnd"/>
      <w:r w:rsidR="001C7290" w:rsidRPr="001C7290">
        <w:rPr>
          <w:lang w:val="en-US"/>
        </w:rPr>
        <w:t xml:space="preserve"> is mostly written in JavaScript and based on the frameworks </w:t>
      </w:r>
      <w:proofErr w:type="spellStart"/>
      <w:r w:rsidR="001C7290" w:rsidRPr="001C7290">
        <w:rPr>
          <w:lang w:val="en-US"/>
        </w:rPr>
        <w:t>Symfony</w:t>
      </w:r>
      <w:proofErr w:type="spellEnd"/>
      <w:r w:rsidR="001C7290" w:rsidRPr="001C7290">
        <w:rPr>
          <w:lang w:val="en-US"/>
        </w:rPr>
        <w:t xml:space="preserve">, </w:t>
      </w:r>
      <w:proofErr w:type="spellStart"/>
      <w:r w:rsidR="001C7290" w:rsidRPr="001C7290">
        <w:rPr>
          <w:lang w:val="en-US"/>
        </w:rPr>
        <w:t>JQuery</w:t>
      </w:r>
      <w:proofErr w:type="spellEnd"/>
      <w:r w:rsidR="001C7290" w:rsidRPr="001C7290">
        <w:rPr>
          <w:lang w:val="en-US"/>
        </w:rPr>
        <w:t xml:space="preserve"> and </w:t>
      </w:r>
      <w:proofErr w:type="spellStart"/>
      <w:r w:rsidR="001C7290" w:rsidRPr="001C7290">
        <w:rPr>
          <w:lang w:val="en-US"/>
        </w:rPr>
        <w:t>OpenLayers</w:t>
      </w:r>
      <w:proofErr w:type="spellEnd"/>
      <w:r w:rsidR="001C7290" w:rsidRPr="001C7290">
        <w:rPr>
          <w:lang w:val="en-US"/>
        </w:rPr>
        <w:t xml:space="preserve">. </w:t>
      </w:r>
      <w:proofErr w:type="spellStart"/>
      <w:r w:rsidR="001C7290" w:rsidRPr="001C7290">
        <w:rPr>
          <w:lang w:val="en-US"/>
        </w:rPr>
        <w:t>Mapbender</w:t>
      </w:r>
      <w:proofErr w:type="spellEnd"/>
      <w:r w:rsidR="001C7290" w:rsidRPr="001C7290">
        <w:rPr>
          <w:lang w:val="en-US"/>
        </w:rPr>
        <w:t xml:space="preserve"> is platform independent and can be used on Windows, Mac and Linux. </w:t>
      </w:r>
      <w:proofErr w:type="spellStart"/>
      <w:r w:rsidR="001C7290" w:rsidRPr="001C7290">
        <w:rPr>
          <w:lang w:val="en-US"/>
        </w:rPr>
        <w:t>Mapbender</w:t>
      </w:r>
      <w:proofErr w:type="spellEnd"/>
      <w:r w:rsidR="001C7290" w:rsidRPr="001C7290">
        <w:rPr>
          <w:lang w:val="en-US"/>
        </w:rPr>
        <w:t xml:space="preserve"> has its own template for mobile applications, which has been optimized for use on smart phones and tablets. Administration of OGC Services in a Service repository. Individual configuration of Services in every application</w:t>
      </w:r>
      <w:r w:rsidR="001F395A">
        <w:rPr>
          <w:lang w:val="en-US"/>
        </w:rPr>
        <w:t xml:space="preserve">. </w:t>
      </w:r>
      <w:r w:rsidR="001C7290" w:rsidRPr="001C7290">
        <w:rPr>
          <w:lang w:val="en-US"/>
        </w:rPr>
        <w:t>Customization of applications to individual requirements via the web interface with a collection of customizable elements. The adaption of the designs can be done via customizable templates and CSS.</w:t>
      </w:r>
      <w:r w:rsidR="001F395A">
        <w:rPr>
          <w:lang w:val="en-US"/>
        </w:rPr>
        <w:t xml:space="preserve"> </w:t>
      </w:r>
      <w:r w:rsidR="001C7290" w:rsidRPr="001C7290">
        <w:rPr>
          <w:lang w:val="en-US"/>
        </w:rPr>
        <w:t>Based on the integrated user management, individual applications, single functionality and services can be assigned to specific users or groups.</w:t>
      </w:r>
    </w:p>
    <w:p w14:paraId="367546EE" w14:textId="77777777" w:rsidR="001F395A" w:rsidRDefault="001F395A" w:rsidP="001F395A">
      <w:pPr>
        <w:rPr>
          <w:lang w:val="en-US"/>
        </w:rPr>
      </w:pPr>
    </w:p>
    <w:p w14:paraId="4C2ED78D" w14:textId="1C3F4870" w:rsidR="001F395A" w:rsidRPr="00252EDA" w:rsidRDefault="001F395A" w:rsidP="001F395A">
      <w:pPr>
        <w:rPr>
          <w:b/>
          <w:sz w:val="28"/>
          <w:lang w:val="en-US"/>
        </w:rPr>
      </w:pPr>
      <w:r>
        <w:rPr>
          <w:b/>
          <w:sz w:val="28"/>
          <w:lang w:val="en-US"/>
        </w:rPr>
        <w:t>VI</w:t>
      </w:r>
      <w:r w:rsidRPr="00252EDA">
        <w:rPr>
          <w:b/>
          <w:sz w:val="28"/>
          <w:lang w:val="en-US"/>
        </w:rPr>
        <w:t>.</w:t>
      </w:r>
      <w:r>
        <w:rPr>
          <w:b/>
          <w:sz w:val="28"/>
          <w:lang w:val="en-US"/>
        </w:rPr>
        <w:t>2.7</w:t>
      </w:r>
      <w:r w:rsidRPr="00252EDA">
        <w:rPr>
          <w:b/>
          <w:sz w:val="28"/>
          <w:lang w:val="en-US"/>
        </w:rPr>
        <w:tab/>
      </w:r>
      <w:proofErr w:type="spellStart"/>
      <w:r>
        <w:rPr>
          <w:b/>
          <w:sz w:val="28"/>
          <w:lang w:val="en-US"/>
        </w:rPr>
        <w:t>GeoServer</w:t>
      </w:r>
      <w:proofErr w:type="spellEnd"/>
    </w:p>
    <w:p w14:paraId="0395CE2A" w14:textId="0EC98A53" w:rsidR="000C06A6" w:rsidRPr="000C06A6" w:rsidRDefault="006D197B" w:rsidP="000C06A6">
      <w:pPr>
        <w:spacing w:after="120" w:line="360" w:lineRule="auto"/>
        <w:rPr>
          <w:lang w:val="en-US"/>
        </w:rPr>
      </w:pPr>
      <w:hyperlink r:id="rId136" w:history="1">
        <w:proofErr w:type="spellStart"/>
        <w:r w:rsidR="000C06A6" w:rsidRPr="000C06A6">
          <w:rPr>
            <w:rStyle w:val="Hyperlink"/>
            <w:lang w:val="en-US"/>
          </w:rPr>
          <w:t>GeoServer</w:t>
        </w:r>
        <w:proofErr w:type="spellEnd"/>
      </w:hyperlink>
      <w:r w:rsidR="000C06A6" w:rsidRPr="000C06A6">
        <w:rPr>
          <w:lang w:val="en-US"/>
        </w:rPr>
        <w:t xml:space="preserve"> is an open source software server written in Java that allows users to share and edit geospatial data. </w:t>
      </w:r>
      <w:r w:rsidR="000C06A6">
        <w:rPr>
          <w:lang w:val="en-US"/>
        </w:rPr>
        <w:t>It</w:t>
      </w:r>
      <w:r w:rsidR="000C06A6" w:rsidRPr="000C06A6">
        <w:rPr>
          <w:lang w:val="en-US"/>
        </w:rPr>
        <w:t xml:space="preserve"> is the reference implementation of the </w:t>
      </w:r>
      <w:r w:rsidR="000C06A6">
        <w:rPr>
          <w:lang w:val="en-US"/>
        </w:rPr>
        <w:t>OGC’s</w:t>
      </w:r>
      <w:r w:rsidR="000C06A6" w:rsidRPr="000C06A6">
        <w:rPr>
          <w:lang w:val="en-US"/>
        </w:rPr>
        <w:t xml:space="preserve"> Web Feature Service (WFS) and Web Coverage Service (WCS) standards, as well as a high performance certified compliant Web Map Service (WMS). </w:t>
      </w:r>
    </w:p>
    <w:p w14:paraId="2512C9F2" w14:textId="6E5A9B42" w:rsidR="000C06A6" w:rsidRDefault="000C06A6" w:rsidP="000C06A6">
      <w:pPr>
        <w:spacing w:after="120" w:line="360" w:lineRule="auto"/>
        <w:rPr>
          <w:lang w:val="en-US"/>
        </w:rPr>
      </w:pPr>
      <w:r>
        <w:rPr>
          <w:lang w:val="en-US"/>
        </w:rPr>
        <w:t xml:space="preserve">Started in 2001, </w:t>
      </w:r>
      <w:proofErr w:type="spellStart"/>
      <w:r w:rsidRPr="000C06A6">
        <w:rPr>
          <w:lang w:val="en-US"/>
        </w:rPr>
        <w:t>GeoServer</w:t>
      </w:r>
      <w:proofErr w:type="spellEnd"/>
      <w:r w:rsidRPr="000C06A6">
        <w:rPr>
          <w:lang w:val="en-US"/>
        </w:rPr>
        <w:t xml:space="preserve"> </w:t>
      </w:r>
      <w:r>
        <w:rPr>
          <w:lang w:val="en-US"/>
        </w:rPr>
        <w:t xml:space="preserve">has become the more modern competitor of </w:t>
      </w:r>
      <w:proofErr w:type="spellStart"/>
      <w:r>
        <w:rPr>
          <w:lang w:val="en-US"/>
        </w:rPr>
        <w:t>MapServer</w:t>
      </w:r>
      <w:proofErr w:type="spellEnd"/>
      <w:r w:rsidRPr="000C06A6">
        <w:rPr>
          <w:lang w:val="en-US"/>
        </w:rPr>
        <w:t xml:space="preserve">. Those involved with </w:t>
      </w:r>
      <w:proofErr w:type="spellStart"/>
      <w:r w:rsidRPr="000C06A6">
        <w:rPr>
          <w:lang w:val="en-US"/>
        </w:rPr>
        <w:t>GeoServer</w:t>
      </w:r>
      <w:proofErr w:type="spellEnd"/>
      <w:r w:rsidRPr="000C06A6">
        <w:rPr>
          <w:lang w:val="en-US"/>
        </w:rPr>
        <w:t xml:space="preserve"> </w:t>
      </w:r>
      <w:r>
        <w:rPr>
          <w:lang w:val="en-US"/>
        </w:rPr>
        <w:t xml:space="preserve">project also </w:t>
      </w:r>
      <w:r w:rsidRPr="000C06A6">
        <w:rPr>
          <w:lang w:val="en-US"/>
        </w:rPr>
        <w:t xml:space="preserve">founded the </w:t>
      </w:r>
      <w:proofErr w:type="spellStart"/>
      <w:r w:rsidRPr="000C06A6">
        <w:rPr>
          <w:lang w:val="en-US"/>
        </w:rPr>
        <w:t>GeoTools</w:t>
      </w:r>
      <w:proofErr w:type="spellEnd"/>
      <w:r w:rsidRPr="000C06A6">
        <w:rPr>
          <w:lang w:val="en-US"/>
        </w:rPr>
        <w:t xml:space="preserve"> project</w:t>
      </w:r>
      <w:r w:rsidR="00EA3F0E">
        <w:rPr>
          <w:lang w:val="en-US"/>
        </w:rPr>
        <w:t xml:space="preserve"> (see VI</w:t>
      </w:r>
      <w:r w:rsidR="007C2D74">
        <w:rPr>
          <w:lang w:val="en-US"/>
        </w:rPr>
        <w:t>.3.1)</w:t>
      </w:r>
      <w:r w:rsidRPr="000C06A6">
        <w:rPr>
          <w:lang w:val="en-US"/>
        </w:rPr>
        <w:t xml:space="preserve">, an open source GIS Java toolkit. </w:t>
      </w:r>
      <w:r>
        <w:rPr>
          <w:lang w:val="en-US"/>
        </w:rPr>
        <w:t xml:space="preserve">Together with </w:t>
      </w:r>
      <w:proofErr w:type="spellStart"/>
      <w:r>
        <w:rPr>
          <w:lang w:val="en-US"/>
        </w:rPr>
        <w:t>PostGIS</w:t>
      </w:r>
      <w:proofErr w:type="spellEnd"/>
      <w:r>
        <w:rPr>
          <w:lang w:val="en-US"/>
        </w:rPr>
        <w:t xml:space="preserve"> (see section X.Y) and </w:t>
      </w:r>
      <w:proofErr w:type="spellStart"/>
      <w:r>
        <w:rPr>
          <w:lang w:val="en-US"/>
        </w:rPr>
        <w:t>OpenLayers</w:t>
      </w:r>
      <w:proofErr w:type="spellEnd"/>
      <w:r>
        <w:rPr>
          <w:lang w:val="en-US"/>
        </w:rPr>
        <w:t xml:space="preserve">, and with significant support by the company </w:t>
      </w:r>
      <w:hyperlink r:id="rId137" w:history="1">
        <w:r w:rsidRPr="000C06A6">
          <w:rPr>
            <w:rStyle w:val="Hyperlink"/>
            <w:lang w:val="en-US"/>
          </w:rPr>
          <w:t>Boundless</w:t>
        </w:r>
      </w:hyperlink>
      <w:r>
        <w:rPr>
          <w:lang w:val="en-US"/>
        </w:rPr>
        <w:t xml:space="preserve">, </w:t>
      </w:r>
      <w:proofErr w:type="spellStart"/>
      <w:r>
        <w:rPr>
          <w:lang w:val="en-US"/>
        </w:rPr>
        <w:t>GeoServer</w:t>
      </w:r>
      <w:proofErr w:type="spellEnd"/>
      <w:r>
        <w:rPr>
          <w:lang w:val="en-US"/>
        </w:rPr>
        <w:t xml:space="preserve"> has become the industry standard in web mapping software. </w:t>
      </w:r>
      <w:proofErr w:type="gramStart"/>
      <w:r w:rsidR="0004638F">
        <w:rPr>
          <w:lang w:val="en-US"/>
        </w:rPr>
        <w:t>Similar to</w:t>
      </w:r>
      <w:proofErr w:type="gramEnd"/>
      <w:r w:rsidR="0004638F">
        <w:rPr>
          <w:lang w:val="en-US"/>
        </w:rPr>
        <w:t xml:space="preserve"> degree, it features cataloging services (although not as comprehensive as those of degree) and web processing services (see also V</w:t>
      </w:r>
      <w:r w:rsidR="00EA3F0E">
        <w:rPr>
          <w:lang w:val="en-US"/>
        </w:rPr>
        <w:t>I</w:t>
      </w:r>
      <w:r w:rsidR="0004638F">
        <w:rPr>
          <w:lang w:val="en-US"/>
        </w:rPr>
        <w:t>.2.</w:t>
      </w:r>
      <w:r w:rsidR="002B710E">
        <w:rPr>
          <w:lang w:val="en-US"/>
        </w:rPr>
        <w:t>9</w:t>
      </w:r>
      <w:r w:rsidR="0004638F">
        <w:rPr>
          <w:lang w:val="en-US"/>
        </w:rPr>
        <w:t xml:space="preserve">). </w:t>
      </w:r>
      <w:proofErr w:type="spellStart"/>
      <w:r>
        <w:rPr>
          <w:lang w:val="en-US"/>
        </w:rPr>
        <w:t>GeoServer</w:t>
      </w:r>
      <w:proofErr w:type="spellEnd"/>
      <w:r>
        <w:rPr>
          <w:lang w:val="en-US"/>
        </w:rPr>
        <w:t xml:space="preserve"> is comprehensive enough to require either a dedicated staff person or the kind of commercial managed services that allows Boundless to place this product in the public </w:t>
      </w:r>
      <w:r>
        <w:rPr>
          <w:lang w:val="en-US"/>
        </w:rPr>
        <w:lastRenderedPageBreak/>
        <w:t xml:space="preserve">domain and still stay in business. </w:t>
      </w:r>
      <w:hyperlink r:id="rId138" w:history="1">
        <w:proofErr w:type="spellStart"/>
        <w:r w:rsidRPr="00255CD7">
          <w:rPr>
            <w:rStyle w:val="Hyperlink"/>
            <w:lang w:val="en-US"/>
          </w:rPr>
          <w:t>GeoServer</w:t>
        </w:r>
        <w:proofErr w:type="spellEnd"/>
        <w:r w:rsidRPr="00255CD7">
          <w:rPr>
            <w:rStyle w:val="Hyperlink"/>
            <w:lang w:val="en-US"/>
          </w:rPr>
          <w:t xml:space="preserve"> is widely used in US federal</w:t>
        </w:r>
      </w:hyperlink>
      <w:r>
        <w:rPr>
          <w:lang w:val="en-US"/>
        </w:rPr>
        <w:t xml:space="preserve">, state, and larger local government agencies. </w:t>
      </w:r>
      <w:proofErr w:type="spellStart"/>
      <w:r>
        <w:rPr>
          <w:lang w:val="en-US"/>
        </w:rPr>
        <w:t>GeoServer</w:t>
      </w:r>
      <w:proofErr w:type="spellEnd"/>
      <w:r>
        <w:rPr>
          <w:lang w:val="en-US"/>
        </w:rPr>
        <w:t xml:space="preserve"> has just been ported to run on Java 11.</w:t>
      </w:r>
    </w:p>
    <w:p w14:paraId="50CD8369" w14:textId="77777777" w:rsidR="002B710E" w:rsidRDefault="002B710E" w:rsidP="002B710E">
      <w:pPr>
        <w:rPr>
          <w:lang w:val="en-US"/>
        </w:rPr>
      </w:pPr>
    </w:p>
    <w:p w14:paraId="77373359" w14:textId="25032791" w:rsidR="002B710E" w:rsidRPr="00252EDA" w:rsidRDefault="002B710E" w:rsidP="002B710E">
      <w:pPr>
        <w:rPr>
          <w:b/>
          <w:sz w:val="28"/>
          <w:lang w:val="en-US"/>
        </w:rPr>
      </w:pPr>
      <w:r>
        <w:rPr>
          <w:b/>
          <w:sz w:val="28"/>
          <w:lang w:val="en-US"/>
        </w:rPr>
        <w:t>VI</w:t>
      </w:r>
      <w:r w:rsidRPr="00252EDA">
        <w:rPr>
          <w:b/>
          <w:sz w:val="28"/>
          <w:lang w:val="en-US"/>
        </w:rPr>
        <w:t>.</w:t>
      </w:r>
      <w:r>
        <w:rPr>
          <w:b/>
          <w:sz w:val="28"/>
          <w:lang w:val="en-US"/>
        </w:rPr>
        <w:t>2.8</w:t>
      </w:r>
      <w:r w:rsidRPr="00252EDA">
        <w:rPr>
          <w:b/>
          <w:sz w:val="28"/>
          <w:lang w:val="en-US"/>
        </w:rPr>
        <w:tab/>
      </w:r>
      <w:r>
        <w:rPr>
          <w:b/>
          <w:sz w:val="28"/>
          <w:lang w:val="en-US"/>
        </w:rPr>
        <w:t>Carto</w:t>
      </w:r>
    </w:p>
    <w:p w14:paraId="1BB9E63B" w14:textId="5EDF52D2" w:rsidR="002B710E" w:rsidRDefault="00A46992" w:rsidP="002B710E">
      <w:pPr>
        <w:spacing w:after="120" w:line="360" w:lineRule="auto"/>
        <w:rPr>
          <w:lang w:val="en-US"/>
        </w:rPr>
      </w:pPr>
      <w:r>
        <w:rPr>
          <w:lang w:val="en-US"/>
        </w:rPr>
        <w:t xml:space="preserve">Carto (formerly </w:t>
      </w:r>
      <w:proofErr w:type="spellStart"/>
      <w:r>
        <w:rPr>
          <w:lang w:val="en-US"/>
        </w:rPr>
        <w:t>CartoDB</w:t>
      </w:r>
      <w:proofErr w:type="spellEnd"/>
      <w:r>
        <w:rPr>
          <w:lang w:val="en-US"/>
        </w:rPr>
        <w:t xml:space="preserve">) is a complete web-based GIS that is entirely based on dozens of open source packages and hence itself </w:t>
      </w:r>
      <w:hyperlink r:id="rId139" w:history="1">
        <w:r w:rsidRPr="00AA4537">
          <w:rPr>
            <w:rStyle w:val="Hyperlink"/>
            <w:lang w:val="en-US"/>
          </w:rPr>
          <w:t>a</w:t>
        </w:r>
      </w:hyperlink>
      <w:hyperlink r:id="rId140" w:history="1">
        <w:r w:rsidRPr="00A46992">
          <w:rPr>
            <w:rStyle w:val="Hyperlink"/>
            <w:lang w:val="en-US"/>
          </w:rPr>
          <w:t>vailable in source code on GitHub</w:t>
        </w:r>
      </w:hyperlink>
      <w:r>
        <w:rPr>
          <w:lang w:val="en-US"/>
        </w:rPr>
        <w:t xml:space="preserve">. Similar to </w:t>
      </w:r>
      <w:proofErr w:type="spellStart"/>
      <w:r>
        <w:rPr>
          <w:lang w:val="en-US"/>
        </w:rPr>
        <w:t>GeoServer</w:t>
      </w:r>
      <w:proofErr w:type="spellEnd"/>
      <w:r>
        <w:rPr>
          <w:lang w:val="en-US"/>
        </w:rPr>
        <w:t xml:space="preserve">, the plethora of packages </w:t>
      </w:r>
      <w:r w:rsidR="00AA4537">
        <w:rPr>
          <w:lang w:val="en-US"/>
        </w:rPr>
        <w:t xml:space="preserve">(as of December 2018, more than 300) </w:t>
      </w:r>
      <w:r>
        <w:rPr>
          <w:lang w:val="en-US"/>
        </w:rPr>
        <w:t xml:space="preserve">that make up Carto is so big that </w:t>
      </w:r>
      <w:r w:rsidR="00AA4537">
        <w:rPr>
          <w:lang w:val="en-US"/>
        </w:rPr>
        <w:t xml:space="preserve">a company, </w:t>
      </w:r>
      <w:hyperlink r:id="rId141" w:history="1">
        <w:proofErr w:type="spellStart"/>
        <w:r w:rsidR="00AA4537" w:rsidRPr="00AA4537">
          <w:rPr>
            <w:rStyle w:val="Hyperlink"/>
            <w:lang w:val="en-US"/>
          </w:rPr>
          <w:t>Vizzuality</w:t>
        </w:r>
        <w:proofErr w:type="spellEnd"/>
      </w:hyperlink>
      <w:r w:rsidR="00AA4537">
        <w:rPr>
          <w:lang w:val="en-US"/>
        </w:rPr>
        <w:t>, makes its living by hosting customized Carto GIS server instances and developing specialized front and backends. Carto does an excellent job of bridging the gap between complex data analysis under the hood and intuitive, dash board-based user interfaces that are serving a wide range of stakeholders.</w:t>
      </w:r>
      <w:r w:rsidR="0052727B">
        <w:rPr>
          <w:lang w:val="en-US"/>
        </w:rPr>
        <w:t xml:space="preserve"> Carto has been shifting its emphasis from that of a Web-GIS to a big geospatial data visualization platform. </w:t>
      </w:r>
    </w:p>
    <w:p w14:paraId="26B2DA81" w14:textId="77777777" w:rsidR="001F395A" w:rsidRDefault="001F395A" w:rsidP="001C7290">
      <w:pPr>
        <w:rPr>
          <w:lang w:val="en-US"/>
        </w:rPr>
      </w:pPr>
    </w:p>
    <w:p w14:paraId="5C78B141" w14:textId="1552D6C1" w:rsidR="001F395A" w:rsidRPr="00252EDA" w:rsidRDefault="001F395A" w:rsidP="0052727B">
      <w:pPr>
        <w:keepNext/>
        <w:rPr>
          <w:b/>
          <w:sz w:val="28"/>
          <w:lang w:val="en-US"/>
        </w:rPr>
      </w:pPr>
      <w:r>
        <w:rPr>
          <w:b/>
          <w:sz w:val="28"/>
          <w:lang w:val="en-US"/>
        </w:rPr>
        <w:t>V</w:t>
      </w:r>
      <w:r w:rsidRPr="00252EDA">
        <w:rPr>
          <w:b/>
          <w:sz w:val="28"/>
          <w:lang w:val="en-US"/>
        </w:rPr>
        <w:t>I.</w:t>
      </w:r>
      <w:r>
        <w:rPr>
          <w:b/>
          <w:sz w:val="28"/>
          <w:lang w:val="en-US"/>
        </w:rPr>
        <w:t>2.</w:t>
      </w:r>
      <w:r w:rsidR="002B710E">
        <w:rPr>
          <w:b/>
          <w:sz w:val="28"/>
          <w:lang w:val="en-US"/>
        </w:rPr>
        <w:t>9</w:t>
      </w:r>
      <w:r w:rsidRPr="00252EDA">
        <w:rPr>
          <w:b/>
          <w:sz w:val="28"/>
          <w:lang w:val="en-US"/>
        </w:rPr>
        <w:tab/>
      </w:r>
      <w:proofErr w:type="spellStart"/>
      <w:r w:rsidR="0004638F">
        <w:rPr>
          <w:b/>
          <w:sz w:val="28"/>
          <w:lang w:val="en-US"/>
        </w:rPr>
        <w:t>PyWPS</w:t>
      </w:r>
      <w:proofErr w:type="spellEnd"/>
    </w:p>
    <w:p w14:paraId="1D34E488" w14:textId="3EF4932D" w:rsidR="001F395A" w:rsidRDefault="006D197B" w:rsidP="00207E60">
      <w:pPr>
        <w:spacing w:after="120" w:line="360" w:lineRule="auto"/>
        <w:rPr>
          <w:lang w:val="en-US"/>
        </w:rPr>
      </w:pPr>
      <w:hyperlink r:id="rId142" w:history="1">
        <w:proofErr w:type="spellStart"/>
        <w:r w:rsidR="0004638F" w:rsidRPr="007C2D74">
          <w:rPr>
            <w:rStyle w:val="Hyperlink"/>
            <w:lang w:val="en-US"/>
          </w:rPr>
          <w:t>PyWPS</w:t>
        </w:r>
        <w:proofErr w:type="spellEnd"/>
      </w:hyperlink>
      <w:r w:rsidR="0004638F">
        <w:rPr>
          <w:lang w:val="en-US"/>
        </w:rPr>
        <w:t xml:space="preserve"> is not a classic </w:t>
      </w:r>
      <w:r w:rsidR="007C2D74">
        <w:rPr>
          <w:lang w:val="en-US"/>
        </w:rPr>
        <w:t xml:space="preserve">web mapping application but a platform for web-based geoprocessing services – in this case based on Python. </w:t>
      </w:r>
      <w:proofErr w:type="spellStart"/>
      <w:r w:rsidR="007C2D74">
        <w:rPr>
          <w:lang w:val="en-US"/>
        </w:rPr>
        <w:t>PyWPS</w:t>
      </w:r>
      <w:proofErr w:type="spellEnd"/>
      <w:r w:rsidR="007C2D74">
        <w:rPr>
          <w:lang w:val="en-US"/>
        </w:rPr>
        <w:t xml:space="preserve"> implements the OGC web processing services specification and integrates with GRASS, GDAL, R, Fiona, </w:t>
      </w:r>
      <w:proofErr w:type="spellStart"/>
      <w:r w:rsidR="007C2D74">
        <w:rPr>
          <w:lang w:val="en-US"/>
        </w:rPr>
        <w:t>RasterIO</w:t>
      </w:r>
      <w:proofErr w:type="spellEnd"/>
      <w:r w:rsidR="007C2D74">
        <w:rPr>
          <w:lang w:val="en-US"/>
        </w:rPr>
        <w:t xml:space="preserve">, </w:t>
      </w:r>
      <w:proofErr w:type="spellStart"/>
      <w:r w:rsidR="007C2D74">
        <w:rPr>
          <w:lang w:val="en-US"/>
        </w:rPr>
        <w:t>MapServer</w:t>
      </w:r>
      <w:proofErr w:type="spellEnd"/>
      <w:r w:rsidR="007C2D74">
        <w:rPr>
          <w:lang w:val="en-US"/>
        </w:rPr>
        <w:t xml:space="preserve">, and QGIS. It is ideal for setting up, running and archiving all Open </w:t>
      </w:r>
      <w:proofErr w:type="spellStart"/>
      <w:r w:rsidR="007C2D74">
        <w:rPr>
          <w:lang w:val="en-US"/>
        </w:rPr>
        <w:t>Hazus</w:t>
      </w:r>
      <w:proofErr w:type="spellEnd"/>
      <w:r w:rsidR="007C2D74">
        <w:rPr>
          <w:lang w:val="en-US"/>
        </w:rPr>
        <w:t xml:space="preserve"> process models.</w:t>
      </w:r>
      <w:r w:rsidR="001F395A">
        <w:rPr>
          <w:lang w:val="en-US"/>
        </w:rPr>
        <w:t xml:space="preserve"> </w:t>
      </w:r>
    </w:p>
    <w:p w14:paraId="04334F0A" w14:textId="77777777" w:rsidR="001C7290" w:rsidRPr="00252EDA" w:rsidRDefault="001C7290" w:rsidP="001C7290">
      <w:pPr>
        <w:rPr>
          <w:lang w:val="en-US"/>
        </w:rPr>
      </w:pPr>
    </w:p>
    <w:p w14:paraId="660839BA" w14:textId="3161F077" w:rsidR="003D0634" w:rsidRPr="00252EDA" w:rsidRDefault="003D0634" w:rsidP="003D0634">
      <w:pPr>
        <w:rPr>
          <w:b/>
          <w:sz w:val="28"/>
          <w:lang w:val="en-US"/>
        </w:rPr>
      </w:pPr>
      <w:r>
        <w:rPr>
          <w:b/>
          <w:sz w:val="28"/>
          <w:lang w:val="en-US"/>
        </w:rPr>
        <w:t>V</w:t>
      </w:r>
      <w:r w:rsidRPr="00252EDA">
        <w:rPr>
          <w:b/>
          <w:sz w:val="28"/>
          <w:lang w:val="en-US"/>
        </w:rPr>
        <w:t>I.</w:t>
      </w:r>
      <w:r>
        <w:rPr>
          <w:b/>
          <w:sz w:val="28"/>
          <w:lang w:val="en-US"/>
        </w:rPr>
        <w:t>3</w:t>
      </w:r>
      <w:r w:rsidRPr="00252EDA">
        <w:rPr>
          <w:b/>
          <w:sz w:val="28"/>
          <w:lang w:val="en-US"/>
        </w:rPr>
        <w:tab/>
      </w:r>
      <w:r>
        <w:rPr>
          <w:b/>
          <w:sz w:val="28"/>
          <w:lang w:val="en-US"/>
        </w:rPr>
        <w:t>Description of Open Source Geospatial Libraries</w:t>
      </w:r>
    </w:p>
    <w:p w14:paraId="649B937F" w14:textId="12CCE0EF" w:rsidR="003D0634" w:rsidRDefault="00207E60" w:rsidP="00207E60">
      <w:pPr>
        <w:spacing w:after="120" w:line="360" w:lineRule="auto"/>
        <w:rPr>
          <w:lang w:val="en-US"/>
        </w:rPr>
      </w:pPr>
      <w:r>
        <w:rPr>
          <w:lang w:val="en-US"/>
        </w:rPr>
        <w:t>Geospatial libraries are low-level resources for software developers. They underlie many of the previously discussed web-based and desktop GIS applications.</w:t>
      </w:r>
      <w:r w:rsidR="00246AC8">
        <w:rPr>
          <w:lang w:val="en-US"/>
        </w:rPr>
        <w:t xml:space="preserve"> Here, we list only libraries that serve classic GIS tasks; </w:t>
      </w:r>
      <w:r w:rsidR="009D0474">
        <w:rPr>
          <w:lang w:val="en-US"/>
        </w:rPr>
        <w:t>others, like for example image processing and remote sensing-related libraries are beyond the scope of this whitepaper.</w:t>
      </w:r>
    </w:p>
    <w:p w14:paraId="3F7663CD" w14:textId="77777777" w:rsidR="003D0634" w:rsidRDefault="003D0634" w:rsidP="003D0634">
      <w:pPr>
        <w:rPr>
          <w:lang w:val="en-US"/>
        </w:rPr>
      </w:pPr>
    </w:p>
    <w:p w14:paraId="7CB98217" w14:textId="5042E542" w:rsidR="00207E60" w:rsidRPr="00252EDA" w:rsidRDefault="00207E60" w:rsidP="00207E60">
      <w:pPr>
        <w:keepNext/>
        <w:rPr>
          <w:b/>
          <w:sz w:val="28"/>
          <w:lang w:val="en-US"/>
        </w:rPr>
      </w:pPr>
      <w:r>
        <w:rPr>
          <w:b/>
          <w:sz w:val="28"/>
          <w:lang w:val="en-US"/>
        </w:rPr>
        <w:t>V</w:t>
      </w:r>
      <w:r w:rsidRPr="00252EDA">
        <w:rPr>
          <w:b/>
          <w:sz w:val="28"/>
          <w:lang w:val="en-US"/>
        </w:rPr>
        <w:t>I.</w:t>
      </w:r>
      <w:r>
        <w:rPr>
          <w:b/>
          <w:sz w:val="28"/>
          <w:lang w:val="en-US"/>
        </w:rPr>
        <w:t>3.1</w:t>
      </w:r>
      <w:r w:rsidRPr="00252EDA">
        <w:rPr>
          <w:b/>
          <w:sz w:val="28"/>
          <w:lang w:val="en-US"/>
        </w:rPr>
        <w:tab/>
      </w:r>
      <w:proofErr w:type="spellStart"/>
      <w:r>
        <w:rPr>
          <w:b/>
          <w:sz w:val="28"/>
          <w:lang w:val="en-US"/>
        </w:rPr>
        <w:t>GeoTools</w:t>
      </w:r>
      <w:proofErr w:type="spellEnd"/>
    </w:p>
    <w:p w14:paraId="73C0B000" w14:textId="5C53C1C6" w:rsidR="00207E60" w:rsidRDefault="00207E60" w:rsidP="001727EB">
      <w:pPr>
        <w:spacing w:after="120" w:line="360" w:lineRule="auto"/>
        <w:rPr>
          <w:lang w:val="en-US"/>
        </w:rPr>
      </w:pPr>
      <w:r>
        <w:rPr>
          <w:lang w:val="en-US"/>
        </w:rPr>
        <w:t xml:space="preserve">A classic example for an open source geospatial library is </w:t>
      </w:r>
      <w:hyperlink r:id="rId143" w:history="1">
        <w:proofErr w:type="spellStart"/>
        <w:r w:rsidRPr="001727EB">
          <w:rPr>
            <w:rStyle w:val="Hyperlink"/>
            <w:lang w:val="en-US"/>
          </w:rPr>
          <w:t>GeoTools</w:t>
        </w:r>
        <w:proofErr w:type="spellEnd"/>
      </w:hyperlink>
      <w:r>
        <w:rPr>
          <w:lang w:val="en-US"/>
        </w:rPr>
        <w:t xml:space="preserve">. </w:t>
      </w:r>
      <w:proofErr w:type="spellStart"/>
      <w:r w:rsidRPr="00207E60">
        <w:rPr>
          <w:lang w:val="en-US"/>
        </w:rPr>
        <w:t>GeoTools</w:t>
      </w:r>
      <w:proofErr w:type="spellEnd"/>
      <w:r w:rsidRPr="00207E60">
        <w:rPr>
          <w:lang w:val="en-US"/>
        </w:rPr>
        <w:t xml:space="preserve"> is a</w:t>
      </w:r>
      <w:r w:rsidR="001727EB">
        <w:rPr>
          <w:lang w:val="en-US"/>
        </w:rPr>
        <w:t xml:space="preserve"> </w:t>
      </w:r>
      <w:r w:rsidRPr="00207E60">
        <w:rPr>
          <w:lang w:val="en-US"/>
        </w:rPr>
        <w:t xml:space="preserve">Java code library </w:t>
      </w:r>
      <w:r w:rsidR="001727EB">
        <w:rPr>
          <w:lang w:val="en-US"/>
        </w:rPr>
        <w:t>that</w:t>
      </w:r>
      <w:r w:rsidRPr="00207E60">
        <w:rPr>
          <w:lang w:val="en-US"/>
        </w:rPr>
        <w:t xml:space="preserve"> provides standards compliant methods for the manipulation of geospatial data. </w:t>
      </w:r>
      <w:r w:rsidR="001727EB">
        <w:rPr>
          <w:lang w:val="en-US"/>
        </w:rPr>
        <w:t xml:space="preserve">It </w:t>
      </w:r>
      <w:r w:rsidRPr="00207E60">
        <w:rPr>
          <w:lang w:val="en-US"/>
        </w:rPr>
        <w:t>implements OGC specifications as they are developed.</w:t>
      </w:r>
      <w:r w:rsidR="001727EB">
        <w:rPr>
          <w:lang w:val="en-US"/>
        </w:rPr>
        <w:t xml:space="preserve"> </w:t>
      </w:r>
      <w:r w:rsidRPr="00207E60">
        <w:rPr>
          <w:lang w:val="en-US"/>
        </w:rPr>
        <w:t xml:space="preserve">The </w:t>
      </w:r>
      <w:r w:rsidR="001727EB">
        <w:rPr>
          <w:lang w:val="en-US"/>
        </w:rPr>
        <w:t>OGC</w:t>
      </w:r>
      <w:r w:rsidRPr="00207E60">
        <w:rPr>
          <w:lang w:val="en-US"/>
        </w:rPr>
        <w:t xml:space="preserve"> holds the copyright on the library </w:t>
      </w:r>
      <w:r w:rsidR="001727EB">
        <w:rPr>
          <w:lang w:val="en-US"/>
        </w:rPr>
        <w:t xml:space="preserve">and has </w:t>
      </w:r>
      <w:r w:rsidRPr="00207E60">
        <w:rPr>
          <w:lang w:val="en-US"/>
        </w:rPr>
        <w:t xml:space="preserve">made </w:t>
      </w:r>
      <w:r w:rsidR="001727EB">
        <w:rPr>
          <w:lang w:val="en-US"/>
        </w:rPr>
        <w:t xml:space="preserve">it </w:t>
      </w:r>
      <w:r w:rsidRPr="00207E60">
        <w:rPr>
          <w:lang w:val="en-US"/>
        </w:rPr>
        <w:lastRenderedPageBreak/>
        <w:t xml:space="preserve">available under the LGPL license. </w:t>
      </w:r>
      <w:r w:rsidR="001727EB">
        <w:rPr>
          <w:lang w:val="en-US"/>
        </w:rPr>
        <w:t>B</w:t>
      </w:r>
      <w:r w:rsidR="001727EB" w:rsidRPr="00207E60">
        <w:rPr>
          <w:lang w:val="en-US"/>
        </w:rPr>
        <w:t>ased on the open source Java Topology Suite (JTS)</w:t>
      </w:r>
      <w:r w:rsidR="001727EB">
        <w:rPr>
          <w:lang w:val="en-US"/>
        </w:rPr>
        <w:t xml:space="preserve">, </w:t>
      </w:r>
      <w:proofErr w:type="spellStart"/>
      <w:r w:rsidR="001727EB">
        <w:rPr>
          <w:lang w:val="en-US"/>
        </w:rPr>
        <w:t>GeoTools</w:t>
      </w:r>
      <w:proofErr w:type="spellEnd"/>
      <w:r w:rsidRPr="00207E60">
        <w:rPr>
          <w:lang w:val="en-US"/>
        </w:rPr>
        <w:t xml:space="preserve"> provides interfaces for key spatial concepts and data structures. </w:t>
      </w:r>
      <w:r w:rsidR="001727EB">
        <w:rPr>
          <w:lang w:val="en-US"/>
        </w:rPr>
        <w:t>It</w:t>
      </w:r>
      <w:r w:rsidRPr="00207E60">
        <w:rPr>
          <w:lang w:val="en-US"/>
        </w:rPr>
        <w:t xml:space="preserve"> features a stateless, low memory renderer</w:t>
      </w:r>
      <w:r w:rsidR="001727EB">
        <w:rPr>
          <w:lang w:val="en-US"/>
        </w:rPr>
        <w:t xml:space="preserve"> that is</w:t>
      </w:r>
      <w:r w:rsidRPr="00207E60">
        <w:rPr>
          <w:lang w:val="en-US"/>
        </w:rPr>
        <w:t xml:space="preserve"> particularly useful in server-side environments.</w:t>
      </w:r>
    </w:p>
    <w:p w14:paraId="460303E7" w14:textId="77777777" w:rsidR="00207E60" w:rsidRDefault="00207E60" w:rsidP="003D0634">
      <w:pPr>
        <w:rPr>
          <w:lang w:val="en-US"/>
        </w:rPr>
      </w:pPr>
    </w:p>
    <w:p w14:paraId="584CAB4E" w14:textId="1C6AED12" w:rsidR="00246AC8" w:rsidRPr="00252EDA" w:rsidRDefault="00246AC8" w:rsidP="00246AC8">
      <w:pPr>
        <w:keepNext/>
        <w:rPr>
          <w:b/>
          <w:sz w:val="28"/>
          <w:lang w:val="en-US"/>
        </w:rPr>
      </w:pPr>
      <w:r>
        <w:rPr>
          <w:b/>
          <w:sz w:val="28"/>
          <w:lang w:val="en-US"/>
        </w:rPr>
        <w:t>VI</w:t>
      </w:r>
      <w:r w:rsidRPr="00252EDA">
        <w:rPr>
          <w:b/>
          <w:sz w:val="28"/>
          <w:lang w:val="en-US"/>
        </w:rPr>
        <w:t>.</w:t>
      </w:r>
      <w:r>
        <w:rPr>
          <w:b/>
          <w:sz w:val="28"/>
          <w:lang w:val="en-US"/>
        </w:rPr>
        <w:t>3.2</w:t>
      </w:r>
      <w:r w:rsidRPr="00252EDA">
        <w:rPr>
          <w:b/>
          <w:sz w:val="28"/>
          <w:lang w:val="en-US"/>
        </w:rPr>
        <w:tab/>
      </w:r>
      <w:r>
        <w:rPr>
          <w:b/>
          <w:sz w:val="28"/>
          <w:lang w:val="en-US"/>
        </w:rPr>
        <w:t>GDAL/OGR</w:t>
      </w:r>
    </w:p>
    <w:p w14:paraId="1054BF6F" w14:textId="585274D1" w:rsidR="00246AC8" w:rsidRDefault="00246AC8" w:rsidP="00246AC8">
      <w:pPr>
        <w:spacing w:after="120" w:line="360" w:lineRule="auto"/>
        <w:rPr>
          <w:lang w:val="en-US"/>
        </w:rPr>
      </w:pPr>
      <w:r>
        <w:rPr>
          <w:lang w:val="en-US"/>
        </w:rPr>
        <w:t xml:space="preserve">There is no commercial or open source GIS product in active development anymore that does not rely on the geographic data abstraction library or </w:t>
      </w:r>
      <w:hyperlink r:id="rId144" w:history="1">
        <w:r w:rsidRPr="00246AC8">
          <w:rPr>
            <w:rStyle w:val="Hyperlink"/>
            <w:lang w:val="en-US"/>
          </w:rPr>
          <w:t>GDAL</w:t>
        </w:r>
      </w:hyperlink>
      <w:r>
        <w:rPr>
          <w:lang w:val="en-US"/>
        </w:rPr>
        <w:t>. GDAL is a C++ translator library for 240+ raster and vector formats</w:t>
      </w:r>
      <w:r w:rsidRPr="00207E60">
        <w:rPr>
          <w:lang w:val="en-US"/>
        </w:rPr>
        <w:t>.</w:t>
      </w:r>
      <w:r>
        <w:rPr>
          <w:lang w:val="en-US"/>
        </w:rPr>
        <w:t xml:space="preserve"> Like </w:t>
      </w:r>
      <w:proofErr w:type="spellStart"/>
      <w:r>
        <w:rPr>
          <w:lang w:val="en-US"/>
        </w:rPr>
        <w:t>GeoTools</w:t>
      </w:r>
      <w:proofErr w:type="spellEnd"/>
      <w:r>
        <w:rPr>
          <w:lang w:val="en-US"/>
        </w:rPr>
        <w:t xml:space="preserve"> above, it is now managed and licensed by OGC. Its API serves C, C++, Python, Perl, C# and Java.</w:t>
      </w:r>
    </w:p>
    <w:p w14:paraId="29024CE5" w14:textId="77777777" w:rsidR="00246AC8" w:rsidRDefault="00246AC8" w:rsidP="003D0634">
      <w:pPr>
        <w:rPr>
          <w:lang w:val="en-US"/>
        </w:rPr>
      </w:pPr>
    </w:p>
    <w:p w14:paraId="3FA67231" w14:textId="7D56694C" w:rsidR="009D0474" w:rsidRPr="00252EDA" w:rsidRDefault="009D0474" w:rsidP="009D0474">
      <w:pPr>
        <w:keepNext/>
        <w:rPr>
          <w:b/>
          <w:sz w:val="28"/>
          <w:lang w:val="en-US"/>
        </w:rPr>
      </w:pPr>
      <w:r>
        <w:rPr>
          <w:b/>
          <w:sz w:val="28"/>
          <w:lang w:val="en-US"/>
        </w:rPr>
        <w:t>V</w:t>
      </w:r>
      <w:r w:rsidRPr="00252EDA">
        <w:rPr>
          <w:b/>
          <w:sz w:val="28"/>
          <w:lang w:val="en-US"/>
        </w:rPr>
        <w:t>I.</w:t>
      </w:r>
      <w:r>
        <w:rPr>
          <w:b/>
          <w:sz w:val="28"/>
          <w:lang w:val="en-US"/>
        </w:rPr>
        <w:t>3.3</w:t>
      </w:r>
      <w:r w:rsidRPr="00252EDA">
        <w:rPr>
          <w:b/>
          <w:sz w:val="28"/>
          <w:lang w:val="en-US"/>
        </w:rPr>
        <w:tab/>
      </w:r>
      <w:r>
        <w:rPr>
          <w:b/>
          <w:sz w:val="28"/>
          <w:lang w:val="en-US"/>
        </w:rPr>
        <w:t>GEOS</w:t>
      </w:r>
    </w:p>
    <w:p w14:paraId="6F779BDD" w14:textId="6DBAFD24" w:rsidR="009D0474" w:rsidRDefault="009D0474" w:rsidP="009D0474">
      <w:pPr>
        <w:spacing w:after="120" w:line="360" w:lineRule="auto"/>
        <w:rPr>
          <w:lang w:val="en-US"/>
        </w:rPr>
      </w:pPr>
      <w:r>
        <w:rPr>
          <w:lang w:val="en-US"/>
        </w:rPr>
        <w:t xml:space="preserve">The </w:t>
      </w:r>
      <w:r w:rsidRPr="009D0474">
        <w:rPr>
          <w:lang w:val="en-US"/>
        </w:rPr>
        <w:t>Geometry Engine – Open Source</w:t>
      </w:r>
      <w:r>
        <w:rPr>
          <w:lang w:val="en-US"/>
        </w:rPr>
        <w:t xml:space="preserve"> library or </w:t>
      </w:r>
      <w:hyperlink r:id="rId145" w:history="1">
        <w:r w:rsidRPr="009D0474">
          <w:rPr>
            <w:rStyle w:val="Hyperlink"/>
            <w:lang w:val="en-US"/>
          </w:rPr>
          <w:t>GEOS</w:t>
        </w:r>
      </w:hyperlink>
      <w:r>
        <w:rPr>
          <w:lang w:val="en-US"/>
        </w:rPr>
        <w:t xml:space="preserve"> for short,</w:t>
      </w:r>
      <w:r w:rsidRPr="009D0474">
        <w:rPr>
          <w:lang w:val="en-US"/>
        </w:rPr>
        <w:t xml:space="preserve"> is a C++ port of the </w:t>
      </w:r>
      <w:r>
        <w:rPr>
          <w:lang w:val="en-US"/>
        </w:rPr>
        <w:t>Java Topology Suite</w:t>
      </w:r>
      <w:r w:rsidRPr="009D0474">
        <w:rPr>
          <w:lang w:val="en-US"/>
        </w:rPr>
        <w:t xml:space="preserve">. As such, it aims to contain the complete functionality of JTS in C++. This includes all the </w:t>
      </w:r>
      <w:r>
        <w:rPr>
          <w:lang w:val="en-US"/>
        </w:rPr>
        <w:t>OGC</w:t>
      </w:r>
      <w:r w:rsidRPr="009D0474">
        <w:rPr>
          <w:lang w:val="en-US"/>
        </w:rPr>
        <w:t xml:space="preserve"> Simple Features for SQL spatial predicate functions and spatial operators, as well as specific JTS enhanced topology functions.</w:t>
      </w:r>
    </w:p>
    <w:p w14:paraId="6E142084" w14:textId="77777777" w:rsidR="00DB3DA9" w:rsidRDefault="00DB3DA9" w:rsidP="00DB3DA9">
      <w:pPr>
        <w:rPr>
          <w:lang w:val="en-US"/>
        </w:rPr>
      </w:pPr>
    </w:p>
    <w:p w14:paraId="15304850" w14:textId="652876B6" w:rsidR="00DB3DA9" w:rsidRPr="00252EDA" w:rsidRDefault="00DB3DA9" w:rsidP="00DB3DA9">
      <w:pPr>
        <w:keepNext/>
        <w:rPr>
          <w:b/>
          <w:sz w:val="28"/>
          <w:lang w:val="en-US"/>
        </w:rPr>
      </w:pPr>
      <w:r>
        <w:rPr>
          <w:b/>
          <w:sz w:val="28"/>
          <w:lang w:val="en-US"/>
        </w:rPr>
        <w:t>VI</w:t>
      </w:r>
      <w:r w:rsidRPr="00252EDA">
        <w:rPr>
          <w:b/>
          <w:sz w:val="28"/>
          <w:lang w:val="en-US"/>
        </w:rPr>
        <w:t>.</w:t>
      </w:r>
      <w:r>
        <w:rPr>
          <w:b/>
          <w:sz w:val="28"/>
          <w:lang w:val="en-US"/>
        </w:rPr>
        <w:t>3.4</w:t>
      </w:r>
      <w:r w:rsidRPr="00252EDA">
        <w:rPr>
          <w:b/>
          <w:sz w:val="28"/>
          <w:lang w:val="en-US"/>
        </w:rPr>
        <w:tab/>
      </w:r>
      <w:proofErr w:type="spellStart"/>
      <w:r w:rsidR="008E088C">
        <w:rPr>
          <w:b/>
          <w:sz w:val="28"/>
          <w:lang w:val="en-US"/>
        </w:rPr>
        <w:t>GeoTrellis</w:t>
      </w:r>
      <w:proofErr w:type="spellEnd"/>
    </w:p>
    <w:p w14:paraId="7852EF50" w14:textId="423C6787" w:rsidR="00DB3DA9" w:rsidRDefault="006D197B" w:rsidP="00DB3DA9">
      <w:pPr>
        <w:spacing w:after="120" w:line="360" w:lineRule="auto"/>
        <w:rPr>
          <w:lang w:val="en-US"/>
        </w:rPr>
      </w:pPr>
      <w:hyperlink r:id="rId146" w:history="1">
        <w:proofErr w:type="spellStart"/>
        <w:r w:rsidR="008E088C" w:rsidRPr="008E088C">
          <w:rPr>
            <w:rStyle w:val="Hyperlink"/>
            <w:lang w:val="en-US"/>
          </w:rPr>
          <w:t>GeoTrellis</w:t>
        </w:r>
        <w:proofErr w:type="spellEnd"/>
      </w:hyperlink>
      <w:r w:rsidR="008E088C" w:rsidRPr="008E088C">
        <w:rPr>
          <w:lang w:val="en-US"/>
        </w:rPr>
        <w:t xml:space="preserve"> is a Scala library and framework that uses Apache Spark to work with raster data. It is released under the Apache 2 License. </w:t>
      </w:r>
      <w:proofErr w:type="spellStart"/>
      <w:r w:rsidR="008E088C" w:rsidRPr="008E088C">
        <w:rPr>
          <w:lang w:val="en-US"/>
        </w:rPr>
        <w:t>GeoTrellis</w:t>
      </w:r>
      <w:proofErr w:type="spellEnd"/>
      <w:r w:rsidR="008E088C" w:rsidRPr="008E088C">
        <w:rPr>
          <w:lang w:val="en-US"/>
        </w:rPr>
        <w:t xml:space="preserve"> reads, writes, and operates on raster data as fast as possible</w:t>
      </w:r>
      <w:r w:rsidR="007B1062">
        <w:rPr>
          <w:lang w:val="en-US"/>
        </w:rPr>
        <w:t xml:space="preserve"> </w:t>
      </w:r>
      <w:r w:rsidR="007B1062" w:rsidRPr="007B1062">
        <w:rPr>
          <w:lang w:val="en-US"/>
        </w:rPr>
        <w:t>to transform user interaction with geospatial data by bringing the power of geospatial analysis to real time, interactive web applications</w:t>
      </w:r>
      <w:r w:rsidR="007B1062">
        <w:rPr>
          <w:lang w:val="en-US"/>
        </w:rPr>
        <w:t xml:space="preserve">. </w:t>
      </w:r>
    </w:p>
    <w:p w14:paraId="3E063F81" w14:textId="71E19769" w:rsidR="007B1062" w:rsidRPr="007B1062" w:rsidRDefault="007B1062" w:rsidP="007B1062">
      <w:pPr>
        <w:spacing w:after="120" w:line="360" w:lineRule="auto"/>
        <w:rPr>
          <w:lang w:val="en-US"/>
        </w:rPr>
      </w:pPr>
      <w:proofErr w:type="spellStart"/>
      <w:r w:rsidRPr="007B1062">
        <w:rPr>
          <w:lang w:val="en-US"/>
        </w:rPr>
        <w:t>GeoTrellis</w:t>
      </w:r>
      <w:proofErr w:type="spellEnd"/>
      <w:r w:rsidRPr="007B1062">
        <w:rPr>
          <w:lang w:val="en-US"/>
        </w:rPr>
        <w:t xml:space="preserve"> is a general framework for low-latency geospatial data processing developed using Scala and </w:t>
      </w:r>
      <w:proofErr w:type="spellStart"/>
      <w:r w:rsidRPr="007B1062">
        <w:rPr>
          <w:lang w:val="en-US"/>
        </w:rPr>
        <w:t>Akka</w:t>
      </w:r>
      <w:proofErr w:type="spellEnd"/>
      <w:r w:rsidRPr="007B1062">
        <w:rPr>
          <w:lang w:val="en-US"/>
        </w:rPr>
        <w:t xml:space="preserve">.  The goal of the project is to transform user interaction with geospatial data by bringing the power of geospatial analysis to real time, interactive web applications.  It is complementary to other open source geospatial projects such as </w:t>
      </w:r>
      <w:proofErr w:type="spellStart"/>
      <w:r w:rsidRPr="007B1062">
        <w:rPr>
          <w:lang w:val="en-US"/>
        </w:rPr>
        <w:t>GeoServer</w:t>
      </w:r>
      <w:proofErr w:type="spellEnd"/>
      <w:r w:rsidRPr="007B1062">
        <w:rPr>
          <w:lang w:val="en-US"/>
        </w:rPr>
        <w:t xml:space="preserve">, </w:t>
      </w:r>
      <w:proofErr w:type="spellStart"/>
      <w:r w:rsidRPr="007B1062">
        <w:rPr>
          <w:lang w:val="en-US"/>
        </w:rPr>
        <w:t>OpenLayers</w:t>
      </w:r>
      <w:proofErr w:type="spellEnd"/>
      <w:r w:rsidRPr="007B1062">
        <w:rPr>
          <w:lang w:val="en-US"/>
        </w:rPr>
        <w:t xml:space="preserve"> and </w:t>
      </w:r>
      <w:proofErr w:type="spellStart"/>
      <w:r w:rsidRPr="007B1062">
        <w:rPr>
          <w:lang w:val="en-US"/>
        </w:rPr>
        <w:t>PostGIS</w:t>
      </w:r>
      <w:proofErr w:type="spellEnd"/>
      <w:r w:rsidRPr="007B1062">
        <w:rPr>
          <w:lang w:val="en-US"/>
        </w:rPr>
        <w:t xml:space="preserve">. </w:t>
      </w:r>
      <w:proofErr w:type="spellStart"/>
      <w:r w:rsidRPr="007B1062">
        <w:rPr>
          <w:lang w:val="en-US"/>
        </w:rPr>
        <w:t>GeoTrellis</w:t>
      </w:r>
      <w:proofErr w:type="spellEnd"/>
      <w:r w:rsidRPr="007B1062">
        <w:rPr>
          <w:lang w:val="en-US"/>
        </w:rPr>
        <w:t xml:space="preserve"> </w:t>
      </w:r>
      <w:r>
        <w:rPr>
          <w:lang w:val="en-US"/>
        </w:rPr>
        <w:t>aims to</w:t>
      </w:r>
      <w:r w:rsidRPr="007B1062">
        <w:rPr>
          <w:lang w:val="en-US"/>
        </w:rPr>
        <w:t xml:space="preserve">: </w:t>
      </w:r>
    </w:p>
    <w:p w14:paraId="10BF1A66" w14:textId="77777777" w:rsidR="007B1062" w:rsidRPr="007B1062" w:rsidRDefault="007B1062" w:rsidP="007B1062">
      <w:pPr>
        <w:pStyle w:val="ListParagraph"/>
        <w:numPr>
          <w:ilvl w:val="0"/>
          <w:numId w:val="40"/>
        </w:numPr>
        <w:spacing w:after="120" w:line="360" w:lineRule="auto"/>
        <w:rPr>
          <w:lang w:val="en-US"/>
        </w:rPr>
      </w:pPr>
      <w:r w:rsidRPr="007B1062">
        <w:rPr>
          <w:lang w:val="en-US"/>
        </w:rPr>
        <w:t>Create scalable, high performance geoprocessing web services;</w:t>
      </w:r>
    </w:p>
    <w:p w14:paraId="0E646910" w14:textId="77777777" w:rsidR="007B1062" w:rsidRPr="007B1062" w:rsidRDefault="007B1062" w:rsidP="007B1062">
      <w:pPr>
        <w:pStyle w:val="ListParagraph"/>
        <w:numPr>
          <w:ilvl w:val="0"/>
          <w:numId w:val="40"/>
        </w:numPr>
        <w:spacing w:after="120" w:line="360" w:lineRule="auto"/>
        <w:rPr>
          <w:lang w:val="en-US"/>
        </w:rPr>
      </w:pPr>
      <w:r w:rsidRPr="007B1062">
        <w:rPr>
          <w:lang w:val="en-US"/>
        </w:rPr>
        <w:t>Create distributed geoprocessing services that can act on large data sets; and</w:t>
      </w:r>
    </w:p>
    <w:p w14:paraId="3D1F5285" w14:textId="7A62069A" w:rsidR="007B1062" w:rsidRPr="007B1062" w:rsidRDefault="007B1062" w:rsidP="007B1062">
      <w:pPr>
        <w:pStyle w:val="ListParagraph"/>
        <w:numPr>
          <w:ilvl w:val="0"/>
          <w:numId w:val="40"/>
        </w:numPr>
        <w:spacing w:after="120" w:line="360" w:lineRule="auto"/>
        <w:rPr>
          <w:lang w:val="en-US"/>
        </w:rPr>
      </w:pPr>
      <w:r>
        <w:rPr>
          <w:lang w:val="en-US"/>
        </w:rPr>
        <w:t>Parallelize</w:t>
      </w:r>
      <w:r w:rsidRPr="007B1062">
        <w:rPr>
          <w:lang w:val="en-US"/>
        </w:rPr>
        <w:t xml:space="preserve"> geoprocessing operations to take full advantage of multi-core architectures</w:t>
      </w:r>
    </w:p>
    <w:p w14:paraId="29BB9529" w14:textId="5B552BC7" w:rsidR="007B1062" w:rsidRDefault="007B1062" w:rsidP="007B1062">
      <w:pPr>
        <w:spacing w:after="120" w:line="360" w:lineRule="auto"/>
        <w:rPr>
          <w:lang w:val="en-US"/>
        </w:rPr>
      </w:pPr>
      <w:proofErr w:type="spellStart"/>
      <w:r w:rsidRPr="007B1062">
        <w:rPr>
          <w:lang w:val="en-US"/>
        </w:rPr>
        <w:lastRenderedPageBreak/>
        <w:t>GeoTrellis</w:t>
      </w:r>
      <w:proofErr w:type="spellEnd"/>
      <w:r w:rsidRPr="007B1062">
        <w:rPr>
          <w:lang w:val="en-US"/>
        </w:rPr>
        <w:t xml:space="preserve"> is designed to help a developer create simple, standard REST services that return the re</w:t>
      </w:r>
      <w:r>
        <w:rPr>
          <w:lang w:val="en-US"/>
        </w:rPr>
        <w:t xml:space="preserve">sults of geoprocessing models. In an application that relates to Open </w:t>
      </w:r>
      <w:proofErr w:type="spellStart"/>
      <w:r>
        <w:rPr>
          <w:lang w:val="en-US"/>
        </w:rPr>
        <w:t>Hazus</w:t>
      </w:r>
      <w:proofErr w:type="spellEnd"/>
      <w:r>
        <w:rPr>
          <w:lang w:val="en-US"/>
        </w:rPr>
        <w:t>, t</w:t>
      </w:r>
      <w:r w:rsidRPr="008E088C">
        <w:rPr>
          <w:lang w:val="en-US"/>
        </w:rPr>
        <w:t>he U</w:t>
      </w:r>
      <w:r>
        <w:rPr>
          <w:lang w:val="en-US"/>
        </w:rPr>
        <w:t>SACE</w:t>
      </w:r>
      <w:r w:rsidRPr="008E088C">
        <w:rPr>
          <w:lang w:val="en-US"/>
        </w:rPr>
        <w:t xml:space="preserve"> Institute for Water Resources (IWR) is using the </w:t>
      </w:r>
      <w:proofErr w:type="spellStart"/>
      <w:r w:rsidRPr="008E088C">
        <w:rPr>
          <w:lang w:val="en-US"/>
        </w:rPr>
        <w:t>GeoTrellis</w:t>
      </w:r>
      <w:proofErr w:type="spellEnd"/>
      <w:r w:rsidRPr="008E088C">
        <w:rPr>
          <w:lang w:val="en-US"/>
        </w:rPr>
        <w:t xml:space="preserve"> framework </w:t>
      </w:r>
      <w:r>
        <w:rPr>
          <w:lang w:val="en-US"/>
        </w:rPr>
        <w:t xml:space="preserve">for their </w:t>
      </w:r>
      <w:r w:rsidRPr="008E088C">
        <w:rPr>
          <w:lang w:val="en-US"/>
        </w:rPr>
        <w:t>Water Infra</w:t>
      </w:r>
      <w:r>
        <w:rPr>
          <w:lang w:val="en-US"/>
        </w:rPr>
        <w:t xml:space="preserve">structure Systems Data Manager to </w:t>
      </w:r>
      <w:r w:rsidRPr="008E088C">
        <w:rPr>
          <w:lang w:val="en-US"/>
        </w:rPr>
        <w:t>supports budget decisions based on multiple geographic criteria with real-time visual feedback as assumptions are interactively adjusted.</w:t>
      </w:r>
    </w:p>
    <w:p w14:paraId="4F8DCD13" w14:textId="77777777" w:rsidR="007934AB" w:rsidRDefault="007934AB" w:rsidP="00DB3DA9">
      <w:pPr>
        <w:spacing w:after="120" w:line="360" w:lineRule="auto"/>
        <w:rPr>
          <w:lang w:val="en-US"/>
        </w:rPr>
      </w:pPr>
    </w:p>
    <w:p w14:paraId="38D0B78B" w14:textId="487A158A" w:rsidR="007B1062" w:rsidRPr="00252EDA" w:rsidRDefault="007B1062" w:rsidP="007B1062">
      <w:pPr>
        <w:keepNext/>
        <w:rPr>
          <w:b/>
          <w:sz w:val="28"/>
          <w:lang w:val="en-US"/>
        </w:rPr>
      </w:pPr>
      <w:r>
        <w:rPr>
          <w:b/>
          <w:sz w:val="28"/>
          <w:lang w:val="en-US"/>
        </w:rPr>
        <w:t>VI</w:t>
      </w:r>
      <w:r w:rsidRPr="00252EDA">
        <w:rPr>
          <w:b/>
          <w:sz w:val="28"/>
          <w:lang w:val="en-US"/>
        </w:rPr>
        <w:t>.</w:t>
      </w:r>
      <w:r>
        <w:rPr>
          <w:b/>
          <w:sz w:val="28"/>
          <w:lang w:val="en-US"/>
        </w:rPr>
        <w:t>3.5</w:t>
      </w:r>
      <w:r w:rsidRPr="00252EDA">
        <w:rPr>
          <w:b/>
          <w:sz w:val="28"/>
          <w:lang w:val="en-US"/>
        </w:rPr>
        <w:tab/>
      </w:r>
      <w:proofErr w:type="spellStart"/>
      <w:r>
        <w:rPr>
          <w:b/>
          <w:sz w:val="28"/>
          <w:lang w:val="en-US"/>
        </w:rPr>
        <w:t>GeoWave</w:t>
      </w:r>
      <w:proofErr w:type="spellEnd"/>
    </w:p>
    <w:p w14:paraId="25C10A91" w14:textId="5B6626CE" w:rsidR="007B1062" w:rsidRPr="007B1062" w:rsidRDefault="006D197B" w:rsidP="00B81D53">
      <w:pPr>
        <w:spacing w:after="120" w:line="360" w:lineRule="auto"/>
        <w:rPr>
          <w:lang w:val="en-US"/>
        </w:rPr>
      </w:pPr>
      <w:hyperlink r:id="rId147" w:history="1">
        <w:proofErr w:type="spellStart"/>
        <w:r w:rsidR="007B1062" w:rsidRPr="007B1062">
          <w:rPr>
            <w:rStyle w:val="Hyperlink"/>
            <w:lang w:val="en-US"/>
          </w:rPr>
          <w:t>GeoWave</w:t>
        </w:r>
        <w:proofErr w:type="spellEnd"/>
      </w:hyperlink>
      <w:r w:rsidR="007B1062" w:rsidRPr="007B1062">
        <w:rPr>
          <w:lang w:val="en-US"/>
        </w:rPr>
        <w:t xml:space="preserve"> </w:t>
      </w:r>
      <w:r w:rsidR="007B1062">
        <w:rPr>
          <w:lang w:val="en-US"/>
        </w:rPr>
        <w:t xml:space="preserve">is an open source library that </w:t>
      </w:r>
      <w:r w:rsidR="007B1062" w:rsidRPr="007B1062">
        <w:rPr>
          <w:lang w:val="en-US"/>
        </w:rPr>
        <w:t xml:space="preserve">leverages the scalability of a distributed key-value store for effective storage, retrieval, and analysis of massive geospatial datasets. </w:t>
      </w:r>
      <w:r w:rsidR="007B1062">
        <w:rPr>
          <w:lang w:val="en-US"/>
        </w:rPr>
        <w:t xml:space="preserve">Whereas Geo Trellis is more </w:t>
      </w:r>
      <w:proofErr w:type="spellStart"/>
      <w:r w:rsidR="007B1062">
        <w:rPr>
          <w:lang w:val="en-US"/>
        </w:rPr>
        <w:t>rster</w:t>
      </w:r>
      <w:proofErr w:type="spellEnd"/>
      <w:r w:rsidR="007B1062">
        <w:rPr>
          <w:lang w:val="en-US"/>
        </w:rPr>
        <w:t xml:space="preserve"> oriented, </w:t>
      </w:r>
      <w:proofErr w:type="spellStart"/>
      <w:r w:rsidR="007B1062">
        <w:rPr>
          <w:lang w:val="en-US"/>
        </w:rPr>
        <w:t>GeoWave</w:t>
      </w:r>
      <w:proofErr w:type="spellEnd"/>
      <w:r w:rsidR="00B81D53">
        <w:rPr>
          <w:lang w:val="en-US"/>
        </w:rPr>
        <w:t xml:space="preserve"> adds </w:t>
      </w:r>
      <w:r w:rsidR="00B81D53" w:rsidRPr="007B1062">
        <w:rPr>
          <w:lang w:val="en-US"/>
        </w:rPr>
        <w:t xml:space="preserve">multi-dimensional indexing capability to Apache </w:t>
      </w:r>
      <w:proofErr w:type="spellStart"/>
      <w:r w:rsidR="00B81D53" w:rsidRPr="007B1062">
        <w:rPr>
          <w:lang w:val="en-US"/>
        </w:rPr>
        <w:t>Accumulo</w:t>
      </w:r>
      <w:proofErr w:type="spellEnd"/>
      <w:r w:rsidR="00B81D53" w:rsidRPr="007B1062">
        <w:rPr>
          <w:lang w:val="en-US"/>
        </w:rPr>
        <w:t xml:space="preserve">, HBase and Cassandra as well as Google's </w:t>
      </w:r>
      <w:proofErr w:type="spellStart"/>
      <w:r w:rsidR="00B81D53" w:rsidRPr="007B1062">
        <w:rPr>
          <w:lang w:val="en-US"/>
        </w:rPr>
        <w:t>BigTable</w:t>
      </w:r>
      <w:proofErr w:type="spellEnd"/>
      <w:r w:rsidR="00B81D53" w:rsidRPr="007B1062">
        <w:rPr>
          <w:lang w:val="en-US"/>
        </w:rPr>
        <w:t xml:space="preserve"> and Amazon DynamoDB</w:t>
      </w:r>
      <w:r w:rsidR="00B81D53">
        <w:rPr>
          <w:lang w:val="en-US"/>
        </w:rPr>
        <w:t>, thereby s</w:t>
      </w:r>
      <w:r w:rsidR="00B81D53" w:rsidRPr="007B1062">
        <w:rPr>
          <w:lang w:val="en-US"/>
        </w:rPr>
        <w:t>upport</w:t>
      </w:r>
      <w:r w:rsidR="00B81D53">
        <w:rPr>
          <w:lang w:val="en-US"/>
        </w:rPr>
        <w:t>ing</w:t>
      </w:r>
      <w:r w:rsidR="00B81D53" w:rsidRPr="007B1062">
        <w:rPr>
          <w:lang w:val="en-US"/>
        </w:rPr>
        <w:t xml:space="preserve"> geographic objects and operator</w:t>
      </w:r>
      <w:r w:rsidR="00B81D53">
        <w:rPr>
          <w:lang w:val="en-US"/>
        </w:rPr>
        <w:t xml:space="preserve">s. The library comes with a plugin for </w:t>
      </w:r>
      <w:proofErr w:type="spellStart"/>
      <w:r w:rsidR="00B81D53">
        <w:rPr>
          <w:lang w:val="en-US"/>
        </w:rPr>
        <w:t>GeoServer</w:t>
      </w:r>
      <w:proofErr w:type="spellEnd"/>
      <w:r w:rsidR="00B81D53">
        <w:rPr>
          <w:lang w:val="en-US"/>
        </w:rPr>
        <w:t xml:space="preserve"> that allows </w:t>
      </w:r>
      <w:r w:rsidR="007B1062" w:rsidRPr="007B1062">
        <w:rPr>
          <w:lang w:val="en-US"/>
        </w:rPr>
        <w:t xml:space="preserve">geospatial data in </w:t>
      </w:r>
      <w:proofErr w:type="spellStart"/>
      <w:r w:rsidR="007B1062" w:rsidRPr="007B1062">
        <w:rPr>
          <w:lang w:val="en-US"/>
        </w:rPr>
        <w:t>Accumulo</w:t>
      </w:r>
      <w:proofErr w:type="spellEnd"/>
      <w:r w:rsidR="007B1062" w:rsidRPr="007B1062">
        <w:rPr>
          <w:lang w:val="en-US"/>
        </w:rPr>
        <w:t xml:space="preserve"> to be shared and visualized via OGC standard services</w:t>
      </w:r>
      <w:r w:rsidR="00B81D53">
        <w:rPr>
          <w:lang w:val="en-US"/>
        </w:rPr>
        <w:t xml:space="preserve">. </w:t>
      </w:r>
    </w:p>
    <w:p w14:paraId="3A1E2092" w14:textId="45116880" w:rsidR="007B1062" w:rsidRDefault="00B81D53" w:rsidP="007B1062">
      <w:pPr>
        <w:spacing w:after="120" w:line="360" w:lineRule="auto"/>
        <w:rPr>
          <w:lang w:val="en-US"/>
        </w:rPr>
      </w:pPr>
      <w:proofErr w:type="spellStart"/>
      <w:r>
        <w:rPr>
          <w:lang w:val="en-US"/>
        </w:rPr>
        <w:t>GeoWave</w:t>
      </w:r>
      <w:proofErr w:type="spellEnd"/>
      <w:r>
        <w:rPr>
          <w:lang w:val="en-US"/>
        </w:rPr>
        <w:t xml:space="preserve"> p</w:t>
      </w:r>
      <w:r w:rsidR="007B1062" w:rsidRPr="007B1062">
        <w:rPr>
          <w:lang w:val="en-US"/>
        </w:rPr>
        <w:t>rovides Map-Reduce input and output formats for distributed processing and analysis of geospatial data</w:t>
      </w:r>
      <w:r>
        <w:rPr>
          <w:lang w:val="en-US"/>
        </w:rPr>
        <w:t xml:space="preserve">, as well as </w:t>
      </w:r>
      <w:r w:rsidR="007B1062" w:rsidRPr="007B1062">
        <w:rPr>
          <w:lang w:val="en-US"/>
        </w:rPr>
        <w:t xml:space="preserve">a PDAL plugin for interacting with point cloud data in </w:t>
      </w:r>
      <w:proofErr w:type="spellStart"/>
      <w:r>
        <w:rPr>
          <w:lang w:val="en-US"/>
        </w:rPr>
        <w:t>A</w:t>
      </w:r>
      <w:r w:rsidR="007B1062" w:rsidRPr="007B1062">
        <w:rPr>
          <w:lang w:val="en-US"/>
        </w:rPr>
        <w:t>ccumulo</w:t>
      </w:r>
      <w:proofErr w:type="spellEnd"/>
      <w:r w:rsidR="007B1062" w:rsidRPr="007B1062">
        <w:rPr>
          <w:lang w:val="en-US"/>
        </w:rPr>
        <w:t xml:space="preserve"> through the PDAL library.</w:t>
      </w:r>
      <w:r>
        <w:rPr>
          <w:lang w:val="en-US"/>
        </w:rPr>
        <w:t xml:space="preserve"> As such,</w:t>
      </w:r>
      <w:r w:rsidR="007B1062" w:rsidRPr="007B1062">
        <w:rPr>
          <w:lang w:val="en-US"/>
        </w:rPr>
        <w:t xml:space="preserve"> </w:t>
      </w:r>
      <w:proofErr w:type="spellStart"/>
      <w:r w:rsidR="007B1062" w:rsidRPr="007B1062">
        <w:rPr>
          <w:lang w:val="en-US"/>
        </w:rPr>
        <w:t>GeoWave</w:t>
      </w:r>
      <w:proofErr w:type="spellEnd"/>
      <w:r w:rsidR="007B1062" w:rsidRPr="007B1062">
        <w:rPr>
          <w:lang w:val="en-US"/>
        </w:rPr>
        <w:t xml:space="preserve"> attempts to do for </w:t>
      </w:r>
      <w:r>
        <w:rPr>
          <w:lang w:val="en-US"/>
        </w:rPr>
        <w:t>d</w:t>
      </w:r>
      <w:r w:rsidR="007B1062" w:rsidRPr="007B1062">
        <w:rPr>
          <w:lang w:val="en-US"/>
        </w:rPr>
        <w:t xml:space="preserve">istributed </w:t>
      </w:r>
      <w:r>
        <w:rPr>
          <w:lang w:val="en-US"/>
        </w:rPr>
        <w:t>k</w:t>
      </w:r>
      <w:r w:rsidR="007B1062" w:rsidRPr="007B1062">
        <w:rPr>
          <w:lang w:val="en-US"/>
        </w:rPr>
        <w:t xml:space="preserve">ey-value stores as </w:t>
      </w:r>
      <w:proofErr w:type="spellStart"/>
      <w:r w:rsidR="007B1062" w:rsidRPr="007B1062">
        <w:rPr>
          <w:lang w:val="en-US"/>
        </w:rPr>
        <w:t>PostGIS</w:t>
      </w:r>
      <w:proofErr w:type="spellEnd"/>
      <w:r w:rsidR="007B1062" w:rsidRPr="007B1062">
        <w:rPr>
          <w:lang w:val="en-US"/>
        </w:rPr>
        <w:t xml:space="preserve"> does for PostgreSQL</w:t>
      </w:r>
      <w:r w:rsidR="00EA3F0E">
        <w:rPr>
          <w:lang w:val="en-US"/>
        </w:rPr>
        <w:t xml:space="preserve"> (see also VI</w:t>
      </w:r>
      <w:r>
        <w:rPr>
          <w:lang w:val="en-US"/>
        </w:rPr>
        <w:t>I.1)</w:t>
      </w:r>
      <w:r w:rsidR="007B1062" w:rsidRPr="007B1062">
        <w:rPr>
          <w:lang w:val="en-US"/>
        </w:rPr>
        <w:t>.</w:t>
      </w:r>
    </w:p>
    <w:p w14:paraId="30BC09CC" w14:textId="77777777" w:rsidR="007B1062" w:rsidRDefault="007B1062" w:rsidP="00DB3DA9">
      <w:pPr>
        <w:spacing w:after="120" w:line="360" w:lineRule="auto"/>
        <w:rPr>
          <w:lang w:val="en-US"/>
        </w:rPr>
      </w:pPr>
    </w:p>
    <w:p w14:paraId="43C16F49" w14:textId="24FC47AC" w:rsidR="007934AB" w:rsidRPr="00252EDA" w:rsidRDefault="00EA3F0E" w:rsidP="007934AB">
      <w:pPr>
        <w:keepNext/>
        <w:rPr>
          <w:b/>
          <w:sz w:val="28"/>
          <w:lang w:val="en-US"/>
        </w:rPr>
      </w:pPr>
      <w:r>
        <w:rPr>
          <w:b/>
          <w:sz w:val="28"/>
          <w:lang w:val="en-US"/>
        </w:rPr>
        <w:t>V</w:t>
      </w:r>
      <w:r w:rsidR="007934AB" w:rsidRPr="00252EDA">
        <w:rPr>
          <w:b/>
          <w:sz w:val="28"/>
          <w:lang w:val="en-US"/>
        </w:rPr>
        <w:t>I.</w:t>
      </w:r>
      <w:r w:rsidR="007934AB">
        <w:rPr>
          <w:b/>
          <w:sz w:val="28"/>
          <w:lang w:val="en-US"/>
        </w:rPr>
        <w:t>3.</w:t>
      </w:r>
      <w:r w:rsidR="007B1062">
        <w:rPr>
          <w:b/>
          <w:sz w:val="28"/>
          <w:lang w:val="en-US"/>
        </w:rPr>
        <w:t>6</w:t>
      </w:r>
      <w:r w:rsidR="007934AB" w:rsidRPr="00252EDA">
        <w:rPr>
          <w:b/>
          <w:sz w:val="28"/>
          <w:lang w:val="en-US"/>
        </w:rPr>
        <w:tab/>
      </w:r>
      <w:proofErr w:type="spellStart"/>
      <w:r w:rsidR="007934AB">
        <w:rPr>
          <w:b/>
          <w:sz w:val="28"/>
          <w:lang w:val="en-US"/>
        </w:rPr>
        <w:t>SpatioTemporal</w:t>
      </w:r>
      <w:proofErr w:type="spellEnd"/>
      <w:r w:rsidR="007934AB">
        <w:rPr>
          <w:b/>
          <w:sz w:val="28"/>
          <w:lang w:val="en-US"/>
        </w:rPr>
        <w:t xml:space="preserve"> Asset Catalog</w:t>
      </w:r>
    </w:p>
    <w:p w14:paraId="6D81A681" w14:textId="3AC6540C" w:rsidR="007934AB" w:rsidRDefault="007934AB" w:rsidP="007934AB">
      <w:pPr>
        <w:spacing w:after="120" w:line="360" w:lineRule="auto"/>
        <w:rPr>
          <w:lang w:val="en-US"/>
        </w:rPr>
      </w:pPr>
      <w:r w:rsidRPr="007934AB">
        <w:rPr>
          <w:lang w:val="en-US"/>
        </w:rPr>
        <w:t xml:space="preserve">The </w:t>
      </w:r>
      <w:hyperlink r:id="rId148" w:history="1">
        <w:proofErr w:type="spellStart"/>
        <w:r w:rsidRPr="007934AB">
          <w:rPr>
            <w:rStyle w:val="Hyperlink"/>
            <w:lang w:val="en-US"/>
          </w:rPr>
          <w:t>SpatioTemporal</w:t>
        </w:r>
        <w:proofErr w:type="spellEnd"/>
        <w:r w:rsidRPr="007934AB">
          <w:rPr>
            <w:rStyle w:val="Hyperlink"/>
            <w:lang w:val="en-US"/>
          </w:rPr>
          <w:t xml:space="preserve"> Asset Catalog (STAC)</w:t>
        </w:r>
      </w:hyperlink>
      <w:r w:rsidRPr="007934AB">
        <w:rPr>
          <w:lang w:val="en-US"/>
        </w:rPr>
        <w:t xml:space="preserve"> specification aims to standardize the way geospatial assets are exposed online and queried. A spatiotemporal asset is any file that represents information about the earth captured in a certain space and time. While the initial focus is primarily remotely-sensed imagery, the core is designed to be extensible to SAR, full motion video, point clouds, hyperspectral, LiDAR and derived data like NDVI, Digital Elevation Models, mosaics, etc.</w:t>
      </w:r>
    </w:p>
    <w:p w14:paraId="4E833E7C" w14:textId="77777777" w:rsidR="007934AB" w:rsidRPr="007934AB" w:rsidRDefault="007934AB" w:rsidP="00391B48">
      <w:pPr>
        <w:spacing w:after="120" w:line="360" w:lineRule="auto"/>
        <w:rPr>
          <w:lang w:val="en-US"/>
        </w:rPr>
      </w:pPr>
      <w:r w:rsidRPr="007934AB">
        <w:rPr>
          <w:lang w:val="en-US"/>
        </w:rPr>
        <w:t xml:space="preserve">The goal is for all major providers of imagery and other earth observation data to expose their data as </w:t>
      </w:r>
      <w:proofErr w:type="spellStart"/>
      <w:r w:rsidRPr="007934AB">
        <w:rPr>
          <w:lang w:val="en-US"/>
        </w:rPr>
        <w:t>SpatioTemporal</w:t>
      </w:r>
      <w:proofErr w:type="spellEnd"/>
      <w:r w:rsidRPr="007934AB">
        <w:rPr>
          <w:lang w:val="en-US"/>
        </w:rPr>
        <w:t xml:space="preserve"> Asset Catalogs, so that new code doesn't need to be written whenever a new JSON-based REST API comes out that makes its data available in a slightly different way. This will enable standard library components in many languages. STAC can also be implemented in a completely 'static' manner, enabling data publishers to expose their data by simply publishing linked JSON files online.</w:t>
      </w:r>
    </w:p>
    <w:p w14:paraId="16F7E8B0" w14:textId="77777777" w:rsidR="009D0474" w:rsidRPr="00252EDA" w:rsidRDefault="009D0474" w:rsidP="003D0634">
      <w:pPr>
        <w:rPr>
          <w:lang w:val="en-US"/>
        </w:rPr>
      </w:pPr>
    </w:p>
    <w:p w14:paraId="3A94DFD4" w14:textId="7A0C2717" w:rsidR="003D0634" w:rsidRPr="00252EDA" w:rsidRDefault="003D0634" w:rsidP="003D0634">
      <w:pPr>
        <w:rPr>
          <w:b/>
          <w:sz w:val="28"/>
          <w:lang w:val="en-US"/>
        </w:rPr>
      </w:pPr>
      <w:r>
        <w:rPr>
          <w:b/>
          <w:sz w:val="28"/>
          <w:lang w:val="en-US"/>
        </w:rPr>
        <w:t>VI</w:t>
      </w:r>
      <w:r w:rsidRPr="00252EDA">
        <w:rPr>
          <w:b/>
          <w:sz w:val="28"/>
          <w:lang w:val="en-US"/>
        </w:rPr>
        <w:t>.</w:t>
      </w:r>
      <w:r>
        <w:rPr>
          <w:b/>
          <w:sz w:val="28"/>
          <w:lang w:val="en-US"/>
        </w:rPr>
        <w:t>4</w:t>
      </w:r>
      <w:r w:rsidRPr="00252EDA">
        <w:rPr>
          <w:b/>
          <w:sz w:val="28"/>
          <w:lang w:val="en-US"/>
        </w:rPr>
        <w:tab/>
      </w:r>
      <w:r>
        <w:rPr>
          <w:b/>
          <w:sz w:val="28"/>
          <w:lang w:val="en-US"/>
        </w:rPr>
        <w:t>Description of Other Open Source Platforms</w:t>
      </w:r>
    </w:p>
    <w:p w14:paraId="7C5B8C46" w14:textId="119F5B74" w:rsidR="003D0634" w:rsidRDefault="00865B4E" w:rsidP="00391B48">
      <w:pPr>
        <w:spacing w:after="120" w:line="360" w:lineRule="auto"/>
        <w:rPr>
          <w:lang w:val="en-US"/>
        </w:rPr>
      </w:pPr>
      <w:r>
        <w:rPr>
          <w:lang w:val="en-US"/>
        </w:rPr>
        <w:t xml:space="preserve">HAZUS has entirely been based on </w:t>
      </w:r>
      <w:r w:rsidR="00391B48">
        <w:rPr>
          <w:lang w:val="en-US"/>
        </w:rPr>
        <w:t>GIS. This chapter of the whitepaper has so far been based on geospatial solutions that are closely tied to traditional GIS, even as the horizon expanded to open source desktop and web-based applications, as well as some of the lower-level libraries that these applications are based on.</w:t>
      </w:r>
      <w:r w:rsidR="008B040E">
        <w:rPr>
          <w:lang w:val="en-US"/>
        </w:rPr>
        <w:t xml:space="preserve"> Two other aspects deserve consideration though. One is that awareness of geospatial functionality has spread beyond traditional GIS audiences, resulting in an increasing number of software packages that provide more than enough of the geospatial functionality needed for Open </w:t>
      </w:r>
      <w:proofErr w:type="spellStart"/>
      <w:r w:rsidR="008B040E">
        <w:rPr>
          <w:lang w:val="en-US"/>
        </w:rPr>
        <w:t>Hazus</w:t>
      </w:r>
      <w:proofErr w:type="spellEnd"/>
      <w:r w:rsidR="008B040E">
        <w:rPr>
          <w:lang w:val="en-US"/>
        </w:rPr>
        <w:t xml:space="preserve">. The other is the fact that (Open) </w:t>
      </w:r>
      <w:proofErr w:type="spellStart"/>
      <w:r w:rsidR="008B040E">
        <w:rPr>
          <w:lang w:val="en-US"/>
        </w:rPr>
        <w:t>Hazus</w:t>
      </w:r>
      <w:proofErr w:type="spellEnd"/>
      <w:r w:rsidR="008B040E">
        <w:rPr>
          <w:lang w:val="en-US"/>
        </w:rPr>
        <w:t xml:space="preserve"> </w:t>
      </w:r>
      <w:proofErr w:type="gramStart"/>
      <w:r w:rsidR="008B040E">
        <w:rPr>
          <w:lang w:val="en-US"/>
        </w:rPr>
        <w:t>can be seen as</w:t>
      </w:r>
      <w:proofErr w:type="gramEnd"/>
      <w:r w:rsidR="008B040E">
        <w:rPr>
          <w:lang w:val="en-US"/>
        </w:rPr>
        <w:t xml:space="preserve"> an instance of a more generic family of software called spatial decision support systems (SDSS). There are multiple ways to implement an SDSS but increasingly, this is not on top of a GIS but like Repast </w:t>
      </w:r>
      <w:proofErr w:type="spellStart"/>
      <w:r w:rsidR="008B040E">
        <w:rPr>
          <w:lang w:val="en-US"/>
        </w:rPr>
        <w:t>Simphony</w:t>
      </w:r>
      <w:proofErr w:type="spellEnd"/>
      <w:r w:rsidR="008B040E">
        <w:rPr>
          <w:lang w:val="en-US"/>
        </w:rPr>
        <w:t xml:space="preserve"> discussed beneath, as a set of interlinked libraries that are embedded in general purpose development environments.</w:t>
      </w:r>
    </w:p>
    <w:p w14:paraId="5F21457A" w14:textId="77777777" w:rsidR="003D0634" w:rsidRPr="00252EDA" w:rsidRDefault="003D0634" w:rsidP="003D0634">
      <w:pPr>
        <w:rPr>
          <w:lang w:val="en-US"/>
        </w:rPr>
      </w:pPr>
    </w:p>
    <w:p w14:paraId="36DC75D3" w14:textId="014974A2" w:rsidR="001137AA" w:rsidRPr="00252EDA" w:rsidRDefault="001137AA" w:rsidP="00074EDC">
      <w:pPr>
        <w:rPr>
          <w:b/>
          <w:sz w:val="28"/>
          <w:lang w:val="en-US"/>
        </w:rPr>
      </w:pPr>
      <w:r>
        <w:rPr>
          <w:b/>
          <w:sz w:val="28"/>
          <w:lang w:val="en-US"/>
        </w:rPr>
        <w:t>V</w:t>
      </w:r>
      <w:r w:rsidRPr="00252EDA">
        <w:rPr>
          <w:b/>
          <w:sz w:val="28"/>
          <w:lang w:val="en-US"/>
        </w:rPr>
        <w:t>I.</w:t>
      </w:r>
      <w:r w:rsidR="003D0634">
        <w:rPr>
          <w:b/>
          <w:sz w:val="28"/>
          <w:lang w:val="en-US"/>
        </w:rPr>
        <w:t>4.1</w:t>
      </w:r>
      <w:r w:rsidRPr="00252EDA">
        <w:rPr>
          <w:b/>
          <w:sz w:val="28"/>
          <w:lang w:val="en-US"/>
        </w:rPr>
        <w:tab/>
      </w:r>
      <w:r>
        <w:rPr>
          <w:b/>
          <w:sz w:val="28"/>
          <w:lang w:val="en-US"/>
        </w:rPr>
        <w:t>R</w:t>
      </w:r>
    </w:p>
    <w:p w14:paraId="42A0E770" w14:textId="40B78306" w:rsidR="001137AA" w:rsidRDefault="006D197B" w:rsidP="00074EDC">
      <w:pPr>
        <w:spacing w:after="120" w:line="360" w:lineRule="auto"/>
        <w:rPr>
          <w:lang w:val="en-US"/>
        </w:rPr>
      </w:pPr>
      <w:hyperlink r:id="rId149" w:history="1">
        <w:r w:rsidR="00F9534F" w:rsidRPr="00E40711">
          <w:rPr>
            <w:rStyle w:val="Hyperlink"/>
            <w:lang w:val="en-US"/>
          </w:rPr>
          <w:t>R</w:t>
        </w:r>
      </w:hyperlink>
      <w:r w:rsidR="00F9534F" w:rsidRPr="00F9534F">
        <w:rPr>
          <w:lang w:val="en-US"/>
        </w:rPr>
        <w:t xml:space="preserve"> is a language and environment for statistical computing and graphics. Readers of this </w:t>
      </w:r>
      <w:r w:rsidR="00F9534F">
        <w:rPr>
          <w:lang w:val="en-US"/>
        </w:rPr>
        <w:t>Whitepaper</w:t>
      </w:r>
      <w:r w:rsidR="00F9534F" w:rsidRPr="00F9534F">
        <w:rPr>
          <w:lang w:val="en-US"/>
        </w:rPr>
        <w:t xml:space="preserve"> might be surprised that R is considered a general enough platform to allow an </w:t>
      </w:r>
      <w:r w:rsidR="00F9534F">
        <w:rPr>
          <w:lang w:val="en-US"/>
        </w:rPr>
        <w:t xml:space="preserve">Open </w:t>
      </w:r>
      <w:proofErr w:type="spellStart"/>
      <w:r w:rsidR="00F9534F">
        <w:rPr>
          <w:lang w:val="en-US"/>
        </w:rPr>
        <w:t>Hazus</w:t>
      </w:r>
      <w:proofErr w:type="spellEnd"/>
      <w:r w:rsidR="00F9534F" w:rsidRPr="00F9534F">
        <w:rPr>
          <w:lang w:val="en-US"/>
        </w:rPr>
        <w:t xml:space="preserve"> to be built on top of it. But R has a huge developer community, including in all a</w:t>
      </w:r>
      <w:r w:rsidR="00F9534F">
        <w:rPr>
          <w:lang w:val="en-US"/>
        </w:rPr>
        <w:t xml:space="preserve">spects of a </w:t>
      </w:r>
      <w:r w:rsidR="008B040E">
        <w:rPr>
          <w:lang w:val="en-US"/>
        </w:rPr>
        <w:t>spatial decision support system</w:t>
      </w:r>
      <w:r w:rsidR="00F9534F" w:rsidRPr="00F9534F">
        <w:rPr>
          <w:lang w:val="en-US"/>
        </w:rPr>
        <w:t xml:space="preserve">. There are very active communities for </w:t>
      </w:r>
      <w:hyperlink r:id="rId150" w:history="1">
        <w:r w:rsidR="00F9534F" w:rsidRPr="008B040E">
          <w:rPr>
            <w:rStyle w:val="Hyperlink"/>
            <w:lang w:val="en-US"/>
          </w:rPr>
          <w:t>geo-spatial</w:t>
        </w:r>
      </w:hyperlink>
      <w:r w:rsidR="00F9534F" w:rsidRPr="00F9534F">
        <w:rPr>
          <w:lang w:val="en-US"/>
        </w:rPr>
        <w:t xml:space="preserve">, </w:t>
      </w:r>
      <w:hyperlink r:id="rId151" w:history="1">
        <w:r w:rsidR="00F9534F" w:rsidRPr="008B040E">
          <w:rPr>
            <w:rStyle w:val="Hyperlink"/>
            <w:lang w:val="en-US"/>
          </w:rPr>
          <w:t>operations research</w:t>
        </w:r>
      </w:hyperlink>
      <w:r w:rsidR="00F9534F" w:rsidRPr="00F9534F">
        <w:rPr>
          <w:lang w:val="en-US"/>
        </w:rPr>
        <w:t xml:space="preserve"> and </w:t>
      </w:r>
      <w:hyperlink r:id="rId152" w:history="1">
        <w:r w:rsidR="00F9534F" w:rsidRPr="008B040E">
          <w:rPr>
            <w:rStyle w:val="Hyperlink"/>
            <w:lang w:val="en-US"/>
          </w:rPr>
          <w:t>machine learning</w:t>
        </w:r>
      </w:hyperlink>
      <w:r w:rsidR="00F9534F" w:rsidRPr="00F9534F">
        <w:rPr>
          <w:lang w:val="en-US"/>
        </w:rPr>
        <w:t xml:space="preserve"> tools. Packages like </w:t>
      </w:r>
      <w:hyperlink r:id="rId153" w:history="1">
        <w:r w:rsidR="00F9534F" w:rsidRPr="00E40711">
          <w:rPr>
            <w:rStyle w:val="Hyperlink"/>
            <w:lang w:val="en-US"/>
          </w:rPr>
          <w:t>rattle()</w:t>
        </w:r>
      </w:hyperlink>
      <w:r w:rsidR="00F9534F" w:rsidRPr="00F9534F">
        <w:rPr>
          <w:lang w:val="en-US"/>
        </w:rPr>
        <w:t xml:space="preserve"> illustrate how convenient it is to develop a workflow-based user interface. The main drawback to conceiving of R as an SDSS platform is the underdeveloped link to databases. There are plenty of packages that aim to provide links to DBMS, but they are slow and a de facto bottleneck. Calling R routines from a DBMS would be far more convincing.</w:t>
      </w:r>
    </w:p>
    <w:p w14:paraId="7588D3E8" w14:textId="77777777" w:rsidR="00F9534F" w:rsidRPr="00F9534F" w:rsidRDefault="00F9534F" w:rsidP="00074EDC">
      <w:pPr>
        <w:spacing w:after="120" w:line="360" w:lineRule="auto"/>
        <w:rPr>
          <w:lang w:val="en-US"/>
        </w:rPr>
      </w:pPr>
      <w:r w:rsidRPr="00F9534F">
        <w:rPr>
          <w:lang w:val="en-US"/>
        </w:rPr>
        <w:t>R is an integrated suite of software facilities for data manipulation, calculation and graphical display. It includes</w:t>
      </w:r>
    </w:p>
    <w:p w14:paraId="47C6F3D5"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an effective data handling and storage facility,</w:t>
      </w:r>
    </w:p>
    <w:p w14:paraId="36851C07"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 xml:space="preserve">a suite of operators for calculations on arrays, </w:t>
      </w:r>
      <w:proofErr w:type="gramStart"/>
      <w:r w:rsidRPr="00F9534F">
        <w:rPr>
          <w:lang w:val="en-US"/>
        </w:rPr>
        <w:t>in particular matrices</w:t>
      </w:r>
      <w:proofErr w:type="gramEnd"/>
      <w:r w:rsidRPr="00F9534F">
        <w:rPr>
          <w:lang w:val="en-US"/>
        </w:rPr>
        <w:t>,</w:t>
      </w:r>
    </w:p>
    <w:p w14:paraId="2B9116BB"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large, coherent, integrated collection of intermediate tools for data analysis,</w:t>
      </w:r>
    </w:p>
    <w:p w14:paraId="7821C3C5"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graphical facilities for data analysis and display either on-screen or on hardcopy, and</w:t>
      </w:r>
    </w:p>
    <w:p w14:paraId="4260537A"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well-developed, simple and effective programming language which includes conditionals, loops, user-defined recursive functions and input and output facilities.</w:t>
      </w:r>
    </w:p>
    <w:p w14:paraId="046F535B" w14:textId="77777777" w:rsidR="00F9534F" w:rsidRPr="00F9534F" w:rsidRDefault="00F9534F" w:rsidP="00074EDC">
      <w:pPr>
        <w:spacing w:after="120" w:line="360" w:lineRule="auto"/>
        <w:rPr>
          <w:lang w:val="en-US"/>
        </w:rPr>
      </w:pPr>
      <w:r w:rsidRPr="00F9534F">
        <w:rPr>
          <w:lang w:val="en-US"/>
        </w:rPr>
        <w:lastRenderedPageBreak/>
        <w:t>The term “environment” is intended to characterize it as a fully planned and coherent system, rather than an incremental accretion of very specific and inflexible tools, as is frequently the case with other data analysis software.</w:t>
      </w:r>
    </w:p>
    <w:p w14:paraId="72378431" w14:textId="59B75C1C" w:rsidR="00F9534F" w:rsidRPr="00F9534F" w:rsidRDefault="00F9534F" w:rsidP="00074EDC">
      <w:pPr>
        <w:spacing w:after="120" w:line="360" w:lineRule="auto"/>
        <w:rPr>
          <w:lang w:val="en-US"/>
        </w:rPr>
      </w:pPr>
      <w:r w:rsidRPr="00F9534F">
        <w:rPr>
          <w:lang w:val="en-US"/>
        </w:rPr>
        <w:t>R, is designed around a true computer language, and it allows users to add additional functionality by defining new functions. Much of the system is itself written in R, which makes it easy for users to follow the algorithmic choices made. For computationally-intensive tasks, C, C++ and Fortran code can be linked and called at run time. Advanced users can write C code to manipulate R objects directly.</w:t>
      </w:r>
    </w:p>
    <w:p w14:paraId="6A895BF8" w14:textId="2CC68B0A" w:rsidR="00992F12" w:rsidRDefault="00F9534F" w:rsidP="00074EDC">
      <w:pPr>
        <w:spacing w:after="120" w:line="360" w:lineRule="auto"/>
        <w:rPr>
          <w:lang w:val="en-US"/>
        </w:rPr>
      </w:pPr>
      <w:r w:rsidRPr="00F9534F">
        <w:rPr>
          <w:lang w:val="en-US"/>
        </w:rPr>
        <w:t xml:space="preserve">R can be extended (easily) via </w:t>
      </w:r>
      <w:hyperlink r:id="rId154" w:history="1">
        <w:r w:rsidRPr="003C72AC">
          <w:rPr>
            <w:rStyle w:val="Hyperlink"/>
            <w:lang w:val="en-US"/>
          </w:rPr>
          <w:t>packages</w:t>
        </w:r>
      </w:hyperlink>
      <w:r w:rsidRPr="00F9534F">
        <w:rPr>
          <w:lang w:val="en-US"/>
        </w:rPr>
        <w:t xml:space="preserve">. There are about </w:t>
      </w:r>
      <w:r w:rsidR="00E40711">
        <w:rPr>
          <w:lang w:val="en-US"/>
        </w:rPr>
        <w:t>13,640 packages available on the Comprehensive R Archive Network (</w:t>
      </w:r>
      <w:hyperlink r:id="rId155" w:history="1">
        <w:r w:rsidR="00E40711" w:rsidRPr="003C72AC">
          <w:rPr>
            <w:rStyle w:val="Hyperlink"/>
            <w:lang w:val="en-US"/>
          </w:rPr>
          <w:t>CRAN</w:t>
        </w:r>
      </w:hyperlink>
      <w:r w:rsidR="00E40711">
        <w:rPr>
          <w:lang w:val="en-US"/>
        </w:rPr>
        <w:t>) that extend the core functionality of R</w:t>
      </w:r>
      <w:r w:rsidR="003C72AC">
        <w:rPr>
          <w:lang w:val="en-US"/>
        </w:rPr>
        <w:t xml:space="preserve"> in, among others, the realms of Bayesian modeling, cluster analysis, </w:t>
      </w:r>
      <w:proofErr w:type="spellStart"/>
      <w:r w:rsidR="003C72AC">
        <w:rPr>
          <w:lang w:val="en-US"/>
        </w:rPr>
        <w:t>environmetrics</w:t>
      </w:r>
      <w:proofErr w:type="spellEnd"/>
      <w:r w:rsidR="003C72AC">
        <w:rPr>
          <w:lang w:val="en-US"/>
        </w:rPr>
        <w:t xml:space="preserve">, machine learning, official statistics, </w:t>
      </w:r>
      <w:proofErr w:type="spellStart"/>
      <w:r w:rsidR="003C72AC">
        <w:rPr>
          <w:lang w:val="en-US"/>
        </w:rPr>
        <w:t>spatio</w:t>
      </w:r>
      <w:proofErr w:type="spellEnd"/>
      <w:r w:rsidR="003C72AC">
        <w:rPr>
          <w:lang w:val="en-US"/>
        </w:rPr>
        <w:t>-temporal analysis, and web technologies</w:t>
      </w:r>
    </w:p>
    <w:p w14:paraId="3C5398FB" w14:textId="77777777" w:rsidR="00141D74" w:rsidRPr="00252EDA" w:rsidRDefault="00141D74" w:rsidP="00141D74">
      <w:pPr>
        <w:rPr>
          <w:lang w:val="en-US"/>
        </w:rPr>
      </w:pPr>
    </w:p>
    <w:p w14:paraId="6E2096BE" w14:textId="3E31384B" w:rsidR="00141D74" w:rsidRPr="00252EDA" w:rsidRDefault="00141D74" w:rsidP="00141D74">
      <w:pPr>
        <w:rPr>
          <w:b/>
          <w:sz w:val="28"/>
          <w:lang w:val="en-US"/>
        </w:rPr>
      </w:pPr>
      <w:r>
        <w:rPr>
          <w:b/>
          <w:sz w:val="28"/>
          <w:lang w:val="en-US"/>
        </w:rPr>
        <w:t>VI</w:t>
      </w:r>
      <w:r w:rsidRPr="00252EDA">
        <w:rPr>
          <w:b/>
          <w:sz w:val="28"/>
          <w:lang w:val="en-US"/>
        </w:rPr>
        <w:t>.</w:t>
      </w:r>
      <w:r>
        <w:rPr>
          <w:b/>
          <w:sz w:val="28"/>
          <w:lang w:val="en-US"/>
        </w:rPr>
        <w:t>4.2</w:t>
      </w:r>
      <w:r w:rsidRPr="00252EDA">
        <w:rPr>
          <w:b/>
          <w:sz w:val="28"/>
          <w:lang w:val="en-US"/>
        </w:rPr>
        <w:tab/>
      </w:r>
      <w:r>
        <w:rPr>
          <w:b/>
          <w:sz w:val="28"/>
          <w:lang w:val="en-US"/>
        </w:rPr>
        <w:t xml:space="preserve">Repast </w:t>
      </w:r>
      <w:proofErr w:type="spellStart"/>
      <w:r>
        <w:rPr>
          <w:b/>
          <w:sz w:val="28"/>
          <w:lang w:val="en-US"/>
        </w:rPr>
        <w:t>Simphony</w:t>
      </w:r>
      <w:proofErr w:type="spellEnd"/>
    </w:p>
    <w:p w14:paraId="5A6A18F4" w14:textId="7D7902D1" w:rsidR="004528EF" w:rsidRPr="004528EF" w:rsidRDefault="00DD2FC8" w:rsidP="004528EF">
      <w:pPr>
        <w:spacing w:after="120" w:line="360" w:lineRule="auto"/>
        <w:rPr>
          <w:lang w:val="en-US"/>
        </w:rPr>
      </w:pPr>
      <w:r>
        <w:rPr>
          <w:lang w:val="en-US"/>
        </w:rPr>
        <w:t>Repast (</w:t>
      </w:r>
      <w:r w:rsidRPr="00DD2FC8">
        <w:rPr>
          <w:lang w:val="en-US"/>
        </w:rPr>
        <w:t xml:space="preserve">Recursive </w:t>
      </w:r>
      <w:r>
        <w:rPr>
          <w:lang w:val="en-US"/>
        </w:rPr>
        <w:t xml:space="preserve">Porous Agent Simulation Toolkit) </w:t>
      </w:r>
      <w:r w:rsidRPr="00DD2FC8">
        <w:rPr>
          <w:lang w:val="en-US"/>
        </w:rPr>
        <w:t xml:space="preserve">is </w:t>
      </w:r>
      <w:r>
        <w:rPr>
          <w:lang w:val="en-US"/>
        </w:rPr>
        <w:t xml:space="preserve">probably the most widely </w:t>
      </w:r>
      <w:r w:rsidRPr="00DD2FC8">
        <w:rPr>
          <w:lang w:val="en-US"/>
        </w:rPr>
        <w:t>used free and open-source, cross-platform, agent-based modeling and simulation toolkit</w:t>
      </w:r>
      <w:r>
        <w:rPr>
          <w:lang w:val="en-US"/>
        </w:rPr>
        <w:t>, developed at by Argonne National Laboratory</w:t>
      </w:r>
      <w:r w:rsidR="004528EF">
        <w:rPr>
          <w:lang w:val="en-US"/>
        </w:rPr>
        <w:t xml:space="preserve"> and is now managed by </w:t>
      </w:r>
      <w:r w:rsidR="004528EF" w:rsidRPr="004528EF">
        <w:rPr>
          <w:lang w:val="en-US"/>
        </w:rPr>
        <w:t>the non-profit volunteer organization ROAD (Repast Organization for Architecture and Development).</w:t>
      </w:r>
      <w:r w:rsidR="004528EF">
        <w:rPr>
          <w:lang w:val="en-US"/>
        </w:rPr>
        <w:t xml:space="preserve"> </w:t>
      </w:r>
      <w:r w:rsidR="004528EF" w:rsidRPr="004528EF">
        <w:rPr>
          <w:lang w:val="en-US"/>
        </w:rPr>
        <w:t>Repast provides a core collection of classes for the building and running of agent-based simulations and for the collection and display of data through tables, charts, and graphs. A particularly attractive feature of Repast is its ability to integrate GIS data directly into simulations.</w:t>
      </w:r>
    </w:p>
    <w:p w14:paraId="334C3C8E" w14:textId="2E2037AB" w:rsidR="004528EF" w:rsidRPr="004528EF" w:rsidRDefault="004528EF" w:rsidP="004528EF">
      <w:pPr>
        <w:spacing w:after="120" w:line="360" w:lineRule="auto"/>
        <w:rPr>
          <w:lang w:val="en-US"/>
        </w:rPr>
      </w:pPr>
      <w:r w:rsidRPr="004528EF">
        <w:rPr>
          <w:lang w:val="en-US"/>
        </w:rPr>
        <w:t>Repast has been released in five versions supporting model development i</w:t>
      </w:r>
      <w:r>
        <w:rPr>
          <w:lang w:val="en-US"/>
        </w:rPr>
        <w:t>n various programming languages,</w:t>
      </w:r>
    </w:p>
    <w:p w14:paraId="0EBBED5A" w14:textId="33F1569B" w:rsidR="004528EF" w:rsidRPr="004528EF" w:rsidRDefault="004528EF" w:rsidP="004528EF">
      <w:pPr>
        <w:pStyle w:val="ListParagraph"/>
        <w:numPr>
          <w:ilvl w:val="0"/>
          <w:numId w:val="45"/>
        </w:numPr>
        <w:spacing w:after="120" w:line="360" w:lineRule="auto"/>
        <w:rPr>
          <w:lang w:val="en-US"/>
        </w:rPr>
      </w:pPr>
      <w:r>
        <w:rPr>
          <w:lang w:val="en-US"/>
        </w:rPr>
        <w:t>Repast (Java based)</w:t>
      </w:r>
    </w:p>
    <w:p w14:paraId="5A8D6066" w14:textId="6E6B8CA4" w:rsidR="004528EF" w:rsidRPr="004528EF" w:rsidRDefault="004528EF" w:rsidP="004528EF">
      <w:pPr>
        <w:pStyle w:val="ListParagraph"/>
        <w:numPr>
          <w:ilvl w:val="0"/>
          <w:numId w:val="45"/>
        </w:numPr>
        <w:spacing w:after="120" w:line="360" w:lineRule="auto"/>
        <w:rPr>
          <w:lang w:val="en-US"/>
        </w:rPr>
      </w:pPr>
      <w:proofErr w:type="spellStart"/>
      <w:r w:rsidRPr="004528EF">
        <w:rPr>
          <w:lang w:val="en-US"/>
        </w:rPr>
        <w:t>RepastPy</w:t>
      </w:r>
      <w:proofErr w:type="spellEnd"/>
      <w:r w:rsidRPr="004528EF">
        <w:rPr>
          <w:lang w:val="en-US"/>
        </w:rPr>
        <w:t xml:space="preserve"> (based on the Py</w:t>
      </w:r>
      <w:r>
        <w:rPr>
          <w:lang w:val="en-US"/>
        </w:rPr>
        <w:t>thon Scripting language)</w:t>
      </w:r>
    </w:p>
    <w:p w14:paraId="7CB80690" w14:textId="17BB057A" w:rsidR="004528EF" w:rsidRPr="004528EF" w:rsidRDefault="004528EF" w:rsidP="004528EF">
      <w:pPr>
        <w:pStyle w:val="ListParagraph"/>
        <w:numPr>
          <w:ilvl w:val="0"/>
          <w:numId w:val="45"/>
        </w:numPr>
        <w:spacing w:after="120" w:line="360" w:lineRule="auto"/>
        <w:rPr>
          <w:lang w:val="en-US"/>
        </w:rPr>
      </w:pPr>
      <w:r w:rsidRPr="004528EF">
        <w:rPr>
          <w:lang w:val="en-US"/>
        </w:rPr>
        <w:t>Repast.Net (implemented in C# but</w:t>
      </w:r>
      <w:r>
        <w:rPr>
          <w:lang w:val="en-US"/>
        </w:rPr>
        <w:t xml:space="preserve"> any .Net language can be used)</w:t>
      </w:r>
    </w:p>
    <w:p w14:paraId="3AE0B687" w14:textId="028EEDBC" w:rsidR="004528EF" w:rsidRPr="004528EF" w:rsidRDefault="004528EF" w:rsidP="004528EF">
      <w:pPr>
        <w:pStyle w:val="ListParagraph"/>
        <w:numPr>
          <w:ilvl w:val="0"/>
          <w:numId w:val="45"/>
        </w:numPr>
        <w:spacing w:after="120" w:line="360" w:lineRule="auto"/>
        <w:rPr>
          <w:lang w:val="en-US"/>
        </w:rPr>
      </w:pPr>
      <w:proofErr w:type="spellStart"/>
      <w:r w:rsidRPr="004528EF">
        <w:rPr>
          <w:lang w:val="en-US"/>
        </w:rPr>
        <w:t>RepastS</w:t>
      </w:r>
      <w:proofErr w:type="spellEnd"/>
      <w:r w:rsidRPr="004528EF">
        <w:rPr>
          <w:lang w:val="en-US"/>
        </w:rPr>
        <w:t xml:space="preserve"> (Repast </w:t>
      </w:r>
      <w:proofErr w:type="spellStart"/>
      <w:r w:rsidRPr="004528EF">
        <w:rPr>
          <w:lang w:val="en-US"/>
        </w:rPr>
        <w:t>Simphony</w:t>
      </w:r>
      <w:proofErr w:type="spellEnd"/>
      <w:r w:rsidRPr="004528EF">
        <w:rPr>
          <w:lang w:val="en-US"/>
        </w:rPr>
        <w:t>, Java based, designed for use on workstation</w:t>
      </w:r>
      <w:r>
        <w:rPr>
          <w:lang w:val="en-US"/>
        </w:rPr>
        <w:t>s and small computing clusters)</w:t>
      </w:r>
    </w:p>
    <w:p w14:paraId="75E871A0" w14:textId="66B5B9ED" w:rsidR="004528EF" w:rsidRPr="004528EF" w:rsidRDefault="004528EF" w:rsidP="004528EF">
      <w:pPr>
        <w:pStyle w:val="ListParagraph"/>
        <w:numPr>
          <w:ilvl w:val="0"/>
          <w:numId w:val="45"/>
        </w:numPr>
        <w:spacing w:after="120" w:line="360" w:lineRule="auto"/>
        <w:rPr>
          <w:lang w:val="en-US"/>
        </w:rPr>
      </w:pPr>
      <w:r w:rsidRPr="004528EF">
        <w:rPr>
          <w:lang w:val="en-US"/>
        </w:rPr>
        <w:t>Repast High Performance Computing (an expert-focused C++-based modeling system designed for use on large computi</w:t>
      </w:r>
      <w:r>
        <w:rPr>
          <w:lang w:val="en-US"/>
        </w:rPr>
        <w:t>ng clusters and supercomputers)</w:t>
      </w:r>
    </w:p>
    <w:p w14:paraId="7343F4C0" w14:textId="02464B29" w:rsidR="00141D74" w:rsidRDefault="004528EF" w:rsidP="004528EF">
      <w:pPr>
        <w:spacing w:after="120" w:line="360" w:lineRule="auto"/>
        <w:rPr>
          <w:lang w:val="en-US"/>
        </w:rPr>
      </w:pPr>
      <w:r>
        <w:rPr>
          <w:lang w:val="en-US"/>
        </w:rPr>
        <w:t>.. as well as</w:t>
      </w:r>
      <w:r w:rsidR="00DD2FC8" w:rsidRPr="00DD2FC8">
        <w:rPr>
          <w:lang w:val="en-US"/>
        </w:rPr>
        <w:t xml:space="preserve"> built-in adaptive features, such as genetic algorithms and regression.</w:t>
      </w:r>
    </w:p>
    <w:p w14:paraId="7BA1CCBA" w14:textId="77777777" w:rsidR="00141D74" w:rsidRPr="00252EDA" w:rsidRDefault="00141D74" w:rsidP="00141D74">
      <w:pPr>
        <w:rPr>
          <w:lang w:val="en-US"/>
        </w:rPr>
      </w:pPr>
    </w:p>
    <w:p w14:paraId="0937E500" w14:textId="4A47C3D9" w:rsidR="00141D74" w:rsidRPr="00252EDA" w:rsidRDefault="00141D74" w:rsidP="006A29C2">
      <w:pPr>
        <w:keepNext/>
        <w:rPr>
          <w:b/>
          <w:sz w:val="28"/>
          <w:lang w:val="en-US"/>
        </w:rPr>
      </w:pPr>
      <w:r>
        <w:rPr>
          <w:b/>
          <w:sz w:val="28"/>
          <w:lang w:val="en-US"/>
        </w:rPr>
        <w:t>V</w:t>
      </w:r>
      <w:r w:rsidRPr="00252EDA">
        <w:rPr>
          <w:b/>
          <w:sz w:val="28"/>
          <w:lang w:val="en-US"/>
        </w:rPr>
        <w:t>I.</w:t>
      </w:r>
      <w:r>
        <w:rPr>
          <w:b/>
          <w:sz w:val="28"/>
          <w:lang w:val="en-US"/>
        </w:rPr>
        <w:t>4.3</w:t>
      </w:r>
      <w:r w:rsidRPr="00252EDA">
        <w:rPr>
          <w:b/>
          <w:sz w:val="28"/>
          <w:lang w:val="en-US"/>
        </w:rPr>
        <w:tab/>
      </w:r>
      <w:r>
        <w:rPr>
          <w:b/>
          <w:sz w:val="28"/>
          <w:lang w:val="en-US"/>
        </w:rPr>
        <w:t>Eclipse</w:t>
      </w:r>
    </w:p>
    <w:p w14:paraId="4058D3FE" w14:textId="28C3AD2F" w:rsidR="00141D74" w:rsidRDefault="006D197B" w:rsidP="00141D74">
      <w:pPr>
        <w:spacing w:after="120" w:line="360" w:lineRule="auto"/>
        <w:rPr>
          <w:lang w:val="en-US"/>
        </w:rPr>
      </w:pPr>
      <w:hyperlink r:id="rId156" w:history="1">
        <w:r w:rsidR="00E91B55" w:rsidRPr="00E91B55">
          <w:rPr>
            <w:rStyle w:val="Hyperlink"/>
            <w:lang w:val="en-US"/>
          </w:rPr>
          <w:t>Eclipse</w:t>
        </w:r>
      </w:hyperlink>
      <w:r w:rsidR="00E91B55" w:rsidRPr="00E91B55">
        <w:rPr>
          <w:lang w:val="en-US"/>
        </w:rPr>
        <w:t xml:space="preserve"> is an integrated development environment (IDE) used in computer </w:t>
      </w:r>
      <w:proofErr w:type="gramStart"/>
      <w:r w:rsidR="00E91B55" w:rsidRPr="00E91B55">
        <w:rPr>
          <w:lang w:val="en-US"/>
        </w:rPr>
        <w:t>programming, and</w:t>
      </w:r>
      <w:proofErr w:type="gramEnd"/>
      <w:r w:rsidR="00E91B55" w:rsidRPr="00E91B55">
        <w:rPr>
          <w:lang w:val="en-US"/>
        </w:rPr>
        <w:t xml:space="preserve"> is the most widely used Java IDE. It contains a base workspace and an extensible plug-in system for customizing the environment. Eclipse is written mostly in Java and its primary use is for developing Java applications, but it may also be used to develop applications in other programming languages via plug-ins for more than 25 languages. Plug-ins can be plugged-stopped dynamically.</w:t>
      </w:r>
    </w:p>
    <w:p w14:paraId="75D7AF73" w14:textId="4B710FE8" w:rsidR="00E91B55" w:rsidRDefault="00E91B55" w:rsidP="00141D74">
      <w:pPr>
        <w:spacing w:after="120" w:line="360" w:lineRule="auto"/>
        <w:rPr>
          <w:lang w:val="en-US"/>
        </w:rPr>
      </w:pPr>
      <w:r>
        <w:rPr>
          <w:lang w:val="en-US"/>
        </w:rPr>
        <w:t xml:space="preserve">From an Open </w:t>
      </w:r>
      <w:proofErr w:type="spellStart"/>
      <w:r>
        <w:rPr>
          <w:lang w:val="en-US"/>
        </w:rPr>
        <w:t>Hazus</w:t>
      </w:r>
      <w:proofErr w:type="spellEnd"/>
      <w:r>
        <w:rPr>
          <w:lang w:val="en-US"/>
        </w:rPr>
        <w:t xml:space="preserve"> perspective, it would be important to hide </w:t>
      </w:r>
      <w:r w:rsidR="004D0730">
        <w:rPr>
          <w:lang w:val="en-US"/>
        </w:rPr>
        <w:t xml:space="preserve">compiling, debugging, etc. components of the user interface in favor of the model definition, diagraming, testing, publishing, etc. tasks. The main reason to go through this effort is the universality of the tool. </w:t>
      </w:r>
      <w:r w:rsidR="00364040">
        <w:rPr>
          <w:lang w:val="en-US"/>
        </w:rPr>
        <w:t xml:space="preserve">As Eclipse supports all the previously mentioned libraries, it is a convenient provisioning platform to manage all aspects of Open </w:t>
      </w:r>
      <w:proofErr w:type="spellStart"/>
      <w:r w:rsidR="00364040">
        <w:rPr>
          <w:lang w:val="en-US"/>
        </w:rPr>
        <w:t>Hazus</w:t>
      </w:r>
      <w:proofErr w:type="spellEnd"/>
      <w:r w:rsidR="00364040">
        <w:rPr>
          <w:lang w:val="en-US"/>
        </w:rPr>
        <w:t xml:space="preserve">. The </w:t>
      </w:r>
      <w:proofErr w:type="gramStart"/>
      <w:r w:rsidR="00364040">
        <w:rPr>
          <w:lang w:val="en-US"/>
        </w:rPr>
        <w:t>above mentioned</w:t>
      </w:r>
      <w:proofErr w:type="gramEnd"/>
      <w:r w:rsidR="00364040">
        <w:rPr>
          <w:lang w:val="en-US"/>
        </w:rPr>
        <w:t xml:space="preserve"> Repast </w:t>
      </w:r>
      <w:proofErr w:type="spellStart"/>
      <w:r w:rsidR="00364040">
        <w:rPr>
          <w:lang w:val="en-US"/>
        </w:rPr>
        <w:t>Simphony</w:t>
      </w:r>
      <w:proofErr w:type="spellEnd"/>
      <w:r w:rsidR="00364040">
        <w:rPr>
          <w:lang w:val="en-US"/>
        </w:rPr>
        <w:t xml:space="preserve"> is a prime example for such an approach.</w:t>
      </w:r>
    </w:p>
    <w:p w14:paraId="5549B612" w14:textId="77777777" w:rsidR="00141D74" w:rsidRPr="00252EDA" w:rsidRDefault="00141D74" w:rsidP="00141D74">
      <w:pPr>
        <w:rPr>
          <w:lang w:val="en-US"/>
        </w:rPr>
      </w:pPr>
    </w:p>
    <w:p w14:paraId="07DABD6A" w14:textId="28BF3457" w:rsidR="00141D74" w:rsidRPr="00252EDA" w:rsidRDefault="00141D74" w:rsidP="00141D74">
      <w:pPr>
        <w:rPr>
          <w:b/>
          <w:sz w:val="28"/>
          <w:lang w:val="en-US"/>
        </w:rPr>
      </w:pPr>
      <w:r>
        <w:rPr>
          <w:b/>
          <w:sz w:val="28"/>
          <w:lang w:val="en-US"/>
        </w:rPr>
        <w:t>VI</w:t>
      </w:r>
      <w:r w:rsidRPr="00252EDA">
        <w:rPr>
          <w:b/>
          <w:sz w:val="28"/>
          <w:lang w:val="en-US"/>
        </w:rPr>
        <w:t>.</w:t>
      </w:r>
      <w:r>
        <w:rPr>
          <w:b/>
          <w:sz w:val="28"/>
          <w:lang w:val="en-US"/>
        </w:rPr>
        <w:t>4.4</w:t>
      </w:r>
      <w:r w:rsidRPr="00252EDA">
        <w:rPr>
          <w:b/>
          <w:sz w:val="28"/>
          <w:lang w:val="en-US"/>
        </w:rPr>
        <w:tab/>
      </w:r>
      <w:proofErr w:type="spellStart"/>
      <w:r>
        <w:rPr>
          <w:b/>
          <w:sz w:val="28"/>
          <w:lang w:val="en-US"/>
        </w:rPr>
        <w:t>Jupyter</w:t>
      </w:r>
      <w:proofErr w:type="spellEnd"/>
    </w:p>
    <w:p w14:paraId="64A69BEF" w14:textId="7348BB89" w:rsidR="000F6296" w:rsidRPr="000F6296" w:rsidRDefault="000F6296" w:rsidP="000F6296">
      <w:pPr>
        <w:spacing w:after="120" w:line="360" w:lineRule="auto"/>
        <w:rPr>
          <w:lang w:val="en-US"/>
        </w:rPr>
      </w:pPr>
      <w:r w:rsidRPr="000F6296">
        <w:rPr>
          <w:lang w:val="en-US"/>
        </w:rPr>
        <w:t xml:space="preserve">A </w:t>
      </w:r>
      <w:hyperlink r:id="rId157" w:history="1">
        <w:proofErr w:type="spellStart"/>
        <w:r w:rsidRPr="000F6296">
          <w:rPr>
            <w:rStyle w:val="Hyperlink"/>
            <w:lang w:val="en-US"/>
          </w:rPr>
          <w:t>Jupyter</w:t>
        </w:r>
        <w:proofErr w:type="spellEnd"/>
        <w:r w:rsidRPr="000F6296">
          <w:rPr>
            <w:rStyle w:val="Hyperlink"/>
            <w:lang w:val="en-US"/>
          </w:rPr>
          <w:t xml:space="preserve"> </w:t>
        </w:r>
      </w:hyperlink>
      <w:r w:rsidRPr="000F6296">
        <w:rPr>
          <w:lang w:val="en-US"/>
        </w:rPr>
        <w:t xml:space="preserve">notebook is an excellent means of capturing code, text, widgets, graphics, and other rich media in a computational narrative that distills data into insights. Today, notebook authors can share their notebooks for others to view and run in the </w:t>
      </w:r>
      <w:proofErr w:type="spellStart"/>
      <w:r w:rsidRPr="000F6296">
        <w:rPr>
          <w:lang w:val="en-US"/>
        </w:rPr>
        <w:t>Jupyter</w:t>
      </w:r>
      <w:proofErr w:type="spellEnd"/>
      <w:r w:rsidRPr="000F6296">
        <w:rPr>
          <w:lang w:val="en-US"/>
        </w:rPr>
        <w:t xml:space="preserve"> Notebook web application. </w:t>
      </w:r>
      <w:proofErr w:type="spellStart"/>
      <w:r w:rsidRPr="000F6296">
        <w:rPr>
          <w:lang w:val="en-US"/>
        </w:rPr>
        <w:t>Jupyter</w:t>
      </w:r>
      <w:proofErr w:type="spellEnd"/>
      <w:r w:rsidRPr="000F6296">
        <w:rPr>
          <w:lang w:val="en-US"/>
        </w:rPr>
        <w:t xml:space="preserve"> Notebooks are revolutionizing the way engineers and data scientists work together. </w:t>
      </w:r>
      <w:proofErr w:type="spellStart"/>
      <w:r>
        <w:rPr>
          <w:lang w:val="en-US"/>
        </w:rPr>
        <w:t>Jupyter</w:t>
      </w:r>
      <w:proofErr w:type="spellEnd"/>
      <w:r w:rsidRPr="000F6296">
        <w:rPr>
          <w:lang w:val="en-US"/>
        </w:rPr>
        <w:t xml:space="preserve"> is built for writing and sharing code and text, within the context of a web page</w:t>
      </w:r>
      <w:r>
        <w:rPr>
          <w:lang w:val="en-US"/>
        </w:rPr>
        <w:t xml:space="preserve"> to </w:t>
      </w:r>
      <w:r w:rsidRPr="000F6296">
        <w:rPr>
          <w:lang w:val="en-US"/>
        </w:rPr>
        <w:t>build a "computational narrative that distills data into insights." (IBM 2015</w:t>
      </w:r>
      <w:r>
        <w:rPr>
          <w:rStyle w:val="FootnoteReference"/>
          <w:lang w:val="en-US"/>
        </w:rPr>
        <w:footnoteReference w:id="11"/>
      </w:r>
      <w:r w:rsidRPr="000F6296">
        <w:rPr>
          <w:lang w:val="en-US"/>
        </w:rPr>
        <w:t>)</w:t>
      </w:r>
    </w:p>
    <w:p w14:paraId="66B90640" w14:textId="77777777" w:rsidR="000F6296" w:rsidRPr="000F6296" w:rsidRDefault="000F6296" w:rsidP="000F6296">
      <w:pPr>
        <w:spacing w:after="120" w:line="360" w:lineRule="auto"/>
        <w:rPr>
          <w:lang w:val="en-US"/>
        </w:rPr>
      </w:pPr>
      <w:r w:rsidRPr="000F6296">
        <w:rPr>
          <w:lang w:val="en-US"/>
        </w:rPr>
        <w:t xml:space="preserve">While </w:t>
      </w:r>
      <w:proofErr w:type="spellStart"/>
      <w:r w:rsidRPr="000F6296">
        <w:rPr>
          <w:lang w:val="en-US"/>
        </w:rPr>
        <w:t>Jupyter's</w:t>
      </w:r>
      <w:proofErr w:type="spellEnd"/>
      <w:r w:rsidRPr="000F6296">
        <w:rPr>
          <w:lang w:val="en-US"/>
        </w:rPr>
        <w:t xml:space="preserve"> roots are in Python, it is now multi-lingual. Language support comes by way of modular kernels for more than 50 programming languages. The </w:t>
      </w:r>
      <w:proofErr w:type="spellStart"/>
      <w:r w:rsidRPr="000F6296">
        <w:rPr>
          <w:lang w:val="en-US"/>
        </w:rPr>
        <w:t>Toree</w:t>
      </w:r>
      <w:proofErr w:type="spellEnd"/>
      <w:r w:rsidRPr="000F6296">
        <w:rPr>
          <w:lang w:val="en-US"/>
        </w:rPr>
        <w:t xml:space="preserve"> kernel supports the Scala programming language and the Spark distributed computing platform (plus Python and R), simplifying the task of building large, data-intensive distributed applications. </w:t>
      </w:r>
    </w:p>
    <w:p w14:paraId="6DA13C0F" w14:textId="67884AC2" w:rsidR="00141D74" w:rsidRDefault="000F6296" w:rsidP="000F6296">
      <w:pPr>
        <w:spacing w:after="120" w:line="360" w:lineRule="auto"/>
        <w:rPr>
          <w:lang w:val="en-US"/>
        </w:rPr>
      </w:pPr>
      <w:proofErr w:type="spellStart"/>
      <w:r w:rsidRPr="000F6296">
        <w:rPr>
          <w:lang w:val="en-US"/>
        </w:rPr>
        <w:t>Jupyter</w:t>
      </w:r>
      <w:proofErr w:type="spellEnd"/>
      <w:r w:rsidRPr="000F6296">
        <w:rPr>
          <w:lang w:val="en-US"/>
        </w:rPr>
        <w:t xml:space="preserve"> comes in three parts, a notebook frontend, a </w:t>
      </w:r>
      <w:proofErr w:type="spellStart"/>
      <w:r w:rsidRPr="000F6296">
        <w:rPr>
          <w:lang w:val="en-US"/>
        </w:rPr>
        <w:t>Jupyter</w:t>
      </w:r>
      <w:proofErr w:type="spellEnd"/>
      <w:r w:rsidRPr="000F6296">
        <w:rPr>
          <w:lang w:val="en-US"/>
        </w:rPr>
        <w:t xml:space="preserve"> server, and a kernel protocol. The frontend is a JavaScript web application that supports real-time dashboards. </w:t>
      </w:r>
      <w:proofErr w:type="spellStart"/>
      <w:r w:rsidRPr="000F6296">
        <w:rPr>
          <w:lang w:val="en-US"/>
        </w:rPr>
        <w:t>Jupyter</w:t>
      </w:r>
      <w:proofErr w:type="spellEnd"/>
      <w:r w:rsidRPr="000F6296">
        <w:rPr>
          <w:lang w:val="en-US"/>
        </w:rPr>
        <w:t xml:space="preserve"> can be easily extended. There are widgets for creating maps based on OpenStreetMap, and interactive data visualization with </w:t>
      </w:r>
      <w:r w:rsidRPr="000F6296">
        <w:rPr>
          <w:lang w:val="en-US"/>
        </w:rPr>
        <w:lastRenderedPageBreak/>
        <w:t>d3.js</w:t>
      </w:r>
      <w:r>
        <w:rPr>
          <w:lang w:val="en-US"/>
        </w:rPr>
        <w:t xml:space="preserve"> (see VI.2.3.3)</w:t>
      </w:r>
      <w:r w:rsidRPr="000F6296">
        <w:rPr>
          <w:lang w:val="en-US"/>
        </w:rPr>
        <w:t>.</w:t>
      </w:r>
      <w:r w:rsidR="0043008E">
        <w:rPr>
          <w:lang w:val="en-US"/>
        </w:rPr>
        <w:t xml:space="preserve"> The </w:t>
      </w:r>
      <w:hyperlink r:id="rId158" w:history="1">
        <w:r w:rsidR="0043008E" w:rsidRPr="0043008E">
          <w:rPr>
            <w:rStyle w:val="Hyperlink"/>
            <w:lang w:val="en-US"/>
          </w:rPr>
          <w:t>Urban Data Science Toolkit</w:t>
        </w:r>
      </w:hyperlink>
      <w:r w:rsidR="0043008E">
        <w:rPr>
          <w:lang w:val="en-US"/>
        </w:rPr>
        <w:t xml:space="preserve"> is a fine example for an Open </w:t>
      </w:r>
      <w:proofErr w:type="spellStart"/>
      <w:r w:rsidR="0043008E">
        <w:rPr>
          <w:lang w:val="en-US"/>
        </w:rPr>
        <w:t>Hazus</w:t>
      </w:r>
      <w:proofErr w:type="spellEnd"/>
      <w:r w:rsidR="0043008E">
        <w:rPr>
          <w:lang w:val="en-US"/>
        </w:rPr>
        <w:t xml:space="preserve">-like SDSS on </w:t>
      </w:r>
      <w:proofErr w:type="spellStart"/>
      <w:r w:rsidR="0043008E">
        <w:rPr>
          <w:lang w:val="en-US"/>
        </w:rPr>
        <w:t>Jupyter</w:t>
      </w:r>
      <w:proofErr w:type="spellEnd"/>
      <w:r w:rsidR="0043008E">
        <w:rPr>
          <w:lang w:val="en-US"/>
        </w:rPr>
        <w:t>.</w:t>
      </w:r>
    </w:p>
    <w:p w14:paraId="270E593A" w14:textId="77777777" w:rsidR="005D3038" w:rsidRDefault="005D3038" w:rsidP="005D3038">
      <w:pPr>
        <w:spacing w:after="120" w:line="360" w:lineRule="auto"/>
        <w:ind w:right="173"/>
        <w:rPr>
          <w:lang w:val="en-US"/>
        </w:rPr>
      </w:pPr>
    </w:p>
    <w:p w14:paraId="086ED275" w14:textId="7F4F8571" w:rsidR="003D0634" w:rsidRPr="00252EDA" w:rsidRDefault="003D0634" w:rsidP="003D0634">
      <w:pPr>
        <w:rPr>
          <w:b/>
          <w:sz w:val="28"/>
          <w:lang w:val="en-US"/>
        </w:rPr>
      </w:pPr>
      <w:commentRangeStart w:id="63"/>
      <w:r>
        <w:rPr>
          <w:b/>
          <w:sz w:val="28"/>
          <w:lang w:val="en-US"/>
        </w:rPr>
        <w:t>V</w:t>
      </w:r>
      <w:r w:rsidRPr="00252EDA">
        <w:rPr>
          <w:b/>
          <w:sz w:val="28"/>
          <w:lang w:val="en-US"/>
        </w:rPr>
        <w:t>I.</w:t>
      </w:r>
      <w:r>
        <w:rPr>
          <w:b/>
          <w:sz w:val="28"/>
          <w:lang w:val="en-US"/>
        </w:rPr>
        <w:t>5</w:t>
      </w:r>
      <w:commentRangeStart w:id="64"/>
      <w:r w:rsidRPr="00252EDA">
        <w:rPr>
          <w:b/>
          <w:sz w:val="28"/>
          <w:lang w:val="en-US"/>
        </w:rPr>
        <w:tab/>
      </w:r>
      <w:r>
        <w:rPr>
          <w:b/>
          <w:sz w:val="28"/>
          <w:lang w:val="en-US"/>
        </w:rPr>
        <w:t>Decision Analysis Report</w:t>
      </w:r>
      <w:commentRangeEnd w:id="64"/>
      <w:r w:rsidR="00AF618A">
        <w:rPr>
          <w:rStyle w:val="CommentReference"/>
        </w:rPr>
        <w:commentReference w:id="64"/>
      </w:r>
      <w:commentRangeEnd w:id="63"/>
      <w:r w:rsidR="00F22D95">
        <w:rPr>
          <w:rStyle w:val="CommentReference"/>
        </w:rPr>
        <w:commentReference w:id="63"/>
      </w:r>
    </w:p>
    <w:p w14:paraId="1E8C780C" w14:textId="3F5A1A1B" w:rsidR="003D0634" w:rsidRDefault="003D0634" w:rsidP="003D0634">
      <w:pPr>
        <w:rPr>
          <w:lang w:val="en-US"/>
        </w:rPr>
      </w:pPr>
      <w:r w:rsidRPr="003D0634">
        <w:rPr>
          <w:lang w:val="en-US"/>
        </w:rPr>
        <w:t xml:space="preserve">Asses the various </w:t>
      </w:r>
      <w:r w:rsidR="00333989">
        <w:rPr>
          <w:lang w:val="en-US"/>
        </w:rPr>
        <w:t xml:space="preserve">open source </w:t>
      </w:r>
      <w:r w:rsidRPr="003D0634">
        <w:rPr>
          <w:lang w:val="en-US"/>
        </w:rPr>
        <w:t xml:space="preserve">products and solutions available for </w:t>
      </w:r>
      <w:r w:rsidR="00333989">
        <w:rPr>
          <w:lang w:val="en-US"/>
        </w:rPr>
        <w:t xml:space="preserve">Open </w:t>
      </w:r>
      <w:proofErr w:type="spellStart"/>
      <w:r w:rsidR="00333989">
        <w:rPr>
          <w:lang w:val="en-US"/>
        </w:rPr>
        <w:t>Hazus</w:t>
      </w:r>
      <w:proofErr w:type="spellEnd"/>
      <w:r w:rsidR="00333989">
        <w:rPr>
          <w:lang w:val="en-US"/>
        </w:rPr>
        <w:t xml:space="preserve"> GIS</w:t>
      </w:r>
      <w:r w:rsidRPr="003D0634">
        <w:rPr>
          <w:lang w:val="en-US"/>
        </w:rPr>
        <w:t xml:space="preserve"> support to determine the set of tools and/or frameworks which provide the most functionality for </w:t>
      </w:r>
      <w:r w:rsidR="00333989">
        <w:rPr>
          <w:lang w:val="en-US"/>
        </w:rPr>
        <w:t xml:space="preserve">desktop, web-based and mobile versions of Open </w:t>
      </w:r>
      <w:proofErr w:type="spellStart"/>
      <w:r w:rsidR="00333989">
        <w:rPr>
          <w:lang w:val="en-US"/>
        </w:rPr>
        <w:t>Hazus</w:t>
      </w:r>
      <w:proofErr w:type="spellEnd"/>
      <w:r w:rsidRPr="003D0634">
        <w:rPr>
          <w:lang w:val="en-US"/>
        </w:rPr>
        <w:t>.</w:t>
      </w:r>
    </w:p>
    <w:p w14:paraId="16921273" w14:textId="773836DE" w:rsidR="00075668" w:rsidRDefault="00214D42" w:rsidP="003D0634">
      <w:pPr>
        <w:rPr>
          <w:lang w:val="en-US"/>
        </w:rPr>
      </w:pPr>
      <w:r>
        <w:fldChar w:fldCharType="begin"/>
      </w:r>
      <w:ins w:id="65" w:author="Eric Christensen" w:date="2019-01-14T12:16:00Z">
        <w:r w:rsidR="003B0354">
          <w:instrText>HYPERLINK "C:\\Users\\fredcollins\\Downloads\\OpenHazusDecisionAnalysis.xlsx"</w:instrText>
        </w:r>
      </w:ins>
      <w:del w:id="66" w:author="Eric Christensen" w:date="2019-01-14T12:16:00Z">
        <w:r w:rsidDel="003B0354">
          <w:delInstrText xml:space="preserve"> HYPERLINK "/Users/fredcollins/Downloads/OpenHazusDecisionAnalysis.xlsx" </w:delInstrText>
        </w:r>
      </w:del>
      <w:ins w:id="67" w:author="Eric Christensen" w:date="2019-01-14T12:16:00Z"/>
      <w:r>
        <w:fldChar w:fldCharType="separate"/>
      </w:r>
      <w:r w:rsidR="006D197B">
        <w:fldChar w:fldCharType="begin"/>
      </w:r>
      <w:ins w:id="68" w:author="Eric Christensen" w:date="2019-01-14T12:16:00Z">
        <w:r w:rsidR="003B0354">
          <w:instrText>HYPERLINK "C:\\Users\\EricChristensen\\AppData\\Local\\Temp\\notes32C5CD\\OpenHazusDecisionAnalysis.xlsx"</w:instrText>
        </w:r>
      </w:ins>
      <w:del w:id="69" w:author="Eric Christensen" w:date="2019-01-14T12:16:00Z">
        <w:r w:rsidR="006D197B" w:rsidDel="003B0354">
          <w:delInstrText xml:space="preserve"> HYPERLINK "OpenHazusDecisionAnalysis.xlsx" </w:delInstrText>
        </w:r>
      </w:del>
      <w:ins w:id="70" w:author="Eric Christensen" w:date="2019-01-14T12:16:00Z"/>
      <w:r w:rsidR="006D197B">
        <w:fldChar w:fldCharType="separate"/>
      </w:r>
      <w:r w:rsidR="006D197B">
        <w:fldChar w:fldCharType="begin"/>
      </w:r>
      <w:ins w:id="71" w:author="Eric Christensen" w:date="2019-01-14T12:16:00Z">
        <w:r w:rsidR="003B0354">
          <w:instrText>HYPERLINK "C:\\Users\\EricChristensen\\AppData\\Local\\Temp\\notes32C5CD\\OpenHazusDecisionAnalysis.xlsx"</w:instrText>
        </w:r>
      </w:ins>
      <w:del w:id="72" w:author="Eric Christensen" w:date="2019-01-14T12:16:00Z">
        <w:r w:rsidR="006D197B" w:rsidDel="003B0354">
          <w:delInstrText xml:space="preserve"> HYPERLINK "OpenHazusDecisionAnalysis.xlsx" </w:delInstrText>
        </w:r>
      </w:del>
      <w:ins w:id="73" w:author="Eric Christensen" w:date="2019-01-14T12:16:00Z"/>
      <w:r w:rsidR="006D197B">
        <w:fldChar w:fldCharType="separate"/>
      </w:r>
      <w:r w:rsidRPr="00214D42">
        <w:rPr>
          <w:noProof/>
          <w:lang w:val="en-US"/>
        </w:rPr>
        <w:object w:dxaOrig="7229" w:dyaOrig="2924" w14:anchorId="1A1376A5">
          <v:shape id="_x0000_i1026" type="#_x0000_t75" alt="" style="width:360.75pt;height:146.25pt;mso-width-percent:0;mso-height-percent:0;mso-width-percent:0;mso-height-percent:0" o:ole="">
            <v:imagedata r:id="rId159" o:title=""/>
          </v:shape>
          <o:OLEObject Type="Embed" ProgID="Excel.Sheet.12" ShapeID="_x0000_i1026" DrawAspect="Content" ObjectID="_1608977269" r:id="rId160"/>
        </w:object>
      </w:r>
      <w:r w:rsidR="006D197B">
        <w:rPr>
          <w:noProof/>
          <w:lang w:val="en-US"/>
        </w:rPr>
        <w:fldChar w:fldCharType="end"/>
      </w:r>
      <w:r w:rsidR="006D197B">
        <w:rPr>
          <w:noProof/>
          <w:lang w:val="en-US"/>
        </w:rPr>
        <w:fldChar w:fldCharType="end"/>
      </w:r>
      <w:r>
        <w:fldChar w:fldCharType="end"/>
      </w:r>
      <w:bookmarkStart w:id="74" w:name="_GoBack"/>
      <w:bookmarkEnd w:id="74"/>
    </w:p>
    <w:p w14:paraId="7CDA9353" w14:textId="1DBA9733" w:rsidR="00075668" w:rsidRDefault="00075668" w:rsidP="003D0634">
      <w:pPr>
        <w:rPr>
          <w:ins w:id="75" w:author="Eric Christensen" w:date="2019-01-14T13:17:00Z"/>
          <w:lang w:val="en-US"/>
        </w:rPr>
      </w:pPr>
    </w:p>
    <w:p w14:paraId="1A474D15" w14:textId="0A5BA4FA" w:rsidR="002C4097" w:rsidRDefault="002C4097" w:rsidP="003D0634">
      <w:pPr>
        <w:rPr>
          <w:ins w:id="76" w:author="Eric Christensen" w:date="2019-01-14T13:10:00Z"/>
          <w:lang w:val="en-US"/>
        </w:rPr>
      </w:pPr>
      <w:ins w:id="77" w:author="Eric Christensen" w:date="2019-01-14T13:17:00Z">
        <w:r>
          <w:rPr>
            <w:lang w:val="en-US"/>
          </w:rPr>
          <w:t>HERE IS AN EXAMPLE AOA FRAMEWORK</w:t>
        </w:r>
      </w:ins>
    </w:p>
    <w:tbl>
      <w:tblPr>
        <w:tblStyle w:val="TableGrid"/>
        <w:tblW w:w="0" w:type="auto"/>
        <w:tblLook w:val="04A0" w:firstRow="1" w:lastRow="0" w:firstColumn="1" w:lastColumn="0" w:noHBand="0" w:noVBand="1"/>
        <w:tblPrChange w:id="78" w:author="Eric Christensen" w:date="2019-01-14T13:21:00Z">
          <w:tblPr>
            <w:tblStyle w:val="TableGrid"/>
            <w:tblW w:w="0" w:type="auto"/>
            <w:tblLook w:val="04A0" w:firstRow="1" w:lastRow="0" w:firstColumn="1" w:lastColumn="0" w:noHBand="0" w:noVBand="1"/>
          </w:tblPr>
        </w:tblPrChange>
      </w:tblPr>
      <w:tblGrid>
        <w:gridCol w:w="2335"/>
        <w:gridCol w:w="969"/>
        <w:gridCol w:w="1960"/>
        <w:gridCol w:w="2330"/>
        <w:gridCol w:w="1756"/>
        <w:tblGridChange w:id="79">
          <w:tblGrid>
            <w:gridCol w:w="2083"/>
            <w:gridCol w:w="254"/>
            <w:gridCol w:w="1691"/>
            <w:gridCol w:w="646"/>
            <w:gridCol w:w="1128"/>
            <w:gridCol w:w="1210"/>
            <w:gridCol w:w="564"/>
            <w:gridCol w:w="1774"/>
            <w:gridCol w:w="2338"/>
          </w:tblGrid>
        </w:tblGridChange>
      </w:tblGrid>
      <w:tr w:rsidR="00E84968" w14:paraId="25119C8A" w14:textId="5769B792" w:rsidTr="002D2E56">
        <w:trPr>
          <w:ins w:id="80" w:author="Eric Christensen" w:date="2019-01-14T13:11:00Z"/>
        </w:trPr>
        <w:tc>
          <w:tcPr>
            <w:tcW w:w="2335" w:type="dxa"/>
            <w:tcPrChange w:id="81" w:author="Eric Christensen" w:date="2019-01-14T13:21:00Z">
              <w:tcPr>
                <w:tcW w:w="2337" w:type="dxa"/>
                <w:gridSpan w:val="2"/>
              </w:tcPr>
            </w:tcPrChange>
          </w:tcPr>
          <w:p w14:paraId="229699A5" w14:textId="26DFB640" w:rsidR="00E84968" w:rsidRDefault="00E84968" w:rsidP="003D0634">
            <w:pPr>
              <w:rPr>
                <w:ins w:id="82" w:author="Eric Christensen" w:date="2019-01-14T13:11:00Z"/>
                <w:lang w:val="en-US"/>
              </w:rPr>
            </w:pPr>
            <w:ins w:id="83" w:author="Eric Christensen" w:date="2019-01-14T13:11:00Z">
              <w:r>
                <w:rPr>
                  <w:lang w:val="en-US"/>
                </w:rPr>
                <w:t>Requirement</w:t>
              </w:r>
            </w:ins>
          </w:p>
        </w:tc>
        <w:tc>
          <w:tcPr>
            <w:tcW w:w="969" w:type="dxa"/>
            <w:tcPrChange w:id="84" w:author="Eric Christensen" w:date="2019-01-14T13:21:00Z">
              <w:tcPr>
                <w:tcW w:w="2337" w:type="dxa"/>
                <w:gridSpan w:val="2"/>
              </w:tcPr>
            </w:tcPrChange>
          </w:tcPr>
          <w:p w14:paraId="06911ED2" w14:textId="6B303C6A" w:rsidR="00E84968" w:rsidRDefault="00E84968" w:rsidP="003D0634">
            <w:pPr>
              <w:rPr>
                <w:ins w:id="85" w:author="Eric Christensen" w:date="2019-01-14T13:11:00Z"/>
                <w:lang w:val="en-US"/>
              </w:rPr>
            </w:pPr>
            <w:ins w:id="86" w:author="Eric Christensen" w:date="2019-01-14T13:11:00Z">
              <w:r>
                <w:rPr>
                  <w:lang w:val="en-US"/>
                </w:rPr>
                <w:t>Weight</w:t>
              </w:r>
            </w:ins>
          </w:p>
        </w:tc>
        <w:tc>
          <w:tcPr>
            <w:tcW w:w="1960" w:type="dxa"/>
            <w:tcPrChange w:id="87" w:author="Eric Christensen" w:date="2019-01-14T13:21:00Z">
              <w:tcPr>
                <w:tcW w:w="2338" w:type="dxa"/>
                <w:gridSpan w:val="2"/>
              </w:tcPr>
            </w:tcPrChange>
          </w:tcPr>
          <w:p w14:paraId="08580388" w14:textId="01DAF5C1" w:rsidR="00E84968" w:rsidRDefault="00E84968" w:rsidP="003D0634">
            <w:pPr>
              <w:rPr>
                <w:ins w:id="88" w:author="Eric Christensen" w:date="2019-01-14T13:11:00Z"/>
                <w:lang w:val="en-US"/>
              </w:rPr>
            </w:pPr>
            <w:ins w:id="89" w:author="Eric Christensen" w:date="2019-01-14T13:12:00Z">
              <w:r>
                <w:rPr>
                  <w:lang w:val="en-US"/>
                </w:rPr>
                <w:t>Criticality</w:t>
              </w:r>
            </w:ins>
          </w:p>
        </w:tc>
        <w:tc>
          <w:tcPr>
            <w:tcW w:w="2330" w:type="dxa"/>
            <w:tcPrChange w:id="90" w:author="Eric Christensen" w:date="2019-01-14T13:21:00Z">
              <w:tcPr>
                <w:tcW w:w="2338" w:type="dxa"/>
                <w:gridSpan w:val="2"/>
              </w:tcPr>
            </w:tcPrChange>
          </w:tcPr>
          <w:p w14:paraId="338C3673" w14:textId="5DB34CE8" w:rsidR="00E84968" w:rsidRDefault="00E84968" w:rsidP="003D0634">
            <w:pPr>
              <w:rPr>
                <w:ins w:id="91" w:author="Eric Christensen" w:date="2019-01-14T13:11:00Z"/>
                <w:lang w:val="en-US"/>
              </w:rPr>
            </w:pPr>
            <w:ins w:id="92" w:author="Eric Christensen" w:date="2019-01-14T13:12:00Z">
              <w:r>
                <w:rPr>
                  <w:lang w:val="en-US"/>
                </w:rPr>
                <w:t>Package A</w:t>
              </w:r>
            </w:ins>
            <w:ins w:id="93" w:author="Eric Christensen" w:date="2019-01-14T13:15:00Z">
              <w:r>
                <w:rPr>
                  <w:lang w:val="en-US"/>
                </w:rPr>
                <w:t xml:space="preserve"> </w:t>
              </w:r>
              <w:proofErr w:type="spellStart"/>
              <w:r>
                <w:rPr>
                  <w:lang w:val="en-US"/>
                </w:rPr>
                <w:t>Eval</w:t>
              </w:r>
            </w:ins>
            <w:proofErr w:type="spellEnd"/>
          </w:p>
        </w:tc>
        <w:tc>
          <w:tcPr>
            <w:tcW w:w="1756" w:type="dxa"/>
            <w:tcPrChange w:id="94" w:author="Eric Christensen" w:date="2019-01-14T13:21:00Z">
              <w:tcPr>
                <w:tcW w:w="2338" w:type="dxa"/>
              </w:tcPr>
            </w:tcPrChange>
          </w:tcPr>
          <w:p w14:paraId="0DB42DA4" w14:textId="3F20F277" w:rsidR="00E84968" w:rsidRDefault="00E84968" w:rsidP="003D0634">
            <w:pPr>
              <w:rPr>
                <w:ins w:id="95" w:author="Eric Christensen" w:date="2019-01-14T13:11:00Z"/>
                <w:lang w:val="en-US"/>
              </w:rPr>
            </w:pPr>
            <w:ins w:id="96" w:author="Eric Christensen" w:date="2019-01-14T13:12:00Z">
              <w:r>
                <w:rPr>
                  <w:lang w:val="en-US"/>
                </w:rPr>
                <w:t xml:space="preserve">Package B </w:t>
              </w:r>
            </w:ins>
            <w:proofErr w:type="spellStart"/>
            <w:ins w:id="97" w:author="Eric Christensen" w:date="2019-01-14T13:15:00Z">
              <w:r>
                <w:rPr>
                  <w:lang w:val="en-US"/>
                </w:rPr>
                <w:t>Eval</w:t>
              </w:r>
              <w:proofErr w:type="spellEnd"/>
              <w:r>
                <w:rPr>
                  <w:lang w:val="en-US"/>
                </w:rPr>
                <w:t xml:space="preserve"> </w:t>
              </w:r>
            </w:ins>
            <w:ins w:id="98" w:author="Eric Christensen" w:date="2019-01-14T13:12:00Z">
              <w:r>
                <w:rPr>
                  <w:lang w:val="en-US"/>
                </w:rPr>
                <w:t>…</w:t>
              </w:r>
            </w:ins>
          </w:p>
        </w:tc>
      </w:tr>
      <w:tr w:rsidR="00E84968" w14:paraId="4702C718" w14:textId="544798A3" w:rsidTr="002D2E56">
        <w:trPr>
          <w:ins w:id="99" w:author="Eric Christensen" w:date="2019-01-14T13:11:00Z"/>
        </w:trPr>
        <w:tc>
          <w:tcPr>
            <w:tcW w:w="2335" w:type="dxa"/>
            <w:tcPrChange w:id="100" w:author="Eric Christensen" w:date="2019-01-14T13:21:00Z">
              <w:tcPr>
                <w:tcW w:w="2337" w:type="dxa"/>
                <w:gridSpan w:val="2"/>
              </w:tcPr>
            </w:tcPrChange>
          </w:tcPr>
          <w:p w14:paraId="2FAF2DE7" w14:textId="06CC97FB" w:rsidR="00E84968" w:rsidRDefault="00E84968" w:rsidP="003D0634">
            <w:pPr>
              <w:rPr>
                <w:ins w:id="101" w:author="Eric Christensen" w:date="2019-01-14T13:11:00Z"/>
                <w:lang w:val="en-US"/>
              </w:rPr>
            </w:pPr>
            <w:ins w:id="102" w:author="Eric Christensen" w:date="2019-01-14T13:12:00Z">
              <w:r>
                <w:rPr>
                  <w:lang w:val="en-US"/>
                </w:rPr>
                <w:t>Category</w:t>
              </w:r>
            </w:ins>
            <w:ins w:id="103" w:author="Eric Christensen" w:date="2019-01-14T13:21:00Z">
              <w:r w:rsidR="002D2E56">
                <w:rPr>
                  <w:lang w:val="en-US"/>
                </w:rPr>
                <w:t>/Component</w:t>
              </w:r>
            </w:ins>
            <w:ins w:id="104" w:author="Eric Christensen" w:date="2019-01-14T13:12:00Z">
              <w:r>
                <w:rPr>
                  <w:lang w:val="en-US"/>
                </w:rPr>
                <w:t xml:space="preserve"> A</w:t>
              </w:r>
            </w:ins>
          </w:p>
        </w:tc>
        <w:tc>
          <w:tcPr>
            <w:tcW w:w="969" w:type="dxa"/>
            <w:tcPrChange w:id="105" w:author="Eric Christensen" w:date="2019-01-14T13:21:00Z">
              <w:tcPr>
                <w:tcW w:w="2337" w:type="dxa"/>
                <w:gridSpan w:val="2"/>
              </w:tcPr>
            </w:tcPrChange>
          </w:tcPr>
          <w:p w14:paraId="6E80D39A" w14:textId="77777777" w:rsidR="00E84968" w:rsidRDefault="00E84968" w:rsidP="003D0634">
            <w:pPr>
              <w:rPr>
                <w:ins w:id="106" w:author="Eric Christensen" w:date="2019-01-14T13:11:00Z"/>
                <w:lang w:val="en-US"/>
              </w:rPr>
            </w:pPr>
          </w:p>
        </w:tc>
        <w:tc>
          <w:tcPr>
            <w:tcW w:w="1960" w:type="dxa"/>
            <w:tcPrChange w:id="107" w:author="Eric Christensen" w:date="2019-01-14T13:21:00Z">
              <w:tcPr>
                <w:tcW w:w="2338" w:type="dxa"/>
                <w:gridSpan w:val="2"/>
              </w:tcPr>
            </w:tcPrChange>
          </w:tcPr>
          <w:p w14:paraId="5F42AF3C" w14:textId="0119B152" w:rsidR="00E84968" w:rsidRDefault="00E84968" w:rsidP="003D0634">
            <w:pPr>
              <w:rPr>
                <w:ins w:id="108" w:author="Eric Christensen" w:date="2019-01-14T13:11:00Z"/>
                <w:lang w:val="en-US"/>
              </w:rPr>
            </w:pPr>
          </w:p>
        </w:tc>
        <w:tc>
          <w:tcPr>
            <w:tcW w:w="2330" w:type="dxa"/>
            <w:tcPrChange w:id="109" w:author="Eric Christensen" w:date="2019-01-14T13:21:00Z">
              <w:tcPr>
                <w:tcW w:w="2338" w:type="dxa"/>
                <w:gridSpan w:val="2"/>
              </w:tcPr>
            </w:tcPrChange>
          </w:tcPr>
          <w:p w14:paraId="1C49670B" w14:textId="77777777" w:rsidR="00E84968" w:rsidRDefault="00E84968" w:rsidP="003D0634">
            <w:pPr>
              <w:rPr>
                <w:ins w:id="110" w:author="Eric Christensen" w:date="2019-01-14T13:11:00Z"/>
                <w:lang w:val="en-US"/>
              </w:rPr>
            </w:pPr>
          </w:p>
        </w:tc>
        <w:tc>
          <w:tcPr>
            <w:tcW w:w="1756" w:type="dxa"/>
            <w:tcPrChange w:id="111" w:author="Eric Christensen" w:date="2019-01-14T13:21:00Z">
              <w:tcPr>
                <w:tcW w:w="2338" w:type="dxa"/>
              </w:tcPr>
            </w:tcPrChange>
          </w:tcPr>
          <w:p w14:paraId="59B7778F" w14:textId="77777777" w:rsidR="00E84968" w:rsidRDefault="00E84968" w:rsidP="003D0634">
            <w:pPr>
              <w:rPr>
                <w:ins w:id="112" w:author="Eric Christensen" w:date="2019-01-14T13:11:00Z"/>
                <w:lang w:val="en-US"/>
              </w:rPr>
            </w:pPr>
          </w:p>
        </w:tc>
      </w:tr>
      <w:tr w:rsidR="00E84968" w14:paraId="4C6DDAE6" w14:textId="6E729AB0" w:rsidTr="002D2E56">
        <w:trPr>
          <w:ins w:id="113" w:author="Eric Christensen" w:date="2019-01-14T13:11:00Z"/>
        </w:trPr>
        <w:tc>
          <w:tcPr>
            <w:tcW w:w="2335" w:type="dxa"/>
            <w:tcPrChange w:id="114" w:author="Eric Christensen" w:date="2019-01-14T13:21:00Z">
              <w:tcPr>
                <w:tcW w:w="2337" w:type="dxa"/>
                <w:gridSpan w:val="2"/>
              </w:tcPr>
            </w:tcPrChange>
          </w:tcPr>
          <w:p w14:paraId="509CC31A" w14:textId="70C5D2D6" w:rsidR="00E84968" w:rsidRDefault="00E84968" w:rsidP="003D0634">
            <w:pPr>
              <w:rPr>
                <w:ins w:id="115" w:author="Eric Christensen" w:date="2019-01-14T13:11:00Z"/>
                <w:lang w:val="en-US"/>
              </w:rPr>
            </w:pPr>
            <w:ins w:id="116" w:author="Eric Christensen" w:date="2019-01-14T13:12:00Z">
              <w:r>
                <w:rPr>
                  <w:lang w:val="en-US"/>
                </w:rPr>
                <w:t>Requirement A.1</w:t>
              </w:r>
            </w:ins>
          </w:p>
        </w:tc>
        <w:tc>
          <w:tcPr>
            <w:tcW w:w="969" w:type="dxa"/>
            <w:tcPrChange w:id="117" w:author="Eric Christensen" w:date="2019-01-14T13:21:00Z">
              <w:tcPr>
                <w:tcW w:w="2337" w:type="dxa"/>
                <w:gridSpan w:val="2"/>
              </w:tcPr>
            </w:tcPrChange>
          </w:tcPr>
          <w:p w14:paraId="28F59F0D" w14:textId="77777777" w:rsidR="00E84968" w:rsidRDefault="00E84968" w:rsidP="003D0634">
            <w:pPr>
              <w:rPr>
                <w:ins w:id="118" w:author="Eric Christensen" w:date="2019-01-14T13:11:00Z"/>
                <w:lang w:val="en-US"/>
              </w:rPr>
            </w:pPr>
          </w:p>
        </w:tc>
        <w:tc>
          <w:tcPr>
            <w:tcW w:w="1960" w:type="dxa"/>
            <w:tcPrChange w:id="119" w:author="Eric Christensen" w:date="2019-01-14T13:21:00Z">
              <w:tcPr>
                <w:tcW w:w="2338" w:type="dxa"/>
                <w:gridSpan w:val="2"/>
              </w:tcPr>
            </w:tcPrChange>
          </w:tcPr>
          <w:p w14:paraId="71E3910F" w14:textId="77777777" w:rsidR="00E84968" w:rsidRDefault="00E84968" w:rsidP="003D0634">
            <w:pPr>
              <w:rPr>
                <w:ins w:id="120" w:author="Eric Christensen" w:date="2019-01-14T13:11:00Z"/>
                <w:lang w:val="en-US"/>
              </w:rPr>
            </w:pPr>
          </w:p>
        </w:tc>
        <w:tc>
          <w:tcPr>
            <w:tcW w:w="2330" w:type="dxa"/>
            <w:tcPrChange w:id="121" w:author="Eric Christensen" w:date="2019-01-14T13:21:00Z">
              <w:tcPr>
                <w:tcW w:w="2338" w:type="dxa"/>
                <w:gridSpan w:val="2"/>
              </w:tcPr>
            </w:tcPrChange>
          </w:tcPr>
          <w:p w14:paraId="4240D666" w14:textId="77777777" w:rsidR="00E84968" w:rsidRDefault="00E84968" w:rsidP="003D0634">
            <w:pPr>
              <w:rPr>
                <w:ins w:id="122" w:author="Eric Christensen" w:date="2019-01-14T13:11:00Z"/>
                <w:lang w:val="en-US"/>
              </w:rPr>
            </w:pPr>
          </w:p>
        </w:tc>
        <w:tc>
          <w:tcPr>
            <w:tcW w:w="1756" w:type="dxa"/>
            <w:tcPrChange w:id="123" w:author="Eric Christensen" w:date="2019-01-14T13:21:00Z">
              <w:tcPr>
                <w:tcW w:w="2338" w:type="dxa"/>
              </w:tcPr>
            </w:tcPrChange>
          </w:tcPr>
          <w:p w14:paraId="3DA547CD" w14:textId="77777777" w:rsidR="00E84968" w:rsidRDefault="00E84968" w:rsidP="003D0634">
            <w:pPr>
              <w:rPr>
                <w:ins w:id="124" w:author="Eric Christensen" w:date="2019-01-14T13:11:00Z"/>
                <w:lang w:val="en-US"/>
              </w:rPr>
            </w:pPr>
          </w:p>
        </w:tc>
      </w:tr>
      <w:tr w:rsidR="00E84968" w14:paraId="30EE6C7F" w14:textId="08C052AD" w:rsidTr="002D2E56">
        <w:trPr>
          <w:ins w:id="125" w:author="Eric Christensen" w:date="2019-01-14T13:11:00Z"/>
        </w:trPr>
        <w:tc>
          <w:tcPr>
            <w:tcW w:w="2335" w:type="dxa"/>
            <w:tcPrChange w:id="126" w:author="Eric Christensen" w:date="2019-01-14T13:21:00Z">
              <w:tcPr>
                <w:tcW w:w="2337" w:type="dxa"/>
                <w:gridSpan w:val="2"/>
              </w:tcPr>
            </w:tcPrChange>
          </w:tcPr>
          <w:p w14:paraId="2D738D36" w14:textId="2F87B874" w:rsidR="00E84968" w:rsidRDefault="00E84968" w:rsidP="003D0634">
            <w:pPr>
              <w:rPr>
                <w:ins w:id="127" w:author="Eric Christensen" w:date="2019-01-14T13:11:00Z"/>
                <w:lang w:val="en-US"/>
              </w:rPr>
            </w:pPr>
            <w:ins w:id="128" w:author="Eric Christensen" w:date="2019-01-14T13:12:00Z">
              <w:r>
                <w:rPr>
                  <w:lang w:val="en-US"/>
                </w:rPr>
                <w:t>Requirement A.2</w:t>
              </w:r>
            </w:ins>
          </w:p>
        </w:tc>
        <w:tc>
          <w:tcPr>
            <w:tcW w:w="969" w:type="dxa"/>
            <w:tcPrChange w:id="129" w:author="Eric Christensen" w:date="2019-01-14T13:21:00Z">
              <w:tcPr>
                <w:tcW w:w="2337" w:type="dxa"/>
                <w:gridSpan w:val="2"/>
              </w:tcPr>
            </w:tcPrChange>
          </w:tcPr>
          <w:p w14:paraId="44FD1A6C" w14:textId="77777777" w:rsidR="00E84968" w:rsidRDefault="00E84968" w:rsidP="003D0634">
            <w:pPr>
              <w:rPr>
                <w:ins w:id="130" w:author="Eric Christensen" w:date="2019-01-14T13:11:00Z"/>
                <w:lang w:val="en-US"/>
              </w:rPr>
            </w:pPr>
          </w:p>
        </w:tc>
        <w:tc>
          <w:tcPr>
            <w:tcW w:w="1960" w:type="dxa"/>
            <w:tcPrChange w:id="131" w:author="Eric Christensen" w:date="2019-01-14T13:21:00Z">
              <w:tcPr>
                <w:tcW w:w="2338" w:type="dxa"/>
                <w:gridSpan w:val="2"/>
              </w:tcPr>
            </w:tcPrChange>
          </w:tcPr>
          <w:p w14:paraId="3CEB77DA" w14:textId="77777777" w:rsidR="00E84968" w:rsidRDefault="00E84968" w:rsidP="003D0634">
            <w:pPr>
              <w:rPr>
                <w:ins w:id="132" w:author="Eric Christensen" w:date="2019-01-14T13:11:00Z"/>
                <w:lang w:val="en-US"/>
              </w:rPr>
            </w:pPr>
          </w:p>
        </w:tc>
        <w:tc>
          <w:tcPr>
            <w:tcW w:w="2330" w:type="dxa"/>
            <w:tcPrChange w:id="133" w:author="Eric Christensen" w:date="2019-01-14T13:21:00Z">
              <w:tcPr>
                <w:tcW w:w="2338" w:type="dxa"/>
                <w:gridSpan w:val="2"/>
              </w:tcPr>
            </w:tcPrChange>
          </w:tcPr>
          <w:p w14:paraId="3061BF23" w14:textId="77777777" w:rsidR="00E84968" w:rsidRDefault="00E84968" w:rsidP="003D0634">
            <w:pPr>
              <w:rPr>
                <w:ins w:id="134" w:author="Eric Christensen" w:date="2019-01-14T13:11:00Z"/>
                <w:lang w:val="en-US"/>
              </w:rPr>
            </w:pPr>
          </w:p>
        </w:tc>
        <w:tc>
          <w:tcPr>
            <w:tcW w:w="1756" w:type="dxa"/>
            <w:tcPrChange w:id="135" w:author="Eric Christensen" w:date="2019-01-14T13:21:00Z">
              <w:tcPr>
                <w:tcW w:w="2338" w:type="dxa"/>
              </w:tcPr>
            </w:tcPrChange>
          </w:tcPr>
          <w:p w14:paraId="55306A19" w14:textId="77777777" w:rsidR="00E84968" w:rsidRDefault="00E84968" w:rsidP="003D0634">
            <w:pPr>
              <w:rPr>
                <w:ins w:id="136" w:author="Eric Christensen" w:date="2019-01-14T13:11:00Z"/>
                <w:lang w:val="en-US"/>
              </w:rPr>
            </w:pPr>
          </w:p>
        </w:tc>
      </w:tr>
      <w:tr w:rsidR="00E84968" w14:paraId="38A67A55" w14:textId="77777777" w:rsidTr="002D2E56">
        <w:trPr>
          <w:ins w:id="137" w:author="Eric Christensen" w:date="2019-01-14T13:13:00Z"/>
          <w:trPrChange w:id="138" w:author="Eric Christensen" w:date="2019-01-14T13:21:00Z">
            <w:trPr>
              <w:gridAfter w:val="0"/>
            </w:trPr>
          </w:trPrChange>
        </w:trPr>
        <w:tc>
          <w:tcPr>
            <w:tcW w:w="2335" w:type="dxa"/>
            <w:tcPrChange w:id="139" w:author="Eric Christensen" w:date="2019-01-14T13:21:00Z">
              <w:tcPr>
                <w:tcW w:w="2083" w:type="dxa"/>
              </w:tcPr>
            </w:tcPrChange>
          </w:tcPr>
          <w:p w14:paraId="2788F7D0" w14:textId="206266C1" w:rsidR="00E84968" w:rsidRDefault="00E84968" w:rsidP="003D0634">
            <w:pPr>
              <w:rPr>
                <w:ins w:id="140" w:author="Eric Christensen" w:date="2019-01-14T13:13:00Z"/>
                <w:lang w:val="en-US"/>
              </w:rPr>
            </w:pPr>
            <w:ins w:id="141" w:author="Eric Christensen" w:date="2019-01-14T13:13:00Z">
              <w:r>
                <w:rPr>
                  <w:lang w:val="en-US"/>
                </w:rPr>
                <w:t>Requirement A.3</w:t>
              </w:r>
            </w:ins>
          </w:p>
        </w:tc>
        <w:tc>
          <w:tcPr>
            <w:tcW w:w="969" w:type="dxa"/>
            <w:tcPrChange w:id="142" w:author="Eric Christensen" w:date="2019-01-14T13:21:00Z">
              <w:tcPr>
                <w:tcW w:w="1945" w:type="dxa"/>
                <w:gridSpan w:val="2"/>
              </w:tcPr>
            </w:tcPrChange>
          </w:tcPr>
          <w:p w14:paraId="4C97B802" w14:textId="77777777" w:rsidR="00E84968" w:rsidRDefault="00E84968" w:rsidP="003D0634">
            <w:pPr>
              <w:rPr>
                <w:ins w:id="143" w:author="Eric Christensen" w:date="2019-01-14T13:13:00Z"/>
                <w:lang w:val="en-US"/>
              </w:rPr>
            </w:pPr>
          </w:p>
        </w:tc>
        <w:tc>
          <w:tcPr>
            <w:tcW w:w="1960" w:type="dxa"/>
            <w:tcPrChange w:id="144" w:author="Eric Christensen" w:date="2019-01-14T13:21:00Z">
              <w:tcPr>
                <w:tcW w:w="1774" w:type="dxa"/>
                <w:gridSpan w:val="2"/>
              </w:tcPr>
            </w:tcPrChange>
          </w:tcPr>
          <w:p w14:paraId="737B0F92" w14:textId="77777777" w:rsidR="00E84968" w:rsidRDefault="00E84968" w:rsidP="003D0634">
            <w:pPr>
              <w:rPr>
                <w:ins w:id="145" w:author="Eric Christensen" w:date="2019-01-14T13:13:00Z"/>
                <w:lang w:val="en-US"/>
              </w:rPr>
            </w:pPr>
          </w:p>
        </w:tc>
        <w:tc>
          <w:tcPr>
            <w:tcW w:w="2330" w:type="dxa"/>
            <w:tcPrChange w:id="146" w:author="Eric Christensen" w:date="2019-01-14T13:21:00Z">
              <w:tcPr>
                <w:tcW w:w="1774" w:type="dxa"/>
                <w:gridSpan w:val="2"/>
              </w:tcPr>
            </w:tcPrChange>
          </w:tcPr>
          <w:p w14:paraId="531154FD" w14:textId="77777777" w:rsidR="00E84968" w:rsidRDefault="00E84968" w:rsidP="003D0634">
            <w:pPr>
              <w:rPr>
                <w:ins w:id="147" w:author="Eric Christensen" w:date="2019-01-14T13:13:00Z"/>
                <w:lang w:val="en-US"/>
              </w:rPr>
            </w:pPr>
          </w:p>
        </w:tc>
        <w:tc>
          <w:tcPr>
            <w:tcW w:w="1756" w:type="dxa"/>
            <w:tcPrChange w:id="148" w:author="Eric Christensen" w:date="2019-01-14T13:21:00Z">
              <w:tcPr>
                <w:tcW w:w="1774" w:type="dxa"/>
              </w:tcPr>
            </w:tcPrChange>
          </w:tcPr>
          <w:p w14:paraId="5AF65EFA" w14:textId="77777777" w:rsidR="00E84968" w:rsidRDefault="00E84968" w:rsidP="003D0634">
            <w:pPr>
              <w:rPr>
                <w:ins w:id="149" w:author="Eric Christensen" w:date="2019-01-14T13:13:00Z"/>
                <w:lang w:val="en-US"/>
              </w:rPr>
            </w:pPr>
          </w:p>
        </w:tc>
      </w:tr>
      <w:tr w:rsidR="00E84968" w14:paraId="44E3A35F" w14:textId="77777777" w:rsidTr="002D2E56">
        <w:trPr>
          <w:ins w:id="150" w:author="Eric Christensen" w:date="2019-01-14T13:13:00Z"/>
          <w:trPrChange w:id="151" w:author="Eric Christensen" w:date="2019-01-14T13:21:00Z">
            <w:trPr>
              <w:gridAfter w:val="0"/>
            </w:trPr>
          </w:trPrChange>
        </w:trPr>
        <w:tc>
          <w:tcPr>
            <w:tcW w:w="2335" w:type="dxa"/>
            <w:tcPrChange w:id="152" w:author="Eric Christensen" w:date="2019-01-14T13:21:00Z">
              <w:tcPr>
                <w:tcW w:w="2083" w:type="dxa"/>
              </w:tcPr>
            </w:tcPrChange>
          </w:tcPr>
          <w:p w14:paraId="66510ADB" w14:textId="7C5A474F" w:rsidR="00E84968" w:rsidRDefault="00E84968" w:rsidP="00E84968">
            <w:pPr>
              <w:rPr>
                <w:ins w:id="153" w:author="Eric Christensen" w:date="2019-01-14T13:13:00Z"/>
                <w:lang w:val="en-US"/>
              </w:rPr>
            </w:pPr>
            <w:ins w:id="154" w:author="Eric Christensen" w:date="2019-01-14T13:13:00Z">
              <w:r>
                <w:rPr>
                  <w:lang w:val="en-US"/>
                </w:rPr>
                <w:t>Category B</w:t>
              </w:r>
            </w:ins>
          </w:p>
        </w:tc>
        <w:tc>
          <w:tcPr>
            <w:tcW w:w="969" w:type="dxa"/>
            <w:tcPrChange w:id="155" w:author="Eric Christensen" w:date="2019-01-14T13:21:00Z">
              <w:tcPr>
                <w:tcW w:w="1945" w:type="dxa"/>
                <w:gridSpan w:val="2"/>
              </w:tcPr>
            </w:tcPrChange>
          </w:tcPr>
          <w:p w14:paraId="4E1A740F" w14:textId="77777777" w:rsidR="00E84968" w:rsidRDefault="00E84968" w:rsidP="00E84968">
            <w:pPr>
              <w:rPr>
                <w:ins w:id="156" w:author="Eric Christensen" w:date="2019-01-14T13:13:00Z"/>
                <w:lang w:val="en-US"/>
              </w:rPr>
            </w:pPr>
          </w:p>
        </w:tc>
        <w:tc>
          <w:tcPr>
            <w:tcW w:w="1960" w:type="dxa"/>
            <w:tcPrChange w:id="157" w:author="Eric Christensen" w:date="2019-01-14T13:21:00Z">
              <w:tcPr>
                <w:tcW w:w="1774" w:type="dxa"/>
                <w:gridSpan w:val="2"/>
              </w:tcPr>
            </w:tcPrChange>
          </w:tcPr>
          <w:p w14:paraId="67E350FE" w14:textId="77777777" w:rsidR="00E84968" w:rsidRDefault="00E84968" w:rsidP="00E84968">
            <w:pPr>
              <w:rPr>
                <w:ins w:id="158" w:author="Eric Christensen" w:date="2019-01-14T13:13:00Z"/>
                <w:lang w:val="en-US"/>
              </w:rPr>
            </w:pPr>
          </w:p>
        </w:tc>
        <w:tc>
          <w:tcPr>
            <w:tcW w:w="2330" w:type="dxa"/>
            <w:tcPrChange w:id="159" w:author="Eric Christensen" w:date="2019-01-14T13:21:00Z">
              <w:tcPr>
                <w:tcW w:w="1774" w:type="dxa"/>
                <w:gridSpan w:val="2"/>
              </w:tcPr>
            </w:tcPrChange>
          </w:tcPr>
          <w:p w14:paraId="16A70F8B" w14:textId="77777777" w:rsidR="00E84968" w:rsidRDefault="00E84968" w:rsidP="00E84968">
            <w:pPr>
              <w:rPr>
                <w:ins w:id="160" w:author="Eric Christensen" w:date="2019-01-14T13:13:00Z"/>
                <w:lang w:val="en-US"/>
              </w:rPr>
            </w:pPr>
          </w:p>
        </w:tc>
        <w:tc>
          <w:tcPr>
            <w:tcW w:w="1756" w:type="dxa"/>
            <w:tcPrChange w:id="161" w:author="Eric Christensen" w:date="2019-01-14T13:21:00Z">
              <w:tcPr>
                <w:tcW w:w="1774" w:type="dxa"/>
              </w:tcPr>
            </w:tcPrChange>
          </w:tcPr>
          <w:p w14:paraId="220C1739" w14:textId="77777777" w:rsidR="00E84968" w:rsidRDefault="00E84968" w:rsidP="00E84968">
            <w:pPr>
              <w:rPr>
                <w:ins w:id="162" w:author="Eric Christensen" w:date="2019-01-14T13:13:00Z"/>
                <w:lang w:val="en-US"/>
              </w:rPr>
            </w:pPr>
          </w:p>
        </w:tc>
      </w:tr>
      <w:tr w:rsidR="00E84968" w14:paraId="51E14F8D" w14:textId="77777777" w:rsidTr="002D2E56">
        <w:trPr>
          <w:ins w:id="163" w:author="Eric Christensen" w:date="2019-01-14T13:13:00Z"/>
          <w:trPrChange w:id="164" w:author="Eric Christensen" w:date="2019-01-14T13:21:00Z">
            <w:trPr>
              <w:gridAfter w:val="0"/>
            </w:trPr>
          </w:trPrChange>
        </w:trPr>
        <w:tc>
          <w:tcPr>
            <w:tcW w:w="2335" w:type="dxa"/>
            <w:tcPrChange w:id="165" w:author="Eric Christensen" w:date="2019-01-14T13:21:00Z">
              <w:tcPr>
                <w:tcW w:w="2083" w:type="dxa"/>
              </w:tcPr>
            </w:tcPrChange>
          </w:tcPr>
          <w:p w14:paraId="6CF2C8BA" w14:textId="62380FD7" w:rsidR="00E84968" w:rsidRDefault="00E84968" w:rsidP="00E84968">
            <w:pPr>
              <w:rPr>
                <w:ins w:id="166" w:author="Eric Christensen" w:date="2019-01-14T13:13:00Z"/>
                <w:lang w:val="en-US"/>
              </w:rPr>
            </w:pPr>
            <w:ins w:id="167" w:author="Eric Christensen" w:date="2019-01-14T13:13:00Z">
              <w:r>
                <w:rPr>
                  <w:lang w:val="en-US"/>
                </w:rPr>
                <w:t xml:space="preserve">Requirement </w:t>
              </w:r>
              <w:r>
                <w:rPr>
                  <w:lang w:val="en-US"/>
                </w:rPr>
                <w:t>B</w:t>
              </w:r>
              <w:r>
                <w:rPr>
                  <w:lang w:val="en-US"/>
                </w:rPr>
                <w:t>.1</w:t>
              </w:r>
            </w:ins>
          </w:p>
        </w:tc>
        <w:tc>
          <w:tcPr>
            <w:tcW w:w="969" w:type="dxa"/>
            <w:tcPrChange w:id="168" w:author="Eric Christensen" w:date="2019-01-14T13:21:00Z">
              <w:tcPr>
                <w:tcW w:w="1945" w:type="dxa"/>
                <w:gridSpan w:val="2"/>
              </w:tcPr>
            </w:tcPrChange>
          </w:tcPr>
          <w:p w14:paraId="390B8AD8" w14:textId="77777777" w:rsidR="00E84968" w:rsidRDefault="00E84968" w:rsidP="00E84968">
            <w:pPr>
              <w:rPr>
                <w:ins w:id="169" w:author="Eric Christensen" w:date="2019-01-14T13:13:00Z"/>
                <w:lang w:val="en-US"/>
              </w:rPr>
            </w:pPr>
          </w:p>
        </w:tc>
        <w:tc>
          <w:tcPr>
            <w:tcW w:w="1960" w:type="dxa"/>
            <w:tcPrChange w:id="170" w:author="Eric Christensen" w:date="2019-01-14T13:21:00Z">
              <w:tcPr>
                <w:tcW w:w="1774" w:type="dxa"/>
                <w:gridSpan w:val="2"/>
              </w:tcPr>
            </w:tcPrChange>
          </w:tcPr>
          <w:p w14:paraId="0ADA634E" w14:textId="77777777" w:rsidR="00E84968" w:rsidRDefault="00E84968" w:rsidP="00E84968">
            <w:pPr>
              <w:rPr>
                <w:ins w:id="171" w:author="Eric Christensen" w:date="2019-01-14T13:13:00Z"/>
                <w:lang w:val="en-US"/>
              </w:rPr>
            </w:pPr>
          </w:p>
        </w:tc>
        <w:tc>
          <w:tcPr>
            <w:tcW w:w="2330" w:type="dxa"/>
            <w:tcPrChange w:id="172" w:author="Eric Christensen" w:date="2019-01-14T13:21:00Z">
              <w:tcPr>
                <w:tcW w:w="1774" w:type="dxa"/>
                <w:gridSpan w:val="2"/>
              </w:tcPr>
            </w:tcPrChange>
          </w:tcPr>
          <w:p w14:paraId="77204AD9" w14:textId="77777777" w:rsidR="00E84968" w:rsidRDefault="00E84968" w:rsidP="00E84968">
            <w:pPr>
              <w:rPr>
                <w:ins w:id="173" w:author="Eric Christensen" w:date="2019-01-14T13:13:00Z"/>
                <w:lang w:val="en-US"/>
              </w:rPr>
            </w:pPr>
          </w:p>
        </w:tc>
        <w:tc>
          <w:tcPr>
            <w:tcW w:w="1756" w:type="dxa"/>
            <w:tcPrChange w:id="174" w:author="Eric Christensen" w:date="2019-01-14T13:21:00Z">
              <w:tcPr>
                <w:tcW w:w="1774" w:type="dxa"/>
              </w:tcPr>
            </w:tcPrChange>
          </w:tcPr>
          <w:p w14:paraId="2CE46AC8" w14:textId="77777777" w:rsidR="00E84968" w:rsidRDefault="00E84968" w:rsidP="00E84968">
            <w:pPr>
              <w:rPr>
                <w:ins w:id="175" w:author="Eric Christensen" w:date="2019-01-14T13:13:00Z"/>
                <w:lang w:val="en-US"/>
              </w:rPr>
            </w:pPr>
          </w:p>
        </w:tc>
      </w:tr>
    </w:tbl>
    <w:p w14:paraId="7B19B640" w14:textId="2471A4F8" w:rsidR="00E84968" w:rsidRDefault="00E84968" w:rsidP="003D0634">
      <w:pPr>
        <w:rPr>
          <w:ins w:id="176" w:author="Eric Christensen" w:date="2019-01-14T13:10:00Z"/>
          <w:lang w:val="en-US"/>
        </w:rPr>
      </w:pPr>
    </w:p>
    <w:p w14:paraId="36D29157" w14:textId="7E1092DC" w:rsidR="00E84968" w:rsidRDefault="00E84968" w:rsidP="003D0634">
      <w:pPr>
        <w:rPr>
          <w:ins w:id="177" w:author="Eric Christensen" w:date="2019-01-14T13:14:00Z"/>
          <w:lang w:val="en-US"/>
        </w:rPr>
      </w:pPr>
      <w:ins w:id="178" w:author="Eric Christensen" w:date="2019-01-14T13:14:00Z">
        <w:r>
          <w:rPr>
            <w:lang w:val="en-US"/>
          </w:rPr>
          <w:t>Criticality:</w:t>
        </w:r>
      </w:ins>
    </w:p>
    <w:p w14:paraId="72EB5129" w14:textId="0764FB1A" w:rsidR="00E84968" w:rsidRPr="00E84968" w:rsidRDefault="00E84968" w:rsidP="00E84968">
      <w:pPr>
        <w:pStyle w:val="ListParagraph"/>
        <w:numPr>
          <w:ilvl w:val="0"/>
          <w:numId w:val="46"/>
        </w:numPr>
        <w:rPr>
          <w:ins w:id="179" w:author="Eric Christensen" w:date="2019-01-14T13:14:00Z"/>
          <w:lang w:val="en-US"/>
        </w:rPr>
        <w:pPrChange w:id="180" w:author="Eric Christensen" w:date="2019-01-14T13:14:00Z">
          <w:pPr/>
        </w:pPrChange>
      </w:pPr>
      <w:ins w:id="181" w:author="Eric Christensen" w:date="2019-01-14T13:14:00Z">
        <w:r w:rsidRPr="00E84968">
          <w:rPr>
            <w:lang w:val="en-US"/>
          </w:rPr>
          <w:t>Must have</w:t>
        </w:r>
      </w:ins>
    </w:p>
    <w:p w14:paraId="4895929F" w14:textId="77777777" w:rsidR="00E84968" w:rsidRPr="00F22D95" w:rsidRDefault="00E84968" w:rsidP="00E84968">
      <w:pPr>
        <w:pStyle w:val="ListParagraph"/>
        <w:numPr>
          <w:ilvl w:val="0"/>
          <w:numId w:val="46"/>
        </w:numPr>
        <w:rPr>
          <w:ins w:id="182" w:author="Eric Christensen" w:date="2019-01-14T13:14:00Z"/>
          <w:lang w:val="en-US"/>
        </w:rPr>
        <w:pPrChange w:id="183" w:author="Eric Christensen" w:date="2019-01-14T13:14:00Z">
          <w:pPr/>
        </w:pPrChange>
      </w:pPr>
      <w:ins w:id="184" w:author="Eric Christensen" w:date="2019-01-14T13:14:00Z">
        <w:r w:rsidRPr="00F22D95">
          <w:rPr>
            <w:lang w:val="en-US"/>
          </w:rPr>
          <w:t>Important</w:t>
        </w:r>
      </w:ins>
    </w:p>
    <w:p w14:paraId="5CDF05B8" w14:textId="4D3102BF" w:rsidR="00E84968" w:rsidRDefault="00E84968" w:rsidP="00E84968">
      <w:pPr>
        <w:pStyle w:val="ListParagraph"/>
        <w:numPr>
          <w:ilvl w:val="0"/>
          <w:numId w:val="46"/>
        </w:numPr>
        <w:rPr>
          <w:ins w:id="185" w:author="Eric Christensen" w:date="2019-01-14T13:14:00Z"/>
          <w:lang w:val="en-US"/>
        </w:rPr>
        <w:pPrChange w:id="186" w:author="Eric Christensen" w:date="2019-01-14T13:14:00Z">
          <w:pPr/>
        </w:pPrChange>
      </w:pPr>
      <w:ins w:id="187" w:author="Eric Christensen" w:date="2019-01-14T13:14:00Z">
        <w:r w:rsidRPr="00E84968">
          <w:rPr>
            <w:lang w:val="en-US"/>
            <w:rPrChange w:id="188" w:author="Eric Christensen" w:date="2019-01-14T13:14:00Z">
              <w:rPr>
                <w:lang w:val="en-US"/>
              </w:rPr>
            </w:rPrChange>
          </w:rPr>
          <w:t>Optional</w:t>
        </w:r>
      </w:ins>
    </w:p>
    <w:p w14:paraId="6C434462" w14:textId="14F2DAFB" w:rsidR="00E84968" w:rsidRDefault="00E84968" w:rsidP="00E84968">
      <w:pPr>
        <w:rPr>
          <w:ins w:id="189" w:author="Eric Christensen" w:date="2019-01-14T13:15:00Z"/>
          <w:lang w:val="en-US"/>
        </w:rPr>
      </w:pPr>
      <w:proofErr w:type="spellStart"/>
      <w:ins w:id="190" w:author="Eric Christensen" w:date="2019-01-14T13:15:00Z">
        <w:r>
          <w:rPr>
            <w:lang w:val="en-US"/>
          </w:rPr>
          <w:t>Eval</w:t>
        </w:r>
        <w:proofErr w:type="spellEnd"/>
        <w:r>
          <w:rPr>
            <w:lang w:val="en-US"/>
          </w:rPr>
          <w:t xml:space="preserve"> (example)</w:t>
        </w:r>
      </w:ins>
    </w:p>
    <w:p w14:paraId="500C98ED" w14:textId="36B15996" w:rsidR="00E84968" w:rsidRPr="00E84968" w:rsidRDefault="00E84968" w:rsidP="00E84968">
      <w:pPr>
        <w:pStyle w:val="ListParagraph"/>
        <w:numPr>
          <w:ilvl w:val="0"/>
          <w:numId w:val="47"/>
        </w:numPr>
        <w:rPr>
          <w:ins w:id="191" w:author="Eric Christensen" w:date="2019-01-14T13:15:00Z"/>
          <w:lang w:val="en-US"/>
        </w:rPr>
        <w:pPrChange w:id="192" w:author="Eric Christensen" w:date="2019-01-14T13:15:00Z">
          <w:pPr/>
        </w:pPrChange>
      </w:pPr>
      <w:ins w:id="193" w:author="Eric Christensen" w:date="2019-01-14T13:15:00Z">
        <w:r w:rsidRPr="00E84968">
          <w:rPr>
            <w:lang w:val="en-US"/>
          </w:rPr>
          <w:t>Exceeds (e.g. meets all requirements and presents new opportunity)</w:t>
        </w:r>
      </w:ins>
      <w:ins w:id="194" w:author="Eric Christensen" w:date="2019-01-14T13:16:00Z">
        <w:r>
          <w:rPr>
            <w:lang w:val="en-US"/>
          </w:rPr>
          <w:t>: 4 points</w:t>
        </w:r>
      </w:ins>
    </w:p>
    <w:p w14:paraId="0E539A70" w14:textId="4DBAF9C5" w:rsidR="00E84968" w:rsidRPr="00E84968" w:rsidRDefault="00E84968" w:rsidP="00E84968">
      <w:pPr>
        <w:pStyle w:val="ListParagraph"/>
        <w:numPr>
          <w:ilvl w:val="0"/>
          <w:numId w:val="47"/>
        </w:numPr>
        <w:rPr>
          <w:ins w:id="195" w:author="Eric Christensen" w:date="2019-01-14T13:15:00Z"/>
          <w:lang w:val="en-US"/>
        </w:rPr>
        <w:pPrChange w:id="196" w:author="Eric Christensen" w:date="2019-01-14T13:15:00Z">
          <w:pPr/>
        </w:pPrChange>
      </w:pPr>
      <w:ins w:id="197" w:author="Eric Christensen" w:date="2019-01-14T13:15:00Z">
        <w:r w:rsidRPr="00E84968">
          <w:rPr>
            <w:lang w:val="en-US"/>
          </w:rPr>
          <w:t>Full aligned</w:t>
        </w:r>
      </w:ins>
      <w:ins w:id="198" w:author="Eric Christensen" w:date="2019-01-14T13:16:00Z">
        <w:r>
          <w:rPr>
            <w:lang w:val="en-US"/>
          </w:rPr>
          <w:t>: 3 points</w:t>
        </w:r>
      </w:ins>
    </w:p>
    <w:p w14:paraId="3858621A" w14:textId="418801A6" w:rsidR="00E84968" w:rsidRPr="00E84968" w:rsidRDefault="00E84968" w:rsidP="00E84968">
      <w:pPr>
        <w:pStyle w:val="ListParagraph"/>
        <w:numPr>
          <w:ilvl w:val="0"/>
          <w:numId w:val="47"/>
        </w:numPr>
        <w:rPr>
          <w:ins w:id="199" w:author="Eric Christensen" w:date="2019-01-14T13:15:00Z"/>
          <w:lang w:val="en-US"/>
        </w:rPr>
        <w:pPrChange w:id="200" w:author="Eric Christensen" w:date="2019-01-14T13:15:00Z">
          <w:pPr/>
        </w:pPrChange>
      </w:pPr>
      <w:ins w:id="201" w:author="Eric Christensen" w:date="2019-01-14T13:15:00Z">
        <w:r w:rsidRPr="00E84968">
          <w:rPr>
            <w:lang w:val="en-US"/>
          </w:rPr>
          <w:t>Mostly aligned (e.g. 75%)</w:t>
        </w:r>
      </w:ins>
      <w:ins w:id="202" w:author="Eric Christensen" w:date="2019-01-14T13:16:00Z">
        <w:r>
          <w:rPr>
            <w:lang w:val="en-US"/>
          </w:rPr>
          <w:t>: 2 points</w:t>
        </w:r>
      </w:ins>
    </w:p>
    <w:p w14:paraId="31B847C1" w14:textId="26801F22" w:rsidR="00E84968" w:rsidRPr="00E84968" w:rsidRDefault="00E84968" w:rsidP="00E84968">
      <w:pPr>
        <w:pStyle w:val="ListParagraph"/>
        <w:numPr>
          <w:ilvl w:val="0"/>
          <w:numId w:val="47"/>
        </w:numPr>
        <w:rPr>
          <w:ins w:id="203" w:author="Eric Christensen" w:date="2019-01-14T13:15:00Z"/>
          <w:lang w:val="en-US"/>
        </w:rPr>
        <w:pPrChange w:id="204" w:author="Eric Christensen" w:date="2019-01-14T13:15:00Z">
          <w:pPr/>
        </w:pPrChange>
      </w:pPr>
      <w:ins w:id="205" w:author="Eric Christensen" w:date="2019-01-14T13:15:00Z">
        <w:r w:rsidRPr="00E84968">
          <w:rPr>
            <w:lang w:val="en-US"/>
          </w:rPr>
          <w:t>Limited alignment (e.g. 25-75%)</w:t>
        </w:r>
      </w:ins>
      <w:ins w:id="206" w:author="Eric Christensen" w:date="2019-01-14T13:16:00Z">
        <w:r>
          <w:rPr>
            <w:lang w:val="en-US"/>
          </w:rPr>
          <w:t>: 1 point</w:t>
        </w:r>
      </w:ins>
    </w:p>
    <w:p w14:paraId="43012F0E" w14:textId="3A27AB80" w:rsidR="00E84968" w:rsidRPr="00E84968" w:rsidRDefault="00E84968" w:rsidP="00E84968">
      <w:pPr>
        <w:pStyle w:val="ListParagraph"/>
        <w:numPr>
          <w:ilvl w:val="0"/>
          <w:numId w:val="47"/>
        </w:numPr>
        <w:rPr>
          <w:ins w:id="207" w:author="Eric Christensen" w:date="2019-01-14T13:10:00Z"/>
          <w:lang w:val="en-US"/>
        </w:rPr>
        <w:pPrChange w:id="208" w:author="Eric Christensen" w:date="2019-01-14T13:15:00Z">
          <w:pPr/>
        </w:pPrChange>
      </w:pPr>
      <w:ins w:id="209" w:author="Eric Christensen" w:date="2019-01-14T13:15:00Z">
        <w:r w:rsidRPr="00E84968">
          <w:rPr>
            <w:lang w:val="en-US"/>
          </w:rPr>
          <w:t xml:space="preserve">Inadequate (e.g. </w:t>
        </w:r>
        <w:r>
          <w:rPr>
            <w:lang w:val="en-US"/>
          </w:rPr>
          <w:t xml:space="preserve">very limited or </w:t>
        </w:r>
        <w:r w:rsidRPr="00E84968">
          <w:rPr>
            <w:lang w:val="en-US"/>
          </w:rPr>
          <w:t>no related capability)</w:t>
        </w:r>
      </w:ins>
      <w:ins w:id="210" w:author="Eric Christensen" w:date="2019-01-14T13:16:00Z">
        <w:r>
          <w:rPr>
            <w:lang w:val="en-US"/>
          </w:rPr>
          <w:t>: 0 points</w:t>
        </w:r>
      </w:ins>
    </w:p>
    <w:p w14:paraId="7975E425" w14:textId="3ABE596D" w:rsidR="00E84968" w:rsidRDefault="00E84968" w:rsidP="003D0634">
      <w:pPr>
        <w:rPr>
          <w:ins w:id="211" w:author="Eric Christensen" w:date="2019-01-14T13:10:00Z"/>
          <w:lang w:val="en-US"/>
        </w:rPr>
      </w:pPr>
    </w:p>
    <w:p w14:paraId="33797959" w14:textId="77777777" w:rsidR="00E84968" w:rsidRDefault="00E84968" w:rsidP="003D0634">
      <w:pPr>
        <w:rPr>
          <w:lang w:val="en-US"/>
        </w:rPr>
      </w:pPr>
    </w:p>
    <w:p w14:paraId="0DE617EA" w14:textId="37FCFBAA" w:rsidR="003D0634" w:rsidRPr="00075668" w:rsidRDefault="00075668" w:rsidP="003D0634">
      <w:pPr>
        <w:rPr>
          <w:b/>
          <w:sz w:val="24"/>
          <w:lang w:val="en-US"/>
        </w:rPr>
      </w:pPr>
      <w:r w:rsidRPr="00075668">
        <w:rPr>
          <w:b/>
          <w:sz w:val="24"/>
          <w:lang w:val="en-US"/>
        </w:rPr>
        <w:t>VI.5.2</w:t>
      </w:r>
      <w:r w:rsidRPr="00075668">
        <w:rPr>
          <w:b/>
          <w:sz w:val="24"/>
          <w:lang w:val="en-US"/>
        </w:rPr>
        <w:tab/>
      </w:r>
      <w:r w:rsidR="00333989" w:rsidRPr="00075668">
        <w:rPr>
          <w:b/>
          <w:sz w:val="24"/>
          <w:lang w:val="en-US"/>
        </w:rPr>
        <w:t>Recommendation</w:t>
      </w:r>
    </w:p>
    <w:p w14:paraId="7F7715F3" w14:textId="77777777" w:rsidR="00075668" w:rsidRDefault="00075668" w:rsidP="00075668">
      <w:pPr>
        <w:spacing w:after="120" w:line="360" w:lineRule="auto"/>
        <w:ind w:right="173"/>
        <w:rPr>
          <w:lang w:val="en-US"/>
        </w:rPr>
      </w:pPr>
    </w:p>
    <w:p w14:paraId="0B1F83D9" w14:textId="538BDF29" w:rsidR="00333989" w:rsidRPr="00075668" w:rsidRDefault="00075668" w:rsidP="003D0634">
      <w:pPr>
        <w:rPr>
          <w:b/>
          <w:sz w:val="24"/>
          <w:lang w:val="en-US"/>
        </w:rPr>
      </w:pPr>
      <w:r w:rsidRPr="00075668">
        <w:rPr>
          <w:b/>
          <w:sz w:val="24"/>
          <w:lang w:val="en-US"/>
        </w:rPr>
        <w:t>VI.5.3</w:t>
      </w:r>
      <w:r w:rsidRPr="00075668">
        <w:rPr>
          <w:b/>
          <w:sz w:val="24"/>
          <w:lang w:val="en-US"/>
        </w:rPr>
        <w:tab/>
      </w:r>
      <w:r w:rsidR="00333989" w:rsidRPr="00075668">
        <w:rPr>
          <w:b/>
          <w:sz w:val="24"/>
          <w:lang w:val="en-US"/>
        </w:rPr>
        <w:t>Rationale</w:t>
      </w:r>
    </w:p>
    <w:p w14:paraId="0B386664" w14:textId="77777777" w:rsidR="008D123D" w:rsidRDefault="008D123D" w:rsidP="005D3038">
      <w:pPr>
        <w:spacing w:after="120" w:line="360" w:lineRule="auto"/>
        <w:ind w:right="173"/>
        <w:rPr>
          <w:lang w:val="en-US"/>
        </w:rPr>
      </w:pPr>
    </w:p>
    <w:p w14:paraId="17C1FF60" w14:textId="77777777" w:rsidR="003D0634" w:rsidRDefault="003D0634" w:rsidP="005D3038">
      <w:pPr>
        <w:spacing w:after="120" w:line="360" w:lineRule="auto"/>
        <w:ind w:right="173"/>
        <w:rPr>
          <w:lang w:val="en-US"/>
        </w:rPr>
      </w:pPr>
    </w:p>
    <w:p w14:paraId="5689909A" w14:textId="77777777" w:rsidR="005D3038" w:rsidRDefault="005D3038" w:rsidP="005D3038">
      <w:pPr>
        <w:spacing w:after="120" w:line="360" w:lineRule="auto"/>
        <w:ind w:right="173"/>
        <w:rPr>
          <w:lang w:val="en-US"/>
        </w:rPr>
        <w:sectPr w:rsidR="005D3038" w:rsidSect="002F2E31">
          <w:headerReference w:type="default" r:id="rId161"/>
          <w:footerReference w:type="default" r:id="rId162"/>
          <w:pgSz w:w="12240" w:h="15840"/>
          <w:pgMar w:top="1440" w:right="1440" w:bottom="1440" w:left="1440" w:header="720" w:footer="720" w:gutter="0"/>
          <w:pgNumType w:start="1"/>
          <w:cols w:space="720"/>
          <w:docGrid w:linePitch="360"/>
        </w:sectPr>
      </w:pPr>
    </w:p>
    <w:p w14:paraId="0DBCBC15" w14:textId="30D144C6" w:rsidR="008D123D" w:rsidRPr="00252EDA" w:rsidRDefault="008D123D" w:rsidP="008D123D">
      <w:pPr>
        <w:rPr>
          <w:b/>
          <w:sz w:val="32"/>
          <w:lang w:val="en-US"/>
        </w:rPr>
      </w:pPr>
      <w:r>
        <w:rPr>
          <w:b/>
          <w:sz w:val="32"/>
          <w:lang w:val="en-US"/>
        </w:rPr>
        <w:lastRenderedPageBreak/>
        <w:t>VII</w:t>
      </w:r>
      <w:r w:rsidRPr="00252EDA">
        <w:rPr>
          <w:b/>
          <w:sz w:val="32"/>
          <w:lang w:val="en-US"/>
        </w:rPr>
        <w:t>.</w:t>
      </w:r>
      <w:r w:rsidRPr="00252EDA">
        <w:rPr>
          <w:b/>
          <w:sz w:val="32"/>
          <w:lang w:val="en-US"/>
        </w:rPr>
        <w:tab/>
      </w:r>
      <w:r>
        <w:rPr>
          <w:b/>
          <w:sz w:val="32"/>
          <w:lang w:val="en-US"/>
        </w:rPr>
        <w:t>Database</w:t>
      </w:r>
    </w:p>
    <w:p w14:paraId="1C883C7C" w14:textId="40FFB045" w:rsidR="008D123D" w:rsidRPr="00252EDA" w:rsidRDefault="00EB09FB" w:rsidP="008D123D">
      <w:pPr>
        <w:spacing w:line="360" w:lineRule="auto"/>
        <w:rPr>
          <w:lang w:val="en-US"/>
        </w:rPr>
      </w:pPr>
      <w:r>
        <w:rPr>
          <w:lang w:val="en-US"/>
        </w:rPr>
        <w:t xml:space="preserve">Open </w:t>
      </w:r>
      <w:proofErr w:type="spellStart"/>
      <w:r>
        <w:rPr>
          <w:lang w:val="en-US"/>
        </w:rPr>
        <w:t>Hazus</w:t>
      </w:r>
      <w:proofErr w:type="spellEnd"/>
      <w:r>
        <w:rPr>
          <w:lang w:val="en-US"/>
        </w:rPr>
        <w:t xml:space="preserve"> will require extensive database support both on the server and client side.</w:t>
      </w:r>
      <w:r w:rsidR="008D123D" w:rsidRPr="00252EDA">
        <w:rPr>
          <w:lang w:val="en-US"/>
        </w:rPr>
        <w:t xml:space="preserve"> </w:t>
      </w:r>
      <w:r>
        <w:rPr>
          <w:lang w:val="en-US"/>
        </w:rPr>
        <w:t xml:space="preserve">As a large percentage of the data is geospatial in nature, it is important to have that aspect being explicitly supported by the database(s) of choice. In addition, </w:t>
      </w:r>
      <w:r w:rsidR="0014053E">
        <w:rPr>
          <w:lang w:val="en-US"/>
        </w:rPr>
        <w:t xml:space="preserve">especially the server-side database should have OLAP support to facilitate the mining of results databases. Finally, as the requirements for the inventory databases, depth grids, and possibly </w:t>
      </w:r>
      <w:proofErr w:type="spellStart"/>
      <w:r w:rsidR="00030448">
        <w:rPr>
          <w:lang w:val="en-US"/>
        </w:rPr>
        <w:t>spatio</w:t>
      </w:r>
      <w:proofErr w:type="spellEnd"/>
      <w:r w:rsidR="00030448">
        <w:rPr>
          <w:lang w:val="en-US"/>
        </w:rPr>
        <w:t xml:space="preserve">-temporal features of dynamic hazard models keep increasing the storage and accessibility demands, non-relational options that still support geospatial needs should be considered either for future generations of Open </w:t>
      </w:r>
      <w:proofErr w:type="spellStart"/>
      <w:r w:rsidR="00030448">
        <w:rPr>
          <w:lang w:val="en-US"/>
        </w:rPr>
        <w:t>Hazus</w:t>
      </w:r>
      <w:proofErr w:type="spellEnd"/>
      <w:r w:rsidR="00030448">
        <w:rPr>
          <w:lang w:val="en-US"/>
        </w:rPr>
        <w:t xml:space="preserve"> or as a separate profile of the open solution set.</w:t>
      </w:r>
    </w:p>
    <w:p w14:paraId="31852622" w14:textId="77777777" w:rsidR="008D123D" w:rsidRPr="00252EDA" w:rsidRDefault="008D123D" w:rsidP="008D123D">
      <w:pPr>
        <w:rPr>
          <w:lang w:val="en-US"/>
        </w:rPr>
      </w:pPr>
    </w:p>
    <w:p w14:paraId="5C14ABF5" w14:textId="761F7B7C" w:rsidR="008D123D" w:rsidRPr="00252EDA" w:rsidRDefault="008D123D" w:rsidP="008D123D">
      <w:pPr>
        <w:rPr>
          <w:b/>
          <w:sz w:val="28"/>
          <w:lang w:val="en-US"/>
        </w:rPr>
      </w:pPr>
      <w:r>
        <w:rPr>
          <w:b/>
          <w:sz w:val="28"/>
          <w:lang w:val="en-US"/>
        </w:rPr>
        <w:t>VII</w:t>
      </w:r>
      <w:r w:rsidRPr="00252EDA">
        <w:rPr>
          <w:b/>
          <w:sz w:val="28"/>
          <w:lang w:val="en-US"/>
        </w:rPr>
        <w:t>.1</w:t>
      </w:r>
      <w:r w:rsidRPr="00252EDA">
        <w:rPr>
          <w:b/>
          <w:sz w:val="28"/>
          <w:lang w:val="en-US"/>
        </w:rPr>
        <w:tab/>
      </w:r>
      <w:proofErr w:type="spellStart"/>
      <w:r>
        <w:rPr>
          <w:b/>
          <w:sz w:val="28"/>
          <w:lang w:val="en-US"/>
        </w:rPr>
        <w:t>PostGIS</w:t>
      </w:r>
      <w:proofErr w:type="spellEnd"/>
    </w:p>
    <w:p w14:paraId="2015CC65" w14:textId="2E6FA84B" w:rsidR="008D123D" w:rsidRDefault="006D197B" w:rsidP="00EB09FB">
      <w:pPr>
        <w:spacing w:line="360" w:lineRule="auto"/>
        <w:rPr>
          <w:lang w:val="en-US"/>
        </w:rPr>
      </w:pPr>
      <w:hyperlink r:id="rId163" w:history="1">
        <w:proofErr w:type="spellStart"/>
        <w:r w:rsidR="005864B5" w:rsidRPr="005864B5">
          <w:rPr>
            <w:rStyle w:val="Hyperlink"/>
            <w:lang w:val="en-US"/>
          </w:rPr>
          <w:t>PostGIS</w:t>
        </w:r>
        <w:proofErr w:type="spellEnd"/>
      </w:hyperlink>
      <w:r w:rsidR="005864B5" w:rsidRPr="005864B5">
        <w:rPr>
          <w:lang w:val="en-US"/>
        </w:rPr>
        <w:t xml:space="preserve"> is a spatial database extension for the PostgreSQL DBMS.  It provides new types to PostgreSQL geometry, geography, raster, and topo</w:t>
      </w:r>
      <w:r w:rsidR="005864B5">
        <w:rPr>
          <w:lang w:val="en-US"/>
        </w:rPr>
        <w:t>-</w:t>
      </w:r>
      <w:r w:rsidR="005864B5" w:rsidRPr="005864B5">
        <w:rPr>
          <w:lang w:val="en-US"/>
        </w:rPr>
        <w:t>geometry and SQL/MM OGC S</w:t>
      </w:r>
      <w:r w:rsidR="005864B5">
        <w:rPr>
          <w:lang w:val="en-US"/>
        </w:rPr>
        <w:t xml:space="preserve">imple Feature </w:t>
      </w:r>
      <w:r w:rsidR="005864B5" w:rsidRPr="005864B5">
        <w:rPr>
          <w:lang w:val="en-US"/>
        </w:rPr>
        <w:t>SQL compliant functions for doing GIS work such as cadastral management, back-end for Web mapping services.</w:t>
      </w:r>
      <w:r w:rsidR="005864B5">
        <w:rPr>
          <w:lang w:val="en-US"/>
        </w:rPr>
        <w:t xml:space="preserve"> </w:t>
      </w:r>
      <w:r w:rsidR="005864B5" w:rsidRPr="005864B5">
        <w:rPr>
          <w:lang w:val="en-US"/>
        </w:rPr>
        <w:t xml:space="preserve">It can also be used for network and road-routing using the complimentary </w:t>
      </w:r>
      <w:hyperlink r:id="rId164" w:history="1">
        <w:proofErr w:type="spellStart"/>
        <w:r w:rsidR="005864B5" w:rsidRPr="005864B5">
          <w:rPr>
            <w:rStyle w:val="Hyperlink"/>
            <w:lang w:val="en-US"/>
          </w:rPr>
          <w:t>pgRouting</w:t>
        </w:r>
        <w:proofErr w:type="spellEnd"/>
      </w:hyperlink>
      <w:r w:rsidR="005864B5" w:rsidRPr="005864B5">
        <w:rPr>
          <w:lang w:val="en-US"/>
        </w:rPr>
        <w:t xml:space="preserve"> PostgreSQL extension.</w:t>
      </w:r>
      <w:r w:rsidR="005864B5">
        <w:rPr>
          <w:lang w:val="en-US"/>
        </w:rPr>
        <w:t xml:space="preserve"> Although there are spatial extensions to many other commercial and open source relational DBMS, </w:t>
      </w:r>
      <w:proofErr w:type="spellStart"/>
      <w:r w:rsidR="005864B5">
        <w:rPr>
          <w:lang w:val="en-US"/>
        </w:rPr>
        <w:t>PostGIS</w:t>
      </w:r>
      <w:proofErr w:type="spellEnd"/>
      <w:r w:rsidR="005864B5">
        <w:rPr>
          <w:lang w:val="en-US"/>
        </w:rPr>
        <w:t xml:space="preserve"> has become the de facto standard, </w:t>
      </w:r>
      <w:proofErr w:type="gramStart"/>
      <w:r w:rsidR="005864B5">
        <w:rPr>
          <w:lang w:val="en-US"/>
        </w:rPr>
        <w:t>definitely in</w:t>
      </w:r>
      <w:proofErr w:type="gramEnd"/>
      <w:r w:rsidR="005864B5">
        <w:rPr>
          <w:lang w:val="en-US"/>
        </w:rPr>
        <w:t xml:space="preserve"> the open source community but increasingly also in enterprise environments that have a well-established DBMS infrastructure in support of non-geospatial applications.</w:t>
      </w:r>
    </w:p>
    <w:p w14:paraId="7F4EF1DD" w14:textId="1BB4AC8C" w:rsidR="008D123D" w:rsidRPr="00252EDA" w:rsidRDefault="008D123D" w:rsidP="008D123D">
      <w:pPr>
        <w:spacing w:line="360" w:lineRule="auto"/>
        <w:rPr>
          <w:b/>
          <w:sz w:val="24"/>
          <w:lang w:val="en-US"/>
        </w:rPr>
      </w:pPr>
      <w:r>
        <w:rPr>
          <w:b/>
          <w:sz w:val="24"/>
          <w:lang w:val="en-US"/>
        </w:rPr>
        <w:t>VII</w:t>
      </w:r>
      <w:r w:rsidRPr="00252EDA">
        <w:rPr>
          <w:b/>
          <w:sz w:val="24"/>
          <w:lang w:val="en-US"/>
        </w:rPr>
        <w:t>.1.1</w:t>
      </w:r>
      <w:r w:rsidRPr="00252EDA">
        <w:rPr>
          <w:b/>
          <w:sz w:val="24"/>
          <w:lang w:val="en-US"/>
        </w:rPr>
        <w:tab/>
      </w:r>
      <w:proofErr w:type="spellStart"/>
      <w:r w:rsidR="00B52B7B">
        <w:rPr>
          <w:b/>
          <w:sz w:val="24"/>
          <w:lang w:val="en-US"/>
        </w:rPr>
        <w:t>PostGIS</w:t>
      </w:r>
      <w:proofErr w:type="spellEnd"/>
      <w:r w:rsidR="00B52B7B">
        <w:rPr>
          <w:b/>
          <w:sz w:val="24"/>
          <w:lang w:val="en-US"/>
        </w:rPr>
        <w:t xml:space="preserve"> Capabilities</w:t>
      </w:r>
    </w:p>
    <w:p w14:paraId="12A1ADD0" w14:textId="612AB8FC" w:rsidR="008D123D" w:rsidRDefault="00B52B7B" w:rsidP="008D123D">
      <w:pPr>
        <w:spacing w:line="360" w:lineRule="auto"/>
        <w:rPr>
          <w:lang w:val="en-US"/>
        </w:rPr>
      </w:pPr>
      <w:proofErr w:type="spellStart"/>
      <w:r>
        <w:rPr>
          <w:lang w:val="en-US"/>
        </w:rPr>
        <w:t>PostGIS</w:t>
      </w:r>
      <w:proofErr w:type="spellEnd"/>
      <w:r>
        <w:rPr>
          <w:lang w:val="en-US"/>
        </w:rPr>
        <w:t xml:space="preserve"> is unique in the DBMS domain for the range of geospatial support it provides, including:</w:t>
      </w:r>
    </w:p>
    <w:p w14:paraId="207A3810" w14:textId="77777777" w:rsidR="00B52B7B" w:rsidRPr="00B52B7B" w:rsidRDefault="00B52B7B" w:rsidP="00B52B7B">
      <w:pPr>
        <w:pStyle w:val="ListParagraph"/>
        <w:numPr>
          <w:ilvl w:val="0"/>
          <w:numId w:val="43"/>
        </w:numPr>
        <w:spacing w:line="360" w:lineRule="auto"/>
        <w:rPr>
          <w:lang w:val="en-US"/>
        </w:rPr>
      </w:pPr>
      <w:r w:rsidRPr="00B52B7B">
        <w:rPr>
          <w:lang w:val="en-US"/>
        </w:rPr>
        <w:t>Processing and analytic functions for both vector and raster data for splicing, dicing, morphing, reclassifying, and collecting/</w:t>
      </w:r>
      <w:proofErr w:type="spellStart"/>
      <w:r w:rsidRPr="00B52B7B">
        <w:rPr>
          <w:lang w:val="en-US"/>
        </w:rPr>
        <w:t>unioning</w:t>
      </w:r>
      <w:proofErr w:type="spellEnd"/>
      <w:r w:rsidRPr="00B52B7B">
        <w:rPr>
          <w:lang w:val="en-US"/>
        </w:rPr>
        <w:t xml:space="preserve"> with the power of SQL</w:t>
      </w:r>
    </w:p>
    <w:p w14:paraId="0BC58599" w14:textId="77777777" w:rsidR="00B52B7B" w:rsidRPr="00B52B7B" w:rsidRDefault="00B52B7B" w:rsidP="00B52B7B">
      <w:pPr>
        <w:pStyle w:val="ListParagraph"/>
        <w:numPr>
          <w:ilvl w:val="0"/>
          <w:numId w:val="43"/>
        </w:numPr>
        <w:spacing w:line="360" w:lineRule="auto"/>
        <w:rPr>
          <w:lang w:val="en-US"/>
        </w:rPr>
      </w:pPr>
      <w:r w:rsidRPr="00B52B7B">
        <w:rPr>
          <w:lang w:val="en-US"/>
        </w:rPr>
        <w:t>raster map algebra for fine-grained raster processing</w:t>
      </w:r>
    </w:p>
    <w:p w14:paraId="33A2F282" w14:textId="77777777" w:rsidR="00B52B7B" w:rsidRPr="00B52B7B" w:rsidRDefault="00B52B7B" w:rsidP="00B52B7B">
      <w:pPr>
        <w:pStyle w:val="ListParagraph"/>
        <w:numPr>
          <w:ilvl w:val="0"/>
          <w:numId w:val="43"/>
        </w:numPr>
        <w:spacing w:line="360" w:lineRule="auto"/>
        <w:rPr>
          <w:lang w:val="en-US"/>
        </w:rPr>
      </w:pPr>
      <w:r w:rsidRPr="00B52B7B">
        <w:rPr>
          <w:lang w:val="en-US"/>
        </w:rPr>
        <w:t>Spatial reprojection SQL callable functions for both vector and raster data</w:t>
      </w:r>
    </w:p>
    <w:p w14:paraId="0D3E3A59" w14:textId="011BF62F" w:rsidR="00B52B7B" w:rsidRPr="00B52B7B" w:rsidRDefault="00B52B7B" w:rsidP="00B52B7B">
      <w:pPr>
        <w:pStyle w:val="ListParagraph"/>
        <w:numPr>
          <w:ilvl w:val="0"/>
          <w:numId w:val="43"/>
        </w:numPr>
        <w:spacing w:line="360" w:lineRule="auto"/>
        <w:rPr>
          <w:lang w:val="en-US"/>
        </w:rPr>
      </w:pPr>
      <w:r w:rsidRPr="00B52B7B">
        <w:rPr>
          <w:lang w:val="en-US"/>
        </w:rPr>
        <w:t>Support for importing / exporting ESRI shapefile vector data via both command</w:t>
      </w:r>
      <w:r w:rsidR="002E1520">
        <w:rPr>
          <w:lang w:val="en-US"/>
        </w:rPr>
        <w:t xml:space="preserve"> </w:t>
      </w:r>
      <w:r w:rsidRPr="00B52B7B">
        <w:rPr>
          <w:lang w:val="en-US"/>
        </w:rPr>
        <w:t>line and GUI packaged tools and support for more formats via other 3rd-party Open Source tools</w:t>
      </w:r>
    </w:p>
    <w:p w14:paraId="275128FF" w14:textId="77777777" w:rsidR="00B52B7B" w:rsidRPr="00B52B7B" w:rsidRDefault="00B52B7B" w:rsidP="00B52B7B">
      <w:pPr>
        <w:pStyle w:val="ListParagraph"/>
        <w:numPr>
          <w:ilvl w:val="0"/>
          <w:numId w:val="43"/>
        </w:numPr>
        <w:spacing w:line="360" w:lineRule="auto"/>
        <w:rPr>
          <w:lang w:val="en-US"/>
        </w:rPr>
      </w:pPr>
      <w:r w:rsidRPr="00B52B7B">
        <w:rPr>
          <w:lang w:val="en-US"/>
        </w:rPr>
        <w:t xml:space="preserve">Packaged command-line for importing raster data from many standard formats: </w:t>
      </w:r>
      <w:proofErr w:type="spellStart"/>
      <w:r w:rsidRPr="00B52B7B">
        <w:rPr>
          <w:lang w:val="en-US"/>
        </w:rPr>
        <w:t>GeoTiff</w:t>
      </w:r>
      <w:proofErr w:type="spellEnd"/>
      <w:r w:rsidRPr="00B52B7B">
        <w:rPr>
          <w:lang w:val="en-US"/>
        </w:rPr>
        <w:t xml:space="preserve">, </w:t>
      </w:r>
      <w:proofErr w:type="spellStart"/>
      <w:r w:rsidRPr="00B52B7B">
        <w:rPr>
          <w:lang w:val="en-US"/>
        </w:rPr>
        <w:t>NetCDF</w:t>
      </w:r>
      <w:proofErr w:type="spellEnd"/>
      <w:r w:rsidRPr="00B52B7B">
        <w:rPr>
          <w:lang w:val="en-US"/>
        </w:rPr>
        <w:t>, PNG, JPG to name a few</w:t>
      </w:r>
    </w:p>
    <w:p w14:paraId="6F9E8F1B" w14:textId="47A5657C" w:rsidR="00B52B7B" w:rsidRPr="00B52B7B" w:rsidRDefault="00B52B7B" w:rsidP="00B52B7B">
      <w:pPr>
        <w:pStyle w:val="ListParagraph"/>
        <w:numPr>
          <w:ilvl w:val="0"/>
          <w:numId w:val="43"/>
        </w:numPr>
        <w:spacing w:line="360" w:lineRule="auto"/>
        <w:rPr>
          <w:lang w:val="en-US"/>
        </w:rPr>
      </w:pPr>
      <w:r w:rsidRPr="00B52B7B">
        <w:rPr>
          <w:lang w:val="en-US"/>
        </w:rPr>
        <w:lastRenderedPageBreak/>
        <w:t xml:space="preserve">Rendering and importing vector data support functions for standard textual formats such as </w:t>
      </w:r>
      <w:proofErr w:type="gramStart"/>
      <w:r w:rsidRPr="00B52B7B">
        <w:rPr>
          <w:lang w:val="en-US"/>
        </w:rPr>
        <w:t>KML,GML</w:t>
      </w:r>
      <w:proofErr w:type="gramEnd"/>
      <w:r w:rsidRPr="00B52B7B">
        <w:rPr>
          <w:lang w:val="en-US"/>
        </w:rPr>
        <w:t xml:space="preserve">, </w:t>
      </w:r>
      <w:proofErr w:type="spellStart"/>
      <w:r w:rsidRPr="00B52B7B">
        <w:rPr>
          <w:lang w:val="en-US"/>
        </w:rPr>
        <w:t>GeoJSON</w:t>
      </w:r>
      <w:proofErr w:type="spellEnd"/>
      <w:r w:rsidRPr="00B52B7B">
        <w:rPr>
          <w:lang w:val="en-US"/>
        </w:rPr>
        <w:t>,</w:t>
      </w:r>
      <w:r w:rsidR="00446EDC">
        <w:rPr>
          <w:lang w:val="en-US"/>
        </w:rPr>
        <w:t xml:space="preserve"> </w:t>
      </w:r>
      <w:proofErr w:type="spellStart"/>
      <w:r w:rsidRPr="00B52B7B">
        <w:rPr>
          <w:lang w:val="en-US"/>
        </w:rPr>
        <w:t>GeoHash</w:t>
      </w:r>
      <w:proofErr w:type="spellEnd"/>
      <w:r w:rsidRPr="00B52B7B">
        <w:rPr>
          <w:lang w:val="en-US"/>
        </w:rPr>
        <w:t xml:space="preserve"> and WKT using SQL</w:t>
      </w:r>
    </w:p>
    <w:p w14:paraId="30E50229" w14:textId="77777777" w:rsidR="00B52B7B" w:rsidRPr="00B52B7B" w:rsidRDefault="00B52B7B" w:rsidP="00B52B7B">
      <w:pPr>
        <w:pStyle w:val="ListParagraph"/>
        <w:numPr>
          <w:ilvl w:val="0"/>
          <w:numId w:val="43"/>
        </w:numPr>
        <w:spacing w:line="360" w:lineRule="auto"/>
        <w:rPr>
          <w:lang w:val="en-US"/>
        </w:rPr>
      </w:pPr>
      <w:r w:rsidRPr="00B52B7B">
        <w:rPr>
          <w:lang w:val="en-US"/>
        </w:rPr>
        <w:t xml:space="preserve">Rendering raster data in various standard formats </w:t>
      </w:r>
      <w:proofErr w:type="spellStart"/>
      <w:r w:rsidRPr="00B52B7B">
        <w:rPr>
          <w:lang w:val="en-US"/>
        </w:rPr>
        <w:t>GeoTIFF</w:t>
      </w:r>
      <w:proofErr w:type="spellEnd"/>
      <w:r w:rsidRPr="00B52B7B">
        <w:rPr>
          <w:lang w:val="en-US"/>
        </w:rPr>
        <w:t xml:space="preserve">, PNG, JPG, </w:t>
      </w:r>
      <w:proofErr w:type="spellStart"/>
      <w:r w:rsidRPr="00B52B7B">
        <w:rPr>
          <w:lang w:val="en-US"/>
        </w:rPr>
        <w:t>NetCDF</w:t>
      </w:r>
      <w:proofErr w:type="spellEnd"/>
      <w:r w:rsidRPr="00B52B7B">
        <w:rPr>
          <w:lang w:val="en-US"/>
        </w:rPr>
        <w:t>, to name a few using SQL</w:t>
      </w:r>
    </w:p>
    <w:p w14:paraId="5C90A267" w14:textId="77777777" w:rsidR="00B52B7B" w:rsidRPr="00B52B7B" w:rsidRDefault="00B52B7B" w:rsidP="00EB09FB">
      <w:pPr>
        <w:pStyle w:val="ListParagraph"/>
        <w:numPr>
          <w:ilvl w:val="0"/>
          <w:numId w:val="43"/>
        </w:numPr>
        <w:spacing w:line="360" w:lineRule="auto"/>
        <w:ind w:left="714" w:hanging="357"/>
        <w:rPr>
          <w:lang w:val="en-US"/>
        </w:rPr>
      </w:pPr>
      <w:r w:rsidRPr="00B52B7B">
        <w:rPr>
          <w:lang w:val="en-US"/>
        </w:rPr>
        <w:t xml:space="preserve">Seamless raster/vector SQL callable functions for extrusion of pixel values by geometric region, running stats by region, clipping </w:t>
      </w:r>
      <w:proofErr w:type="spellStart"/>
      <w:r w:rsidRPr="00B52B7B">
        <w:rPr>
          <w:lang w:val="en-US"/>
        </w:rPr>
        <w:t>rasters</w:t>
      </w:r>
      <w:proofErr w:type="spellEnd"/>
      <w:r w:rsidRPr="00B52B7B">
        <w:rPr>
          <w:lang w:val="en-US"/>
        </w:rPr>
        <w:t xml:space="preserve"> by a geometry, and vectorizing </w:t>
      </w:r>
      <w:proofErr w:type="spellStart"/>
      <w:r w:rsidRPr="00B52B7B">
        <w:rPr>
          <w:lang w:val="en-US"/>
        </w:rPr>
        <w:t>rasters</w:t>
      </w:r>
      <w:proofErr w:type="spellEnd"/>
    </w:p>
    <w:p w14:paraId="33B33C82" w14:textId="77777777" w:rsidR="00B52B7B" w:rsidRPr="00B52B7B" w:rsidRDefault="00B52B7B" w:rsidP="00B52B7B">
      <w:pPr>
        <w:pStyle w:val="ListParagraph"/>
        <w:numPr>
          <w:ilvl w:val="0"/>
          <w:numId w:val="43"/>
        </w:numPr>
        <w:spacing w:line="360" w:lineRule="auto"/>
        <w:rPr>
          <w:lang w:val="en-US"/>
        </w:rPr>
      </w:pPr>
      <w:r w:rsidRPr="00B52B7B">
        <w:rPr>
          <w:lang w:val="en-US"/>
        </w:rPr>
        <w:t>3D object support, spatial index, and functions</w:t>
      </w:r>
    </w:p>
    <w:p w14:paraId="7E252110" w14:textId="77777777" w:rsidR="00B52B7B" w:rsidRPr="00B52B7B" w:rsidRDefault="00B52B7B" w:rsidP="00B52B7B">
      <w:pPr>
        <w:pStyle w:val="ListParagraph"/>
        <w:numPr>
          <w:ilvl w:val="0"/>
          <w:numId w:val="43"/>
        </w:numPr>
        <w:spacing w:line="360" w:lineRule="auto"/>
        <w:rPr>
          <w:lang w:val="en-US"/>
        </w:rPr>
      </w:pPr>
      <w:r w:rsidRPr="00B52B7B">
        <w:rPr>
          <w:lang w:val="en-US"/>
        </w:rPr>
        <w:t>Network Topology support</w:t>
      </w:r>
    </w:p>
    <w:p w14:paraId="26E603C1" w14:textId="71725AD8" w:rsidR="00B52B7B" w:rsidRPr="00B52B7B" w:rsidRDefault="00B52B7B" w:rsidP="00B52B7B">
      <w:pPr>
        <w:pStyle w:val="ListParagraph"/>
        <w:numPr>
          <w:ilvl w:val="0"/>
          <w:numId w:val="43"/>
        </w:numPr>
        <w:spacing w:line="360" w:lineRule="auto"/>
        <w:rPr>
          <w:lang w:val="en-US"/>
        </w:rPr>
      </w:pPr>
      <w:r w:rsidRPr="00B52B7B">
        <w:rPr>
          <w:lang w:val="en-US"/>
        </w:rPr>
        <w:t>Packaged Tiger Loader / Geocoder/ Reverse Geocoder / utilizing US Census Tiger data</w:t>
      </w:r>
    </w:p>
    <w:p w14:paraId="4B14105F" w14:textId="0BBD58B8" w:rsidR="00B52B7B" w:rsidRDefault="00B52B7B" w:rsidP="00B52B7B">
      <w:pPr>
        <w:spacing w:line="360" w:lineRule="auto"/>
        <w:rPr>
          <w:lang w:val="en-US"/>
        </w:rPr>
      </w:pPr>
    </w:p>
    <w:p w14:paraId="5F95C839" w14:textId="0D550908" w:rsidR="008D123D" w:rsidRPr="00252EDA" w:rsidRDefault="008D123D" w:rsidP="008D123D">
      <w:pPr>
        <w:rPr>
          <w:b/>
          <w:sz w:val="28"/>
          <w:lang w:val="en-US"/>
        </w:rPr>
      </w:pPr>
      <w:r>
        <w:rPr>
          <w:b/>
          <w:sz w:val="28"/>
          <w:lang w:val="en-US"/>
        </w:rPr>
        <w:t>VII</w:t>
      </w:r>
      <w:r w:rsidRPr="00252EDA">
        <w:rPr>
          <w:b/>
          <w:sz w:val="28"/>
          <w:lang w:val="en-US"/>
        </w:rPr>
        <w:t>.</w:t>
      </w:r>
      <w:r>
        <w:rPr>
          <w:b/>
          <w:sz w:val="28"/>
          <w:lang w:val="en-US"/>
        </w:rPr>
        <w:t>2</w:t>
      </w:r>
      <w:r w:rsidRPr="00252EDA">
        <w:rPr>
          <w:b/>
          <w:sz w:val="28"/>
          <w:lang w:val="en-US"/>
        </w:rPr>
        <w:tab/>
      </w:r>
      <w:proofErr w:type="spellStart"/>
      <w:r>
        <w:rPr>
          <w:b/>
          <w:sz w:val="28"/>
          <w:lang w:val="en-US"/>
        </w:rPr>
        <w:t>SpatiaLite</w:t>
      </w:r>
      <w:proofErr w:type="spellEnd"/>
    </w:p>
    <w:p w14:paraId="1AC34B26" w14:textId="314044B4" w:rsidR="00EB09FB" w:rsidRPr="00EB09FB" w:rsidRDefault="00EB09FB" w:rsidP="00EB09FB">
      <w:pPr>
        <w:spacing w:line="360" w:lineRule="auto"/>
        <w:rPr>
          <w:lang w:val="en-US"/>
        </w:rPr>
      </w:pPr>
      <w:r>
        <w:rPr>
          <w:lang w:val="en-US"/>
        </w:rPr>
        <w:t xml:space="preserve">Like </w:t>
      </w:r>
      <w:proofErr w:type="spellStart"/>
      <w:r>
        <w:rPr>
          <w:lang w:val="en-US"/>
        </w:rPr>
        <w:t>PostGIS</w:t>
      </w:r>
      <w:proofErr w:type="spellEnd"/>
      <w:r>
        <w:rPr>
          <w:lang w:val="en-US"/>
        </w:rPr>
        <w:t xml:space="preserve"> to Postgres, </w:t>
      </w:r>
      <w:hyperlink r:id="rId165" w:history="1">
        <w:proofErr w:type="spellStart"/>
        <w:r w:rsidRPr="00EB09FB">
          <w:rPr>
            <w:rStyle w:val="Hyperlink"/>
            <w:lang w:val="en-US"/>
          </w:rPr>
          <w:t>SpatiaLite</w:t>
        </w:r>
        <w:proofErr w:type="spellEnd"/>
      </w:hyperlink>
      <w:r w:rsidRPr="00EB09FB">
        <w:rPr>
          <w:lang w:val="en-US"/>
        </w:rPr>
        <w:t xml:space="preserve"> is a </w:t>
      </w:r>
      <w:hyperlink r:id="rId166" w:history="1">
        <w:r w:rsidRPr="00EB09FB">
          <w:rPr>
            <w:rStyle w:val="Hyperlink"/>
            <w:lang w:val="en-US"/>
          </w:rPr>
          <w:t>SQLite</w:t>
        </w:r>
      </w:hyperlink>
      <w:r w:rsidRPr="00EB09FB">
        <w:rPr>
          <w:lang w:val="en-US"/>
        </w:rPr>
        <w:t xml:space="preserve"> database engine with spatial functions added.</w:t>
      </w:r>
      <w:r>
        <w:rPr>
          <w:lang w:val="en-US"/>
        </w:rPr>
        <w:t xml:space="preserve"> </w:t>
      </w:r>
      <w:r w:rsidRPr="00EB09FB">
        <w:rPr>
          <w:lang w:val="en-US"/>
        </w:rPr>
        <w:t>Each SQLite database is simply a file</w:t>
      </w:r>
      <w:r>
        <w:rPr>
          <w:lang w:val="en-US"/>
        </w:rPr>
        <w:t xml:space="preserve"> that can be copied, compressed and ported </w:t>
      </w:r>
      <w:r w:rsidRPr="00EB09FB">
        <w:rPr>
          <w:lang w:val="en-US"/>
        </w:rPr>
        <w:t xml:space="preserve">between </w:t>
      </w:r>
      <w:r>
        <w:rPr>
          <w:lang w:val="en-US"/>
        </w:rPr>
        <w:t xml:space="preserve">MS </w:t>
      </w:r>
      <w:r w:rsidRPr="00EB09FB">
        <w:rPr>
          <w:lang w:val="en-US"/>
        </w:rPr>
        <w:t>Windows, Linux, Mac</w:t>
      </w:r>
      <w:r>
        <w:rPr>
          <w:lang w:val="en-US"/>
        </w:rPr>
        <w:t xml:space="preserve"> </w:t>
      </w:r>
      <w:r w:rsidRPr="00EB09FB">
        <w:rPr>
          <w:lang w:val="en-US"/>
        </w:rPr>
        <w:t>O</w:t>
      </w:r>
      <w:r>
        <w:rPr>
          <w:lang w:val="en-US"/>
        </w:rPr>
        <w:t>S,</w:t>
      </w:r>
      <w:r w:rsidRPr="00EB09FB">
        <w:rPr>
          <w:lang w:val="en-US"/>
        </w:rPr>
        <w:t xml:space="preserve"> etc.</w:t>
      </w:r>
      <w:r>
        <w:rPr>
          <w:lang w:val="en-US"/>
        </w:rPr>
        <w:t xml:space="preserve"> </w:t>
      </w:r>
      <w:r w:rsidRPr="00EB09FB">
        <w:rPr>
          <w:lang w:val="en-US"/>
        </w:rPr>
        <w:t xml:space="preserve">The </w:t>
      </w:r>
      <w:proofErr w:type="spellStart"/>
      <w:r w:rsidRPr="00EB09FB">
        <w:rPr>
          <w:lang w:val="en-US"/>
        </w:rPr>
        <w:t>SpatiaLite</w:t>
      </w:r>
      <w:proofErr w:type="spellEnd"/>
      <w:r w:rsidRPr="00EB09FB">
        <w:rPr>
          <w:lang w:val="en-US"/>
        </w:rPr>
        <w:t xml:space="preserve"> extension enables SQLite to support spatial data conformant to OGC specifications.</w:t>
      </w:r>
      <w:r>
        <w:rPr>
          <w:lang w:val="en-US"/>
        </w:rPr>
        <w:t xml:space="preserve"> </w:t>
      </w:r>
      <w:proofErr w:type="spellStart"/>
      <w:r>
        <w:rPr>
          <w:lang w:val="en-US"/>
        </w:rPr>
        <w:t>SpatiaLite</w:t>
      </w:r>
      <w:proofErr w:type="spellEnd"/>
      <w:r>
        <w:rPr>
          <w:lang w:val="en-US"/>
        </w:rPr>
        <w:t xml:space="preserve"> is </w:t>
      </w:r>
      <w:r w:rsidRPr="00EB09FB">
        <w:rPr>
          <w:i/>
          <w:lang w:val="en-US"/>
        </w:rPr>
        <w:t>not</w:t>
      </w:r>
      <w:r>
        <w:rPr>
          <w:lang w:val="en-US"/>
        </w:rPr>
        <w:t xml:space="preserve"> intended for server-side use and should not be used for databases beyond a few </w:t>
      </w:r>
      <w:proofErr w:type="spellStart"/>
      <w:r>
        <w:rPr>
          <w:lang w:val="en-US"/>
        </w:rPr>
        <w:t>GBytes</w:t>
      </w:r>
      <w:proofErr w:type="spellEnd"/>
      <w:r>
        <w:rPr>
          <w:lang w:val="en-US"/>
        </w:rPr>
        <w:t xml:space="preserve">. However, it works very well for desktop and mobile applications (including on Chrome OS and Android devices). </w:t>
      </w:r>
      <w:proofErr w:type="gramStart"/>
      <w:r>
        <w:rPr>
          <w:lang w:val="en-US"/>
        </w:rPr>
        <w:t xml:space="preserve">In particular, </w:t>
      </w:r>
      <w:proofErr w:type="spellStart"/>
      <w:r>
        <w:rPr>
          <w:lang w:val="en-US"/>
        </w:rPr>
        <w:t>SpatiaLite</w:t>
      </w:r>
      <w:proofErr w:type="spellEnd"/>
      <w:proofErr w:type="gramEnd"/>
      <w:r>
        <w:rPr>
          <w:lang w:val="en-US"/>
        </w:rPr>
        <w:t xml:space="preserve"> offers:</w:t>
      </w:r>
    </w:p>
    <w:p w14:paraId="5126BE6F"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Standard WKT and WKB formats</w:t>
      </w:r>
    </w:p>
    <w:p w14:paraId="566479B2"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SQL spatial functions such as </w:t>
      </w:r>
      <w:proofErr w:type="spellStart"/>
      <w:proofErr w:type="gramStart"/>
      <w:r w:rsidRPr="00EB09FB">
        <w:rPr>
          <w:lang w:val="en-US"/>
        </w:rPr>
        <w:t>AsText</w:t>
      </w:r>
      <w:proofErr w:type="spellEnd"/>
      <w:r w:rsidRPr="00EB09FB">
        <w:rPr>
          <w:lang w:val="en-US"/>
        </w:rPr>
        <w:t>(</w:t>
      </w:r>
      <w:proofErr w:type="gramEnd"/>
      <w:r w:rsidRPr="00EB09FB">
        <w:rPr>
          <w:lang w:val="en-US"/>
        </w:rPr>
        <w:t xml:space="preserve">), </w:t>
      </w:r>
      <w:proofErr w:type="spellStart"/>
      <w:r w:rsidRPr="00EB09FB">
        <w:rPr>
          <w:lang w:val="en-US"/>
        </w:rPr>
        <w:t>GeomFromText</w:t>
      </w:r>
      <w:proofErr w:type="spellEnd"/>
      <w:r w:rsidRPr="00EB09FB">
        <w:rPr>
          <w:lang w:val="en-US"/>
        </w:rPr>
        <w:t xml:space="preserve">(), Area(), </w:t>
      </w:r>
      <w:proofErr w:type="spellStart"/>
      <w:r w:rsidRPr="00EB09FB">
        <w:rPr>
          <w:lang w:val="en-US"/>
        </w:rPr>
        <w:t>PointN</w:t>
      </w:r>
      <w:proofErr w:type="spellEnd"/>
      <w:r w:rsidRPr="00EB09FB">
        <w:rPr>
          <w:lang w:val="en-US"/>
        </w:rPr>
        <w:t>() …</w:t>
      </w:r>
    </w:p>
    <w:p w14:paraId="679D858B" w14:textId="77777777" w:rsidR="00EB09FB" w:rsidRPr="00EB09FB" w:rsidRDefault="00EB09FB" w:rsidP="00EB09FB">
      <w:pPr>
        <w:pStyle w:val="ListParagraph"/>
        <w:numPr>
          <w:ilvl w:val="0"/>
          <w:numId w:val="44"/>
        </w:numPr>
        <w:spacing w:line="360" w:lineRule="auto"/>
        <w:ind w:left="714" w:hanging="357"/>
        <w:rPr>
          <w:lang w:val="en-US"/>
        </w:rPr>
      </w:pPr>
      <w:proofErr w:type="spellStart"/>
      <w:r w:rsidRPr="00EB09FB">
        <w:rPr>
          <w:lang w:val="en-US"/>
        </w:rPr>
        <w:t>OpenGis</w:t>
      </w:r>
      <w:proofErr w:type="spellEnd"/>
      <w:r w:rsidRPr="00EB09FB">
        <w:rPr>
          <w:lang w:val="en-US"/>
        </w:rPr>
        <w:t xml:space="preserve"> spatial analysis functions provided via GEOS, such as </w:t>
      </w:r>
      <w:proofErr w:type="gramStart"/>
      <w:r w:rsidRPr="00EB09FB">
        <w:rPr>
          <w:lang w:val="en-US"/>
        </w:rPr>
        <w:t>Overlaps(</w:t>
      </w:r>
      <w:proofErr w:type="gramEnd"/>
      <w:r w:rsidRPr="00EB09FB">
        <w:rPr>
          <w:lang w:val="en-US"/>
        </w:rPr>
        <w:t>), Touches(), Union(), Buffer() …</w:t>
      </w:r>
    </w:p>
    <w:p w14:paraId="21190435"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Full Spatial metadata in line with </w:t>
      </w:r>
      <w:proofErr w:type="spellStart"/>
      <w:r w:rsidRPr="00EB09FB">
        <w:rPr>
          <w:lang w:val="en-US"/>
        </w:rPr>
        <w:t>OpenGis</w:t>
      </w:r>
      <w:proofErr w:type="spellEnd"/>
      <w:r w:rsidRPr="00EB09FB">
        <w:rPr>
          <w:lang w:val="en-US"/>
        </w:rPr>
        <w:t xml:space="preserve"> specifications</w:t>
      </w:r>
    </w:p>
    <w:p w14:paraId="57C32F82"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Numerous Geometry notations - EWKT, GML, KML, and </w:t>
      </w:r>
      <w:proofErr w:type="spellStart"/>
      <w:r w:rsidRPr="00EB09FB">
        <w:rPr>
          <w:lang w:val="en-US"/>
        </w:rPr>
        <w:t>GeoJSON</w:t>
      </w:r>
      <w:proofErr w:type="spellEnd"/>
    </w:p>
    <w:p w14:paraId="7602684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Importing and exporting to shapefiles</w:t>
      </w:r>
    </w:p>
    <w:p w14:paraId="5567C575"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Coordinate reprojection via PROJ.4 and EPSG geodetic parameters dataset</w:t>
      </w:r>
    </w:p>
    <w:p w14:paraId="090F0CF9"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Locale charsets via GNU </w:t>
      </w:r>
      <w:proofErr w:type="spellStart"/>
      <w:r w:rsidRPr="00EB09FB">
        <w:rPr>
          <w:lang w:val="en-US"/>
        </w:rPr>
        <w:t>libiconv</w:t>
      </w:r>
      <w:proofErr w:type="spellEnd"/>
    </w:p>
    <w:p w14:paraId="21715C6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 xml:space="preserve">Spatial Index based on the SQLite’s </w:t>
      </w:r>
      <w:proofErr w:type="spellStart"/>
      <w:r w:rsidRPr="00EB09FB">
        <w:rPr>
          <w:lang w:val="en-US"/>
        </w:rPr>
        <w:t>RTree</w:t>
      </w:r>
      <w:proofErr w:type="spellEnd"/>
      <w:r w:rsidRPr="00EB09FB">
        <w:rPr>
          <w:lang w:val="en-US"/>
        </w:rPr>
        <w:t xml:space="preserve"> extension</w:t>
      </w:r>
    </w:p>
    <w:p w14:paraId="14F30B94"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Access shapefiles as VIRTUAL TABLEs, enabling standard SQL queries on external shapefiles, without importing or converting them</w:t>
      </w:r>
    </w:p>
    <w:p w14:paraId="4B0FE1A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Access external CSV/</w:t>
      </w:r>
      <w:proofErr w:type="spellStart"/>
      <w:r w:rsidRPr="00EB09FB">
        <w:rPr>
          <w:lang w:val="en-US"/>
        </w:rPr>
        <w:t>TxtTab</w:t>
      </w:r>
      <w:proofErr w:type="spellEnd"/>
      <w:r w:rsidRPr="00EB09FB">
        <w:rPr>
          <w:lang w:val="en-US"/>
        </w:rPr>
        <w:t xml:space="preserve"> files or </w:t>
      </w:r>
      <w:proofErr w:type="spellStart"/>
      <w:r w:rsidRPr="00EB09FB">
        <w:rPr>
          <w:lang w:val="en-US"/>
        </w:rPr>
        <w:t>xls</w:t>
      </w:r>
      <w:proofErr w:type="spellEnd"/>
      <w:r w:rsidRPr="00EB09FB">
        <w:rPr>
          <w:lang w:val="en-US"/>
        </w:rPr>
        <w:t xml:space="preserve"> spreadsheets as VIRTUAL TABLEs</w:t>
      </w:r>
    </w:p>
    <w:p w14:paraId="3B5119BD"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lastRenderedPageBreak/>
        <w:t>Access XML documents, stored BLOB compressed binary objects, including syntactic “well formed” and XSF schema validation constrained checks. Specific support for ISO-Metadata, SLD/SE styles and SVG graphics.XML documents can be queried using standard XPath syntax.</w:t>
      </w:r>
    </w:p>
    <w:p w14:paraId="31553F7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Query external WFS servers.</w:t>
      </w:r>
    </w:p>
    <w:p w14:paraId="2E7100AA" w14:textId="77777777" w:rsidR="00EB09FB" w:rsidRPr="00EB09FB" w:rsidRDefault="00EB09FB" w:rsidP="00EB09FB">
      <w:pPr>
        <w:pStyle w:val="ListParagraph"/>
        <w:numPr>
          <w:ilvl w:val="0"/>
          <w:numId w:val="44"/>
        </w:numPr>
        <w:spacing w:line="360" w:lineRule="auto"/>
        <w:ind w:left="714" w:hanging="357"/>
        <w:rPr>
          <w:lang w:val="en-US"/>
        </w:rPr>
      </w:pPr>
      <w:r w:rsidRPr="00EB09FB">
        <w:rPr>
          <w:lang w:val="en-US"/>
        </w:rPr>
        <w:t>Parse external DXF files (all versions) and store layers and geometries found.</w:t>
      </w:r>
    </w:p>
    <w:p w14:paraId="21301F25" w14:textId="40334F54" w:rsidR="00DB3DA9" w:rsidRPr="00EB09FB" w:rsidRDefault="00EB09FB" w:rsidP="00EB09FB">
      <w:pPr>
        <w:pStyle w:val="ListParagraph"/>
        <w:numPr>
          <w:ilvl w:val="0"/>
          <w:numId w:val="44"/>
        </w:numPr>
        <w:spacing w:line="360" w:lineRule="auto"/>
        <w:ind w:left="714" w:hanging="357"/>
        <w:rPr>
          <w:lang w:val="en-US"/>
        </w:rPr>
      </w:pPr>
      <w:r w:rsidRPr="00EB09FB">
        <w:rPr>
          <w:lang w:val="en-US"/>
        </w:rPr>
        <w:t>Generate and Export DXF files</w:t>
      </w:r>
    </w:p>
    <w:p w14:paraId="22D558AB" w14:textId="77777777" w:rsidR="00EB09FB" w:rsidRDefault="00EB09FB" w:rsidP="00DB3DA9">
      <w:pPr>
        <w:rPr>
          <w:lang w:val="en-US"/>
        </w:rPr>
      </w:pPr>
    </w:p>
    <w:p w14:paraId="4E27983F" w14:textId="46ED013B" w:rsidR="00DB3DA9" w:rsidRPr="00252EDA" w:rsidRDefault="00DB3DA9" w:rsidP="00DB3DA9">
      <w:pPr>
        <w:keepNext/>
        <w:rPr>
          <w:b/>
          <w:sz w:val="28"/>
          <w:lang w:val="en-US"/>
        </w:rPr>
      </w:pPr>
      <w:r>
        <w:rPr>
          <w:b/>
          <w:sz w:val="28"/>
          <w:lang w:val="en-US"/>
        </w:rPr>
        <w:t>VI</w:t>
      </w:r>
      <w:r w:rsidRPr="00252EDA">
        <w:rPr>
          <w:b/>
          <w:sz w:val="28"/>
          <w:lang w:val="en-US"/>
        </w:rPr>
        <w:t>I.</w:t>
      </w:r>
      <w:r>
        <w:rPr>
          <w:b/>
          <w:sz w:val="28"/>
          <w:lang w:val="en-US"/>
        </w:rPr>
        <w:t>3</w:t>
      </w:r>
      <w:r w:rsidRPr="00252EDA">
        <w:rPr>
          <w:b/>
          <w:sz w:val="28"/>
          <w:lang w:val="en-US"/>
        </w:rPr>
        <w:tab/>
      </w:r>
      <w:proofErr w:type="spellStart"/>
      <w:r>
        <w:rPr>
          <w:b/>
          <w:sz w:val="28"/>
          <w:lang w:val="en-US"/>
        </w:rPr>
        <w:t>rasdaman</w:t>
      </w:r>
      <w:proofErr w:type="spellEnd"/>
    </w:p>
    <w:p w14:paraId="60087F81" w14:textId="3580BA18" w:rsidR="00DB3DA9" w:rsidRDefault="006D197B" w:rsidP="00DB3DA9">
      <w:pPr>
        <w:spacing w:after="120" w:line="360" w:lineRule="auto"/>
        <w:rPr>
          <w:lang w:val="en-US"/>
        </w:rPr>
      </w:pPr>
      <w:hyperlink r:id="rId167" w:history="1">
        <w:proofErr w:type="spellStart"/>
        <w:r w:rsidR="00DB3DA9" w:rsidRPr="00141D74">
          <w:rPr>
            <w:rStyle w:val="Hyperlink"/>
            <w:lang w:val="en-US"/>
          </w:rPr>
          <w:t>rasdaman</w:t>
        </w:r>
        <w:proofErr w:type="spellEnd"/>
      </w:hyperlink>
      <w:r w:rsidR="00DB3DA9">
        <w:rPr>
          <w:lang w:val="en-US"/>
        </w:rPr>
        <w:t xml:space="preserve">, short for </w:t>
      </w:r>
      <w:r w:rsidR="00DB3DA9" w:rsidRPr="00DB3DA9">
        <w:rPr>
          <w:lang w:val="en-US"/>
        </w:rPr>
        <w:t>raster data manager</w:t>
      </w:r>
      <w:r w:rsidR="00DB3DA9">
        <w:rPr>
          <w:lang w:val="en-US"/>
        </w:rPr>
        <w:t>,</w:t>
      </w:r>
      <w:r w:rsidR="00DB3DA9" w:rsidRPr="00DB3DA9">
        <w:rPr>
          <w:lang w:val="en-US"/>
        </w:rPr>
        <w:t xml:space="preserve"> allows storing and quer</w:t>
      </w:r>
      <w:r w:rsidR="00DB3DA9">
        <w:rPr>
          <w:lang w:val="en-US"/>
        </w:rPr>
        <w:t xml:space="preserve">ying massive multi-dimensional </w:t>
      </w:r>
      <w:r w:rsidR="00DB3DA9" w:rsidRPr="00DB3DA9">
        <w:rPr>
          <w:lang w:val="en-US"/>
        </w:rPr>
        <w:t xml:space="preserve">arrays, such as sensor, image, simulation, and statistics data appearing in domains like earth, space, and life science. This array analytics engine distinguishes itself by its flexibility, performance, and scalability. </w:t>
      </w:r>
      <w:proofErr w:type="spellStart"/>
      <w:r w:rsidR="00DB3DA9">
        <w:rPr>
          <w:lang w:val="en-US"/>
        </w:rPr>
        <w:t>r</w:t>
      </w:r>
      <w:r w:rsidR="00DB3DA9" w:rsidRPr="00DB3DA9">
        <w:rPr>
          <w:lang w:val="en-US"/>
        </w:rPr>
        <w:t>asdaman</w:t>
      </w:r>
      <w:proofErr w:type="spellEnd"/>
      <w:r w:rsidR="00DB3DA9" w:rsidRPr="00DB3DA9">
        <w:rPr>
          <w:lang w:val="en-US"/>
        </w:rPr>
        <w:t xml:space="preserve"> can process arrays residing in file system directories as well as in databases.</w:t>
      </w:r>
      <w:r w:rsidR="00DB3DA9">
        <w:rPr>
          <w:lang w:val="en-US"/>
        </w:rPr>
        <w:t xml:space="preserve"> </w:t>
      </w:r>
      <w:proofErr w:type="spellStart"/>
      <w:r w:rsidR="00DB3DA9" w:rsidRPr="00DB3DA9">
        <w:rPr>
          <w:lang w:val="en-US"/>
        </w:rPr>
        <w:t>rasdaman</w:t>
      </w:r>
      <w:proofErr w:type="spellEnd"/>
      <w:r w:rsidR="00DB3DA9" w:rsidRPr="00DB3DA9">
        <w:rPr>
          <w:lang w:val="en-US"/>
        </w:rPr>
        <w:t xml:space="preserve"> is the first fully implemented, operationally used system with an array query language and optimized processing engine with unprecedented scalability. Known </w:t>
      </w:r>
      <w:proofErr w:type="spellStart"/>
      <w:r w:rsidR="00DB3DA9" w:rsidRPr="00DB3DA9">
        <w:rPr>
          <w:lang w:val="en-US"/>
        </w:rPr>
        <w:t>rasdaman</w:t>
      </w:r>
      <w:proofErr w:type="spellEnd"/>
      <w:r w:rsidR="00DB3DA9" w:rsidRPr="00DB3DA9">
        <w:rPr>
          <w:lang w:val="en-US"/>
        </w:rPr>
        <w:t xml:space="preserve"> databases exceed dozens of TB; </w:t>
      </w:r>
      <w:hyperlink r:id="rId168" w:history="1">
        <w:proofErr w:type="spellStart"/>
        <w:r w:rsidR="00DB3DA9" w:rsidRPr="00DB3DA9">
          <w:rPr>
            <w:rStyle w:val="Hyperlink"/>
            <w:lang w:val="en-US"/>
          </w:rPr>
          <w:t>EarthServer</w:t>
        </w:r>
        <w:proofErr w:type="spellEnd"/>
      </w:hyperlink>
      <w:r w:rsidR="00DB3DA9" w:rsidRPr="00DB3DA9">
        <w:rPr>
          <w:lang w:val="en-US"/>
        </w:rPr>
        <w:t xml:space="preserve">, is establishing intercontinental fusion of Petabyte </w:t>
      </w:r>
      <w:proofErr w:type="spellStart"/>
      <w:r w:rsidR="00DB3DA9" w:rsidRPr="00DB3DA9">
        <w:rPr>
          <w:lang w:val="en-US"/>
        </w:rPr>
        <w:t>datacubes</w:t>
      </w:r>
      <w:proofErr w:type="spellEnd"/>
      <w:r w:rsidR="00DB3DA9" w:rsidRPr="00DB3DA9">
        <w:rPr>
          <w:lang w:val="en-US"/>
        </w:rPr>
        <w:t>.</w:t>
      </w:r>
      <w:r w:rsidR="00141D74">
        <w:rPr>
          <w:lang w:val="en-US"/>
        </w:rPr>
        <w:t xml:space="preserve"> </w:t>
      </w:r>
      <w:proofErr w:type="spellStart"/>
      <w:r w:rsidR="00141D74" w:rsidRPr="00141D74">
        <w:rPr>
          <w:lang w:val="en-US"/>
        </w:rPr>
        <w:t>rasdaman</w:t>
      </w:r>
      <w:proofErr w:type="spellEnd"/>
      <w:r w:rsidR="00141D74" w:rsidRPr="00141D74">
        <w:rPr>
          <w:lang w:val="en-US"/>
        </w:rPr>
        <w:t xml:space="preserve"> integrates smoothly with R, </w:t>
      </w:r>
      <w:proofErr w:type="spellStart"/>
      <w:r w:rsidR="00141D74" w:rsidRPr="00141D74">
        <w:rPr>
          <w:lang w:val="en-US"/>
        </w:rPr>
        <w:t>OpenLayers</w:t>
      </w:r>
      <w:proofErr w:type="spellEnd"/>
      <w:r w:rsidR="00141D74" w:rsidRPr="00141D74">
        <w:rPr>
          <w:lang w:val="en-US"/>
        </w:rPr>
        <w:t xml:space="preserve">, Leaflet, NASA </w:t>
      </w:r>
      <w:proofErr w:type="spellStart"/>
      <w:r w:rsidR="00141D74" w:rsidRPr="00141D74">
        <w:rPr>
          <w:lang w:val="en-US"/>
        </w:rPr>
        <w:t>WorldWind</w:t>
      </w:r>
      <w:proofErr w:type="spellEnd"/>
      <w:r w:rsidR="00141D74" w:rsidRPr="00141D74">
        <w:rPr>
          <w:lang w:val="en-US"/>
        </w:rPr>
        <w:t xml:space="preserve">, GDAL, </w:t>
      </w:r>
      <w:proofErr w:type="spellStart"/>
      <w:r w:rsidR="00141D74" w:rsidRPr="00141D74">
        <w:rPr>
          <w:lang w:val="en-US"/>
        </w:rPr>
        <w:t>MapServer</w:t>
      </w:r>
      <w:proofErr w:type="spellEnd"/>
      <w:r w:rsidR="00141D74" w:rsidRPr="00141D74">
        <w:rPr>
          <w:lang w:val="en-US"/>
        </w:rPr>
        <w:t>, or ESRI ArcGIS</w:t>
      </w:r>
      <w:r w:rsidR="00141D74">
        <w:rPr>
          <w:lang w:val="en-US"/>
        </w:rPr>
        <w:t>.</w:t>
      </w:r>
    </w:p>
    <w:p w14:paraId="102F0D60" w14:textId="77777777" w:rsidR="008D123D" w:rsidRDefault="008D123D" w:rsidP="008D123D">
      <w:pPr>
        <w:spacing w:line="360" w:lineRule="auto"/>
        <w:rPr>
          <w:lang w:val="en-US"/>
        </w:rPr>
      </w:pPr>
    </w:p>
    <w:p w14:paraId="7820C71B" w14:textId="0DE5B6F0" w:rsidR="008D123D" w:rsidRPr="00252EDA" w:rsidRDefault="008D123D" w:rsidP="008D123D">
      <w:pPr>
        <w:rPr>
          <w:b/>
          <w:sz w:val="28"/>
          <w:lang w:val="en-US"/>
        </w:rPr>
      </w:pPr>
      <w:r>
        <w:rPr>
          <w:b/>
          <w:sz w:val="28"/>
          <w:lang w:val="en-US"/>
        </w:rPr>
        <w:t>VII</w:t>
      </w:r>
      <w:r w:rsidRPr="00252EDA">
        <w:rPr>
          <w:b/>
          <w:sz w:val="28"/>
          <w:lang w:val="en-US"/>
        </w:rPr>
        <w:t>.</w:t>
      </w:r>
      <w:r w:rsidR="006A29C2">
        <w:rPr>
          <w:b/>
          <w:sz w:val="28"/>
          <w:lang w:val="en-US"/>
        </w:rPr>
        <w:t>4</w:t>
      </w:r>
      <w:r w:rsidRPr="00252EDA">
        <w:rPr>
          <w:b/>
          <w:sz w:val="28"/>
          <w:lang w:val="en-US"/>
        </w:rPr>
        <w:tab/>
      </w:r>
      <w:r>
        <w:rPr>
          <w:b/>
          <w:sz w:val="28"/>
          <w:lang w:val="en-US"/>
        </w:rPr>
        <w:t>OLAP Databases</w:t>
      </w:r>
    </w:p>
    <w:p w14:paraId="1C834F98" w14:textId="32A4FCC0" w:rsidR="008D123D" w:rsidRDefault="002C734D" w:rsidP="008D123D">
      <w:pPr>
        <w:spacing w:line="360" w:lineRule="auto"/>
        <w:rPr>
          <w:lang w:val="en-US"/>
        </w:rPr>
      </w:pPr>
      <w:r w:rsidRPr="002C734D">
        <w:rPr>
          <w:lang w:val="en-US"/>
        </w:rPr>
        <w:t xml:space="preserve">Relational databases are good for traditional ETL tasks but rather limiting </w:t>
      </w:r>
      <w:r>
        <w:rPr>
          <w:lang w:val="en-US"/>
        </w:rPr>
        <w:t>in the context of mining the results of ensembles of model runs</w:t>
      </w:r>
      <w:r w:rsidRPr="002C734D">
        <w:rPr>
          <w:lang w:val="en-US"/>
        </w:rPr>
        <w:t xml:space="preserve">. OLAP databases address the rapid access to analysis results question, allowing the interactive analysis of multidimensional data from multiple perspectives. OLAP hypercubes are dissections of the multidimensional database, </w:t>
      </w:r>
      <w:proofErr w:type="gramStart"/>
      <w:r w:rsidRPr="002C734D">
        <w:rPr>
          <w:lang w:val="en-US"/>
        </w:rPr>
        <w:t>similar to</w:t>
      </w:r>
      <w:proofErr w:type="gramEnd"/>
      <w:r w:rsidRPr="002C734D">
        <w:rPr>
          <w:lang w:val="en-US"/>
        </w:rPr>
        <w:t xml:space="preserve"> how an octree tessellates a 3D space. Each cube contains aggregated data related to elements along each of its dimensions. A typical user interface to interact with the data cubes is a Pivot table. The combination of all possible aggregations plus the base data contains the answers to every query that can be answered from the data. </w:t>
      </w:r>
    </w:p>
    <w:p w14:paraId="6BE0A961" w14:textId="77777777" w:rsidR="002C734D" w:rsidRDefault="002C734D" w:rsidP="008D123D">
      <w:pPr>
        <w:spacing w:line="360" w:lineRule="auto"/>
        <w:rPr>
          <w:lang w:val="en-US"/>
        </w:rPr>
      </w:pPr>
    </w:p>
    <w:p w14:paraId="74914C90" w14:textId="4EC96DFA" w:rsidR="008D123D" w:rsidRPr="00252EDA" w:rsidRDefault="008D123D" w:rsidP="00353849">
      <w:pPr>
        <w:keepNext/>
        <w:spacing w:line="360" w:lineRule="auto"/>
        <w:rPr>
          <w:b/>
          <w:sz w:val="24"/>
          <w:lang w:val="en-US"/>
        </w:rPr>
      </w:pPr>
      <w:r>
        <w:rPr>
          <w:b/>
          <w:sz w:val="24"/>
          <w:lang w:val="en-US"/>
        </w:rPr>
        <w:lastRenderedPageBreak/>
        <w:t>VII</w:t>
      </w:r>
      <w:r w:rsidRPr="00252EDA">
        <w:rPr>
          <w:b/>
          <w:sz w:val="24"/>
          <w:lang w:val="en-US"/>
        </w:rPr>
        <w:t>.</w:t>
      </w:r>
      <w:r w:rsidR="00353849">
        <w:rPr>
          <w:b/>
          <w:sz w:val="24"/>
          <w:lang w:val="en-US"/>
        </w:rPr>
        <w:t>4</w:t>
      </w:r>
      <w:r w:rsidRPr="00252EDA">
        <w:rPr>
          <w:b/>
          <w:sz w:val="24"/>
          <w:lang w:val="en-US"/>
        </w:rPr>
        <w:t>.1</w:t>
      </w:r>
      <w:r w:rsidRPr="00252EDA">
        <w:rPr>
          <w:b/>
          <w:sz w:val="24"/>
          <w:lang w:val="en-US"/>
        </w:rPr>
        <w:tab/>
      </w:r>
      <w:proofErr w:type="spellStart"/>
      <w:r>
        <w:rPr>
          <w:b/>
          <w:sz w:val="24"/>
          <w:lang w:val="en-US"/>
        </w:rPr>
        <w:t>Kylin</w:t>
      </w:r>
      <w:proofErr w:type="spellEnd"/>
    </w:p>
    <w:p w14:paraId="0533220F" w14:textId="5C1F4806" w:rsidR="008D123D" w:rsidRDefault="009158CB" w:rsidP="008D123D">
      <w:pPr>
        <w:spacing w:line="360" w:lineRule="auto"/>
        <w:rPr>
          <w:lang w:val="en-US"/>
        </w:rPr>
      </w:pPr>
      <w:r>
        <w:rPr>
          <w:lang w:val="en-US"/>
        </w:rPr>
        <w:t>B</w:t>
      </w:r>
      <w:r w:rsidRPr="00E74D3E">
        <w:rPr>
          <w:lang w:val="en-US"/>
        </w:rPr>
        <w:t>uilt on top of Hadoop/Spark</w:t>
      </w:r>
      <w:r>
        <w:rPr>
          <w:lang w:val="en-US"/>
        </w:rPr>
        <w:t xml:space="preserve"> </w:t>
      </w:r>
      <w:hyperlink r:id="rId169" w:history="1">
        <w:r w:rsidR="00E74D3E" w:rsidRPr="009158CB">
          <w:rPr>
            <w:rStyle w:val="Hyperlink"/>
            <w:lang w:val="en-US"/>
          </w:rPr>
          <w:t xml:space="preserve">Apache </w:t>
        </w:r>
        <w:proofErr w:type="spellStart"/>
        <w:r w:rsidR="00E74D3E" w:rsidRPr="009158CB">
          <w:rPr>
            <w:rStyle w:val="Hyperlink"/>
            <w:lang w:val="en-US"/>
          </w:rPr>
          <w:t>Kylin</w:t>
        </w:r>
        <w:proofErr w:type="spellEnd"/>
      </w:hyperlink>
      <w:r w:rsidR="00E74D3E" w:rsidRPr="00E74D3E">
        <w:rPr>
          <w:lang w:val="en-US"/>
        </w:rPr>
        <w:t xml:space="preserve"> </w:t>
      </w:r>
      <w:r w:rsidRPr="009158CB">
        <w:rPr>
          <w:lang w:val="en-US"/>
        </w:rPr>
        <w:t xml:space="preserve">has a SQL interface, and can be used to carry out OLAP multidimensional analysis on Hadoop supporting extremely large datasets. The </w:t>
      </w:r>
      <w:proofErr w:type="spellStart"/>
      <w:r w:rsidRPr="009158CB">
        <w:rPr>
          <w:lang w:val="en-US"/>
        </w:rPr>
        <w:t>Kylin</w:t>
      </w:r>
      <w:proofErr w:type="spellEnd"/>
      <w:r w:rsidRPr="009158CB">
        <w:rPr>
          <w:lang w:val="en-US"/>
        </w:rPr>
        <w:t xml:space="preserve"> OLAP Engine is made up of a metadata engine, a query engine, a job engine and a storage engine. It also includes a REST Server to service client requests. </w:t>
      </w:r>
      <w:r w:rsidR="00440D4A" w:rsidRPr="00440D4A">
        <w:rPr>
          <w:lang w:val="en-US"/>
        </w:rPr>
        <w:t xml:space="preserve">The addition of support for RDBMS data sources means that data in formats such as Oracle, SQL Server and MySQL can be used within the analyses. Tools such as Apache Sqoop can also be used to export the data from RDBMS to HDFS to make it easier for </w:t>
      </w:r>
      <w:proofErr w:type="spellStart"/>
      <w:r w:rsidR="00440D4A" w:rsidRPr="00440D4A">
        <w:rPr>
          <w:lang w:val="en-US"/>
        </w:rPr>
        <w:t>Kylin</w:t>
      </w:r>
      <w:proofErr w:type="spellEnd"/>
      <w:r w:rsidR="00440D4A" w:rsidRPr="00440D4A">
        <w:rPr>
          <w:lang w:val="en-US"/>
        </w:rPr>
        <w:t xml:space="preserve"> to get the data and then build that into cubes.</w:t>
      </w:r>
      <w:r w:rsidR="00440D4A">
        <w:rPr>
          <w:lang w:val="en-US"/>
        </w:rPr>
        <w:t xml:space="preserve"> </w:t>
      </w:r>
      <w:proofErr w:type="spellStart"/>
      <w:r w:rsidR="00E74D3E" w:rsidRPr="00E74D3E">
        <w:rPr>
          <w:lang w:val="en-US"/>
        </w:rPr>
        <w:t>Kylin’s</w:t>
      </w:r>
      <w:proofErr w:type="spellEnd"/>
      <w:r w:rsidR="00E74D3E" w:rsidRPr="00E74D3E">
        <w:rPr>
          <w:lang w:val="en-US"/>
        </w:rPr>
        <w:t xml:space="preserve"> ODBC and JDBC drivers support tools such as Tableau for immediate graphical inspection.</w:t>
      </w:r>
    </w:p>
    <w:p w14:paraId="38C388F2" w14:textId="77777777" w:rsidR="00A847C9" w:rsidRDefault="00A847C9" w:rsidP="00A847C9">
      <w:pPr>
        <w:spacing w:line="360" w:lineRule="auto"/>
        <w:rPr>
          <w:lang w:val="en-US"/>
        </w:rPr>
      </w:pPr>
    </w:p>
    <w:p w14:paraId="40698C46" w14:textId="50F42421" w:rsidR="00A847C9" w:rsidRPr="00252EDA" w:rsidRDefault="00A847C9" w:rsidP="00A847C9">
      <w:pPr>
        <w:keepNext/>
        <w:spacing w:line="360" w:lineRule="auto"/>
        <w:rPr>
          <w:b/>
          <w:sz w:val="24"/>
          <w:lang w:val="en-US"/>
        </w:rPr>
      </w:pPr>
      <w:r>
        <w:rPr>
          <w:b/>
          <w:sz w:val="24"/>
          <w:lang w:val="en-US"/>
        </w:rPr>
        <w:t>VII</w:t>
      </w:r>
      <w:r w:rsidRPr="00252EDA">
        <w:rPr>
          <w:b/>
          <w:sz w:val="24"/>
          <w:lang w:val="en-US"/>
        </w:rPr>
        <w:t>.</w:t>
      </w:r>
      <w:r>
        <w:rPr>
          <w:b/>
          <w:sz w:val="24"/>
          <w:lang w:val="en-US"/>
        </w:rPr>
        <w:t>4</w:t>
      </w:r>
      <w:r w:rsidRPr="00252EDA">
        <w:rPr>
          <w:b/>
          <w:sz w:val="24"/>
          <w:lang w:val="en-US"/>
        </w:rPr>
        <w:t>.1</w:t>
      </w:r>
      <w:r w:rsidRPr="00252EDA">
        <w:rPr>
          <w:b/>
          <w:sz w:val="24"/>
          <w:lang w:val="en-US"/>
        </w:rPr>
        <w:tab/>
      </w:r>
      <w:r>
        <w:rPr>
          <w:b/>
          <w:sz w:val="24"/>
          <w:lang w:val="en-US"/>
        </w:rPr>
        <w:t xml:space="preserve">Pinot with </w:t>
      </w:r>
      <w:proofErr w:type="spellStart"/>
      <w:r>
        <w:rPr>
          <w:b/>
          <w:sz w:val="24"/>
          <w:lang w:val="en-US"/>
        </w:rPr>
        <w:t>SpatialHadoop</w:t>
      </w:r>
      <w:proofErr w:type="spellEnd"/>
    </w:p>
    <w:p w14:paraId="2C372389" w14:textId="198A70CD" w:rsidR="00A847C9" w:rsidRDefault="00A847C9" w:rsidP="00A847C9">
      <w:pPr>
        <w:spacing w:line="360" w:lineRule="auto"/>
        <w:rPr>
          <w:lang w:val="en-US"/>
        </w:rPr>
      </w:pPr>
      <w:r>
        <w:rPr>
          <w:lang w:val="en-US"/>
        </w:rPr>
        <w:t xml:space="preserve">Another classic OLAP database is </w:t>
      </w:r>
      <w:r w:rsidRPr="00A847C9">
        <w:rPr>
          <w:lang w:val="en-US"/>
        </w:rPr>
        <w:t xml:space="preserve">the column-oriented </w:t>
      </w:r>
      <w:hyperlink r:id="rId170" w:history="1">
        <w:r w:rsidRPr="00A847C9">
          <w:rPr>
            <w:rStyle w:val="Hyperlink"/>
            <w:lang w:val="en-US"/>
          </w:rPr>
          <w:t>Pinot</w:t>
        </w:r>
      </w:hyperlink>
      <w:r w:rsidRPr="00A847C9">
        <w:rPr>
          <w:lang w:val="en-US"/>
        </w:rPr>
        <w:t xml:space="preserve"> datastore developed by LinkedIn. The data is stored in an HDFS (Hadoop distributed file system), which allows it to be linked with </w:t>
      </w:r>
      <w:proofErr w:type="spellStart"/>
      <w:r w:rsidRPr="00A847C9">
        <w:rPr>
          <w:lang w:val="en-US"/>
        </w:rPr>
        <w:t>SpatialHadoop</w:t>
      </w:r>
      <w:proofErr w:type="spellEnd"/>
      <w:r w:rsidRPr="00A847C9">
        <w:rPr>
          <w:lang w:val="en-US"/>
        </w:rPr>
        <w:t xml:space="preserve"> (2018). Hadoop’s Pig Latin </w:t>
      </w:r>
      <w:r>
        <w:rPr>
          <w:lang w:val="en-US"/>
        </w:rPr>
        <w:t xml:space="preserve">in turn </w:t>
      </w:r>
      <w:r w:rsidRPr="00A847C9">
        <w:rPr>
          <w:lang w:val="en-US"/>
        </w:rPr>
        <w:t xml:space="preserve">can be extended via user-defined functions, which users can write in Java, Python, JavaScript, Ruby or Groovy, and in the case of </w:t>
      </w:r>
      <w:proofErr w:type="spellStart"/>
      <w:r w:rsidRPr="00A847C9">
        <w:rPr>
          <w:lang w:val="en-US"/>
        </w:rPr>
        <w:t>SpatialHadoop</w:t>
      </w:r>
      <w:proofErr w:type="spellEnd"/>
      <w:r w:rsidRPr="00A847C9">
        <w:rPr>
          <w:lang w:val="en-US"/>
        </w:rPr>
        <w:t xml:space="preserve"> mimic </w:t>
      </w:r>
      <w:proofErr w:type="spellStart"/>
      <w:r w:rsidRPr="00A847C9">
        <w:rPr>
          <w:lang w:val="en-US"/>
        </w:rPr>
        <w:t>PostGIS’s</w:t>
      </w:r>
      <w:proofErr w:type="spellEnd"/>
      <w:r w:rsidRPr="00A847C9">
        <w:rPr>
          <w:lang w:val="en-US"/>
        </w:rPr>
        <w:t xml:space="preserve"> functionality.</w:t>
      </w:r>
      <w:r>
        <w:rPr>
          <w:lang w:val="en-US"/>
        </w:rPr>
        <w:t xml:space="preserve"> As a Java application, Pinot runs on all virtually operating systems.</w:t>
      </w:r>
    </w:p>
    <w:p w14:paraId="6F16386B" w14:textId="2039B17A" w:rsidR="00A847C9" w:rsidRDefault="006D197B" w:rsidP="00A847C9">
      <w:pPr>
        <w:spacing w:line="360" w:lineRule="auto"/>
        <w:rPr>
          <w:lang w:val="en-US"/>
        </w:rPr>
      </w:pPr>
      <w:hyperlink r:id="rId171" w:history="1">
        <w:proofErr w:type="spellStart"/>
        <w:r w:rsidR="00A847C9" w:rsidRPr="00440D4A">
          <w:rPr>
            <w:rStyle w:val="Hyperlink"/>
            <w:lang w:val="en-US"/>
          </w:rPr>
          <w:t>SpatialHadoop</w:t>
        </w:r>
        <w:proofErr w:type="spellEnd"/>
        <w:r w:rsidR="00A847C9" w:rsidRPr="00440D4A">
          <w:rPr>
            <w:rStyle w:val="Hyperlink"/>
            <w:lang w:val="en-US"/>
          </w:rPr>
          <w:t xml:space="preserve"> </w:t>
        </w:r>
      </w:hyperlink>
      <w:r w:rsidR="00A847C9" w:rsidRPr="00A847C9">
        <w:rPr>
          <w:lang w:val="en-US"/>
        </w:rPr>
        <w:t xml:space="preserve">is an extension to Hadoop that provides efficient processing of spatial data using MapReduce. It provides spatial data types to be used in MapReduce jobs including point, rectangle and polygon. It also adds low level spatial indexes in HDFS such as Grid file, R-tree and R+-tree. </w:t>
      </w:r>
      <w:proofErr w:type="spellStart"/>
      <w:r w:rsidR="00A847C9" w:rsidRPr="00A847C9">
        <w:rPr>
          <w:lang w:val="en-US"/>
        </w:rPr>
        <w:t>SpatialHadoop</w:t>
      </w:r>
      <w:proofErr w:type="spellEnd"/>
      <w:r w:rsidR="00A847C9" w:rsidRPr="00A847C9">
        <w:rPr>
          <w:lang w:val="en-US"/>
        </w:rPr>
        <w:t xml:space="preserve"> </w:t>
      </w:r>
      <w:r w:rsidR="00440D4A">
        <w:rPr>
          <w:lang w:val="en-US"/>
        </w:rPr>
        <w:t xml:space="preserve">extends Hadoop in a similar way as </w:t>
      </w:r>
      <w:proofErr w:type="spellStart"/>
      <w:r w:rsidR="00440D4A">
        <w:rPr>
          <w:lang w:val="en-US"/>
        </w:rPr>
        <w:t>PostGIS</w:t>
      </w:r>
      <w:proofErr w:type="spellEnd"/>
      <w:r w:rsidR="00440D4A">
        <w:rPr>
          <w:lang w:val="en-US"/>
        </w:rPr>
        <w:t xml:space="preserve"> does with Postgres, providing </w:t>
      </w:r>
      <w:r w:rsidR="00A847C9" w:rsidRPr="00A847C9">
        <w:rPr>
          <w:lang w:val="en-US"/>
        </w:rPr>
        <w:t xml:space="preserve">spatial operations that are implemented as MapReduce jobs </w:t>
      </w:r>
      <w:r w:rsidR="00440D4A">
        <w:rPr>
          <w:lang w:val="en-US"/>
        </w:rPr>
        <w:t>that</w:t>
      </w:r>
      <w:r w:rsidR="00A847C9" w:rsidRPr="00A847C9">
        <w:rPr>
          <w:lang w:val="en-US"/>
        </w:rPr>
        <w:t xml:space="preserve"> access spatial indexes using the new components. Developers can implement myriad spatial operations </w:t>
      </w:r>
      <w:r w:rsidR="00440D4A">
        <w:rPr>
          <w:lang w:val="en-US"/>
        </w:rPr>
        <w:t xml:space="preserve">(e.g., </w:t>
      </w:r>
      <w:r w:rsidR="00440D4A" w:rsidRPr="00440D4A">
        <w:rPr>
          <w:lang w:val="en-US"/>
        </w:rPr>
        <w:t>range query, k-nearest neighbor and spatial join</w:t>
      </w:r>
      <w:r w:rsidR="00440D4A">
        <w:rPr>
          <w:lang w:val="en-US"/>
        </w:rPr>
        <w:t xml:space="preserve">) </w:t>
      </w:r>
      <w:r w:rsidR="00A847C9" w:rsidRPr="00A847C9">
        <w:rPr>
          <w:lang w:val="en-US"/>
        </w:rPr>
        <w:t>that run efficiently using spatial indexes.</w:t>
      </w:r>
    </w:p>
    <w:p w14:paraId="5A5B0AE5" w14:textId="77777777" w:rsidR="00A847C9" w:rsidRDefault="00A847C9" w:rsidP="00A847C9">
      <w:pPr>
        <w:spacing w:line="360" w:lineRule="auto"/>
        <w:rPr>
          <w:lang w:val="en-US"/>
        </w:rPr>
      </w:pPr>
    </w:p>
    <w:p w14:paraId="7AE4AAD3" w14:textId="32885155" w:rsidR="008D123D" w:rsidRPr="00252EDA" w:rsidRDefault="008D123D" w:rsidP="008D123D">
      <w:pPr>
        <w:spacing w:line="360" w:lineRule="auto"/>
        <w:rPr>
          <w:b/>
          <w:sz w:val="24"/>
          <w:lang w:val="en-US"/>
        </w:rPr>
      </w:pPr>
      <w:r>
        <w:rPr>
          <w:b/>
          <w:sz w:val="24"/>
          <w:lang w:val="en-US"/>
        </w:rPr>
        <w:t>VII</w:t>
      </w:r>
      <w:r w:rsidRPr="00252EDA">
        <w:rPr>
          <w:b/>
          <w:sz w:val="24"/>
          <w:lang w:val="en-US"/>
        </w:rPr>
        <w:t>.</w:t>
      </w:r>
      <w:r w:rsidR="00353849">
        <w:rPr>
          <w:b/>
          <w:sz w:val="24"/>
          <w:lang w:val="en-US"/>
        </w:rPr>
        <w:t>4</w:t>
      </w:r>
      <w:r w:rsidRPr="00252EDA">
        <w:rPr>
          <w:b/>
          <w:sz w:val="24"/>
          <w:lang w:val="en-US"/>
        </w:rPr>
        <w:t>.</w:t>
      </w:r>
      <w:r w:rsidR="00E74D3E">
        <w:rPr>
          <w:b/>
          <w:sz w:val="24"/>
          <w:lang w:val="en-US"/>
        </w:rPr>
        <w:t>2</w:t>
      </w:r>
      <w:r w:rsidRPr="00252EDA">
        <w:rPr>
          <w:b/>
          <w:sz w:val="24"/>
          <w:lang w:val="en-US"/>
        </w:rPr>
        <w:tab/>
      </w:r>
      <w:proofErr w:type="spellStart"/>
      <w:r>
        <w:rPr>
          <w:b/>
          <w:sz w:val="24"/>
          <w:lang w:val="en-US"/>
        </w:rPr>
        <w:t>OpenCube</w:t>
      </w:r>
      <w:proofErr w:type="spellEnd"/>
      <w:r>
        <w:rPr>
          <w:b/>
          <w:sz w:val="24"/>
          <w:lang w:val="en-US"/>
        </w:rPr>
        <w:t xml:space="preserve"> Toolkit</w:t>
      </w:r>
    </w:p>
    <w:p w14:paraId="317A48A7" w14:textId="5911F9EF" w:rsidR="008D123D" w:rsidRDefault="00E74D3E" w:rsidP="008D123D">
      <w:pPr>
        <w:spacing w:line="360" w:lineRule="auto"/>
        <w:rPr>
          <w:lang w:val="en-US"/>
        </w:rPr>
      </w:pPr>
      <w:r w:rsidRPr="00503DA3">
        <w:t xml:space="preserve">The European </w:t>
      </w:r>
      <w:proofErr w:type="spellStart"/>
      <w:r w:rsidRPr="00503DA3">
        <w:t>OpenCube</w:t>
      </w:r>
      <w:proofErr w:type="spellEnd"/>
      <w:r w:rsidRPr="00503DA3">
        <w:t xml:space="preserve"> Toolkit (2018) is a fine example of how </w:t>
      </w:r>
      <w:r>
        <w:t xml:space="preserve">all </w:t>
      </w:r>
      <w:r w:rsidRPr="00503DA3">
        <w:t xml:space="preserve">this can be put together to process RDF data cubes. All user interactions are browser-based, including </w:t>
      </w:r>
      <w:r>
        <w:t xml:space="preserve">the </w:t>
      </w:r>
      <w:r w:rsidRPr="00503DA3">
        <w:t xml:space="preserve">Pivot table view and all OLAP operations. The </w:t>
      </w:r>
      <w:proofErr w:type="spellStart"/>
      <w:r w:rsidRPr="00503DA3">
        <w:t>OpenCube</w:t>
      </w:r>
      <w:proofErr w:type="spellEnd"/>
      <w:r w:rsidRPr="00503DA3">
        <w:t xml:space="preserve"> Toolkit executes R scripts, has interactive visualization widgets</w:t>
      </w:r>
      <w:r>
        <w:t>,</w:t>
      </w:r>
      <w:r w:rsidRPr="00503DA3">
        <w:t xml:space="preserve"> and even a map interface in support of OLAP operations on the geo-spatial dimension.</w:t>
      </w:r>
    </w:p>
    <w:p w14:paraId="256CC6C3" w14:textId="77777777" w:rsidR="00E74D3E" w:rsidRDefault="00E74D3E" w:rsidP="008D123D">
      <w:pPr>
        <w:spacing w:line="360" w:lineRule="auto"/>
        <w:rPr>
          <w:lang w:val="en-US"/>
        </w:rPr>
      </w:pPr>
    </w:p>
    <w:p w14:paraId="3B420D01" w14:textId="00652C73" w:rsidR="008D123D" w:rsidRPr="00252EDA" w:rsidRDefault="008D123D" w:rsidP="008D123D">
      <w:pPr>
        <w:rPr>
          <w:b/>
          <w:sz w:val="28"/>
          <w:lang w:val="en-US"/>
        </w:rPr>
      </w:pPr>
      <w:r>
        <w:rPr>
          <w:b/>
          <w:sz w:val="28"/>
          <w:lang w:val="en-US"/>
        </w:rPr>
        <w:t>VII</w:t>
      </w:r>
      <w:r w:rsidRPr="00252EDA">
        <w:rPr>
          <w:b/>
          <w:sz w:val="28"/>
          <w:lang w:val="en-US"/>
        </w:rPr>
        <w:t>.</w:t>
      </w:r>
      <w:r w:rsidR="006A29C2">
        <w:rPr>
          <w:b/>
          <w:sz w:val="28"/>
          <w:lang w:val="en-US"/>
        </w:rPr>
        <w:t>5</w:t>
      </w:r>
      <w:r w:rsidRPr="00252EDA">
        <w:rPr>
          <w:b/>
          <w:sz w:val="28"/>
          <w:lang w:val="en-US"/>
        </w:rPr>
        <w:tab/>
      </w:r>
      <w:r>
        <w:rPr>
          <w:b/>
          <w:sz w:val="28"/>
          <w:lang w:val="en-US"/>
        </w:rPr>
        <w:t>Non-relational</w:t>
      </w:r>
    </w:p>
    <w:p w14:paraId="6FF9AD23" w14:textId="06A34CE7" w:rsidR="008D123D" w:rsidRDefault="0089346C" w:rsidP="008D123D">
      <w:pPr>
        <w:spacing w:line="360" w:lineRule="auto"/>
        <w:rPr>
          <w:lang w:val="en-US"/>
        </w:rPr>
      </w:pPr>
      <w:r>
        <w:rPr>
          <w:lang w:val="en-US"/>
        </w:rPr>
        <w:t>There is a little of an overlap with the previous section as some of the open source OLAP databases, when based on the HDFS, are also non-relational. Non-relational databases are typically built for specific data models (document, graph, key-value, etc.) and have very flexible schemas</w:t>
      </w:r>
      <w:r w:rsidR="008D123D" w:rsidRPr="00252EDA">
        <w:rPr>
          <w:lang w:val="en-US"/>
        </w:rPr>
        <w:t xml:space="preserve">. </w:t>
      </w:r>
      <w:r>
        <w:rPr>
          <w:lang w:val="en-US"/>
        </w:rPr>
        <w:t xml:space="preserve">They also scale very well. The tradeoff is that non-relational databases cannot guarantee the four hallmarks of Codd’s </w:t>
      </w:r>
      <w:r w:rsidR="00A278DF">
        <w:rPr>
          <w:lang w:val="en-US"/>
        </w:rPr>
        <w:t>(1970) RDBMS, namely atomicity, consistency, isolation and durability</w:t>
      </w:r>
      <w:r w:rsidR="00F04BAF">
        <w:rPr>
          <w:lang w:val="en-US"/>
        </w:rPr>
        <w:t xml:space="preserve"> (although </w:t>
      </w:r>
      <w:proofErr w:type="spellStart"/>
      <w:r w:rsidR="00F04BAF">
        <w:rPr>
          <w:lang w:val="en-US"/>
        </w:rPr>
        <w:t>RavenDB</w:t>
      </w:r>
      <w:proofErr w:type="spellEnd"/>
      <w:r w:rsidR="00F04BAF">
        <w:rPr>
          <w:lang w:val="en-US"/>
        </w:rPr>
        <w:t xml:space="preserve"> claims to be ACID)</w:t>
      </w:r>
      <w:r w:rsidR="00460B21">
        <w:rPr>
          <w:lang w:val="en-US"/>
        </w:rPr>
        <w:t>.</w:t>
      </w:r>
      <w:r w:rsidR="00F04BAF">
        <w:rPr>
          <w:lang w:val="en-US"/>
        </w:rPr>
        <w:t xml:space="preserve"> Excluded from this preview here are the two popular </w:t>
      </w:r>
      <w:r w:rsidR="00AA55C7">
        <w:rPr>
          <w:lang w:val="en-US"/>
        </w:rPr>
        <w:t>No</w:t>
      </w:r>
      <w:r w:rsidR="00F04BAF">
        <w:rPr>
          <w:lang w:val="en-US"/>
        </w:rPr>
        <w:t>SQL datab</w:t>
      </w:r>
      <w:r w:rsidR="00AA55C7">
        <w:rPr>
          <w:lang w:val="en-US"/>
        </w:rPr>
        <w:t>a</w:t>
      </w:r>
      <w:r w:rsidR="00F04BAF">
        <w:rPr>
          <w:lang w:val="en-US"/>
        </w:rPr>
        <w:t>ses from Amazon (DynamoDB) and Google (Firebase) because they do not qualify as free and open source (FOSS). The same holds for Mong</w:t>
      </w:r>
      <w:r w:rsidR="00AA55C7">
        <w:rPr>
          <w:lang w:val="en-US"/>
        </w:rPr>
        <w:t>o</w:t>
      </w:r>
      <w:r w:rsidR="00F04BAF">
        <w:rPr>
          <w:lang w:val="en-US"/>
        </w:rPr>
        <w:t xml:space="preserve">DB, which is published under a so-called “server-side public license”, which does not fit the needs of the Open </w:t>
      </w:r>
      <w:proofErr w:type="spellStart"/>
      <w:r w:rsidR="00F04BAF">
        <w:rPr>
          <w:lang w:val="en-US"/>
        </w:rPr>
        <w:t>Hazus</w:t>
      </w:r>
      <w:proofErr w:type="spellEnd"/>
      <w:r w:rsidR="00F04BAF">
        <w:rPr>
          <w:lang w:val="en-US"/>
        </w:rPr>
        <w:t xml:space="preserve"> project.</w:t>
      </w:r>
    </w:p>
    <w:p w14:paraId="50422632" w14:textId="77777777" w:rsidR="00CB4B0B" w:rsidRDefault="00CB4B0B" w:rsidP="00CB4B0B">
      <w:pPr>
        <w:spacing w:line="360" w:lineRule="auto"/>
        <w:rPr>
          <w:lang w:val="en-US"/>
        </w:rPr>
      </w:pPr>
    </w:p>
    <w:p w14:paraId="14C038F7" w14:textId="506B5E64" w:rsidR="00CB4B0B" w:rsidRPr="00252EDA" w:rsidRDefault="00CB4B0B" w:rsidP="00CB4B0B">
      <w:pPr>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.1</w:t>
      </w:r>
      <w:r w:rsidRPr="00252EDA">
        <w:rPr>
          <w:b/>
          <w:sz w:val="24"/>
          <w:lang w:val="en-US"/>
        </w:rPr>
        <w:tab/>
      </w:r>
      <w:r>
        <w:rPr>
          <w:b/>
          <w:sz w:val="24"/>
          <w:lang w:val="en-US"/>
        </w:rPr>
        <w:t>Couch</w:t>
      </w:r>
      <w:r w:rsidR="00C9554B">
        <w:rPr>
          <w:b/>
          <w:sz w:val="24"/>
          <w:lang w:val="en-US"/>
        </w:rPr>
        <w:t>DB</w:t>
      </w:r>
    </w:p>
    <w:p w14:paraId="2D560551" w14:textId="2D19453A" w:rsidR="00CB4B0B" w:rsidRDefault="00CB4B0B" w:rsidP="00CB4B0B">
      <w:pPr>
        <w:spacing w:line="360" w:lineRule="auto"/>
        <w:rPr>
          <w:lang w:val="en-US"/>
        </w:rPr>
      </w:pPr>
      <w:r>
        <w:rPr>
          <w:lang w:val="en-US"/>
        </w:rPr>
        <w:t>Apache</w:t>
      </w:r>
      <w:r w:rsidR="009C7556">
        <w:rPr>
          <w:lang w:val="en-US"/>
        </w:rPr>
        <w:t xml:space="preserve">’s </w:t>
      </w:r>
      <w:hyperlink r:id="rId172" w:history="1">
        <w:r w:rsidR="009C7556" w:rsidRPr="00371EA9">
          <w:rPr>
            <w:rStyle w:val="Hyperlink"/>
            <w:lang w:val="en-US"/>
          </w:rPr>
          <w:t xml:space="preserve">Cluster of </w:t>
        </w:r>
        <w:r w:rsidR="00C9554B" w:rsidRPr="00371EA9">
          <w:rPr>
            <w:rStyle w:val="Hyperlink"/>
            <w:lang w:val="en-US"/>
          </w:rPr>
          <w:t>U</w:t>
        </w:r>
        <w:r w:rsidR="009C7556" w:rsidRPr="00371EA9">
          <w:rPr>
            <w:rStyle w:val="Hyperlink"/>
            <w:lang w:val="en-US"/>
          </w:rPr>
          <w:t xml:space="preserve">nreliable </w:t>
        </w:r>
        <w:r w:rsidR="00C9554B" w:rsidRPr="00371EA9">
          <w:rPr>
            <w:rStyle w:val="Hyperlink"/>
            <w:lang w:val="en-US"/>
          </w:rPr>
          <w:t>C</w:t>
        </w:r>
        <w:r w:rsidR="009C7556" w:rsidRPr="00371EA9">
          <w:rPr>
            <w:rStyle w:val="Hyperlink"/>
            <w:lang w:val="en-US"/>
          </w:rPr>
          <w:t xml:space="preserve">ommodity </w:t>
        </w:r>
        <w:r w:rsidR="00C9554B" w:rsidRPr="00371EA9">
          <w:rPr>
            <w:rStyle w:val="Hyperlink"/>
            <w:lang w:val="en-US"/>
          </w:rPr>
          <w:t>H</w:t>
        </w:r>
        <w:r w:rsidR="009C7556" w:rsidRPr="00371EA9">
          <w:rPr>
            <w:rStyle w:val="Hyperlink"/>
            <w:lang w:val="en-US"/>
          </w:rPr>
          <w:t>ardware (</w:t>
        </w:r>
        <w:r w:rsidRPr="00371EA9">
          <w:rPr>
            <w:rStyle w:val="Hyperlink"/>
            <w:lang w:val="en-US"/>
          </w:rPr>
          <w:t>Couch</w:t>
        </w:r>
        <w:r w:rsidR="009C7556" w:rsidRPr="00371EA9">
          <w:rPr>
            <w:rStyle w:val="Hyperlink"/>
            <w:lang w:val="en-US"/>
          </w:rPr>
          <w:t>)</w:t>
        </w:r>
      </w:hyperlink>
      <w:r w:rsidR="009C7556">
        <w:rPr>
          <w:lang w:val="en-US"/>
        </w:rPr>
        <w:t xml:space="preserve"> database features a document-oriented NoSQL architecture to store JSON data that can be queried with JavaScript. </w:t>
      </w:r>
      <w:r>
        <w:rPr>
          <w:lang w:val="en-US"/>
        </w:rPr>
        <w:t xml:space="preserve"> </w:t>
      </w:r>
      <w:r w:rsidR="00371EA9">
        <w:rPr>
          <w:lang w:val="en-US"/>
        </w:rPr>
        <w:t xml:space="preserve">The main design goal was to have software that scales from mobile phones </w:t>
      </w:r>
      <w:r w:rsidR="00912BE6">
        <w:rPr>
          <w:lang w:val="en-US"/>
        </w:rPr>
        <w:t xml:space="preserve">(it runs on Android and iOS) </w:t>
      </w:r>
      <w:r w:rsidR="00371EA9">
        <w:rPr>
          <w:lang w:val="en-US"/>
        </w:rPr>
        <w:t xml:space="preserve">to cloud-based Big Data stores. CouchDB has </w:t>
      </w:r>
      <w:r w:rsidR="00B9797B">
        <w:rPr>
          <w:lang w:val="en-US"/>
        </w:rPr>
        <w:t>driver</w:t>
      </w:r>
      <w:r w:rsidR="00371EA9">
        <w:rPr>
          <w:lang w:val="en-US"/>
        </w:rPr>
        <w:t>s for over 15 programming languages</w:t>
      </w:r>
      <w:r w:rsidR="00B332B4">
        <w:rPr>
          <w:lang w:val="en-US"/>
        </w:rPr>
        <w:t xml:space="preserve">. </w:t>
      </w:r>
      <w:r w:rsidR="00B332B4" w:rsidRPr="00B332B4">
        <w:rPr>
          <w:lang w:val="en-US"/>
        </w:rPr>
        <w:t xml:space="preserve">One of CouchDB’s strengths is the ability to synchronize two copies of the same database. Its replication feature supports both transient and persistent states, which might prove useful for multiple instances of Open </w:t>
      </w:r>
      <w:proofErr w:type="spellStart"/>
      <w:r w:rsidR="00B332B4" w:rsidRPr="00B332B4">
        <w:rPr>
          <w:lang w:val="en-US"/>
        </w:rPr>
        <w:t>Hazus</w:t>
      </w:r>
      <w:proofErr w:type="spellEnd"/>
      <w:r w:rsidR="00B332B4" w:rsidRPr="00B332B4">
        <w:rPr>
          <w:lang w:val="en-US"/>
        </w:rPr>
        <w:t xml:space="preserve">' inventory databases. The replication protocol should address concerns of those 5% of </w:t>
      </w:r>
      <w:proofErr w:type="spellStart"/>
      <w:r w:rsidR="00B332B4" w:rsidRPr="00B332B4">
        <w:rPr>
          <w:lang w:val="en-US"/>
        </w:rPr>
        <w:t>Hazus</w:t>
      </w:r>
      <w:proofErr w:type="spellEnd"/>
      <w:r w:rsidR="00B332B4" w:rsidRPr="00B332B4">
        <w:rPr>
          <w:lang w:val="en-US"/>
        </w:rPr>
        <w:t xml:space="preserve"> users who require their own offline databases.</w:t>
      </w:r>
      <w:r w:rsidR="004D09EE">
        <w:rPr>
          <w:lang w:val="en-US"/>
        </w:rPr>
        <w:t xml:space="preserve"> CouchDB does not know of spatial data types or functions (other than the above radius around a point query) but it </w:t>
      </w:r>
      <w:proofErr w:type="gramStart"/>
      <w:r w:rsidR="004D09EE">
        <w:rPr>
          <w:lang w:val="en-US"/>
        </w:rPr>
        <w:t>has the ability to</w:t>
      </w:r>
      <w:proofErr w:type="gramEnd"/>
      <w:r w:rsidR="004D09EE">
        <w:rPr>
          <w:lang w:val="en-US"/>
        </w:rPr>
        <w:t xml:space="preserve"> create geospatial indices and to run radius queries using a number of distance measures around point locations.</w:t>
      </w:r>
    </w:p>
    <w:p w14:paraId="69DFD077" w14:textId="77777777" w:rsidR="00CB4B0B" w:rsidRDefault="00CB4B0B" w:rsidP="00CB4B0B">
      <w:pPr>
        <w:spacing w:line="360" w:lineRule="auto"/>
        <w:rPr>
          <w:lang w:val="en-US"/>
        </w:rPr>
      </w:pPr>
    </w:p>
    <w:p w14:paraId="4A4D546C" w14:textId="5310BD06" w:rsidR="00CB4B0B" w:rsidRPr="00252EDA" w:rsidRDefault="00CB4B0B" w:rsidP="00CB4B0B">
      <w:pPr>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2</w:t>
      </w:r>
      <w:r w:rsidRPr="00252EDA">
        <w:rPr>
          <w:b/>
          <w:sz w:val="24"/>
          <w:lang w:val="en-US"/>
        </w:rPr>
        <w:tab/>
      </w:r>
      <w:r>
        <w:rPr>
          <w:b/>
          <w:sz w:val="24"/>
          <w:lang w:val="en-US"/>
        </w:rPr>
        <w:t>Orient DB</w:t>
      </w:r>
    </w:p>
    <w:p w14:paraId="13ACA25B" w14:textId="4E8A9006" w:rsidR="00CB4B0B" w:rsidRDefault="006D197B" w:rsidP="00CB4B0B">
      <w:pPr>
        <w:spacing w:line="360" w:lineRule="auto"/>
        <w:rPr>
          <w:lang w:val="en-US"/>
        </w:rPr>
      </w:pPr>
      <w:hyperlink r:id="rId173" w:history="1">
        <w:proofErr w:type="spellStart"/>
        <w:r w:rsidR="00CB4B0B" w:rsidRPr="00AA55C7">
          <w:rPr>
            <w:rStyle w:val="Hyperlink"/>
            <w:lang w:val="en-US"/>
          </w:rPr>
          <w:t>Orient</w:t>
        </w:r>
        <w:r w:rsidR="00AA55C7" w:rsidRPr="00AA55C7">
          <w:rPr>
            <w:rStyle w:val="Hyperlink"/>
            <w:lang w:val="en-US"/>
          </w:rPr>
          <w:t>DB</w:t>
        </w:r>
        <w:proofErr w:type="spellEnd"/>
      </w:hyperlink>
      <w:r w:rsidR="00AA55C7">
        <w:rPr>
          <w:lang w:val="en-US"/>
        </w:rPr>
        <w:t xml:space="preserve"> is a schema-free, </w:t>
      </w:r>
      <w:r w:rsidR="00B57C21">
        <w:rPr>
          <w:lang w:val="en-US"/>
        </w:rPr>
        <w:t>graph</w:t>
      </w:r>
      <w:r w:rsidR="00AA55C7">
        <w:rPr>
          <w:lang w:val="en-US"/>
        </w:rPr>
        <w:t>-based database</w:t>
      </w:r>
      <w:r w:rsidR="00B57C21">
        <w:rPr>
          <w:lang w:val="en-US"/>
        </w:rPr>
        <w:t>, written in Java,</w:t>
      </w:r>
      <w:r w:rsidR="00AA55C7">
        <w:rPr>
          <w:lang w:val="en-US"/>
        </w:rPr>
        <w:t xml:space="preserve"> with a SQL-like query language but no ability to performs classic relational joins</w:t>
      </w:r>
      <w:r w:rsidR="00CB4B0B" w:rsidRPr="001B65F3">
        <w:rPr>
          <w:lang w:val="en-US"/>
        </w:rPr>
        <w:t>.</w:t>
      </w:r>
      <w:r w:rsidR="00AA55C7">
        <w:rPr>
          <w:lang w:val="en-US"/>
        </w:rPr>
        <w:t xml:space="preserve"> It has </w:t>
      </w:r>
      <w:r w:rsidR="00B9797B">
        <w:rPr>
          <w:lang w:val="en-US"/>
        </w:rPr>
        <w:t>driver</w:t>
      </w:r>
      <w:r w:rsidR="00AA55C7">
        <w:rPr>
          <w:lang w:val="en-US"/>
        </w:rPr>
        <w:t>s for about a dozen popular programming languages and runs a choice of JavaScript or Java server-side scripts.</w:t>
      </w:r>
      <w:r w:rsidR="00B57C21">
        <w:rPr>
          <w:lang w:val="en-US"/>
        </w:rPr>
        <w:t xml:space="preserve"> </w:t>
      </w:r>
      <w:r w:rsidR="001C750B">
        <w:rPr>
          <w:lang w:val="en-US"/>
        </w:rPr>
        <w:t xml:space="preserve">As of 2016, </w:t>
      </w:r>
      <w:proofErr w:type="spellStart"/>
      <w:r w:rsidR="001C750B">
        <w:rPr>
          <w:lang w:val="en-US"/>
        </w:rPr>
        <w:t>OrientDB</w:t>
      </w:r>
      <w:proofErr w:type="spellEnd"/>
      <w:r w:rsidR="001C750B">
        <w:rPr>
          <w:lang w:val="en-US"/>
        </w:rPr>
        <w:t xml:space="preserve"> has a </w:t>
      </w:r>
      <w:hyperlink r:id="rId174" w:history="1">
        <w:r w:rsidR="001C750B" w:rsidRPr="00252762">
          <w:rPr>
            <w:rStyle w:val="Hyperlink"/>
            <w:lang w:val="en-US"/>
          </w:rPr>
          <w:t>spatial module</w:t>
        </w:r>
      </w:hyperlink>
      <w:r w:rsidR="001C750B">
        <w:rPr>
          <w:lang w:val="en-US"/>
        </w:rPr>
        <w:t xml:space="preserve"> that supports a number of vector geometries and a subset of SQL-MM functions (the only </w:t>
      </w:r>
      <w:r w:rsidR="001C750B">
        <w:rPr>
          <w:lang w:val="en-US"/>
        </w:rPr>
        <w:lastRenderedPageBreak/>
        <w:t xml:space="preserve">coordinate system supported is WGS84). Geospatial data can be </w:t>
      </w:r>
      <w:proofErr w:type="spellStart"/>
      <w:r w:rsidR="001C750B">
        <w:rPr>
          <w:lang w:val="en-US"/>
        </w:rPr>
        <w:t>im</w:t>
      </w:r>
      <w:proofErr w:type="spellEnd"/>
      <w:r w:rsidR="001C750B">
        <w:rPr>
          <w:lang w:val="en-US"/>
        </w:rPr>
        <w:t xml:space="preserve">- and exported as CSV files with geometries in WKT. </w:t>
      </w:r>
      <w:r w:rsidR="00B57C21">
        <w:rPr>
          <w:lang w:val="en-US"/>
        </w:rPr>
        <w:t xml:space="preserve">The </w:t>
      </w:r>
      <w:r w:rsidR="0075341D">
        <w:rPr>
          <w:lang w:val="en-US"/>
        </w:rPr>
        <w:t xml:space="preserve">original developer spun off a company </w:t>
      </w:r>
      <w:proofErr w:type="spellStart"/>
      <w:r w:rsidR="0075341D">
        <w:rPr>
          <w:lang w:val="en-US"/>
        </w:rPr>
        <w:t>OrientDB</w:t>
      </w:r>
      <w:proofErr w:type="spellEnd"/>
      <w:r w:rsidR="0075341D">
        <w:rPr>
          <w:lang w:val="en-US"/>
        </w:rPr>
        <w:t xml:space="preserve">, which has </w:t>
      </w:r>
      <w:r w:rsidR="009C7556">
        <w:rPr>
          <w:lang w:val="en-US"/>
        </w:rPr>
        <w:t xml:space="preserve">an interesting Open </w:t>
      </w:r>
      <w:proofErr w:type="spellStart"/>
      <w:r w:rsidR="009C7556">
        <w:rPr>
          <w:lang w:val="en-US"/>
        </w:rPr>
        <w:t>Hazus</w:t>
      </w:r>
      <w:proofErr w:type="spellEnd"/>
      <w:r w:rsidR="009C7556">
        <w:rPr>
          <w:lang w:val="en-US"/>
        </w:rPr>
        <w:t xml:space="preserve">-related </w:t>
      </w:r>
      <w:hyperlink r:id="rId175" w:history="1">
        <w:r w:rsidR="009C7556" w:rsidRPr="009C7556">
          <w:rPr>
            <w:rStyle w:val="Hyperlink"/>
            <w:lang w:val="en-US"/>
          </w:rPr>
          <w:t>case study on their website</w:t>
        </w:r>
      </w:hyperlink>
      <w:r w:rsidR="009C7556">
        <w:rPr>
          <w:lang w:val="en-US"/>
        </w:rPr>
        <w:t>.</w:t>
      </w:r>
    </w:p>
    <w:p w14:paraId="24A2F661" w14:textId="77777777" w:rsidR="00CB4B0B" w:rsidRDefault="00CB4B0B" w:rsidP="00CB4B0B">
      <w:pPr>
        <w:spacing w:line="360" w:lineRule="auto"/>
        <w:rPr>
          <w:lang w:val="en-US"/>
        </w:rPr>
      </w:pPr>
    </w:p>
    <w:p w14:paraId="1AD29D1D" w14:textId="339D8E05" w:rsidR="00CB4B0B" w:rsidRPr="00252EDA" w:rsidRDefault="00CB4B0B" w:rsidP="00B332B4">
      <w:pPr>
        <w:keepNext/>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3</w:t>
      </w:r>
      <w:r w:rsidRPr="00252EDA">
        <w:rPr>
          <w:b/>
          <w:sz w:val="24"/>
          <w:lang w:val="en-US"/>
        </w:rPr>
        <w:tab/>
      </w:r>
      <w:proofErr w:type="spellStart"/>
      <w:r>
        <w:rPr>
          <w:b/>
          <w:sz w:val="24"/>
          <w:lang w:val="en-US"/>
        </w:rPr>
        <w:t>redis</w:t>
      </w:r>
      <w:proofErr w:type="spellEnd"/>
    </w:p>
    <w:p w14:paraId="1CE22C04" w14:textId="3634DFD1" w:rsidR="00CB4B0B" w:rsidRDefault="00D25FAC" w:rsidP="00CB4B0B">
      <w:pPr>
        <w:spacing w:line="360" w:lineRule="auto"/>
        <w:rPr>
          <w:lang w:val="en-US"/>
        </w:rPr>
      </w:pPr>
      <w:r>
        <w:rPr>
          <w:lang w:val="en-US"/>
        </w:rPr>
        <w:t xml:space="preserve">The </w:t>
      </w:r>
      <w:hyperlink r:id="rId176" w:history="1">
        <w:r w:rsidR="0088632F" w:rsidRPr="0088632F">
          <w:rPr>
            <w:rStyle w:val="Hyperlink"/>
            <w:lang w:val="en-US"/>
          </w:rPr>
          <w:t>Remote Dictionary Server (</w:t>
        </w:r>
        <w:proofErr w:type="spellStart"/>
        <w:r w:rsidR="0088632F" w:rsidRPr="0088632F">
          <w:rPr>
            <w:rStyle w:val="Hyperlink"/>
            <w:lang w:val="en-US"/>
          </w:rPr>
          <w:t>redis</w:t>
        </w:r>
        <w:proofErr w:type="spellEnd"/>
        <w:r w:rsidR="0088632F" w:rsidRPr="0088632F">
          <w:rPr>
            <w:rStyle w:val="Hyperlink"/>
            <w:lang w:val="en-US"/>
          </w:rPr>
          <w:t>)</w:t>
        </w:r>
      </w:hyperlink>
      <w:r w:rsidR="0088632F">
        <w:rPr>
          <w:lang w:val="en-US"/>
        </w:rPr>
        <w:t xml:space="preserve"> is </w:t>
      </w:r>
      <w:r w:rsidR="00DE2D9A">
        <w:rPr>
          <w:lang w:val="en-US"/>
        </w:rPr>
        <w:t xml:space="preserve">the most widely used </w:t>
      </w:r>
      <w:r w:rsidR="00AA55C7">
        <w:rPr>
          <w:lang w:val="en-US"/>
        </w:rPr>
        <w:t>No</w:t>
      </w:r>
      <w:r w:rsidR="00DE2D9A">
        <w:rPr>
          <w:lang w:val="en-US"/>
        </w:rPr>
        <w:t>SQL database</w:t>
      </w:r>
      <w:r w:rsidR="0088632F" w:rsidRPr="0088632F">
        <w:rPr>
          <w:lang w:val="en-US"/>
        </w:rPr>
        <w:t xml:space="preserve"> implementing a distributed, </w:t>
      </w:r>
      <w:r w:rsidR="0088632F" w:rsidRPr="00434E07">
        <w:rPr>
          <w:i/>
          <w:lang w:val="en-US"/>
        </w:rPr>
        <w:t>in-memory</w:t>
      </w:r>
      <w:r w:rsidR="0088632F" w:rsidRPr="0088632F">
        <w:rPr>
          <w:lang w:val="en-US"/>
        </w:rPr>
        <w:t xml:space="preserve"> key-value database with optional durability. </w:t>
      </w:r>
      <w:proofErr w:type="spellStart"/>
      <w:r w:rsidR="0088632F" w:rsidRPr="0088632F">
        <w:rPr>
          <w:lang w:val="en-US"/>
        </w:rPr>
        <w:t>Redis</w:t>
      </w:r>
      <w:proofErr w:type="spellEnd"/>
      <w:r w:rsidR="0088632F" w:rsidRPr="0088632F">
        <w:rPr>
          <w:lang w:val="en-US"/>
        </w:rPr>
        <w:t xml:space="preserve"> supports different kinds of abstract data structures, such as strings, lists, maps, sets, sorted sets, streams and spatial indexes</w:t>
      </w:r>
      <w:r w:rsidR="0088632F">
        <w:rPr>
          <w:lang w:val="en-US"/>
        </w:rPr>
        <w:t xml:space="preserve"> with radius queries</w:t>
      </w:r>
      <w:r w:rsidR="0088632F" w:rsidRPr="0088632F">
        <w:rPr>
          <w:lang w:val="en-US"/>
        </w:rPr>
        <w:t>.</w:t>
      </w:r>
      <w:r w:rsidR="00CB4B0B">
        <w:rPr>
          <w:lang w:val="en-US"/>
        </w:rPr>
        <w:t xml:space="preserve"> </w:t>
      </w:r>
      <w:proofErr w:type="spellStart"/>
      <w:r w:rsidR="0088632F">
        <w:rPr>
          <w:lang w:val="en-US"/>
        </w:rPr>
        <w:t>Redis</w:t>
      </w:r>
      <w:proofErr w:type="spellEnd"/>
      <w:r w:rsidR="0088632F">
        <w:rPr>
          <w:lang w:val="en-US"/>
        </w:rPr>
        <w:t xml:space="preserve"> is written in ANSI C and hence works on most operating systems (Microsoft is maintaining the Windows version)</w:t>
      </w:r>
      <w:r w:rsidR="00CB4B0B" w:rsidRPr="001B65F3">
        <w:rPr>
          <w:lang w:val="en-US"/>
        </w:rPr>
        <w:t>.</w:t>
      </w:r>
      <w:r w:rsidR="0088632F">
        <w:rPr>
          <w:lang w:val="en-US"/>
        </w:rPr>
        <w:t xml:space="preserve"> The </w:t>
      </w:r>
      <w:r w:rsidR="00DE2D9A">
        <w:rPr>
          <w:lang w:val="en-US"/>
        </w:rPr>
        <w:t xml:space="preserve">internal </w:t>
      </w:r>
      <w:r w:rsidR="0088632F">
        <w:rPr>
          <w:lang w:val="en-US"/>
        </w:rPr>
        <w:t>scripting language is Lua</w:t>
      </w:r>
      <w:r w:rsidR="00DE2D9A">
        <w:rPr>
          <w:lang w:val="en-US"/>
        </w:rPr>
        <w:t xml:space="preserve"> but there are </w:t>
      </w:r>
      <w:r w:rsidR="00B9797B">
        <w:rPr>
          <w:lang w:val="en-US"/>
        </w:rPr>
        <w:t>driver</w:t>
      </w:r>
      <w:r w:rsidR="00DE2D9A">
        <w:rPr>
          <w:lang w:val="en-US"/>
        </w:rPr>
        <w:t>s for some 35 programming languages</w:t>
      </w:r>
      <w:r w:rsidR="0088632F">
        <w:rPr>
          <w:lang w:val="en-US"/>
        </w:rPr>
        <w:t xml:space="preserve">. </w:t>
      </w:r>
      <w:proofErr w:type="spellStart"/>
      <w:r w:rsidR="007F43F7">
        <w:rPr>
          <w:lang w:val="en-US"/>
        </w:rPr>
        <w:t>Redis</w:t>
      </w:r>
      <w:proofErr w:type="spellEnd"/>
      <w:r w:rsidR="007F43F7">
        <w:rPr>
          <w:lang w:val="en-US"/>
        </w:rPr>
        <w:t xml:space="preserve"> does not know of spatial data types or</w:t>
      </w:r>
      <w:r w:rsidR="00936DE3">
        <w:rPr>
          <w:lang w:val="en-US"/>
        </w:rPr>
        <w:t xml:space="preserve"> functions (other than the above radius around a point query) but there is a </w:t>
      </w:r>
      <w:hyperlink r:id="rId177" w:history="1">
        <w:r w:rsidR="00936DE3" w:rsidRPr="00936DE3">
          <w:rPr>
            <w:rStyle w:val="Hyperlink"/>
            <w:lang w:val="en-US"/>
          </w:rPr>
          <w:t>Geodis library on GitHub</w:t>
        </w:r>
      </w:hyperlink>
      <w:r w:rsidR="00936DE3">
        <w:rPr>
          <w:lang w:val="en-US"/>
        </w:rPr>
        <w:t xml:space="preserve"> that provides </w:t>
      </w:r>
      <w:proofErr w:type="spellStart"/>
      <w:r w:rsidR="00936DE3">
        <w:rPr>
          <w:lang w:val="en-US"/>
        </w:rPr>
        <w:t>geohashing</w:t>
      </w:r>
      <w:proofErr w:type="spellEnd"/>
      <w:r w:rsidR="00936DE3">
        <w:rPr>
          <w:lang w:val="en-US"/>
        </w:rPr>
        <w:t xml:space="preserve"> to index locations. </w:t>
      </w:r>
      <w:proofErr w:type="spellStart"/>
      <w:r w:rsidR="00DE2D9A">
        <w:rPr>
          <w:lang w:val="en-US"/>
        </w:rPr>
        <w:t>Redis</w:t>
      </w:r>
      <w:proofErr w:type="spellEnd"/>
      <w:r w:rsidR="00DE2D9A">
        <w:rPr>
          <w:lang w:val="en-US"/>
        </w:rPr>
        <w:t xml:space="preserve"> has been benchmarked as the world’s fastest database but this comes at the price of being limited to </w:t>
      </w:r>
      <w:r w:rsidR="0088632F">
        <w:rPr>
          <w:lang w:val="en-US"/>
        </w:rPr>
        <w:t xml:space="preserve">in-memory operation, which precludes typical Open </w:t>
      </w:r>
      <w:proofErr w:type="spellStart"/>
      <w:r w:rsidR="0088632F">
        <w:rPr>
          <w:lang w:val="en-US"/>
        </w:rPr>
        <w:t>Hazus</w:t>
      </w:r>
      <w:proofErr w:type="spellEnd"/>
      <w:r w:rsidR="0088632F">
        <w:rPr>
          <w:lang w:val="en-US"/>
        </w:rPr>
        <w:t xml:space="preserve"> applications.</w:t>
      </w:r>
    </w:p>
    <w:p w14:paraId="59D106F9" w14:textId="77777777" w:rsidR="00CB4B0B" w:rsidRDefault="00CB4B0B" w:rsidP="00CB4B0B">
      <w:pPr>
        <w:spacing w:line="360" w:lineRule="auto"/>
        <w:rPr>
          <w:lang w:val="en-US"/>
        </w:rPr>
      </w:pPr>
    </w:p>
    <w:p w14:paraId="43057764" w14:textId="3E5711B4" w:rsidR="00CB4B0B" w:rsidRPr="00252EDA" w:rsidRDefault="00CB4B0B" w:rsidP="0088632F">
      <w:pPr>
        <w:keepNext/>
        <w:spacing w:line="360" w:lineRule="auto"/>
        <w:rPr>
          <w:b/>
          <w:sz w:val="24"/>
          <w:lang w:val="en-US"/>
        </w:rPr>
      </w:pPr>
      <w:r>
        <w:rPr>
          <w:b/>
          <w:sz w:val="24"/>
          <w:lang w:val="en-US"/>
        </w:rPr>
        <w:t>VII</w:t>
      </w:r>
      <w:r w:rsidRPr="00252EDA">
        <w:rPr>
          <w:b/>
          <w:sz w:val="24"/>
          <w:lang w:val="en-US"/>
        </w:rPr>
        <w:t>.</w:t>
      </w:r>
      <w:r>
        <w:rPr>
          <w:b/>
          <w:sz w:val="24"/>
          <w:lang w:val="en-US"/>
        </w:rPr>
        <w:t>5</w:t>
      </w:r>
      <w:r w:rsidRPr="00252EDA">
        <w:rPr>
          <w:b/>
          <w:sz w:val="24"/>
          <w:lang w:val="en-US"/>
        </w:rPr>
        <w:t>.</w:t>
      </w:r>
      <w:r>
        <w:rPr>
          <w:b/>
          <w:sz w:val="24"/>
          <w:lang w:val="en-US"/>
        </w:rPr>
        <w:t>4</w:t>
      </w:r>
      <w:r w:rsidRPr="00252EDA">
        <w:rPr>
          <w:b/>
          <w:sz w:val="24"/>
          <w:lang w:val="en-US"/>
        </w:rPr>
        <w:tab/>
      </w:r>
      <w:proofErr w:type="spellStart"/>
      <w:r>
        <w:rPr>
          <w:b/>
          <w:sz w:val="24"/>
          <w:lang w:val="en-US"/>
        </w:rPr>
        <w:t>RavenDB</w:t>
      </w:r>
      <w:proofErr w:type="spellEnd"/>
    </w:p>
    <w:p w14:paraId="43C2179C" w14:textId="244DEFB0" w:rsidR="00CB4B0B" w:rsidRDefault="006D197B" w:rsidP="00CB4B0B">
      <w:pPr>
        <w:spacing w:line="360" w:lineRule="auto"/>
        <w:rPr>
          <w:lang w:val="en-US"/>
        </w:rPr>
      </w:pPr>
      <w:hyperlink r:id="rId178" w:history="1">
        <w:proofErr w:type="spellStart"/>
        <w:r w:rsidR="00CB4B0B" w:rsidRPr="00187D94">
          <w:rPr>
            <w:rStyle w:val="Hyperlink"/>
            <w:lang w:val="en-US"/>
          </w:rPr>
          <w:t>Raven</w:t>
        </w:r>
        <w:r w:rsidR="00187D94" w:rsidRPr="00187D94">
          <w:rPr>
            <w:rStyle w:val="Hyperlink"/>
            <w:lang w:val="en-US"/>
          </w:rPr>
          <w:t>DB</w:t>
        </w:r>
        <w:proofErr w:type="spellEnd"/>
      </w:hyperlink>
      <w:r w:rsidR="00824D66">
        <w:rPr>
          <w:lang w:val="en-US"/>
        </w:rPr>
        <w:t xml:space="preserve">, developed by a company that goes by the name of Hibernating Rhinos, is available on </w:t>
      </w:r>
      <w:hyperlink r:id="rId179" w:history="1">
        <w:r w:rsidR="00824D66" w:rsidRPr="00824D66">
          <w:rPr>
            <w:rStyle w:val="Hyperlink"/>
            <w:lang w:val="en-US"/>
          </w:rPr>
          <w:t>GitHub in source code</w:t>
        </w:r>
      </w:hyperlink>
      <w:r w:rsidR="00824D66">
        <w:rPr>
          <w:lang w:val="en-US"/>
        </w:rPr>
        <w:t xml:space="preserve"> and precompiled for a number of different operating systems for small to medium sized applications. But to use</w:t>
      </w:r>
      <w:r w:rsidR="00BF0746">
        <w:rPr>
          <w:lang w:val="en-US"/>
        </w:rPr>
        <w:t xml:space="preserve">, for example, SQL ETL one would have to purchase commercial licenses at not insignificant costs. Unusual for open source software, </w:t>
      </w:r>
      <w:proofErr w:type="spellStart"/>
      <w:r w:rsidR="00BF0746">
        <w:rPr>
          <w:lang w:val="en-US"/>
        </w:rPr>
        <w:t>RavenDB</w:t>
      </w:r>
      <w:proofErr w:type="spellEnd"/>
      <w:r w:rsidR="00BF0746">
        <w:rPr>
          <w:lang w:val="en-US"/>
        </w:rPr>
        <w:t xml:space="preserve"> is</w:t>
      </w:r>
      <w:r w:rsidR="00187D94" w:rsidRPr="00187D94">
        <w:rPr>
          <w:lang w:val="en-US"/>
        </w:rPr>
        <w:t>.net-based (</w:t>
      </w:r>
      <w:r w:rsidR="00BF0746">
        <w:rPr>
          <w:lang w:val="en-US"/>
        </w:rPr>
        <w:t xml:space="preserve">yet </w:t>
      </w:r>
      <w:r w:rsidR="00187D94" w:rsidRPr="00187D94">
        <w:rPr>
          <w:lang w:val="en-US"/>
        </w:rPr>
        <w:t xml:space="preserve">runs on </w:t>
      </w:r>
      <w:r w:rsidR="00BF0746">
        <w:rPr>
          <w:lang w:val="en-US"/>
        </w:rPr>
        <w:t>many operating systems</w:t>
      </w:r>
      <w:r w:rsidR="00187D94" w:rsidRPr="00187D94">
        <w:rPr>
          <w:lang w:val="en-US"/>
        </w:rPr>
        <w:t xml:space="preserve"> and has </w:t>
      </w:r>
      <w:r w:rsidR="00B9797B">
        <w:rPr>
          <w:lang w:val="en-US"/>
        </w:rPr>
        <w:t>driver</w:t>
      </w:r>
      <w:r w:rsidR="00187D94" w:rsidRPr="00187D94">
        <w:rPr>
          <w:lang w:val="en-US"/>
        </w:rPr>
        <w:t xml:space="preserve">s </w:t>
      </w:r>
      <w:r w:rsidR="00B9797B">
        <w:rPr>
          <w:lang w:val="en-US"/>
        </w:rPr>
        <w:t>for</w:t>
      </w:r>
      <w:r w:rsidR="00187D94" w:rsidRPr="00187D94">
        <w:rPr>
          <w:lang w:val="en-US"/>
        </w:rPr>
        <w:t xml:space="preserve"> six popular programming languages)</w:t>
      </w:r>
      <w:r w:rsidR="00BF0746">
        <w:rPr>
          <w:lang w:val="en-US"/>
        </w:rPr>
        <w:t xml:space="preserve">. </w:t>
      </w:r>
      <w:r w:rsidR="00923BBF">
        <w:rPr>
          <w:lang w:val="en-US"/>
        </w:rPr>
        <w:t xml:space="preserve">What </w:t>
      </w:r>
      <w:r w:rsidR="00F66BFF">
        <w:rPr>
          <w:lang w:val="en-US"/>
        </w:rPr>
        <w:t xml:space="preserve">really sets </w:t>
      </w:r>
      <w:proofErr w:type="spellStart"/>
      <w:r w:rsidR="00F66BFF">
        <w:rPr>
          <w:lang w:val="en-US"/>
        </w:rPr>
        <w:t>RavenDB</w:t>
      </w:r>
      <w:proofErr w:type="spellEnd"/>
      <w:r w:rsidR="00F66BFF">
        <w:rPr>
          <w:lang w:val="en-US"/>
        </w:rPr>
        <w:t xml:space="preserve"> apart is the fact that </w:t>
      </w:r>
      <w:r w:rsidR="00AA55C7">
        <w:rPr>
          <w:lang w:val="en-US"/>
        </w:rPr>
        <w:t>despite</w:t>
      </w:r>
      <w:r w:rsidR="00F66BFF">
        <w:rPr>
          <w:lang w:val="en-US"/>
        </w:rPr>
        <w:t xml:space="preserve"> being a </w:t>
      </w:r>
      <w:r w:rsidR="00AA55C7">
        <w:rPr>
          <w:lang w:val="en-US"/>
        </w:rPr>
        <w:t>No</w:t>
      </w:r>
      <w:r w:rsidR="00F66BFF">
        <w:rPr>
          <w:lang w:val="en-US"/>
        </w:rPr>
        <w:t xml:space="preserve">SQL database it supports all ACID requirements and most important for Open </w:t>
      </w:r>
      <w:proofErr w:type="spellStart"/>
      <w:r w:rsidR="00F66BFF">
        <w:rPr>
          <w:lang w:val="en-US"/>
        </w:rPr>
        <w:t>Hazus</w:t>
      </w:r>
      <w:proofErr w:type="spellEnd"/>
      <w:r w:rsidR="00F66BFF">
        <w:rPr>
          <w:lang w:val="en-US"/>
        </w:rPr>
        <w:t xml:space="preserve">, </w:t>
      </w:r>
      <w:proofErr w:type="spellStart"/>
      <w:r w:rsidR="00F66BFF">
        <w:rPr>
          <w:lang w:val="en-US"/>
        </w:rPr>
        <w:t>RavenDB</w:t>
      </w:r>
      <w:proofErr w:type="spellEnd"/>
      <w:r w:rsidR="00F66BFF">
        <w:rPr>
          <w:lang w:val="en-US"/>
        </w:rPr>
        <w:t xml:space="preserve"> has built-in </w:t>
      </w:r>
      <w:r w:rsidR="00187D94" w:rsidRPr="00187D94">
        <w:rPr>
          <w:lang w:val="en-US"/>
        </w:rPr>
        <w:t>geo-spatial indexing, spatial datatypes (WKT) and four spatial relationships</w:t>
      </w:r>
      <w:r w:rsidR="00F66BFF">
        <w:rPr>
          <w:lang w:val="en-US"/>
        </w:rPr>
        <w:t xml:space="preserve">. It supports server-side scripts, concurrency, and Hadoop. </w:t>
      </w:r>
      <w:r w:rsidR="009B2D7A">
        <w:rPr>
          <w:lang w:val="en-US"/>
        </w:rPr>
        <w:t xml:space="preserve">As the database itself has relatively small demands on hardware resources, it might serve well as a </w:t>
      </w:r>
      <w:proofErr w:type="gramStart"/>
      <w:r w:rsidR="009B2D7A">
        <w:rPr>
          <w:lang w:val="en-US"/>
        </w:rPr>
        <w:t>particular Open</w:t>
      </w:r>
      <w:proofErr w:type="gramEnd"/>
      <w:r w:rsidR="009B2D7A">
        <w:rPr>
          <w:lang w:val="en-US"/>
        </w:rPr>
        <w:t xml:space="preserve"> </w:t>
      </w:r>
      <w:proofErr w:type="spellStart"/>
      <w:r w:rsidR="009B2D7A">
        <w:rPr>
          <w:lang w:val="en-US"/>
        </w:rPr>
        <w:t>Hazus</w:t>
      </w:r>
      <w:proofErr w:type="spellEnd"/>
      <w:r w:rsidR="009B2D7A">
        <w:rPr>
          <w:lang w:val="en-US"/>
        </w:rPr>
        <w:t xml:space="preserve"> application profile for users that have streaming data demands.</w:t>
      </w:r>
    </w:p>
    <w:p w14:paraId="41282E7C" w14:textId="77777777" w:rsidR="00CB4B0B" w:rsidRDefault="00CB4B0B" w:rsidP="00CB4B0B">
      <w:pPr>
        <w:spacing w:line="360" w:lineRule="auto"/>
        <w:rPr>
          <w:lang w:val="en-US"/>
        </w:rPr>
      </w:pPr>
    </w:p>
    <w:p w14:paraId="3D8C2496" w14:textId="4AB769E2" w:rsidR="00CB4B0B" w:rsidRPr="00252EDA" w:rsidRDefault="00CB4B0B" w:rsidP="004D09EE">
      <w:pPr>
        <w:keepNext/>
        <w:spacing w:line="360" w:lineRule="auto"/>
        <w:rPr>
          <w:b/>
          <w:sz w:val="24"/>
          <w:lang w:val="en-US"/>
        </w:rPr>
      </w:pPr>
      <w:r>
        <w:rPr>
          <w:b/>
          <w:sz w:val="24"/>
          <w:lang w:val="en-US"/>
        </w:rPr>
        <w:lastRenderedPageBreak/>
        <w:t>VII</w:t>
      </w:r>
      <w:r w:rsidRPr="00252EDA">
        <w:rPr>
          <w:b/>
          <w:sz w:val="24"/>
          <w:lang w:val="en-US"/>
        </w:rPr>
        <w:t>.</w:t>
      </w:r>
      <w:r>
        <w:rPr>
          <w:b/>
          <w:sz w:val="24"/>
          <w:lang w:val="en-US"/>
        </w:rPr>
        <w:t>5</w:t>
      </w:r>
      <w:r w:rsidRPr="00252EDA">
        <w:rPr>
          <w:b/>
          <w:sz w:val="24"/>
          <w:lang w:val="en-US"/>
        </w:rPr>
        <w:t>.</w:t>
      </w:r>
      <w:r>
        <w:rPr>
          <w:b/>
          <w:sz w:val="24"/>
          <w:lang w:val="en-US"/>
        </w:rPr>
        <w:t>5</w:t>
      </w:r>
      <w:r w:rsidRPr="00252EDA">
        <w:rPr>
          <w:b/>
          <w:sz w:val="24"/>
          <w:lang w:val="en-US"/>
        </w:rPr>
        <w:tab/>
      </w:r>
      <w:r>
        <w:rPr>
          <w:b/>
          <w:sz w:val="24"/>
          <w:lang w:val="en-US"/>
        </w:rPr>
        <w:t>Cassandra</w:t>
      </w:r>
    </w:p>
    <w:p w14:paraId="44646AA7" w14:textId="5644BBDC" w:rsidR="00CB4B0B" w:rsidRDefault="006F7FA7" w:rsidP="00CB4B0B">
      <w:pPr>
        <w:spacing w:line="360" w:lineRule="auto"/>
        <w:rPr>
          <w:lang w:val="en-US"/>
        </w:rPr>
      </w:pPr>
      <w:r>
        <w:rPr>
          <w:lang w:val="en-US"/>
        </w:rPr>
        <w:t xml:space="preserve">Originally developed in-house at Facebook, </w:t>
      </w:r>
      <w:r w:rsidR="00CB4B0B">
        <w:rPr>
          <w:lang w:val="en-US"/>
        </w:rPr>
        <w:t xml:space="preserve">Cassandra </w:t>
      </w:r>
      <w:r w:rsidR="00A17541">
        <w:rPr>
          <w:lang w:val="en-US"/>
        </w:rPr>
        <w:t xml:space="preserve">is now an Apache </w:t>
      </w:r>
      <w:r w:rsidR="006D6ED8">
        <w:rPr>
          <w:lang w:val="en-US"/>
        </w:rPr>
        <w:t xml:space="preserve">NoSQL database that is geared to </w:t>
      </w:r>
      <w:r w:rsidR="00B9797B">
        <w:rPr>
          <w:lang w:val="en-US"/>
        </w:rPr>
        <w:t xml:space="preserve">provide high availability across multiple datacenters. The obvious use case for Open </w:t>
      </w:r>
      <w:proofErr w:type="spellStart"/>
      <w:r w:rsidR="00B9797B">
        <w:rPr>
          <w:lang w:val="en-US"/>
        </w:rPr>
        <w:t>Hazus</w:t>
      </w:r>
      <w:proofErr w:type="spellEnd"/>
      <w:r w:rsidR="00B9797B">
        <w:rPr>
          <w:lang w:val="en-US"/>
        </w:rPr>
        <w:t xml:space="preserve"> is in case of a Katrina- or Sandy-like event that might cause regional web services to be unavailable</w:t>
      </w:r>
      <w:r w:rsidR="00CB4B0B" w:rsidRPr="001B65F3">
        <w:rPr>
          <w:lang w:val="en-US"/>
        </w:rPr>
        <w:t>.</w:t>
      </w:r>
      <w:r w:rsidR="00B9797B">
        <w:rPr>
          <w:lang w:val="en-US"/>
        </w:rPr>
        <w:t xml:space="preserve"> Cassandra’s own query language has drivers for a dozen common programming languages. Brahmin </w:t>
      </w:r>
      <w:r w:rsidR="00B9797B" w:rsidRPr="00B9797B">
        <w:rPr>
          <w:i/>
          <w:lang w:val="en-US"/>
        </w:rPr>
        <w:t>et al.</w:t>
      </w:r>
      <w:r w:rsidR="00B9797B">
        <w:rPr>
          <w:lang w:val="en-US"/>
        </w:rPr>
        <w:t xml:space="preserve"> (2016) developed a spatial extension for Cassandra.</w:t>
      </w:r>
      <w:r w:rsidR="007F43F7">
        <w:rPr>
          <w:lang w:val="en-US"/>
        </w:rPr>
        <w:t xml:space="preserve"> An example for its application can be found in the </w:t>
      </w:r>
      <w:hyperlink r:id="rId180" w:history="1">
        <w:r w:rsidR="007F43F7" w:rsidRPr="007F43F7">
          <w:rPr>
            <w:rStyle w:val="Hyperlink"/>
            <w:lang w:val="en-US"/>
          </w:rPr>
          <w:t xml:space="preserve">tutorials for </w:t>
        </w:r>
        <w:proofErr w:type="spellStart"/>
        <w:r w:rsidR="007F43F7" w:rsidRPr="007F43F7">
          <w:rPr>
            <w:rStyle w:val="Hyperlink"/>
            <w:lang w:val="en-US"/>
          </w:rPr>
          <w:t>GeoMesa</w:t>
        </w:r>
        <w:proofErr w:type="spellEnd"/>
      </w:hyperlink>
      <w:r w:rsidR="007F43F7">
        <w:rPr>
          <w:lang w:val="en-US"/>
        </w:rPr>
        <w:t xml:space="preserve"> (see also VII.5.6).</w:t>
      </w:r>
    </w:p>
    <w:p w14:paraId="5816C6FF" w14:textId="77777777" w:rsidR="00CB4B0B" w:rsidRPr="001B65F3" w:rsidRDefault="00CB4B0B" w:rsidP="00CB4B0B">
      <w:pPr>
        <w:spacing w:line="360" w:lineRule="auto"/>
        <w:rPr>
          <w:lang w:val="en-US"/>
        </w:rPr>
      </w:pPr>
    </w:p>
    <w:p w14:paraId="58740662" w14:textId="51BD7389" w:rsidR="008D123D" w:rsidRPr="00252EDA" w:rsidRDefault="008D123D" w:rsidP="00B9797B">
      <w:pPr>
        <w:keepNext/>
        <w:spacing w:line="360" w:lineRule="auto"/>
        <w:rPr>
          <w:b/>
          <w:sz w:val="24"/>
          <w:lang w:val="en-US"/>
        </w:rPr>
      </w:pPr>
      <w:r>
        <w:rPr>
          <w:b/>
          <w:sz w:val="24"/>
          <w:lang w:val="en-US"/>
        </w:rPr>
        <w:t>VII</w:t>
      </w:r>
      <w:r w:rsidRPr="00252EDA">
        <w:rPr>
          <w:b/>
          <w:sz w:val="24"/>
          <w:lang w:val="en-US"/>
        </w:rPr>
        <w:t>.</w:t>
      </w:r>
      <w:r w:rsidR="006A29C2">
        <w:rPr>
          <w:b/>
          <w:sz w:val="24"/>
          <w:lang w:val="en-US"/>
        </w:rPr>
        <w:t>5</w:t>
      </w:r>
      <w:r w:rsidRPr="00252EDA">
        <w:rPr>
          <w:b/>
          <w:sz w:val="24"/>
          <w:lang w:val="en-US"/>
        </w:rPr>
        <w:t>.</w:t>
      </w:r>
      <w:r w:rsidR="00CB4B0B">
        <w:rPr>
          <w:b/>
          <w:sz w:val="24"/>
          <w:lang w:val="en-US"/>
        </w:rPr>
        <w:t>6</w:t>
      </w:r>
      <w:r w:rsidRPr="00252EDA">
        <w:rPr>
          <w:b/>
          <w:sz w:val="24"/>
          <w:lang w:val="en-US"/>
        </w:rPr>
        <w:tab/>
      </w:r>
      <w:proofErr w:type="spellStart"/>
      <w:r>
        <w:rPr>
          <w:b/>
          <w:sz w:val="24"/>
          <w:lang w:val="en-US"/>
        </w:rPr>
        <w:t>GeoWave</w:t>
      </w:r>
      <w:proofErr w:type="spellEnd"/>
    </w:p>
    <w:p w14:paraId="7625C261" w14:textId="77777777" w:rsidR="008D123D" w:rsidRPr="001B65F3" w:rsidRDefault="006D197B" w:rsidP="008D123D">
      <w:pPr>
        <w:spacing w:line="360" w:lineRule="auto"/>
        <w:rPr>
          <w:lang w:val="en-US"/>
        </w:rPr>
      </w:pPr>
      <w:hyperlink r:id="rId181" w:history="1">
        <w:proofErr w:type="spellStart"/>
        <w:r w:rsidR="008D123D" w:rsidRPr="00F9534F">
          <w:rPr>
            <w:rStyle w:val="Hyperlink"/>
            <w:lang w:val="en-US"/>
          </w:rPr>
          <w:t>GeoWave</w:t>
        </w:r>
        <w:proofErr w:type="spellEnd"/>
        <w:r w:rsidR="008D123D" w:rsidRPr="00F9534F">
          <w:rPr>
            <w:rStyle w:val="Hyperlink"/>
            <w:lang w:val="en-US"/>
          </w:rPr>
          <w:t xml:space="preserve"> is a </w:t>
        </w:r>
        <w:proofErr w:type="spellStart"/>
        <w:r w:rsidR="008D123D" w:rsidRPr="00F9534F">
          <w:rPr>
            <w:rStyle w:val="Hyperlink"/>
            <w:lang w:val="en-US"/>
          </w:rPr>
          <w:t>OSGeo</w:t>
        </w:r>
        <w:proofErr w:type="spellEnd"/>
        <w:r w:rsidR="008D123D" w:rsidRPr="00F9534F">
          <w:rPr>
            <w:rStyle w:val="Hyperlink"/>
            <w:lang w:val="en-US"/>
          </w:rPr>
          <w:t xml:space="preserve"> library</w:t>
        </w:r>
      </w:hyperlink>
      <w:r w:rsidR="008D123D" w:rsidRPr="001B65F3">
        <w:rPr>
          <w:lang w:val="en-US"/>
        </w:rPr>
        <w:t xml:space="preserve"> that connects the scalability of distributed computing frameworks and key-value stores with modern geospatial software to store, retrieve and analyze massive (i.e., terabyte) geospatial datasets. It utilizes distributed computing clusters and server-side fine grain filtering to execute interactive time and/or location specific queries on datasets containing billions of features.</w:t>
      </w:r>
    </w:p>
    <w:p w14:paraId="219EE8D8" w14:textId="77777777" w:rsidR="008D123D" w:rsidRDefault="008D123D" w:rsidP="008D123D">
      <w:pPr>
        <w:spacing w:line="360" w:lineRule="auto"/>
        <w:rPr>
          <w:lang w:val="en-US"/>
        </w:rPr>
      </w:pPr>
      <w:proofErr w:type="spellStart"/>
      <w:r w:rsidRPr="001B65F3">
        <w:rPr>
          <w:lang w:val="en-US"/>
        </w:rPr>
        <w:t>GeoWave</w:t>
      </w:r>
      <w:proofErr w:type="spellEnd"/>
      <w:r w:rsidRPr="001B65F3">
        <w:rPr>
          <w:lang w:val="en-US"/>
        </w:rPr>
        <w:t xml:space="preserve"> adds multi-dimensional indexing to </w:t>
      </w:r>
      <w:proofErr w:type="spellStart"/>
      <w:r w:rsidRPr="001B65F3">
        <w:rPr>
          <w:lang w:val="en-US"/>
        </w:rPr>
        <w:t>Accumulo</w:t>
      </w:r>
      <w:proofErr w:type="spellEnd"/>
      <w:r w:rsidRPr="001B65F3">
        <w:rPr>
          <w:lang w:val="en-US"/>
        </w:rPr>
        <w:t xml:space="preserve">, HBase, </w:t>
      </w:r>
      <w:proofErr w:type="spellStart"/>
      <w:r w:rsidRPr="001B65F3">
        <w:rPr>
          <w:lang w:val="en-US"/>
        </w:rPr>
        <w:t>BigTable</w:t>
      </w:r>
      <w:proofErr w:type="spellEnd"/>
      <w:r w:rsidRPr="001B65F3">
        <w:rPr>
          <w:lang w:val="en-US"/>
        </w:rPr>
        <w:t xml:space="preserve"> and others. It indexes multidimensional data in a way that ensures values close together in multidimensional space are stored physically close together in the distributed datastore of a client's choice.</w:t>
      </w:r>
      <w:r>
        <w:rPr>
          <w:lang w:val="en-US"/>
        </w:rPr>
        <w:t xml:space="preserve"> </w:t>
      </w:r>
      <w:proofErr w:type="spellStart"/>
      <w:r w:rsidRPr="001B65F3">
        <w:rPr>
          <w:lang w:val="en-US"/>
        </w:rPr>
        <w:t>GeoWave</w:t>
      </w:r>
      <w:proofErr w:type="spellEnd"/>
      <w:r w:rsidRPr="001B65F3">
        <w:rPr>
          <w:lang w:val="en-US"/>
        </w:rPr>
        <w:t xml:space="preserve"> allows for easy feature extension and platform integration – bridging the gap between distributed technologies and minimizing the learning curve for developers.</w:t>
      </w:r>
      <w:r>
        <w:rPr>
          <w:lang w:val="en-US"/>
        </w:rPr>
        <w:t xml:space="preserve"> </w:t>
      </w:r>
      <w:r w:rsidRPr="001B65F3">
        <w:rPr>
          <w:lang w:val="en-US"/>
        </w:rPr>
        <w:t xml:space="preserve">A </w:t>
      </w:r>
      <w:proofErr w:type="spellStart"/>
      <w:r w:rsidRPr="001B65F3">
        <w:rPr>
          <w:lang w:val="en-US"/>
        </w:rPr>
        <w:t>GeoServer</w:t>
      </w:r>
      <w:proofErr w:type="spellEnd"/>
      <w:r w:rsidRPr="001B65F3">
        <w:rPr>
          <w:lang w:val="en-US"/>
        </w:rPr>
        <w:t xml:space="preserve"> plugin allows geospatial data in a </w:t>
      </w:r>
      <w:proofErr w:type="spellStart"/>
      <w:r w:rsidRPr="001B65F3">
        <w:rPr>
          <w:lang w:val="en-US"/>
        </w:rPr>
        <w:t>GeoWave</w:t>
      </w:r>
      <w:proofErr w:type="spellEnd"/>
      <w:r w:rsidRPr="001B65F3">
        <w:rPr>
          <w:lang w:val="en-US"/>
        </w:rPr>
        <w:t xml:space="preserve"> datastore to be shared and visualized via OGC standard services. In addition, </w:t>
      </w:r>
      <w:proofErr w:type="spellStart"/>
      <w:r w:rsidRPr="001B65F3">
        <w:rPr>
          <w:lang w:val="en-US"/>
        </w:rPr>
        <w:t>GeoWave</w:t>
      </w:r>
      <w:proofErr w:type="spellEnd"/>
      <w:r w:rsidRPr="001B65F3">
        <w:rPr>
          <w:lang w:val="en-US"/>
        </w:rPr>
        <w:t xml:space="preserve"> provides Map-Reduce input and output formats for distributed processing and analysis of geospatial data.</w:t>
      </w:r>
    </w:p>
    <w:p w14:paraId="3247DE20" w14:textId="77777777" w:rsidR="00075668" w:rsidRDefault="00075668" w:rsidP="008D123D">
      <w:pPr>
        <w:spacing w:line="360" w:lineRule="auto"/>
        <w:rPr>
          <w:lang w:val="en-US"/>
        </w:rPr>
      </w:pPr>
    </w:p>
    <w:p w14:paraId="1E8E21CB" w14:textId="45539681" w:rsidR="00075668" w:rsidRPr="00252EDA" w:rsidRDefault="00075668" w:rsidP="00075668">
      <w:pPr>
        <w:rPr>
          <w:b/>
          <w:sz w:val="28"/>
          <w:lang w:val="en-US"/>
        </w:rPr>
      </w:pPr>
      <w:r>
        <w:rPr>
          <w:b/>
          <w:sz w:val="28"/>
          <w:lang w:val="en-US"/>
        </w:rPr>
        <w:t>VI</w:t>
      </w:r>
      <w:r w:rsidRPr="00252EDA">
        <w:rPr>
          <w:b/>
          <w:sz w:val="28"/>
          <w:lang w:val="en-US"/>
        </w:rPr>
        <w:t>I.</w:t>
      </w:r>
      <w:r w:rsidR="006A29C2">
        <w:rPr>
          <w:b/>
          <w:sz w:val="28"/>
          <w:lang w:val="en-US"/>
        </w:rPr>
        <w:t>6</w:t>
      </w:r>
      <w:r w:rsidRPr="00252EDA">
        <w:rPr>
          <w:b/>
          <w:sz w:val="28"/>
          <w:lang w:val="en-US"/>
        </w:rPr>
        <w:tab/>
      </w:r>
      <w:r>
        <w:rPr>
          <w:b/>
          <w:sz w:val="28"/>
          <w:lang w:val="en-US"/>
        </w:rPr>
        <w:t>Decision Analysis Report</w:t>
      </w:r>
    </w:p>
    <w:p w14:paraId="4DB3382B" w14:textId="2B3C0857" w:rsidR="00075668" w:rsidRDefault="00075668" w:rsidP="00075668">
      <w:pPr>
        <w:rPr>
          <w:lang w:val="en-US"/>
        </w:rPr>
      </w:pPr>
      <w:r w:rsidRPr="003D0634">
        <w:rPr>
          <w:lang w:val="en-US"/>
        </w:rPr>
        <w:t xml:space="preserve">Asses the various </w:t>
      </w:r>
      <w:r>
        <w:rPr>
          <w:lang w:val="en-US"/>
        </w:rPr>
        <w:t xml:space="preserve">open source </w:t>
      </w:r>
      <w:r w:rsidRPr="003D0634">
        <w:rPr>
          <w:lang w:val="en-US"/>
        </w:rPr>
        <w:t xml:space="preserve">products and solutions available for </w:t>
      </w:r>
      <w:r>
        <w:rPr>
          <w:lang w:val="en-US"/>
        </w:rPr>
        <w:t xml:space="preserve">Open </w:t>
      </w:r>
      <w:proofErr w:type="spellStart"/>
      <w:r>
        <w:rPr>
          <w:lang w:val="en-US"/>
        </w:rPr>
        <w:t>Hazus</w:t>
      </w:r>
      <w:proofErr w:type="spellEnd"/>
      <w:r>
        <w:rPr>
          <w:lang w:val="en-US"/>
        </w:rPr>
        <w:t xml:space="preserve"> database</w:t>
      </w:r>
      <w:r w:rsidRPr="003D0634">
        <w:rPr>
          <w:lang w:val="en-US"/>
        </w:rPr>
        <w:t xml:space="preserve"> support to determine the set of tools and/or frameworks which provide the most functionality for </w:t>
      </w:r>
      <w:r>
        <w:rPr>
          <w:lang w:val="en-US"/>
        </w:rPr>
        <w:t xml:space="preserve">the server side of Open </w:t>
      </w:r>
      <w:proofErr w:type="spellStart"/>
      <w:r>
        <w:rPr>
          <w:lang w:val="en-US"/>
        </w:rPr>
        <w:t>Hazus</w:t>
      </w:r>
      <w:proofErr w:type="spellEnd"/>
      <w:r w:rsidRPr="003D0634">
        <w:rPr>
          <w:lang w:val="en-US"/>
        </w:rPr>
        <w:t>.</w:t>
      </w:r>
    </w:p>
    <w:p w14:paraId="30614483" w14:textId="77777777" w:rsidR="00075668" w:rsidRDefault="00075668" w:rsidP="008D123D">
      <w:pPr>
        <w:spacing w:line="360" w:lineRule="auto"/>
        <w:rPr>
          <w:lang w:val="en-US"/>
        </w:rPr>
      </w:pPr>
    </w:p>
    <w:p w14:paraId="2BD7FE7C" w14:textId="044D9DBE" w:rsidR="00075668" w:rsidRDefault="00214D42" w:rsidP="008D123D">
      <w:pPr>
        <w:spacing w:line="360" w:lineRule="auto"/>
        <w:rPr>
          <w:lang w:val="en-US"/>
        </w:rPr>
      </w:pPr>
      <w:r>
        <w:lastRenderedPageBreak/>
        <w:fldChar w:fldCharType="begin"/>
      </w:r>
      <w:ins w:id="212" w:author="Eric Christensen" w:date="2019-01-14T12:16:00Z">
        <w:r w:rsidR="003B0354">
          <w:instrText>HYPERLINK "C:\\Users\\fredcollins\\Downloads\\OpenHazusDecisionAnalysis.xlsx"</w:instrText>
        </w:r>
      </w:ins>
      <w:del w:id="213" w:author="Eric Christensen" w:date="2019-01-14T12:16:00Z">
        <w:r w:rsidDel="003B0354">
          <w:delInstrText xml:space="preserve"> HYPERLINK "/Users/fredcollins/Downloads/OpenHazusDecisionAnalysis.xlsx" </w:delInstrText>
        </w:r>
      </w:del>
      <w:ins w:id="214" w:author="Eric Christensen" w:date="2019-01-14T12:16:00Z"/>
      <w:r>
        <w:fldChar w:fldCharType="separate"/>
      </w:r>
      <w:r w:rsidR="006D197B">
        <w:fldChar w:fldCharType="begin"/>
      </w:r>
      <w:ins w:id="215" w:author="Eric Christensen" w:date="2019-01-14T12:16:00Z">
        <w:r w:rsidR="003B0354">
          <w:instrText>HYPERLINK "C:\\Users\\EricChristensen\\AppData\\Local\\Temp\\notes32C5CD\\OpenHazusDecisionAnalysis.xlsx"</w:instrText>
        </w:r>
      </w:ins>
      <w:del w:id="216" w:author="Eric Christensen" w:date="2019-01-14T12:16:00Z">
        <w:r w:rsidR="006D197B" w:rsidDel="003B0354">
          <w:delInstrText xml:space="preserve"> HYPERLINK "OpenHazusDecisionAnalysis.xlsx" </w:delInstrText>
        </w:r>
      </w:del>
      <w:ins w:id="217" w:author="Eric Christensen" w:date="2019-01-14T12:16:00Z"/>
      <w:r w:rsidR="006D197B">
        <w:fldChar w:fldCharType="separate"/>
      </w:r>
      <w:r w:rsidR="006D197B">
        <w:fldChar w:fldCharType="begin"/>
      </w:r>
      <w:ins w:id="218" w:author="Eric Christensen" w:date="2019-01-14T12:16:00Z">
        <w:r w:rsidR="003B0354">
          <w:instrText>HYPERLINK "C:\\Users\\EricChristensen\\AppData\\Local\\Temp\\notes32C5CD\\OpenHazusDecisionAnalysis.xlsx"</w:instrText>
        </w:r>
      </w:ins>
      <w:del w:id="219" w:author="Eric Christensen" w:date="2019-01-14T12:16:00Z">
        <w:r w:rsidR="006D197B" w:rsidDel="003B0354">
          <w:delInstrText xml:space="preserve"> HYPERLINK "OpenHazusDecisionAnalysis.xlsx" </w:delInstrText>
        </w:r>
      </w:del>
      <w:ins w:id="220" w:author="Eric Christensen" w:date="2019-01-14T12:16:00Z"/>
      <w:r w:rsidR="006D197B">
        <w:fldChar w:fldCharType="separate"/>
      </w:r>
      <w:r w:rsidRPr="00214D42">
        <w:rPr>
          <w:noProof/>
          <w:lang w:val="en-US"/>
        </w:rPr>
        <w:object w:dxaOrig="7229" w:dyaOrig="2924" w14:anchorId="7A418AA8">
          <v:shape id="_x0000_i1027" type="#_x0000_t75" alt="" style="width:360.75pt;height:146.25pt;mso-width-percent:0;mso-height-percent:0;mso-width-percent:0;mso-height-percent:0" o:ole="">
            <v:imagedata r:id="rId159" o:title=""/>
          </v:shape>
          <o:OLEObject Type="Embed" ProgID="Excel.Sheet.12" ShapeID="_x0000_i1027" DrawAspect="Content" ObjectID="_1608977270" r:id="rId182"/>
        </w:object>
      </w:r>
      <w:r w:rsidR="006D197B">
        <w:rPr>
          <w:noProof/>
          <w:lang w:val="en-US"/>
        </w:rPr>
        <w:fldChar w:fldCharType="end"/>
      </w:r>
      <w:r w:rsidR="006D197B">
        <w:rPr>
          <w:noProof/>
          <w:lang w:val="en-US"/>
        </w:rPr>
        <w:fldChar w:fldCharType="end"/>
      </w:r>
      <w:r>
        <w:fldChar w:fldCharType="end"/>
      </w:r>
    </w:p>
    <w:p w14:paraId="6B661CDE" w14:textId="77777777" w:rsidR="00075668" w:rsidRDefault="00075668" w:rsidP="00075668">
      <w:pPr>
        <w:rPr>
          <w:lang w:val="en-US"/>
        </w:rPr>
      </w:pPr>
    </w:p>
    <w:p w14:paraId="476E677C" w14:textId="350D8F65" w:rsidR="00075668" w:rsidRPr="00075668" w:rsidRDefault="00075668" w:rsidP="00075668">
      <w:pPr>
        <w:rPr>
          <w:b/>
          <w:sz w:val="24"/>
          <w:lang w:val="en-US"/>
        </w:rPr>
      </w:pPr>
      <w:r w:rsidRPr="00075668">
        <w:rPr>
          <w:b/>
          <w:sz w:val="24"/>
          <w:lang w:val="en-US"/>
        </w:rPr>
        <w:t>VII.</w:t>
      </w:r>
      <w:r w:rsidR="006A29C2">
        <w:rPr>
          <w:b/>
          <w:sz w:val="24"/>
          <w:lang w:val="en-US"/>
        </w:rPr>
        <w:t>6</w:t>
      </w:r>
      <w:r w:rsidRPr="00075668">
        <w:rPr>
          <w:b/>
          <w:sz w:val="24"/>
          <w:lang w:val="en-US"/>
        </w:rPr>
        <w:t>.2</w:t>
      </w:r>
      <w:r w:rsidRPr="00075668">
        <w:rPr>
          <w:b/>
          <w:sz w:val="24"/>
          <w:lang w:val="en-US"/>
        </w:rPr>
        <w:tab/>
        <w:t>Recommendation</w:t>
      </w:r>
    </w:p>
    <w:p w14:paraId="7184DD2E" w14:textId="77777777" w:rsidR="00075668" w:rsidRDefault="00075668" w:rsidP="00075668">
      <w:pPr>
        <w:spacing w:after="120" w:line="360" w:lineRule="auto"/>
        <w:ind w:right="173"/>
        <w:rPr>
          <w:lang w:val="en-US"/>
        </w:rPr>
      </w:pPr>
    </w:p>
    <w:p w14:paraId="11262573" w14:textId="4C2ABA21" w:rsidR="00075668" w:rsidRPr="00075668" w:rsidRDefault="00075668" w:rsidP="00075668">
      <w:pPr>
        <w:rPr>
          <w:b/>
          <w:sz w:val="24"/>
          <w:lang w:val="en-US"/>
        </w:rPr>
      </w:pPr>
      <w:r w:rsidRPr="00075668">
        <w:rPr>
          <w:b/>
          <w:sz w:val="24"/>
          <w:lang w:val="en-US"/>
        </w:rPr>
        <w:t>VII.</w:t>
      </w:r>
      <w:r w:rsidR="006A29C2">
        <w:rPr>
          <w:b/>
          <w:sz w:val="24"/>
          <w:lang w:val="en-US"/>
        </w:rPr>
        <w:t>6</w:t>
      </w:r>
      <w:r w:rsidRPr="00075668">
        <w:rPr>
          <w:b/>
          <w:sz w:val="24"/>
          <w:lang w:val="en-US"/>
        </w:rPr>
        <w:t>.3</w:t>
      </w:r>
      <w:r w:rsidRPr="00075668">
        <w:rPr>
          <w:b/>
          <w:sz w:val="24"/>
          <w:lang w:val="en-US"/>
        </w:rPr>
        <w:tab/>
        <w:t>Rationale</w:t>
      </w:r>
    </w:p>
    <w:p w14:paraId="7F776A71" w14:textId="77777777" w:rsidR="00075668" w:rsidRDefault="00075668" w:rsidP="00075668">
      <w:pPr>
        <w:spacing w:after="120" w:line="360" w:lineRule="auto"/>
        <w:ind w:right="173"/>
        <w:rPr>
          <w:lang w:val="en-US"/>
        </w:rPr>
      </w:pPr>
    </w:p>
    <w:p w14:paraId="184A95B8" w14:textId="77777777" w:rsidR="00075668" w:rsidRDefault="00075668" w:rsidP="008D123D">
      <w:pPr>
        <w:spacing w:line="360" w:lineRule="auto"/>
        <w:rPr>
          <w:lang w:val="en-US"/>
        </w:rPr>
      </w:pPr>
    </w:p>
    <w:p w14:paraId="0A214BC4" w14:textId="77777777" w:rsidR="00075668" w:rsidRPr="00252EDA" w:rsidRDefault="00075668" w:rsidP="008D123D">
      <w:pPr>
        <w:spacing w:line="360" w:lineRule="auto"/>
        <w:rPr>
          <w:lang w:val="en-US"/>
        </w:rPr>
      </w:pPr>
    </w:p>
    <w:p w14:paraId="685765A2" w14:textId="77777777" w:rsidR="008D123D" w:rsidRPr="00252EDA" w:rsidRDefault="008D123D" w:rsidP="008D123D">
      <w:pPr>
        <w:spacing w:line="360" w:lineRule="auto"/>
        <w:rPr>
          <w:lang w:val="en-US"/>
        </w:rPr>
      </w:pPr>
      <w:r w:rsidRPr="00252EDA">
        <w:rPr>
          <w:lang w:val="en-US"/>
        </w:rPr>
        <w:t xml:space="preserve">. </w:t>
      </w:r>
    </w:p>
    <w:p w14:paraId="7BE2D668" w14:textId="77777777" w:rsidR="008D123D" w:rsidRDefault="008D123D" w:rsidP="008D123D">
      <w:pPr>
        <w:spacing w:after="120" w:line="360" w:lineRule="auto"/>
        <w:ind w:right="173"/>
        <w:rPr>
          <w:lang w:val="en-US"/>
        </w:rPr>
        <w:sectPr w:rsidR="008D123D" w:rsidSect="002F2E31">
          <w:headerReference w:type="default" r:id="rId183"/>
          <w:footerReference w:type="default" r:id="rId184"/>
          <w:pgSz w:w="12240" w:h="15840"/>
          <w:pgMar w:top="1440" w:right="1440" w:bottom="1440" w:left="1440" w:header="720" w:footer="720" w:gutter="0"/>
          <w:pgNumType w:start="1"/>
          <w:cols w:space="720"/>
          <w:docGrid w:linePitch="360"/>
        </w:sectPr>
      </w:pPr>
    </w:p>
    <w:p w14:paraId="3CCB6A21" w14:textId="59C284A8" w:rsidR="00EA3F0E" w:rsidRPr="00252EDA" w:rsidRDefault="00EA3F0E" w:rsidP="00EA3F0E">
      <w:pPr>
        <w:rPr>
          <w:b/>
          <w:sz w:val="32"/>
          <w:lang w:val="en-US"/>
        </w:rPr>
      </w:pPr>
      <w:r>
        <w:rPr>
          <w:b/>
          <w:sz w:val="32"/>
          <w:lang w:val="en-US"/>
        </w:rPr>
        <w:lastRenderedPageBreak/>
        <w:t>VIII</w:t>
      </w:r>
      <w:r w:rsidRPr="00252EDA">
        <w:rPr>
          <w:b/>
          <w:sz w:val="32"/>
          <w:lang w:val="en-US"/>
        </w:rPr>
        <w:t>.</w:t>
      </w:r>
      <w:r w:rsidRPr="00252EDA">
        <w:rPr>
          <w:b/>
          <w:sz w:val="32"/>
          <w:lang w:val="en-US"/>
        </w:rPr>
        <w:tab/>
      </w:r>
      <w:r>
        <w:rPr>
          <w:b/>
          <w:sz w:val="32"/>
          <w:lang w:val="en-US"/>
        </w:rPr>
        <w:t>Analysis of Alternatives</w:t>
      </w:r>
    </w:p>
    <w:p w14:paraId="62B3511F" w14:textId="77777777" w:rsidR="00EA3F0E" w:rsidRPr="00252EDA" w:rsidRDefault="00EA3F0E" w:rsidP="00EA3F0E">
      <w:pPr>
        <w:spacing w:line="360" w:lineRule="auto"/>
        <w:rPr>
          <w:lang w:val="en-US"/>
        </w:rPr>
      </w:pPr>
      <w:r w:rsidRPr="00252EDA">
        <w:rPr>
          <w:lang w:val="en-US"/>
        </w:rPr>
        <w:t xml:space="preserve">The purpose of this whitepaper is to define the functionality, external interfaces, performance, attributes, and design constraints of Open </w:t>
      </w:r>
      <w:proofErr w:type="spellStart"/>
      <w:r>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proofErr w:type="spellStart"/>
      <w:r>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143C0A00" w14:textId="77777777" w:rsidR="00EA3F0E" w:rsidRPr="00252EDA" w:rsidRDefault="00EA3F0E" w:rsidP="00EA3F0E">
      <w:pPr>
        <w:rPr>
          <w:lang w:val="en-US"/>
        </w:rPr>
      </w:pPr>
    </w:p>
    <w:p w14:paraId="5E585F84" w14:textId="1668121A" w:rsidR="00EA3F0E" w:rsidRPr="00252EDA" w:rsidRDefault="00EA3F0E" w:rsidP="00EA3F0E">
      <w:pPr>
        <w:rPr>
          <w:b/>
          <w:sz w:val="28"/>
          <w:lang w:val="en-US"/>
        </w:rPr>
      </w:pPr>
      <w:r>
        <w:rPr>
          <w:b/>
          <w:sz w:val="28"/>
          <w:lang w:val="en-US"/>
        </w:rPr>
        <w:t>VII</w:t>
      </w:r>
      <w:r w:rsidRPr="00252EDA">
        <w:rPr>
          <w:b/>
          <w:sz w:val="28"/>
          <w:lang w:val="en-US"/>
        </w:rPr>
        <w:t>I.1</w:t>
      </w:r>
      <w:r w:rsidRPr="00252EDA">
        <w:rPr>
          <w:b/>
          <w:sz w:val="28"/>
          <w:lang w:val="en-US"/>
        </w:rPr>
        <w:tab/>
      </w:r>
      <w:r>
        <w:rPr>
          <w:b/>
          <w:sz w:val="28"/>
          <w:lang w:val="en-US"/>
        </w:rPr>
        <w:t>Preferred Solution</w:t>
      </w:r>
    </w:p>
    <w:p w14:paraId="7F5529A9" w14:textId="77777777" w:rsidR="00EA3F0E" w:rsidRPr="00252EDA" w:rsidRDefault="00EA3F0E" w:rsidP="00EA3F0E">
      <w:pPr>
        <w:spacing w:line="360" w:lineRule="auto"/>
        <w:rPr>
          <w:lang w:val="en-US"/>
        </w:rPr>
      </w:pPr>
      <w:r w:rsidRPr="00252EDA">
        <w:rPr>
          <w:lang w:val="en-US"/>
        </w:rPr>
        <w:t xml:space="preserve">Multi-tiered access. </w:t>
      </w:r>
    </w:p>
    <w:p w14:paraId="012C2904" w14:textId="318B2698" w:rsidR="00EA3F0E" w:rsidRPr="00252EDA" w:rsidRDefault="00EA3F0E" w:rsidP="00EA3F0E">
      <w:pPr>
        <w:spacing w:line="360" w:lineRule="auto"/>
        <w:rPr>
          <w:b/>
          <w:sz w:val="24"/>
          <w:lang w:val="en-US"/>
        </w:rPr>
      </w:pPr>
      <w:r>
        <w:rPr>
          <w:b/>
          <w:sz w:val="24"/>
          <w:lang w:val="en-US"/>
        </w:rPr>
        <w:t>VIII</w:t>
      </w:r>
      <w:r w:rsidRPr="00252EDA">
        <w:rPr>
          <w:b/>
          <w:sz w:val="24"/>
          <w:lang w:val="en-US"/>
        </w:rPr>
        <w:t>.1.1</w:t>
      </w:r>
      <w:r w:rsidRPr="00252EDA">
        <w:rPr>
          <w:b/>
          <w:sz w:val="24"/>
          <w:lang w:val="en-US"/>
        </w:rPr>
        <w:tab/>
        <w:t>Inventory Access</w:t>
      </w:r>
    </w:p>
    <w:p w14:paraId="162E323B" w14:textId="77777777" w:rsidR="00EA3F0E" w:rsidRDefault="00EA3F0E" w:rsidP="00EA3F0E">
      <w:pPr>
        <w:spacing w:after="120" w:line="360" w:lineRule="auto"/>
        <w:ind w:right="173"/>
        <w:rPr>
          <w:lang w:val="en-US"/>
        </w:rPr>
      </w:pPr>
      <w:r w:rsidRPr="00252EDA">
        <w:rPr>
          <w:lang w:val="en-US"/>
        </w:rPr>
        <w:t xml:space="preserve">Open </w:t>
      </w:r>
      <w:proofErr w:type="spellStart"/>
      <w:r>
        <w:rPr>
          <w:lang w:val="en-US"/>
        </w:rPr>
        <w:t>Hazus</w:t>
      </w:r>
      <w:proofErr w:type="spellEnd"/>
      <w:r w:rsidRPr="00252EDA">
        <w:rPr>
          <w:lang w:val="en-US"/>
        </w:rPr>
        <w:t xml:space="preserve"> users may include up to 50 variables in a single API query and make up to 500 queries per</w:t>
      </w:r>
    </w:p>
    <w:p w14:paraId="0549C89F" w14:textId="77777777" w:rsidR="00EA3F0E" w:rsidRDefault="00EA3F0E" w:rsidP="00EA3F0E">
      <w:pPr>
        <w:spacing w:after="120" w:line="360" w:lineRule="auto"/>
        <w:ind w:right="173"/>
        <w:rPr>
          <w:lang w:val="en-US"/>
        </w:rPr>
      </w:pPr>
    </w:p>
    <w:p w14:paraId="7AA229CD" w14:textId="42546312" w:rsidR="00EA3F0E" w:rsidRPr="00252EDA" w:rsidRDefault="00EA3F0E" w:rsidP="00EA3F0E">
      <w:pPr>
        <w:rPr>
          <w:b/>
          <w:sz w:val="28"/>
          <w:lang w:val="en-US"/>
        </w:rPr>
      </w:pPr>
      <w:r>
        <w:rPr>
          <w:b/>
          <w:sz w:val="28"/>
          <w:lang w:val="en-US"/>
        </w:rPr>
        <w:t>VII</w:t>
      </w:r>
      <w:r w:rsidRPr="00252EDA">
        <w:rPr>
          <w:b/>
          <w:sz w:val="28"/>
          <w:lang w:val="en-US"/>
        </w:rPr>
        <w:t>I.</w:t>
      </w:r>
      <w:r>
        <w:rPr>
          <w:b/>
          <w:sz w:val="28"/>
          <w:lang w:val="en-US"/>
        </w:rPr>
        <w:t>2</w:t>
      </w:r>
      <w:r w:rsidRPr="00252EDA">
        <w:rPr>
          <w:b/>
          <w:sz w:val="28"/>
          <w:lang w:val="en-US"/>
        </w:rPr>
        <w:tab/>
      </w:r>
      <w:r>
        <w:rPr>
          <w:b/>
          <w:sz w:val="28"/>
          <w:lang w:val="en-US"/>
        </w:rPr>
        <w:t>Security Considerations</w:t>
      </w:r>
    </w:p>
    <w:p w14:paraId="3A2AA235" w14:textId="77777777" w:rsidR="00EA3F0E" w:rsidRDefault="00EA3F0E" w:rsidP="00EA3F0E">
      <w:pPr>
        <w:spacing w:after="120" w:line="360" w:lineRule="auto"/>
        <w:ind w:right="173"/>
        <w:rPr>
          <w:lang w:val="en-US"/>
        </w:rPr>
      </w:pPr>
    </w:p>
    <w:p w14:paraId="109DAFBC" w14:textId="77777777" w:rsidR="00EA3F0E" w:rsidRDefault="00EA3F0E" w:rsidP="00EA3F0E">
      <w:pPr>
        <w:spacing w:after="120" w:line="360" w:lineRule="auto"/>
        <w:ind w:right="173"/>
        <w:rPr>
          <w:lang w:val="en-US"/>
        </w:rPr>
      </w:pPr>
    </w:p>
    <w:p w14:paraId="0C6B8908" w14:textId="3A6978D0" w:rsidR="00EA3F0E" w:rsidRPr="00252EDA" w:rsidRDefault="00EA3F0E" w:rsidP="00EA3F0E">
      <w:pPr>
        <w:rPr>
          <w:b/>
          <w:sz w:val="28"/>
          <w:lang w:val="en-US"/>
        </w:rPr>
      </w:pPr>
      <w:r>
        <w:rPr>
          <w:b/>
          <w:sz w:val="28"/>
          <w:lang w:val="en-US"/>
        </w:rPr>
        <w:t>VII</w:t>
      </w:r>
      <w:r w:rsidRPr="00252EDA">
        <w:rPr>
          <w:b/>
          <w:sz w:val="28"/>
          <w:lang w:val="en-US"/>
        </w:rPr>
        <w:t>I.</w:t>
      </w:r>
      <w:r>
        <w:rPr>
          <w:b/>
          <w:sz w:val="28"/>
          <w:lang w:val="en-US"/>
        </w:rPr>
        <w:t>3</w:t>
      </w:r>
      <w:r w:rsidRPr="00252EDA">
        <w:rPr>
          <w:b/>
          <w:sz w:val="28"/>
          <w:lang w:val="en-US"/>
        </w:rPr>
        <w:tab/>
      </w:r>
      <w:r>
        <w:rPr>
          <w:b/>
          <w:sz w:val="28"/>
          <w:lang w:val="en-US"/>
        </w:rPr>
        <w:t>Assumptions and Dependencies</w:t>
      </w:r>
    </w:p>
    <w:p w14:paraId="1474A132" w14:textId="77777777" w:rsidR="00EA3F0E" w:rsidRDefault="00EA3F0E" w:rsidP="00EA3F0E">
      <w:pPr>
        <w:spacing w:after="120" w:line="360" w:lineRule="auto"/>
        <w:ind w:right="173"/>
        <w:rPr>
          <w:lang w:val="en-US"/>
        </w:rPr>
      </w:pPr>
    </w:p>
    <w:p w14:paraId="5958B1DC" w14:textId="77777777" w:rsidR="00EA3F0E" w:rsidRDefault="00EA3F0E" w:rsidP="00EA3F0E">
      <w:pPr>
        <w:spacing w:after="120" w:line="360" w:lineRule="auto"/>
        <w:ind w:right="173"/>
        <w:rPr>
          <w:lang w:val="en-US"/>
        </w:rPr>
      </w:pPr>
    </w:p>
    <w:p w14:paraId="3AAC35B1" w14:textId="77777777" w:rsidR="00EA3F0E" w:rsidRDefault="00EA3F0E" w:rsidP="00EA3F0E">
      <w:pPr>
        <w:spacing w:after="120" w:line="360" w:lineRule="auto"/>
        <w:ind w:right="173"/>
        <w:rPr>
          <w:lang w:val="en-US"/>
        </w:rPr>
        <w:sectPr w:rsidR="00EA3F0E" w:rsidSect="002F2E31">
          <w:headerReference w:type="default" r:id="rId185"/>
          <w:footerReference w:type="default" r:id="rId186"/>
          <w:pgSz w:w="12240" w:h="15840"/>
          <w:pgMar w:top="1440" w:right="1440" w:bottom="1440" w:left="1440" w:header="720" w:footer="720" w:gutter="0"/>
          <w:pgNumType w:start="1"/>
          <w:cols w:space="720"/>
          <w:docGrid w:linePitch="360"/>
        </w:sectPr>
      </w:pPr>
    </w:p>
    <w:p w14:paraId="680CD20D" w14:textId="77777777" w:rsidR="002D6419" w:rsidRPr="00252EDA" w:rsidRDefault="002D6419" w:rsidP="002D6419">
      <w:pPr>
        <w:rPr>
          <w:b/>
          <w:sz w:val="32"/>
          <w:lang w:val="en-US"/>
        </w:rPr>
      </w:pPr>
      <w:r w:rsidRPr="00252EDA">
        <w:rPr>
          <w:b/>
          <w:sz w:val="32"/>
          <w:lang w:val="en-US"/>
        </w:rPr>
        <w:lastRenderedPageBreak/>
        <w:t>IX.</w:t>
      </w:r>
      <w:r w:rsidRPr="00252EDA">
        <w:rPr>
          <w:b/>
          <w:sz w:val="32"/>
          <w:lang w:val="en-US"/>
        </w:rPr>
        <w:tab/>
        <w:t>Implementation</w:t>
      </w:r>
    </w:p>
    <w:p w14:paraId="4EE3380E" w14:textId="05D67F77" w:rsidR="002D6419" w:rsidRPr="00252EDA" w:rsidRDefault="002D6419" w:rsidP="002D6419">
      <w:pPr>
        <w:spacing w:line="360" w:lineRule="auto"/>
        <w:rPr>
          <w:lang w:val="en-US"/>
        </w:rPr>
      </w:pPr>
      <w:r w:rsidRPr="00252EDA">
        <w:rPr>
          <w:lang w:val="en-US"/>
        </w:rPr>
        <w:t xml:space="preserve">The purpose of this whitepaper is to define the functionality, external interfaces, performance, attributes, and design constraints of Open </w:t>
      </w:r>
      <w:proofErr w:type="spellStart"/>
      <w:r w:rsidR="006F3418">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proofErr w:type="spellStart"/>
      <w:r w:rsidR="006F3418">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7DEA4A2C" w14:textId="77777777" w:rsidR="002D6419" w:rsidRPr="00252EDA" w:rsidRDefault="002D6419" w:rsidP="002D6419">
      <w:pPr>
        <w:rPr>
          <w:lang w:val="en-US"/>
        </w:rPr>
      </w:pPr>
    </w:p>
    <w:p w14:paraId="202C7911" w14:textId="321473FA" w:rsidR="002D6419" w:rsidRPr="00252EDA" w:rsidRDefault="002D6419" w:rsidP="002D6419">
      <w:pPr>
        <w:rPr>
          <w:b/>
          <w:sz w:val="28"/>
          <w:lang w:val="en-US"/>
        </w:rPr>
      </w:pPr>
      <w:r w:rsidRPr="00252EDA">
        <w:rPr>
          <w:b/>
          <w:sz w:val="28"/>
          <w:lang w:val="en-US"/>
        </w:rPr>
        <w:t>IX.1</w:t>
      </w:r>
      <w:r w:rsidRPr="00252EDA">
        <w:rPr>
          <w:b/>
          <w:sz w:val="28"/>
          <w:lang w:val="en-US"/>
        </w:rPr>
        <w:tab/>
        <w:t xml:space="preserve">Open </w:t>
      </w:r>
      <w:proofErr w:type="spellStart"/>
      <w:r w:rsidR="006F3418">
        <w:rPr>
          <w:b/>
          <w:sz w:val="28"/>
          <w:lang w:val="en-US"/>
        </w:rPr>
        <w:t>Hazus</w:t>
      </w:r>
      <w:proofErr w:type="spellEnd"/>
      <w:r w:rsidRPr="00252EDA">
        <w:rPr>
          <w:b/>
          <w:sz w:val="28"/>
          <w:lang w:val="en-US"/>
        </w:rPr>
        <w:t xml:space="preserve"> Server Access</w:t>
      </w:r>
    </w:p>
    <w:p w14:paraId="652D370C" w14:textId="77777777" w:rsidR="002D6419" w:rsidRPr="00252EDA" w:rsidRDefault="002D6419" w:rsidP="002D6419">
      <w:pPr>
        <w:spacing w:line="360" w:lineRule="auto"/>
        <w:rPr>
          <w:lang w:val="en-US"/>
        </w:rPr>
      </w:pPr>
      <w:r w:rsidRPr="00252EDA">
        <w:rPr>
          <w:lang w:val="en-US"/>
        </w:rPr>
        <w:t xml:space="preserve">Multi-tiered access. </w:t>
      </w:r>
    </w:p>
    <w:p w14:paraId="12A5B834" w14:textId="77777777" w:rsidR="002D6419" w:rsidRPr="00252EDA" w:rsidRDefault="002D6419" w:rsidP="002D6419">
      <w:pPr>
        <w:spacing w:line="360" w:lineRule="auto"/>
        <w:rPr>
          <w:b/>
          <w:sz w:val="24"/>
          <w:lang w:val="en-US"/>
        </w:rPr>
      </w:pPr>
      <w:r w:rsidRPr="00252EDA">
        <w:rPr>
          <w:b/>
          <w:sz w:val="24"/>
          <w:lang w:val="en-US"/>
        </w:rPr>
        <w:t>IX.1.1</w:t>
      </w:r>
      <w:r w:rsidRPr="00252EDA">
        <w:rPr>
          <w:b/>
          <w:sz w:val="24"/>
          <w:lang w:val="en-US"/>
        </w:rPr>
        <w:tab/>
        <w:t>Inventory Access</w:t>
      </w:r>
    </w:p>
    <w:p w14:paraId="7A986B7E" w14:textId="510F56FD" w:rsidR="002D6419" w:rsidRPr="00252EDA" w:rsidRDefault="002D6419" w:rsidP="002D6419">
      <w:pPr>
        <w:spacing w:after="120" w:line="360" w:lineRule="auto"/>
        <w:ind w:right="173"/>
        <w:rPr>
          <w:lang w:val="en-US"/>
        </w:rPr>
      </w:pPr>
      <w:r w:rsidRPr="00252EDA">
        <w:rPr>
          <w:lang w:val="en-US"/>
        </w:rPr>
        <w:t xml:space="preserve">Open </w:t>
      </w:r>
      <w:proofErr w:type="spellStart"/>
      <w:r w:rsidR="006F3418">
        <w:rPr>
          <w:lang w:val="en-US"/>
        </w:rPr>
        <w:t>Hazus</w:t>
      </w:r>
      <w:proofErr w:type="spellEnd"/>
      <w:r w:rsidRPr="00252EDA">
        <w:rPr>
          <w:lang w:val="en-US"/>
        </w:rPr>
        <w:t xml:space="preserve"> users may include up to 50 variables in a single API query and make up to 500 queries per IP address per day. More than 500 queries per IP address per day requires that users to register for an OHI (Open </w:t>
      </w:r>
      <w:proofErr w:type="spellStart"/>
      <w:r w:rsidR="006F3418">
        <w:rPr>
          <w:lang w:val="en-US"/>
        </w:rPr>
        <w:t>Hazus</w:t>
      </w:r>
      <w:proofErr w:type="spellEnd"/>
      <w:r w:rsidRPr="00252EDA">
        <w:rPr>
          <w:lang w:val="en-US"/>
        </w:rPr>
        <w:t xml:space="preserve"> inventory) key. That key will be part of their data request URL string.</w:t>
      </w:r>
    </w:p>
    <w:p w14:paraId="4460C15A" w14:textId="1F6BC342" w:rsidR="002D6419" w:rsidRPr="00252EDA" w:rsidRDefault="002D6419" w:rsidP="002D6419">
      <w:pPr>
        <w:spacing w:after="120" w:line="360" w:lineRule="auto"/>
        <w:ind w:right="173"/>
        <w:rPr>
          <w:lang w:val="en-US"/>
        </w:rPr>
      </w:pPr>
      <w:r w:rsidRPr="00252EDA">
        <w:rPr>
          <w:lang w:val="en-US"/>
        </w:rPr>
        <w:t xml:space="preserve">Stakeholders </w:t>
      </w:r>
      <w:r w:rsidR="0032100E" w:rsidRPr="00252EDA">
        <w:rPr>
          <w:lang w:val="en-US"/>
        </w:rPr>
        <w:t>should keep</w:t>
      </w:r>
      <w:r w:rsidRPr="00252EDA">
        <w:rPr>
          <w:lang w:val="en-US"/>
        </w:rPr>
        <w:t xml:space="preserve"> in mind that all queries from a business or organization having multiple employees might employ a proxy service or firewall. This will make </w:t>
      </w:r>
      <w:proofErr w:type="gramStart"/>
      <w:r w:rsidRPr="00252EDA">
        <w:rPr>
          <w:lang w:val="en-US"/>
        </w:rPr>
        <w:t>all of</w:t>
      </w:r>
      <w:proofErr w:type="gramEnd"/>
      <w:r w:rsidRPr="00252EDA">
        <w:rPr>
          <w:lang w:val="en-US"/>
        </w:rPr>
        <w:t xml:space="preserve"> the users of that business or organization appear to have the same IP address. If multiple employees were making queries, the 500-query limit would be for the proxy server/firewall, not the individual user.</w:t>
      </w:r>
    </w:p>
    <w:p w14:paraId="4EE667D8" w14:textId="77777777" w:rsidR="002D6419" w:rsidRPr="00252EDA" w:rsidRDefault="002D6419" w:rsidP="002D6419">
      <w:pPr>
        <w:keepNext/>
        <w:spacing w:line="360" w:lineRule="auto"/>
        <w:rPr>
          <w:rFonts w:cstheme="minorHAnsi"/>
          <w:b/>
          <w:lang w:val="en-US"/>
        </w:rPr>
      </w:pPr>
      <w:r w:rsidRPr="00252EDA">
        <w:rPr>
          <w:rFonts w:cstheme="minorHAnsi"/>
          <w:b/>
          <w:lang w:val="en-US"/>
        </w:rPr>
        <w:t>IX.1.1.1</w:t>
      </w:r>
      <w:r w:rsidRPr="00252EDA">
        <w:rPr>
          <w:rFonts w:cstheme="minorHAnsi"/>
          <w:b/>
          <w:lang w:val="en-US"/>
        </w:rPr>
        <w:tab/>
        <w:t>Registering for an OHI key</w:t>
      </w:r>
    </w:p>
    <w:p w14:paraId="782AB49D" w14:textId="77777777" w:rsidR="002D6419" w:rsidRPr="00252EDA" w:rsidRDefault="002D6419" w:rsidP="002D6419">
      <w:pPr>
        <w:spacing w:after="120" w:line="360" w:lineRule="auto"/>
        <w:ind w:right="173"/>
        <w:rPr>
          <w:lang w:val="en-US"/>
        </w:rPr>
      </w:pPr>
      <w:r w:rsidRPr="00252EDA">
        <w:rPr>
          <w:lang w:val="en-US"/>
        </w:rPr>
        <w:t xml:space="preserve">Users will be directed to go to </w:t>
      </w:r>
      <w:hyperlink r:id="rId187"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195FE180" w14:textId="77777777" w:rsidR="002D6419" w:rsidRPr="00252EDA" w:rsidRDefault="002D6419" w:rsidP="002D6419">
      <w:pPr>
        <w:spacing w:after="120" w:line="360" w:lineRule="auto"/>
        <w:ind w:right="173"/>
        <w:rPr>
          <w:lang w:val="en-US"/>
        </w:rPr>
      </w:pPr>
    </w:p>
    <w:p w14:paraId="0E5AA5B9" w14:textId="77777777" w:rsidR="002D6419" w:rsidRPr="00252EDA" w:rsidRDefault="002D6419" w:rsidP="002D6419">
      <w:pPr>
        <w:spacing w:line="360" w:lineRule="auto"/>
        <w:rPr>
          <w:b/>
          <w:sz w:val="24"/>
          <w:lang w:val="en-US"/>
        </w:rPr>
      </w:pPr>
      <w:r w:rsidRPr="00252EDA">
        <w:rPr>
          <w:b/>
          <w:sz w:val="24"/>
          <w:lang w:val="en-US"/>
        </w:rPr>
        <w:t>IX.1.2</w:t>
      </w:r>
      <w:r w:rsidRPr="00252EDA">
        <w:rPr>
          <w:b/>
          <w:sz w:val="24"/>
          <w:lang w:val="en-US"/>
        </w:rPr>
        <w:tab/>
        <w:t>Modeling access</w:t>
      </w:r>
    </w:p>
    <w:p w14:paraId="469462DA" w14:textId="77777777" w:rsidR="002D6419" w:rsidRPr="00252EDA" w:rsidRDefault="002D6419" w:rsidP="002D6419">
      <w:pPr>
        <w:spacing w:after="120" w:line="360" w:lineRule="auto"/>
        <w:ind w:right="173"/>
        <w:rPr>
          <w:lang w:val="en-US"/>
        </w:rPr>
      </w:pPr>
    </w:p>
    <w:p w14:paraId="45A12B53" w14:textId="77777777" w:rsidR="002D6419" w:rsidRPr="00252EDA" w:rsidRDefault="002D6419" w:rsidP="002D6419">
      <w:pPr>
        <w:spacing w:after="120" w:line="360" w:lineRule="auto"/>
        <w:ind w:right="173"/>
        <w:rPr>
          <w:lang w:val="en-US"/>
        </w:rPr>
      </w:pPr>
    </w:p>
    <w:p w14:paraId="7A472625" w14:textId="77777777" w:rsidR="00676759" w:rsidRDefault="00676759" w:rsidP="002D6419">
      <w:pPr>
        <w:spacing w:after="120" w:line="360" w:lineRule="auto"/>
        <w:ind w:right="173"/>
        <w:rPr>
          <w:lang w:val="en-US"/>
        </w:rPr>
        <w:sectPr w:rsidR="00676759" w:rsidSect="002F2E31">
          <w:headerReference w:type="default" r:id="rId188"/>
          <w:footerReference w:type="default" r:id="rId189"/>
          <w:pgSz w:w="12240" w:h="15840"/>
          <w:pgMar w:top="1440" w:right="1440" w:bottom="1440" w:left="1440" w:header="720" w:footer="720" w:gutter="0"/>
          <w:pgNumType w:start="1"/>
          <w:cols w:space="720"/>
          <w:docGrid w:linePitch="360"/>
        </w:sectPr>
      </w:pPr>
    </w:p>
    <w:p w14:paraId="584C1FC5" w14:textId="135E3CB0" w:rsidR="008D123D" w:rsidRPr="00252EDA" w:rsidRDefault="008D123D" w:rsidP="008D123D">
      <w:pPr>
        <w:rPr>
          <w:b/>
          <w:sz w:val="32"/>
          <w:lang w:val="en-US"/>
        </w:rPr>
      </w:pPr>
      <w:r>
        <w:rPr>
          <w:b/>
          <w:sz w:val="32"/>
          <w:lang w:val="en-US"/>
        </w:rPr>
        <w:lastRenderedPageBreak/>
        <w:t>X</w:t>
      </w:r>
      <w:r w:rsidRPr="00252EDA">
        <w:rPr>
          <w:b/>
          <w:sz w:val="32"/>
          <w:lang w:val="en-US"/>
        </w:rPr>
        <w:t>.</w:t>
      </w:r>
      <w:r w:rsidRPr="00252EDA">
        <w:rPr>
          <w:b/>
          <w:sz w:val="32"/>
          <w:lang w:val="en-US"/>
        </w:rPr>
        <w:tab/>
      </w:r>
      <w:r>
        <w:rPr>
          <w:b/>
          <w:sz w:val="32"/>
          <w:lang w:val="en-US"/>
        </w:rPr>
        <w:t>Testing and Prototyping</w:t>
      </w:r>
    </w:p>
    <w:p w14:paraId="7B6B9AE9" w14:textId="77777777" w:rsidR="008D123D" w:rsidRPr="00252EDA" w:rsidRDefault="008D123D" w:rsidP="008D123D">
      <w:pPr>
        <w:spacing w:line="360" w:lineRule="auto"/>
        <w:rPr>
          <w:lang w:val="en-US"/>
        </w:rPr>
      </w:pPr>
      <w:r w:rsidRPr="00252EDA">
        <w:rPr>
          <w:lang w:val="en-US"/>
        </w:rPr>
        <w:t xml:space="preserve">The purpose of this whitepaper is to define the functionality, external interfaces, performance, attributes, and design constraints of Open </w:t>
      </w:r>
      <w:proofErr w:type="spellStart"/>
      <w:r>
        <w:rPr>
          <w:lang w:val="en-US"/>
        </w:rPr>
        <w:t>Hazus</w:t>
      </w:r>
      <w:proofErr w:type="spellEnd"/>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proofErr w:type="spellStart"/>
      <w:r>
        <w:rPr>
          <w:lang w:val="en-US"/>
        </w:rPr>
        <w:t>Hazus</w:t>
      </w:r>
      <w:proofErr w:type="spellEnd"/>
      <w:r w:rsidRPr="00252EDA">
        <w:rPr>
          <w:lang w:val="en-US"/>
        </w:rPr>
        <w:t xml:space="preserve"> will be distributed for free by the federal government, other topics, such as pricing, competition analysis, marketing issues, are not relevant and are not addressed. </w:t>
      </w:r>
    </w:p>
    <w:p w14:paraId="6A22CE62" w14:textId="77777777" w:rsidR="008D123D" w:rsidRPr="00252EDA" w:rsidRDefault="008D123D" w:rsidP="008D123D">
      <w:pPr>
        <w:rPr>
          <w:lang w:val="en-US"/>
        </w:rPr>
      </w:pPr>
    </w:p>
    <w:p w14:paraId="54547B9D" w14:textId="50B473D1" w:rsidR="008D123D" w:rsidRPr="00252EDA" w:rsidRDefault="008D123D" w:rsidP="008D123D">
      <w:pPr>
        <w:rPr>
          <w:b/>
          <w:sz w:val="28"/>
          <w:lang w:val="en-US"/>
        </w:rPr>
      </w:pPr>
      <w:r>
        <w:rPr>
          <w:b/>
          <w:sz w:val="28"/>
          <w:lang w:val="en-US"/>
        </w:rPr>
        <w:t>X</w:t>
      </w:r>
      <w:r w:rsidRPr="00252EDA">
        <w:rPr>
          <w:b/>
          <w:sz w:val="28"/>
          <w:lang w:val="en-US"/>
        </w:rPr>
        <w:t>.1</w:t>
      </w:r>
      <w:r w:rsidRPr="00252EDA">
        <w:rPr>
          <w:b/>
          <w:sz w:val="28"/>
          <w:lang w:val="en-US"/>
        </w:rPr>
        <w:tab/>
      </w:r>
      <w:r>
        <w:rPr>
          <w:b/>
          <w:sz w:val="28"/>
          <w:lang w:val="en-US"/>
        </w:rPr>
        <w:t>Optimize Extract-by-Value</w:t>
      </w:r>
    </w:p>
    <w:p w14:paraId="48171319" w14:textId="77777777" w:rsidR="008D123D" w:rsidRPr="00252EDA" w:rsidRDefault="008D123D" w:rsidP="008D123D">
      <w:pPr>
        <w:spacing w:line="360" w:lineRule="auto"/>
        <w:rPr>
          <w:lang w:val="en-US"/>
        </w:rPr>
      </w:pPr>
      <w:r w:rsidRPr="00252EDA">
        <w:rPr>
          <w:lang w:val="en-US"/>
        </w:rPr>
        <w:t xml:space="preserve">Multi-tiered access. </w:t>
      </w:r>
    </w:p>
    <w:p w14:paraId="3844707D" w14:textId="6D4C8DF1" w:rsidR="008D123D" w:rsidRPr="00252EDA" w:rsidRDefault="008D123D" w:rsidP="008D123D">
      <w:pPr>
        <w:spacing w:line="360" w:lineRule="auto"/>
        <w:rPr>
          <w:b/>
          <w:sz w:val="24"/>
          <w:lang w:val="en-US"/>
        </w:rPr>
      </w:pPr>
      <w:r>
        <w:rPr>
          <w:b/>
          <w:sz w:val="24"/>
          <w:lang w:val="en-US"/>
        </w:rPr>
        <w:t>X</w:t>
      </w:r>
      <w:r w:rsidRPr="00252EDA">
        <w:rPr>
          <w:b/>
          <w:sz w:val="24"/>
          <w:lang w:val="en-US"/>
        </w:rPr>
        <w:t>.1.1</w:t>
      </w:r>
      <w:r w:rsidRPr="00252EDA">
        <w:rPr>
          <w:b/>
          <w:sz w:val="24"/>
          <w:lang w:val="en-US"/>
        </w:rPr>
        <w:tab/>
      </w:r>
      <w:r>
        <w:rPr>
          <w:b/>
          <w:sz w:val="24"/>
          <w:lang w:val="en-US"/>
        </w:rPr>
        <w:t>Something</w:t>
      </w:r>
    </w:p>
    <w:p w14:paraId="349C2D0C" w14:textId="77777777" w:rsidR="008D123D" w:rsidRDefault="008D123D" w:rsidP="008D123D">
      <w:pPr>
        <w:spacing w:after="120" w:line="360" w:lineRule="auto"/>
        <w:ind w:right="173"/>
        <w:rPr>
          <w:lang w:val="en-US"/>
        </w:rPr>
      </w:pPr>
      <w:r w:rsidRPr="00252EDA">
        <w:rPr>
          <w:lang w:val="en-US"/>
        </w:rPr>
        <w:t xml:space="preserve">Open </w:t>
      </w:r>
      <w:proofErr w:type="spellStart"/>
      <w:r>
        <w:rPr>
          <w:lang w:val="en-US"/>
        </w:rPr>
        <w:t>Hazus</w:t>
      </w:r>
      <w:proofErr w:type="spellEnd"/>
      <w:r w:rsidRPr="00252EDA">
        <w:rPr>
          <w:lang w:val="en-US"/>
        </w:rPr>
        <w:t xml:space="preserve"> users may include up to 50 variables in a single API query and make up to 500 queries per</w:t>
      </w:r>
    </w:p>
    <w:p w14:paraId="667903B1" w14:textId="77777777" w:rsidR="008D123D" w:rsidRDefault="008D123D" w:rsidP="008D123D">
      <w:pPr>
        <w:spacing w:after="120" w:line="360" w:lineRule="auto"/>
        <w:ind w:right="173"/>
        <w:rPr>
          <w:lang w:val="en-US"/>
        </w:rPr>
      </w:pPr>
    </w:p>
    <w:p w14:paraId="4B8F9170" w14:textId="4A2D6DC8"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2</w:t>
      </w:r>
      <w:r w:rsidRPr="00252EDA">
        <w:rPr>
          <w:b/>
          <w:sz w:val="28"/>
          <w:lang w:val="en-US"/>
        </w:rPr>
        <w:tab/>
      </w:r>
      <w:r w:rsidRPr="00992F12">
        <w:rPr>
          <w:b/>
          <w:sz w:val="28"/>
          <w:lang w:val="en-US"/>
        </w:rPr>
        <w:t>GBS replacement approach—</w:t>
      </w:r>
      <w:r>
        <w:rPr>
          <w:b/>
          <w:sz w:val="28"/>
          <w:lang w:val="en-US"/>
        </w:rPr>
        <w:br/>
      </w:r>
      <w:r w:rsidRPr="00252EDA">
        <w:rPr>
          <w:b/>
          <w:sz w:val="28"/>
          <w:lang w:val="en-US"/>
        </w:rPr>
        <w:tab/>
      </w:r>
      <w:r w:rsidRPr="00992F12">
        <w:rPr>
          <w:b/>
          <w:sz w:val="28"/>
          <w:lang w:val="en-US"/>
        </w:rPr>
        <w:t>compare GBS vs site specific losses MS footprint</w:t>
      </w:r>
    </w:p>
    <w:p w14:paraId="5DCB645B" w14:textId="77777777" w:rsidR="008D123D" w:rsidRDefault="008D123D" w:rsidP="008D123D">
      <w:pPr>
        <w:spacing w:after="120" w:line="360" w:lineRule="auto"/>
        <w:ind w:right="173"/>
        <w:rPr>
          <w:lang w:val="en-US"/>
        </w:rPr>
      </w:pPr>
    </w:p>
    <w:p w14:paraId="5ED5DBC3" w14:textId="77777777" w:rsidR="008D123D" w:rsidRDefault="008D123D" w:rsidP="008D123D">
      <w:pPr>
        <w:spacing w:after="120" w:line="360" w:lineRule="auto"/>
        <w:ind w:right="173"/>
        <w:rPr>
          <w:lang w:val="en-US"/>
        </w:rPr>
      </w:pPr>
    </w:p>
    <w:p w14:paraId="4D5CA679" w14:textId="6CE430FD"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3</w:t>
      </w:r>
      <w:r w:rsidRPr="00252EDA">
        <w:rPr>
          <w:b/>
          <w:sz w:val="28"/>
          <w:lang w:val="en-US"/>
        </w:rPr>
        <w:tab/>
      </w:r>
      <w:r w:rsidRPr="00992F12">
        <w:rPr>
          <w:b/>
          <w:sz w:val="28"/>
          <w:lang w:val="en-US"/>
        </w:rPr>
        <w:t>Importing from the MIP, feasibility</w:t>
      </w:r>
    </w:p>
    <w:p w14:paraId="766B599A" w14:textId="77777777" w:rsidR="008D123D" w:rsidRDefault="008D123D" w:rsidP="008D123D">
      <w:pPr>
        <w:spacing w:after="120" w:line="360" w:lineRule="auto"/>
        <w:ind w:right="173"/>
        <w:rPr>
          <w:lang w:val="en-US"/>
        </w:rPr>
      </w:pPr>
    </w:p>
    <w:p w14:paraId="0F596D7F" w14:textId="77777777" w:rsidR="008D123D" w:rsidRDefault="008D123D" w:rsidP="008D123D">
      <w:pPr>
        <w:spacing w:after="120" w:line="360" w:lineRule="auto"/>
        <w:ind w:right="173"/>
        <w:rPr>
          <w:lang w:val="en-US"/>
        </w:rPr>
      </w:pPr>
    </w:p>
    <w:p w14:paraId="74CA610C" w14:textId="5255F750"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4</w:t>
      </w:r>
      <w:r w:rsidRPr="00252EDA">
        <w:rPr>
          <w:b/>
          <w:sz w:val="28"/>
          <w:lang w:val="en-US"/>
        </w:rPr>
        <w:tab/>
      </w:r>
      <w:r w:rsidRPr="00992F12">
        <w:rPr>
          <w:b/>
          <w:sz w:val="28"/>
          <w:lang w:val="en-US"/>
        </w:rPr>
        <w:t>Inventory coverage of flood products</w:t>
      </w:r>
    </w:p>
    <w:p w14:paraId="12FA073E" w14:textId="77777777" w:rsidR="008D123D" w:rsidRDefault="008D123D" w:rsidP="008D123D">
      <w:pPr>
        <w:spacing w:after="120" w:line="360" w:lineRule="auto"/>
        <w:ind w:right="173"/>
        <w:rPr>
          <w:lang w:val="en-US"/>
        </w:rPr>
      </w:pPr>
    </w:p>
    <w:p w14:paraId="1CF48EFF" w14:textId="77777777" w:rsidR="008D123D" w:rsidRDefault="008D123D" w:rsidP="008D123D">
      <w:pPr>
        <w:spacing w:after="120" w:line="360" w:lineRule="auto"/>
        <w:ind w:right="173"/>
        <w:rPr>
          <w:lang w:val="en-US"/>
        </w:rPr>
      </w:pPr>
    </w:p>
    <w:p w14:paraId="6D1E8C53" w14:textId="77777777" w:rsidR="008D123D" w:rsidRPr="00252EDA" w:rsidRDefault="008D123D" w:rsidP="008D123D">
      <w:pPr>
        <w:spacing w:after="120" w:line="360" w:lineRule="auto"/>
        <w:ind w:right="173"/>
        <w:rPr>
          <w:lang w:val="en-US"/>
        </w:rPr>
        <w:sectPr w:rsidR="008D123D" w:rsidRPr="00252EDA" w:rsidSect="002F2E31">
          <w:headerReference w:type="default" r:id="rId190"/>
          <w:footerReference w:type="default" r:id="rId191"/>
          <w:pgSz w:w="12240" w:h="15840"/>
          <w:pgMar w:top="1440" w:right="1440" w:bottom="1440" w:left="1440" w:header="720" w:footer="720" w:gutter="0"/>
          <w:pgNumType w:start="1"/>
          <w:cols w:space="720"/>
          <w:docGrid w:linePitch="360"/>
        </w:sectPr>
      </w:pPr>
    </w:p>
    <w:p w14:paraId="6F126602" w14:textId="00D59CCC" w:rsidR="002D6419" w:rsidRPr="00252EDA" w:rsidRDefault="008D123D" w:rsidP="002D6419">
      <w:pPr>
        <w:rPr>
          <w:b/>
          <w:sz w:val="32"/>
          <w:lang w:val="en-US"/>
        </w:rPr>
      </w:pPr>
      <w:r>
        <w:rPr>
          <w:b/>
          <w:sz w:val="32"/>
          <w:lang w:val="en-US"/>
        </w:rPr>
        <w:lastRenderedPageBreak/>
        <w:t>A1</w:t>
      </w:r>
      <w:r w:rsidR="002D6419" w:rsidRPr="00252EDA">
        <w:rPr>
          <w:b/>
          <w:sz w:val="32"/>
          <w:lang w:val="en-US"/>
        </w:rPr>
        <w:tab/>
        <w:t>Definitions, Acronyms, and Abbreviations</w:t>
      </w:r>
    </w:p>
    <w:p w14:paraId="2FE0400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49053C8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68F128F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06BE797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5446478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273317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92" w:history="1">
        <w:proofErr w:type="spellStart"/>
        <w:r w:rsidRPr="00252EDA">
          <w:rPr>
            <w:rStyle w:val="Hyperlink"/>
            <w:rFonts w:cstheme="minorHAnsi"/>
            <w:lang w:val="en-US"/>
          </w:rPr>
          <w:t>ADvanced</w:t>
        </w:r>
        <w:proofErr w:type="spellEnd"/>
        <w:r w:rsidRPr="00252EDA">
          <w:rPr>
            <w:rStyle w:val="Hyperlink"/>
            <w:rFonts w:cstheme="minorHAnsi"/>
            <w:lang w:val="en-US"/>
          </w:rPr>
          <w:t xml:space="preserve"> </w:t>
        </w:r>
        <w:proofErr w:type="spellStart"/>
        <w:r w:rsidRPr="00252EDA">
          <w:rPr>
            <w:rStyle w:val="Hyperlink"/>
            <w:rFonts w:cstheme="minorHAnsi"/>
            <w:lang w:val="en-US"/>
          </w:rPr>
          <w:t>CIRculation</w:t>
        </w:r>
        <w:proofErr w:type="spellEnd"/>
        <w:r w:rsidRPr="00252EDA">
          <w:rPr>
            <w:rStyle w:val="Hyperlink"/>
            <w:rFonts w:cstheme="minorHAnsi"/>
            <w:lang w:val="en-US"/>
          </w:rPr>
          <w:t xml:space="preserve"> model</w:t>
        </w:r>
      </w:hyperlink>
      <w:r w:rsidRPr="00252EDA">
        <w:rPr>
          <w:rFonts w:cstheme="minorHAnsi"/>
          <w:lang w:val="en-US"/>
        </w:rPr>
        <w:t xml:space="preserve"> for oceanic, coastal and estuarine waters, developed at UNC</w:t>
      </w:r>
    </w:p>
    <w:p w14:paraId="6E29D2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556B95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B5482C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4292C1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0A8D192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20A49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3FA162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2D57F53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226809CA"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0C4C62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695A542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93" w:history="1">
        <w:r w:rsidRPr="00252EDA">
          <w:rPr>
            <w:rStyle w:val="Hyperlink"/>
            <w:rFonts w:cstheme="minorHAnsi"/>
            <w:lang w:val="en-US"/>
          </w:rPr>
          <w:t>Coordinated Needs Management Strategy</w:t>
        </w:r>
      </w:hyperlink>
    </w:p>
    <w:p w14:paraId="495A53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294DA2D6" w14:textId="5E93B08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 xml:space="preserve">(United States) </w:t>
      </w:r>
      <w:hyperlink r:id="rId194" w:history="1">
        <w:r w:rsidRPr="00557D75">
          <w:rPr>
            <w:rStyle w:val="Hyperlink"/>
            <w:rFonts w:cstheme="minorHAnsi"/>
            <w:lang w:val="en-US"/>
          </w:rPr>
          <w:t>Department of Homeland Security</w:t>
        </w:r>
      </w:hyperlink>
    </w:p>
    <w:p w14:paraId="226CAA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3DD7057D" w14:textId="6166990C"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r>
      <w:hyperlink r:id="rId195" w:history="1">
        <w:r w:rsidRPr="00557D75">
          <w:rPr>
            <w:rStyle w:val="Hyperlink"/>
            <w:rFonts w:cstheme="minorHAnsi"/>
            <w:lang w:val="en-US"/>
          </w:rPr>
          <w:t>Federal Emergency Management Agency</w:t>
        </w:r>
      </w:hyperlink>
      <w:r w:rsidRPr="00252EDA">
        <w:rPr>
          <w:rFonts w:cstheme="minorHAnsi"/>
          <w:lang w:val="en-US"/>
        </w:rPr>
        <w:t>, a unit of DHS</w:t>
      </w:r>
    </w:p>
    <w:p w14:paraId="7CFA5D54" w14:textId="6013730F"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r>
      <w:hyperlink r:id="rId196" w:history="1">
        <w:r w:rsidRPr="00557D75">
          <w:rPr>
            <w:rStyle w:val="Hyperlink"/>
            <w:rFonts w:cstheme="minorHAnsi"/>
            <w:lang w:val="en-US"/>
          </w:rPr>
          <w:t>Federal Geographic Data Committee</w:t>
        </w:r>
      </w:hyperlink>
    </w:p>
    <w:p w14:paraId="2BDB6650" w14:textId="26DAE3A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r>
      <w:hyperlink r:id="rId197" w:history="1">
        <w:r w:rsidRPr="00557D75">
          <w:rPr>
            <w:rStyle w:val="Hyperlink"/>
            <w:rFonts w:cstheme="minorHAnsi"/>
            <w:lang w:val="en-US"/>
          </w:rPr>
          <w:t>Federal Insurance and Mitigation Administration</w:t>
        </w:r>
      </w:hyperlink>
      <w:r w:rsidRPr="00252EDA">
        <w:rPr>
          <w:rFonts w:cstheme="minorHAnsi"/>
          <w:lang w:val="en-US"/>
        </w:rPr>
        <w:t>, a unit of FEMA</w:t>
      </w:r>
    </w:p>
    <w:p w14:paraId="1AF0DC3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253CD2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2967D5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0F86D4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4296897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242531B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41F100E3" w14:textId="7461BC25"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r>
      <w:hyperlink r:id="rId198" w:history="1">
        <w:r w:rsidRPr="00557D75">
          <w:rPr>
            <w:rStyle w:val="Hyperlink"/>
            <w:rFonts w:cstheme="minorHAnsi"/>
            <w:lang w:val="en-US"/>
          </w:rPr>
          <w:t>Hurricane Surface Wind Database</w:t>
        </w:r>
      </w:hyperlink>
    </w:p>
    <w:p w14:paraId="55BBE2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23E48128" w14:textId="555C019B"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HEC</w:t>
      </w:r>
      <w:r w:rsidRPr="00252EDA">
        <w:rPr>
          <w:rFonts w:cstheme="minorHAnsi"/>
          <w:lang w:val="en-US"/>
        </w:rPr>
        <w:tab/>
      </w:r>
      <w:hyperlink r:id="rId199" w:history="1">
        <w:r w:rsidRPr="00557D75">
          <w:rPr>
            <w:rStyle w:val="Hyperlink"/>
            <w:rFonts w:cstheme="minorHAnsi"/>
            <w:lang w:val="en-US"/>
          </w:rPr>
          <w:t>Hy</w:t>
        </w:r>
        <w:r w:rsidR="00557D75" w:rsidRPr="00557D75">
          <w:rPr>
            <w:rStyle w:val="Hyperlink"/>
            <w:rFonts w:cstheme="minorHAnsi"/>
            <w:lang w:val="en-US"/>
          </w:rPr>
          <w:t>dr</w:t>
        </w:r>
        <w:r w:rsidRPr="00557D75">
          <w:rPr>
            <w:rStyle w:val="Hyperlink"/>
            <w:rFonts w:cstheme="minorHAnsi"/>
            <w:lang w:val="en-US"/>
          </w:rPr>
          <w:t>ol</w:t>
        </w:r>
        <w:r w:rsidR="00557D75" w:rsidRPr="00557D75">
          <w:rPr>
            <w:rStyle w:val="Hyperlink"/>
            <w:rFonts w:cstheme="minorHAnsi"/>
            <w:lang w:val="en-US"/>
          </w:rPr>
          <w:t>o</w:t>
        </w:r>
        <w:r w:rsidRPr="00557D75">
          <w:rPr>
            <w:rStyle w:val="Hyperlink"/>
            <w:rFonts w:cstheme="minorHAnsi"/>
            <w:lang w:val="en-US"/>
          </w:rPr>
          <w:t xml:space="preserve">gic Engineering Center </w:t>
        </w:r>
      </w:hyperlink>
      <w:r w:rsidRPr="00252EDA">
        <w:rPr>
          <w:rFonts w:cstheme="minorHAnsi"/>
          <w:lang w:val="en-US"/>
        </w:rPr>
        <w:t>(of the U.S. Army Corps of Engineers)</w:t>
      </w:r>
    </w:p>
    <w:p w14:paraId="103B9A53" w14:textId="52657A6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r>
      <w:hyperlink r:id="rId200" w:history="1">
        <w:r w:rsidRPr="00557D75">
          <w:rPr>
            <w:rStyle w:val="Hyperlink"/>
            <w:rFonts w:cstheme="minorHAnsi"/>
            <w:lang w:val="en-US"/>
          </w:rPr>
          <w:t>HEC’s river Analysis System</w:t>
        </w:r>
      </w:hyperlink>
      <w:r w:rsidRPr="00252EDA">
        <w:rPr>
          <w:rFonts w:cstheme="minorHAnsi"/>
          <w:lang w:val="en-US"/>
        </w:rPr>
        <w:t xml:space="preserve"> that models the hydraulics of water flow through natural streams</w:t>
      </w:r>
    </w:p>
    <w:p w14:paraId="599C1DD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5532C4EF" w14:textId="0D522486"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r>
      <w:hyperlink r:id="rId201" w:history="1">
        <w:r w:rsidRPr="00557D75">
          <w:rPr>
            <w:rStyle w:val="Hyperlink"/>
            <w:rFonts w:cstheme="minorHAnsi"/>
            <w:lang w:val="en-US"/>
          </w:rPr>
          <w:t>Homeland Infrastructure Foundation-Level Data</w:t>
        </w:r>
      </w:hyperlink>
    </w:p>
    <w:p w14:paraId="17B9E54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519CE60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0B3248BB" w14:textId="59BF0C90"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r>
      <w:hyperlink r:id="rId202" w:history="1">
        <w:r w:rsidRPr="00557D75">
          <w:rPr>
            <w:rStyle w:val="Hyperlink"/>
            <w:rFonts w:cstheme="minorHAnsi"/>
            <w:lang w:val="en-US"/>
          </w:rPr>
          <w:t>Homeland Security Exercise and Evaluation Program</w:t>
        </w:r>
      </w:hyperlink>
    </w:p>
    <w:p w14:paraId="231CF6C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293385F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8A6F0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7757F47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0449589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0CD83B8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 xml:space="preserve">Modified </w:t>
      </w:r>
      <w:proofErr w:type="spellStart"/>
      <w:r w:rsidRPr="00252EDA">
        <w:rPr>
          <w:rFonts w:cstheme="minorHAnsi"/>
          <w:lang w:val="en-US"/>
        </w:rPr>
        <w:t>Mercali</w:t>
      </w:r>
      <w:proofErr w:type="spellEnd"/>
      <w:r w:rsidRPr="00252EDA">
        <w:rPr>
          <w:rFonts w:cstheme="minorHAnsi"/>
          <w:lang w:val="en-US"/>
        </w:rPr>
        <w:t xml:space="preserve"> Intensity</w:t>
      </w:r>
    </w:p>
    <w:p w14:paraId="5E71478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3AD1951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1551F3D8" w14:textId="2DE1D8E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r>
      <w:hyperlink r:id="rId203" w:history="1">
        <w:r w:rsidRPr="005B5E1C">
          <w:rPr>
            <w:rStyle w:val="Hyperlink"/>
            <w:rFonts w:cstheme="minorHAnsi"/>
            <w:lang w:val="en-US"/>
          </w:rPr>
          <w:t>National Hurricane Center</w:t>
        </w:r>
      </w:hyperlink>
    </w:p>
    <w:p w14:paraId="040460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36F480A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5CF869F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41055C9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05BE6B2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752227A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596753" w14:textId="2874E655"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w:t>
      </w:r>
      <w:r w:rsidR="00252EDA" w:rsidRPr="00252EDA">
        <w:rPr>
          <w:rFonts w:cstheme="minorHAnsi"/>
          <w:lang w:val="en-US"/>
        </w:rPr>
        <w:t>I</w:t>
      </w:r>
      <w:r w:rsidRPr="00252EDA">
        <w:rPr>
          <w:rFonts w:cstheme="minorHAnsi"/>
          <w:lang w:val="en-US"/>
        </w:rPr>
        <w:t>RP</w:t>
      </w:r>
      <w:r w:rsidRPr="00252EDA">
        <w:rPr>
          <w:rFonts w:cstheme="minorHAnsi"/>
          <w:lang w:val="en-US"/>
        </w:rPr>
        <w:tab/>
        <w:t>National Wind Hazards Reduction Program</w:t>
      </w:r>
    </w:p>
    <w:p w14:paraId="12DDB3A5" w14:textId="77777777"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5E4188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204" w:history="1">
        <w:r w:rsidRPr="00252EDA">
          <w:rPr>
            <w:rStyle w:val="Hyperlink"/>
            <w:rFonts w:cstheme="minorHAnsi"/>
            <w:lang w:val="en-US"/>
          </w:rPr>
          <w:t>National Water Model</w:t>
        </w:r>
      </w:hyperlink>
    </w:p>
    <w:p w14:paraId="1315BC46" w14:textId="1C50E6E0"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r>
      <w:hyperlink r:id="rId205" w:history="1">
        <w:r w:rsidRPr="005B5E1C">
          <w:rPr>
            <w:rStyle w:val="Hyperlink"/>
            <w:rFonts w:cstheme="minorHAnsi"/>
            <w:lang w:val="en-US"/>
          </w:rPr>
          <w:t>Open Geospatial Consortium</w:t>
        </w:r>
      </w:hyperlink>
    </w:p>
    <w:p w14:paraId="43E490E9" w14:textId="7D74A47A"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r>
      <w:hyperlink r:id="rId206" w:history="1">
        <w:r w:rsidRPr="005B5E1C">
          <w:rPr>
            <w:rStyle w:val="Hyperlink"/>
            <w:rFonts w:cstheme="minorHAnsi"/>
            <w:lang w:val="en-US"/>
          </w:rPr>
          <w:t>Oak Ridge National Laboratory</w:t>
        </w:r>
      </w:hyperlink>
    </w:p>
    <w:p w14:paraId="32981F6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10FA57D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6F08924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36E03FA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3F5BFF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15D1E3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PGV</w:t>
      </w:r>
      <w:r w:rsidRPr="00252EDA">
        <w:rPr>
          <w:rFonts w:cstheme="minorHAnsi"/>
          <w:lang w:val="en-US"/>
        </w:rPr>
        <w:tab/>
        <w:t>Peak Ground Velocity</w:t>
      </w:r>
    </w:p>
    <w:p w14:paraId="302032B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5E455EC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265103A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0D05187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1787A8E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4A6777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7E5DF580" w14:textId="2365BB0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r>
      <w:hyperlink r:id="rId207" w:history="1">
        <w:r w:rsidRPr="00AE35FE">
          <w:rPr>
            <w:rStyle w:val="Hyperlink"/>
            <w:rFonts w:cstheme="minorHAnsi"/>
            <w:lang w:val="en-US"/>
          </w:rPr>
          <w:t xml:space="preserve">Simulating </w:t>
        </w:r>
        <w:proofErr w:type="spellStart"/>
        <w:r w:rsidRPr="00AE35FE">
          <w:rPr>
            <w:rStyle w:val="Hyperlink"/>
            <w:rFonts w:cstheme="minorHAnsi"/>
            <w:lang w:val="en-US"/>
          </w:rPr>
          <w:t>W</w:t>
        </w:r>
        <w:r w:rsidR="00AE35FE" w:rsidRPr="00AE35FE">
          <w:rPr>
            <w:rStyle w:val="Hyperlink"/>
            <w:rFonts w:cstheme="minorHAnsi"/>
            <w:lang w:val="en-US"/>
          </w:rPr>
          <w:t>A</w:t>
        </w:r>
        <w:r w:rsidRPr="00AE35FE">
          <w:rPr>
            <w:rStyle w:val="Hyperlink"/>
            <w:rFonts w:cstheme="minorHAnsi"/>
            <w:lang w:val="en-US"/>
          </w:rPr>
          <w:t>ves</w:t>
        </w:r>
        <w:proofErr w:type="spellEnd"/>
        <w:r w:rsidRPr="00AE35FE">
          <w:rPr>
            <w:rStyle w:val="Hyperlink"/>
            <w:rFonts w:cstheme="minorHAnsi"/>
            <w:lang w:val="en-US"/>
          </w:rPr>
          <w:t xml:space="preserve"> Nearshore</w:t>
        </w:r>
      </w:hyperlink>
      <w:r w:rsidRPr="00252EDA">
        <w:rPr>
          <w:rFonts w:cstheme="minorHAnsi"/>
          <w:lang w:val="en-US"/>
        </w:rPr>
        <w:t xml:space="preserve"> wave model</w:t>
      </w:r>
      <w:r w:rsidR="00AE35FE">
        <w:rPr>
          <w:rFonts w:cstheme="minorHAnsi"/>
          <w:lang w:val="en-US"/>
        </w:rPr>
        <w:t xml:space="preserve"> (developed at TU Delft, NL)</w:t>
      </w:r>
    </w:p>
    <w:p w14:paraId="75A02C54" w14:textId="510D0401"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r>
      <w:hyperlink r:id="rId208" w:history="1">
        <w:r w:rsidRPr="00557D75">
          <w:rPr>
            <w:rStyle w:val="Hyperlink"/>
            <w:rFonts w:cstheme="minorHAnsi"/>
            <w:lang w:val="en-US"/>
          </w:rPr>
          <w:t>Topologically Integrated Geographic Encoding and Referencing system</w:t>
        </w:r>
      </w:hyperlink>
    </w:p>
    <w:p w14:paraId="1CD184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2CC307F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511464A4" w14:textId="146B366A"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r>
      <w:hyperlink r:id="rId209" w:history="1">
        <w:r w:rsidRPr="00AE35FE">
          <w:rPr>
            <w:rStyle w:val="Hyperlink"/>
            <w:rFonts w:cstheme="minorHAnsi"/>
            <w:lang w:val="en-US"/>
          </w:rPr>
          <w:t>United States Geological Survey</w:t>
        </w:r>
      </w:hyperlink>
    </w:p>
    <w:p w14:paraId="0AC976C1" w14:textId="6DFCBA34" w:rsidR="00140055" w:rsidRDefault="00140055" w:rsidP="002D6419">
      <w:pPr>
        <w:pStyle w:val="ListParagraph"/>
        <w:spacing w:line="360" w:lineRule="auto"/>
        <w:ind w:left="907" w:hanging="907"/>
        <w:rPr>
          <w:rFonts w:cstheme="minorHAnsi"/>
          <w:lang w:val="en-US"/>
        </w:rPr>
      </w:pPr>
      <w:r>
        <w:rPr>
          <w:rFonts w:cstheme="minorHAnsi"/>
          <w:lang w:val="en-US"/>
        </w:rPr>
        <w:t>WKT</w:t>
      </w:r>
      <w:r>
        <w:rPr>
          <w:rFonts w:cstheme="minorHAnsi"/>
          <w:lang w:val="en-US"/>
        </w:rPr>
        <w:tab/>
        <w:t>Well-known Text, an ISO and OGC markup language standard for vector geometries</w:t>
      </w:r>
    </w:p>
    <w:p w14:paraId="1665DB58" w14:textId="6D87B8CD" w:rsidR="002D6419" w:rsidRPr="00252EDA" w:rsidRDefault="002D6419" w:rsidP="002D6419">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5C9C8ACB" w14:textId="77777777" w:rsidR="002D6419" w:rsidRPr="00252EDA" w:rsidRDefault="002D6419" w:rsidP="002D6419">
      <w:pPr>
        <w:spacing w:after="120" w:line="360" w:lineRule="auto"/>
        <w:ind w:right="173"/>
        <w:rPr>
          <w:lang w:val="en-US"/>
        </w:rPr>
      </w:pPr>
    </w:p>
    <w:p w14:paraId="7C85870D" w14:textId="77777777" w:rsidR="002D6419" w:rsidRPr="00252EDA" w:rsidRDefault="002D6419" w:rsidP="002D6419">
      <w:pPr>
        <w:spacing w:after="120" w:line="360" w:lineRule="auto"/>
        <w:ind w:right="173"/>
        <w:rPr>
          <w:lang w:val="en-US"/>
        </w:rPr>
        <w:sectPr w:rsidR="002D6419" w:rsidRPr="00252EDA" w:rsidSect="002F2E31">
          <w:headerReference w:type="default" r:id="rId210"/>
          <w:footerReference w:type="default" r:id="rId211"/>
          <w:pgSz w:w="12240" w:h="15840"/>
          <w:pgMar w:top="1440" w:right="1440" w:bottom="1440" w:left="1440" w:header="720" w:footer="720" w:gutter="0"/>
          <w:pgNumType w:start="1"/>
          <w:cols w:space="720"/>
          <w:docGrid w:linePitch="360"/>
        </w:sectPr>
      </w:pPr>
    </w:p>
    <w:p w14:paraId="299B00D9" w14:textId="52BF626A" w:rsidR="002D6419" w:rsidRPr="00252EDA" w:rsidRDefault="003F1B88" w:rsidP="002D6419">
      <w:pPr>
        <w:rPr>
          <w:b/>
          <w:sz w:val="32"/>
          <w:lang w:val="en-US"/>
        </w:rPr>
      </w:pPr>
      <w:r>
        <w:rPr>
          <w:b/>
          <w:sz w:val="32"/>
          <w:lang w:val="en-US"/>
        </w:rPr>
        <w:lastRenderedPageBreak/>
        <w:t>A2</w:t>
      </w:r>
      <w:r w:rsidR="002D6419" w:rsidRPr="00252EDA">
        <w:rPr>
          <w:b/>
          <w:sz w:val="32"/>
          <w:lang w:val="en-US"/>
        </w:rPr>
        <w:tab/>
        <w:t>References</w:t>
      </w:r>
    </w:p>
    <w:p w14:paraId="3A7C59E0"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4F90C66F"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001964EC" w14:textId="77777777" w:rsidR="002D6419" w:rsidRPr="00252EDA" w:rsidRDefault="002D6419" w:rsidP="002D6419">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694167FB" w14:textId="77777777" w:rsidR="002D6419" w:rsidRPr="00252EDA" w:rsidRDefault="002D6419" w:rsidP="002D6419">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212" w:history="1">
        <w:r w:rsidRPr="00252EDA">
          <w:rPr>
            <w:rStyle w:val="Hyperlink"/>
            <w:lang w:val="en-US"/>
          </w:rPr>
          <w:t>http://dx.doi.org/10.3133/tm11B7</w:t>
        </w:r>
      </w:hyperlink>
      <w:r w:rsidRPr="00252EDA">
        <w:rPr>
          <w:lang w:val="en-US"/>
        </w:rPr>
        <w:t>.</w:t>
      </w:r>
    </w:p>
    <w:p w14:paraId="0B869D19" w14:textId="37928D0B" w:rsidR="00992F12" w:rsidRDefault="00992F12" w:rsidP="002D6419">
      <w:pPr>
        <w:spacing w:after="120" w:line="360" w:lineRule="auto"/>
        <w:ind w:left="576" w:right="173" w:hanging="576"/>
        <w:rPr>
          <w:lang w:val="en-US"/>
        </w:rPr>
      </w:pPr>
      <w:r w:rsidRPr="00992F12">
        <w:rPr>
          <w:lang w:val="en-US"/>
        </w:rPr>
        <w:t xml:space="preserve">Barrington-Leigh C, &amp; A Millard-Ball 2017. The world's user-generated road map is more than 80% complete. </w:t>
      </w:r>
      <w:proofErr w:type="spellStart"/>
      <w:r w:rsidRPr="00992F12">
        <w:rPr>
          <w:i/>
          <w:lang w:val="en-US"/>
        </w:rPr>
        <w:t>PloS</w:t>
      </w:r>
      <w:proofErr w:type="spellEnd"/>
      <w:r w:rsidRPr="00992F12">
        <w:rPr>
          <w:i/>
          <w:lang w:val="en-US"/>
        </w:rPr>
        <w:t xml:space="preserve"> one</w:t>
      </w:r>
      <w:r w:rsidRPr="00992F12">
        <w:rPr>
          <w:lang w:val="en-US"/>
        </w:rPr>
        <w:t xml:space="preserve">, </w:t>
      </w:r>
      <w:r w:rsidRPr="00992F12">
        <w:rPr>
          <w:b/>
          <w:lang w:val="en-US"/>
        </w:rPr>
        <w:t>12</w:t>
      </w:r>
      <w:r w:rsidRPr="00992F12">
        <w:rPr>
          <w:lang w:val="en-US"/>
        </w:rPr>
        <w:t xml:space="preserve">(8), e0180698. </w:t>
      </w:r>
      <w:proofErr w:type="gramStart"/>
      <w:r w:rsidRPr="00992F12">
        <w:rPr>
          <w:lang w:val="en-US"/>
        </w:rPr>
        <w:t>doi:10.1371/journal.pone</w:t>
      </w:r>
      <w:proofErr w:type="gramEnd"/>
      <w:r w:rsidRPr="00992F12">
        <w:rPr>
          <w:lang w:val="en-US"/>
        </w:rPr>
        <w:t>.0180698</w:t>
      </w:r>
    </w:p>
    <w:p w14:paraId="0C39ADC0" w14:textId="3580B964" w:rsidR="00992F12" w:rsidRDefault="00992F12" w:rsidP="002D6419">
      <w:pPr>
        <w:spacing w:after="120" w:line="360" w:lineRule="auto"/>
        <w:ind w:left="576" w:right="173" w:hanging="576"/>
        <w:rPr>
          <w:lang w:val="en-US"/>
        </w:rPr>
      </w:pPr>
      <w:proofErr w:type="spellStart"/>
      <w:r w:rsidRPr="00992F12">
        <w:rPr>
          <w:lang w:val="en-US"/>
        </w:rPr>
        <w:t>Basiri</w:t>
      </w:r>
      <w:proofErr w:type="spellEnd"/>
      <w:r w:rsidRPr="00992F12">
        <w:rPr>
          <w:lang w:val="en-US"/>
        </w:rPr>
        <w:t xml:space="preserve"> A, Jackson M, Amirian P, Amir </w:t>
      </w:r>
      <w:proofErr w:type="spellStart"/>
      <w:r w:rsidRPr="00992F12">
        <w:rPr>
          <w:lang w:val="en-US"/>
        </w:rPr>
        <w:t>Pourabdollah</w:t>
      </w:r>
      <w:proofErr w:type="spellEnd"/>
      <w:r w:rsidRPr="00992F12">
        <w:rPr>
          <w:lang w:val="en-US"/>
        </w:rPr>
        <w:t xml:space="preserve">, </w:t>
      </w:r>
      <w:proofErr w:type="spellStart"/>
      <w:r w:rsidRPr="00992F12">
        <w:rPr>
          <w:lang w:val="en-US"/>
        </w:rPr>
        <w:t>Sester</w:t>
      </w:r>
      <w:proofErr w:type="spellEnd"/>
      <w:r w:rsidRPr="00992F12">
        <w:rPr>
          <w:lang w:val="en-US"/>
        </w:rPr>
        <w:t xml:space="preserve"> M, Winstanley A, Moore T &amp; L Zhang 2016. Quality assessment of OpenStreetMap data using trajectory mining, </w:t>
      </w:r>
      <w:r w:rsidRPr="00992F12">
        <w:rPr>
          <w:i/>
          <w:lang w:val="en-US"/>
        </w:rPr>
        <w:t>Geo-spatial Information Science</w:t>
      </w:r>
      <w:r w:rsidRPr="00992F12">
        <w:rPr>
          <w:lang w:val="en-US"/>
        </w:rPr>
        <w:t xml:space="preserve">, </w:t>
      </w:r>
      <w:r w:rsidRPr="00992F12">
        <w:rPr>
          <w:b/>
          <w:lang w:val="en-US"/>
        </w:rPr>
        <w:t>19</w:t>
      </w:r>
      <w:r w:rsidRPr="00992F12">
        <w:rPr>
          <w:lang w:val="en-US"/>
        </w:rPr>
        <w:t>:1, 56-68, DOI: 10.1080/10095020.2016.1151213.</w:t>
      </w:r>
    </w:p>
    <w:p w14:paraId="2654FDD5" w14:textId="4FCBD0C8" w:rsidR="00E01080" w:rsidRPr="00E01080" w:rsidRDefault="00E01080" w:rsidP="002D6419">
      <w:pPr>
        <w:spacing w:after="120" w:line="360" w:lineRule="auto"/>
        <w:ind w:left="576" w:right="173" w:hanging="576"/>
      </w:pPr>
      <w:r w:rsidRPr="00E01080">
        <w:t xml:space="preserve">Brahmin M, </w:t>
      </w:r>
      <w:proofErr w:type="spellStart"/>
      <w:r w:rsidRPr="00E01080">
        <w:t>Drira</w:t>
      </w:r>
      <w:proofErr w:type="spellEnd"/>
      <w:r w:rsidRPr="00E01080">
        <w:t xml:space="preserve"> W, </w:t>
      </w:r>
      <w:proofErr w:type="spellStart"/>
      <w:r w:rsidRPr="00E01080">
        <w:t>Filali</w:t>
      </w:r>
      <w:proofErr w:type="spellEnd"/>
      <w:r w:rsidRPr="00E01080">
        <w:t xml:space="preserve"> F and N Hamdi 2016. S</w:t>
      </w:r>
      <w:r>
        <w:t xml:space="preserve">patial data extension for Cassandra NoSQL database. </w:t>
      </w:r>
      <w:r w:rsidRPr="00E01080">
        <w:rPr>
          <w:i/>
        </w:rPr>
        <w:t>Journal of Big Data</w:t>
      </w:r>
      <w:r>
        <w:t xml:space="preserve">, </w:t>
      </w:r>
      <w:r w:rsidRPr="00E01080">
        <w:rPr>
          <w:b/>
        </w:rPr>
        <w:t>3</w:t>
      </w:r>
      <w:r>
        <w:t>:11, DOI: 10.1186/s40537-016-0045-4.</w:t>
      </w:r>
    </w:p>
    <w:p w14:paraId="0D3EF582" w14:textId="77777777" w:rsidR="002D6419" w:rsidRPr="00252EDA" w:rsidRDefault="002D6419" w:rsidP="002D6419">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435D3DDD" w14:textId="77777777" w:rsidR="002D6419" w:rsidRDefault="002D6419" w:rsidP="002D6419">
      <w:pPr>
        <w:spacing w:after="120" w:line="360" w:lineRule="auto"/>
        <w:ind w:left="576" w:right="173" w:hanging="576"/>
        <w:rPr>
          <w:lang w:val="en-US"/>
        </w:rPr>
      </w:pPr>
      <w:proofErr w:type="spellStart"/>
      <w:r w:rsidRPr="00252EDA">
        <w:rPr>
          <w:lang w:val="en-US"/>
        </w:rPr>
        <w:t>Brzev</w:t>
      </w:r>
      <w:proofErr w:type="spellEnd"/>
      <w:r w:rsidRPr="00252EDA">
        <w:rPr>
          <w:lang w:val="en-US"/>
        </w:rPr>
        <w:t xml:space="preserve"> S, </w:t>
      </w:r>
      <w:proofErr w:type="spellStart"/>
      <w:r w:rsidRPr="00252EDA">
        <w:rPr>
          <w:lang w:val="en-US"/>
        </w:rPr>
        <w:t>Scawthorn</w:t>
      </w:r>
      <w:proofErr w:type="spellEnd"/>
      <w:r w:rsidRPr="00252EDA">
        <w:rPr>
          <w:lang w:val="en-US"/>
        </w:rPr>
        <w:t xml:space="preserve"> C, </w:t>
      </w:r>
      <w:proofErr w:type="spellStart"/>
      <w:r w:rsidRPr="00252EDA">
        <w:rPr>
          <w:lang w:val="en-US"/>
        </w:rPr>
        <w:t>Charleson</w:t>
      </w:r>
      <w:proofErr w:type="spellEnd"/>
      <w:r w:rsidRPr="00252EDA">
        <w:rPr>
          <w:lang w:val="en-US"/>
        </w:rPr>
        <w:t xml:space="preserve"> AW, Allen L, Greene M, Jaiswal K and V Silva 2013. </w:t>
      </w:r>
      <w:r w:rsidRPr="00252EDA">
        <w:rPr>
          <w:i/>
          <w:lang w:val="en-US"/>
        </w:rPr>
        <w:t>GEM Building Taxonomy Version 2.0</w:t>
      </w:r>
      <w:r w:rsidRPr="00252EDA">
        <w:rPr>
          <w:lang w:val="en-US"/>
        </w:rPr>
        <w:t xml:space="preserve">, GEM Technical Report 2013-02 V1.0.0, 188 pp., GEM Foundation, Pavia, Italy, </w:t>
      </w:r>
      <w:proofErr w:type="spellStart"/>
      <w:r w:rsidRPr="00252EDA">
        <w:rPr>
          <w:lang w:val="en-US"/>
        </w:rPr>
        <w:t>doi</w:t>
      </w:r>
      <w:proofErr w:type="spellEnd"/>
      <w:r w:rsidRPr="00252EDA">
        <w:rPr>
          <w:lang w:val="en-US"/>
        </w:rPr>
        <w:t>: 10.13117/GEM.EXP-MOD.TR2013.02.</w:t>
      </w:r>
    </w:p>
    <w:p w14:paraId="224D8AD6" w14:textId="1B5E2421" w:rsidR="00A278DF" w:rsidRPr="00252EDA" w:rsidRDefault="00A278DF" w:rsidP="002D6419">
      <w:pPr>
        <w:spacing w:after="120" w:line="360" w:lineRule="auto"/>
        <w:ind w:left="576" w:right="173" w:hanging="576"/>
        <w:rPr>
          <w:lang w:val="en-US"/>
        </w:rPr>
      </w:pPr>
      <w:r>
        <w:rPr>
          <w:lang w:val="en-US"/>
        </w:rPr>
        <w:t xml:space="preserve">Codd, E 1970. A relational model of data for large shared data banks. </w:t>
      </w:r>
      <w:r w:rsidRPr="00A278DF">
        <w:rPr>
          <w:i/>
          <w:lang w:val="en-US"/>
        </w:rPr>
        <w:t>Communications of the ACM</w:t>
      </w:r>
      <w:r>
        <w:rPr>
          <w:lang w:val="en-US"/>
        </w:rPr>
        <w:t xml:space="preserve">, </w:t>
      </w:r>
      <w:r w:rsidRPr="00A278DF">
        <w:rPr>
          <w:b/>
          <w:lang w:val="en-US"/>
        </w:rPr>
        <w:t>13</w:t>
      </w:r>
      <w:r>
        <w:rPr>
          <w:lang w:val="en-US"/>
        </w:rPr>
        <w:t>(6): -377-387.</w:t>
      </w:r>
    </w:p>
    <w:p w14:paraId="6B1B259E" w14:textId="77777777" w:rsidR="002D6419" w:rsidRPr="00252EDA" w:rsidRDefault="002D6419" w:rsidP="002D6419">
      <w:pPr>
        <w:spacing w:after="120" w:line="360" w:lineRule="auto"/>
        <w:ind w:left="576" w:right="173" w:hanging="576"/>
        <w:rPr>
          <w:lang w:val="en-US"/>
        </w:rPr>
      </w:pPr>
      <w:r w:rsidRPr="00252EDA">
        <w:rPr>
          <w:lang w:val="en-US"/>
        </w:rPr>
        <w:t>Department of Homeland Security (DHS) Strategic Plan (2014 – 2018)</w:t>
      </w:r>
    </w:p>
    <w:p w14:paraId="0B7F128A" w14:textId="77777777" w:rsidR="002D6419" w:rsidRPr="00252EDA" w:rsidRDefault="002D6419" w:rsidP="002D6419">
      <w:pPr>
        <w:spacing w:after="120" w:line="360" w:lineRule="auto"/>
        <w:ind w:left="576" w:right="173" w:hanging="576"/>
        <w:rPr>
          <w:lang w:val="en-US"/>
        </w:rPr>
      </w:pPr>
      <w:r w:rsidRPr="00252EDA">
        <w:rPr>
          <w:lang w:val="en-US"/>
        </w:rPr>
        <w:t>Federal Insurance and Mitigation Administration (FIMA) Strategic Plan (2012 – 2014)</w:t>
      </w:r>
    </w:p>
    <w:p w14:paraId="24F70097" w14:textId="77777777" w:rsidR="002D6419" w:rsidRPr="00252EDA" w:rsidRDefault="002D6419" w:rsidP="002D6419">
      <w:pPr>
        <w:spacing w:after="120" w:line="360" w:lineRule="auto"/>
        <w:ind w:left="576" w:right="173" w:hanging="576"/>
        <w:rPr>
          <w:lang w:val="en-US"/>
        </w:rPr>
      </w:pPr>
      <w:r w:rsidRPr="00252EDA">
        <w:rPr>
          <w:lang w:val="en-US"/>
        </w:rPr>
        <w:t>FEMA Administrator’s Intent (2015 – 2019)</w:t>
      </w:r>
    </w:p>
    <w:p w14:paraId="32DE6D22" w14:textId="77777777" w:rsidR="002D6419" w:rsidRPr="00252EDA" w:rsidRDefault="002D6419" w:rsidP="002D6419">
      <w:pPr>
        <w:spacing w:after="120" w:line="360" w:lineRule="auto"/>
        <w:ind w:left="576" w:right="173" w:hanging="576"/>
        <w:rPr>
          <w:lang w:val="en-US"/>
        </w:rPr>
      </w:pPr>
      <w:r w:rsidRPr="00252EDA">
        <w:rPr>
          <w:lang w:val="en-US"/>
        </w:rPr>
        <w:t>FEMA National Advisory Council (NAC) Recommendations (2016)</w:t>
      </w:r>
    </w:p>
    <w:p w14:paraId="1A0D87BF" w14:textId="77777777" w:rsidR="002D6419" w:rsidRPr="00252EDA" w:rsidRDefault="002D6419" w:rsidP="002D6419">
      <w:pPr>
        <w:spacing w:after="120" w:line="360" w:lineRule="auto"/>
        <w:ind w:left="576" w:right="173" w:hanging="576"/>
        <w:rPr>
          <w:lang w:val="en-US"/>
        </w:rPr>
      </w:pPr>
      <w:r w:rsidRPr="00252EDA">
        <w:rPr>
          <w:lang w:val="en-US"/>
        </w:rPr>
        <w:lastRenderedPageBreak/>
        <w:t>FEMA Strategic Plan (2014 – 2018)</w:t>
      </w:r>
    </w:p>
    <w:p w14:paraId="141D6E6D" w14:textId="77777777" w:rsidR="002D6419" w:rsidRPr="00252EDA" w:rsidRDefault="002D6419" w:rsidP="002D6419">
      <w:pPr>
        <w:spacing w:after="120" w:line="360" w:lineRule="auto"/>
        <w:ind w:left="576" w:right="173" w:hanging="576"/>
        <w:rPr>
          <w:lang w:val="en-US"/>
        </w:rPr>
      </w:pPr>
      <w:r w:rsidRPr="00252EDA">
        <w:rPr>
          <w:lang w:val="en-US"/>
        </w:rPr>
        <w:t xml:space="preserve">Lloyd C, </w:t>
      </w:r>
      <w:proofErr w:type="spellStart"/>
      <w:r w:rsidRPr="00252EDA">
        <w:rPr>
          <w:lang w:val="en-US"/>
        </w:rPr>
        <w:t>Sorichetta</w:t>
      </w:r>
      <w:proofErr w:type="spellEnd"/>
      <w:r w:rsidRPr="00252EDA">
        <w:rPr>
          <w:lang w:val="en-US"/>
        </w:rPr>
        <w:t xml:space="preserve"> A and A </w:t>
      </w:r>
      <w:proofErr w:type="spellStart"/>
      <w:r w:rsidRPr="00252EDA">
        <w:rPr>
          <w:lang w:val="en-US"/>
        </w:rPr>
        <w:t>Tatem</w:t>
      </w:r>
      <w:proofErr w:type="spellEnd"/>
      <w:r w:rsidRPr="00252EDA">
        <w:rPr>
          <w:lang w:val="en-US"/>
        </w:rPr>
        <w:t xml:space="preserve">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213" w:history="1">
        <w:r w:rsidRPr="00252EDA">
          <w:rPr>
            <w:rStyle w:val="Hyperlink"/>
            <w:lang w:val="en-US"/>
          </w:rPr>
          <w:t>https://www.nature.com/articles/sdata20171.ris</w:t>
        </w:r>
      </w:hyperlink>
      <w:r w:rsidRPr="00252EDA">
        <w:rPr>
          <w:lang w:val="en-US"/>
        </w:rPr>
        <w:t>.</w:t>
      </w:r>
    </w:p>
    <w:p w14:paraId="4821FC60" w14:textId="77777777" w:rsidR="002D6419" w:rsidRPr="00252EDA" w:rsidRDefault="002D6419" w:rsidP="002D6419">
      <w:pPr>
        <w:spacing w:after="120" w:line="360" w:lineRule="auto"/>
        <w:ind w:left="576" w:right="173" w:hanging="576"/>
        <w:rPr>
          <w:lang w:val="en-US"/>
        </w:rPr>
      </w:pPr>
      <w:r w:rsidRPr="00252EDA">
        <w:rPr>
          <w:lang w:val="en-US"/>
        </w:rPr>
        <w:t>Natural Hazard Risk Assessment Program (NHRAP) Strategic Plan</w:t>
      </w:r>
    </w:p>
    <w:p w14:paraId="5ADBD23B" w14:textId="1531D821" w:rsidR="002D6419" w:rsidRPr="00252EDA" w:rsidRDefault="002D6419" w:rsidP="002D6419">
      <w:pPr>
        <w:spacing w:after="120" w:line="360" w:lineRule="auto"/>
        <w:ind w:left="576" w:right="173" w:hanging="576"/>
        <w:rPr>
          <w:lang w:val="en-US"/>
        </w:rPr>
      </w:pPr>
      <w:r w:rsidRPr="00252EDA">
        <w:rPr>
          <w:lang w:val="en-US"/>
        </w:rPr>
        <w:t>NW</w:t>
      </w:r>
      <w:r w:rsidR="00252EDA" w:rsidRPr="00252EDA">
        <w:rPr>
          <w:lang w:val="en-US"/>
        </w:rPr>
        <w:t>I</w:t>
      </w:r>
      <w:r w:rsidRPr="00252EDA">
        <w:rPr>
          <w:lang w:val="en-US"/>
        </w:rPr>
        <w:t>RP Year. Title.</w:t>
      </w:r>
    </w:p>
    <w:p w14:paraId="3E1CF5BA" w14:textId="77777777" w:rsidR="002D6419" w:rsidRPr="00252EDA" w:rsidRDefault="002D6419" w:rsidP="002D6419">
      <w:pPr>
        <w:spacing w:after="120" w:line="360" w:lineRule="auto"/>
        <w:ind w:left="576" w:right="173" w:hanging="576"/>
        <w:rPr>
          <w:lang w:val="en-US"/>
        </w:rPr>
      </w:pPr>
      <w:r w:rsidRPr="00252EDA">
        <w:rPr>
          <w:lang w:val="en-US"/>
        </w:rPr>
        <w:t>Presidential Policy Directive 8: National Preparedness (PPD-8)</w:t>
      </w:r>
    </w:p>
    <w:p w14:paraId="780BC7AB" w14:textId="2EDE8CF8" w:rsidR="002D6419" w:rsidRDefault="002D6419" w:rsidP="002D6419">
      <w:pPr>
        <w:spacing w:after="120" w:line="360" w:lineRule="auto"/>
        <w:ind w:left="576" w:right="173" w:hanging="576"/>
        <w:rPr>
          <w:lang w:val="en-US"/>
        </w:rPr>
      </w:pPr>
      <w:r w:rsidRPr="00252EDA">
        <w:rPr>
          <w:lang w:val="en-US"/>
        </w:rPr>
        <w:t>Risk Mapping, Assessments, Planning (Risk MAP) Program, FIMA Multi-Year Plan: Fiscal Years (2010 – 2014)</w:t>
      </w:r>
      <w:r w:rsidR="00992F12">
        <w:rPr>
          <w:lang w:val="en-US"/>
        </w:rPr>
        <w:t>.</w:t>
      </w:r>
    </w:p>
    <w:p w14:paraId="1595CCCD" w14:textId="68AC6EE1" w:rsidR="00992F12" w:rsidRPr="00252EDA" w:rsidRDefault="00992F12" w:rsidP="00992F12">
      <w:pPr>
        <w:spacing w:after="120" w:line="360" w:lineRule="auto"/>
        <w:ind w:left="578" w:right="176" w:hanging="578"/>
        <w:rPr>
          <w:lang w:val="en-US"/>
        </w:rPr>
      </w:pPr>
      <w:proofErr w:type="spellStart"/>
      <w:r w:rsidRPr="00992F12">
        <w:rPr>
          <w:lang w:val="en-US"/>
        </w:rPr>
        <w:t>Sehra</w:t>
      </w:r>
      <w:proofErr w:type="spellEnd"/>
      <w:r w:rsidRPr="00992F12">
        <w:rPr>
          <w:lang w:val="en-US"/>
        </w:rPr>
        <w:t xml:space="preserve"> S, Singh J and H Rai 2014. A Systematic Study of OpenStreetMap data Quality Assessment. </w:t>
      </w:r>
      <w:r w:rsidRPr="00992F12">
        <w:rPr>
          <w:i/>
          <w:lang w:val="en-US"/>
        </w:rPr>
        <w:t>Proceedings of the Eleventh International Conference on Information Technology</w:t>
      </w:r>
      <w:r w:rsidRPr="00992F12">
        <w:rPr>
          <w:lang w:val="en-US"/>
        </w:rPr>
        <w:t>: New Generations. Las Vegas, NV. Berlin (DE): FI-STAR Consortium. DOI 10.1109/ITNG.2014.115.</w:t>
      </w:r>
    </w:p>
    <w:p w14:paraId="76F7E8EC" w14:textId="77777777" w:rsidR="002D6419" w:rsidRPr="00252EDA" w:rsidRDefault="002D6419" w:rsidP="002D6419">
      <w:pPr>
        <w:spacing w:after="120" w:line="360" w:lineRule="auto"/>
        <w:ind w:left="576" w:right="173" w:hanging="576"/>
        <w:rPr>
          <w:lang w:val="en-US"/>
        </w:rPr>
      </w:pPr>
      <w:r w:rsidRPr="00252EDA">
        <w:rPr>
          <w:lang w:val="en-US"/>
        </w:rPr>
        <w:t>Technical Mapping Advisory Council (TMAC) Program Vision and Goals (December 2015)</w:t>
      </w:r>
    </w:p>
    <w:p w14:paraId="1FAFA50A" w14:textId="77777777" w:rsidR="002D6419" w:rsidRPr="00252EDA" w:rsidRDefault="002D6419" w:rsidP="002D6419">
      <w:pPr>
        <w:spacing w:after="120" w:line="360" w:lineRule="auto"/>
        <w:ind w:left="576" w:right="173" w:hanging="576"/>
        <w:rPr>
          <w:lang w:val="en-US"/>
        </w:rPr>
      </w:pPr>
      <w:r w:rsidRPr="00252EDA">
        <w:rPr>
          <w:lang w:val="en-US"/>
        </w:rPr>
        <w:t>TMAC Annual Report (December 2015)</w:t>
      </w:r>
    </w:p>
    <w:p w14:paraId="305B3B7D" w14:textId="77777777" w:rsidR="002D6419" w:rsidRPr="00252EDA" w:rsidRDefault="002D6419" w:rsidP="002D6419">
      <w:pPr>
        <w:spacing w:after="120" w:line="360" w:lineRule="auto"/>
        <w:ind w:left="576" w:right="173" w:hanging="576"/>
        <w:rPr>
          <w:lang w:val="en-US"/>
        </w:rPr>
      </w:pPr>
      <w:r w:rsidRPr="00252EDA">
        <w:rPr>
          <w:lang w:val="en-US"/>
        </w:rPr>
        <w:t>TMAC Future Conditions Report (December 2015)</w:t>
      </w:r>
    </w:p>
    <w:p w14:paraId="006A5D8D" w14:textId="7608E884" w:rsidR="008E33C5" w:rsidRPr="00252EDA" w:rsidRDefault="00992F12" w:rsidP="00992F12">
      <w:pPr>
        <w:spacing w:after="120" w:line="360" w:lineRule="auto"/>
        <w:ind w:left="578" w:right="176" w:hanging="578"/>
        <w:rPr>
          <w:lang w:val="en-US"/>
        </w:rPr>
      </w:pPr>
      <w:r>
        <w:rPr>
          <w:lang w:val="en-US"/>
        </w:rPr>
        <w:t xml:space="preserve">UNECE 2017. </w:t>
      </w:r>
      <w:r w:rsidRPr="00992F12">
        <w:rPr>
          <w:i/>
          <w:lang w:val="en-US"/>
        </w:rPr>
        <w:t>UN Recommendations on the Transport of Dangerous Goods. Model Regulations</w:t>
      </w:r>
      <w:r w:rsidRPr="00992F12">
        <w:rPr>
          <w:lang w:val="en-US"/>
        </w:rPr>
        <w:t xml:space="preserve"> (Twentieth ed.), New York and Geneva: United Nations, 2017, ISBN 978-92-1-139120-6, ST/SG/AC.10/1/Rev.20</w:t>
      </w:r>
      <w:r>
        <w:rPr>
          <w:lang w:val="en-US"/>
        </w:rPr>
        <w:t>.</w:t>
      </w:r>
    </w:p>
    <w:sectPr w:rsidR="008E33C5" w:rsidRPr="00252EDA" w:rsidSect="002F2E31">
      <w:headerReference w:type="default" r:id="rId214"/>
      <w:footerReference w:type="default" r:id="rId21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oug Bausch" w:date="2018-12-31T17:11:00Z" w:initials="DB">
    <w:p w14:paraId="5DD6D1BF" w14:textId="27E376CF" w:rsidR="006D197B" w:rsidRDefault="006D197B">
      <w:pPr>
        <w:pStyle w:val="CommentText"/>
      </w:pPr>
      <w:r>
        <w:rPr>
          <w:rStyle w:val="CommentReference"/>
        </w:rPr>
        <w:annotationRef/>
      </w:r>
      <w:r>
        <w:t xml:space="preserve">Should we copyright or TM </w:t>
      </w:r>
      <w:proofErr w:type="spellStart"/>
      <w:r>
        <w:t>OpenHazus</w:t>
      </w:r>
      <w:proofErr w:type="spellEnd"/>
      <w:r>
        <w:t xml:space="preserve">?  It seems like a bit of an oxymoron.  Based on outreach so </w:t>
      </w:r>
      <w:proofErr w:type="gramStart"/>
      <w:r>
        <w:t>far</w:t>
      </w:r>
      <w:proofErr w:type="gramEnd"/>
      <w:r>
        <w:t xml:space="preserve"> we have been integrating as a single word with just upper case O and H.  We dropped all caps for HAZUS a few years ago to de-emphasize the U.S. </w:t>
      </w:r>
    </w:p>
  </w:comment>
  <w:comment w:id="1" w:author="Suman Biswas" w:date="2018-12-27T07:58:00Z" w:initials="SB">
    <w:p w14:paraId="1E3BF37D" w14:textId="6DFEC4C5" w:rsidR="006D197B" w:rsidRDefault="006D197B">
      <w:pPr>
        <w:pStyle w:val="CommentText"/>
      </w:pPr>
      <w:r>
        <w:rPr>
          <w:rStyle w:val="CommentReference"/>
        </w:rPr>
        <w:annotationRef/>
      </w:r>
      <w:r>
        <w:t xml:space="preserve">We will use Risk MAP standard document </w:t>
      </w:r>
      <w:proofErr w:type="gramStart"/>
      <w:r>
        <w:t>template..</w:t>
      </w:r>
      <w:proofErr w:type="gramEnd"/>
    </w:p>
  </w:comment>
  <w:comment w:id="2" w:author="Doug Bausch" w:date="2018-12-31T17:17:00Z" w:initials="DB">
    <w:p w14:paraId="729C1EBF" w14:textId="35B24765" w:rsidR="006D197B" w:rsidRDefault="006D197B">
      <w:pPr>
        <w:pStyle w:val="CommentText"/>
      </w:pPr>
      <w:r>
        <w:rPr>
          <w:rStyle w:val="CommentReference"/>
        </w:rPr>
        <w:annotationRef/>
      </w:r>
      <w:r>
        <w:t>I’ll provide and/or integrate.  It is often more flexible to the major drafting of the paper outside the format and then integrate within.</w:t>
      </w:r>
    </w:p>
  </w:comment>
  <w:comment w:id="4" w:author="Doug Bausch" w:date="2019-01-02T22:42:00Z" w:initials="DB">
    <w:p w14:paraId="7CAC17FA" w14:textId="2EECAD36" w:rsidR="006D197B" w:rsidRDefault="006D197B">
      <w:pPr>
        <w:pStyle w:val="CommentText"/>
      </w:pPr>
      <w:r>
        <w:rPr>
          <w:rStyle w:val="CommentReference"/>
        </w:rPr>
        <w:annotationRef/>
      </w:r>
      <w:r>
        <w:t>Cooper and I are developing a write-up of the site-specific flood POC deployed in QGIS and GDAL, including the optimization of Extract by Value</w:t>
      </w:r>
    </w:p>
  </w:comment>
  <w:comment w:id="3" w:author="Doug Bausch" w:date="2019-01-02T22:35:00Z" w:initials="DB">
    <w:p w14:paraId="160C2720" w14:textId="77777777" w:rsidR="006D197B" w:rsidRDefault="006D197B">
      <w:pPr>
        <w:pStyle w:val="CommentText"/>
      </w:pPr>
      <w:r>
        <w:rPr>
          <w:rStyle w:val="CommentReference"/>
        </w:rPr>
        <w:annotationRef/>
      </w:r>
      <w:r>
        <w:t>To me these sections seem to address original SOW:</w:t>
      </w:r>
    </w:p>
    <w:p w14:paraId="5A670C20" w14:textId="77777777" w:rsidR="006D197B" w:rsidRDefault="006D197B" w:rsidP="006C6C43">
      <w:pPr>
        <w:pStyle w:val="CommentText"/>
      </w:pPr>
    </w:p>
    <w:p w14:paraId="5ADA2CDB" w14:textId="01ACB9F8" w:rsidR="006D197B" w:rsidRDefault="006D197B" w:rsidP="006C6C43">
      <w:pPr>
        <w:pStyle w:val="CommentText"/>
      </w:pPr>
      <w:r>
        <w:t xml:space="preserve">Team IBM will research and </w:t>
      </w:r>
      <w:proofErr w:type="spellStart"/>
      <w:r>
        <w:t>analyze</w:t>
      </w:r>
      <w:proofErr w:type="spellEnd"/>
      <w:r>
        <w:t xml:space="preserve"> open source software for </w:t>
      </w:r>
      <w:proofErr w:type="spellStart"/>
      <w:r>
        <w:t>Hazus</w:t>
      </w:r>
      <w:proofErr w:type="spellEnd"/>
      <w:r>
        <w:t xml:space="preserve"> GIS component to eliminate </w:t>
      </w:r>
      <w:proofErr w:type="spellStart"/>
      <w:r>
        <w:t>Hazus</w:t>
      </w:r>
      <w:proofErr w:type="spellEnd"/>
      <w:r>
        <w:t xml:space="preserve"> dependency. This includes GUI considerations, GIS technology/software research, and documentation of the findings. This effort will include proof of concept (POC) development to </w:t>
      </w:r>
      <w:proofErr w:type="spellStart"/>
      <w:r>
        <w:t>analyze</w:t>
      </w:r>
      <w:proofErr w:type="spellEnd"/>
      <w:r>
        <w:t xml:space="preserve"> feasibility of the open source software for </w:t>
      </w:r>
      <w:proofErr w:type="spellStart"/>
      <w:r>
        <w:t>Hazus</w:t>
      </w:r>
      <w:proofErr w:type="spellEnd"/>
      <w:r>
        <w:t>.</w:t>
      </w:r>
    </w:p>
    <w:p w14:paraId="7EF7A2C0" w14:textId="77777777" w:rsidR="006D197B" w:rsidRDefault="006D197B" w:rsidP="006C6C43">
      <w:pPr>
        <w:pStyle w:val="CommentText"/>
      </w:pPr>
    </w:p>
    <w:p w14:paraId="6EE2A7D7" w14:textId="7D2B8DBE" w:rsidR="006D197B" w:rsidRDefault="006D197B" w:rsidP="006C6C43">
      <w:pPr>
        <w:pStyle w:val="CommentText"/>
      </w:pPr>
      <w:r>
        <w:t>Documentation will include Results of the initial research and analysis of GUI considerations and GIS technology/software prior to the development of the POC.</w:t>
      </w:r>
    </w:p>
    <w:p w14:paraId="2F721B4F" w14:textId="77777777" w:rsidR="006D197B" w:rsidRDefault="006D197B">
      <w:pPr>
        <w:pStyle w:val="CommentText"/>
      </w:pPr>
    </w:p>
    <w:p w14:paraId="5F2D5BFD" w14:textId="084DE5B6" w:rsidR="006D197B" w:rsidRDefault="006D197B">
      <w:pPr>
        <w:pStyle w:val="CommentText"/>
      </w:pPr>
    </w:p>
  </w:comment>
  <w:comment w:id="5" w:author="Doug Bausch" w:date="2019-01-02T22:43:00Z" w:initials="DB">
    <w:p w14:paraId="48BDB51A" w14:textId="527198F4" w:rsidR="006D197B" w:rsidRDefault="006D197B">
      <w:pPr>
        <w:pStyle w:val="CommentText"/>
      </w:pPr>
      <w:r>
        <w:rPr>
          <w:rStyle w:val="CommentReference"/>
        </w:rPr>
        <w:annotationRef/>
      </w:r>
      <w:r>
        <w:t>We can supplement these sections based on COH replacement options doc.</w:t>
      </w:r>
    </w:p>
  </w:comment>
  <w:comment w:id="6" w:author="Fred Collins" w:date="2019-01-12T15:23:00Z" w:initials="FCC">
    <w:p w14:paraId="2D101F73" w14:textId="77159C7E" w:rsidR="006D197B" w:rsidRDefault="006D197B">
      <w:pPr>
        <w:pStyle w:val="CommentText"/>
      </w:pPr>
      <w:r>
        <w:rPr>
          <w:rStyle w:val="CommentReference"/>
        </w:rPr>
        <w:annotationRef/>
      </w:r>
      <w:r>
        <w:t xml:space="preserve">I’d like to see a conceptual architecture diagram of </w:t>
      </w:r>
      <w:proofErr w:type="spellStart"/>
      <w:r>
        <w:t>Hazus</w:t>
      </w:r>
      <w:proofErr w:type="spellEnd"/>
      <w:r>
        <w:t xml:space="preserve"> which allows the reader to visually understand the </w:t>
      </w:r>
      <w:proofErr w:type="spellStart"/>
      <w:r>
        <w:t>Hazus</w:t>
      </w:r>
      <w:proofErr w:type="spellEnd"/>
      <w:r>
        <w:t xml:space="preserve"> models / architecture components.</w:t>
      </w:r>
    </w:p>
  </w:comment>
  <w:comment w:id="7" w:author="Jordan Burns" w:date="2018-12-27T20:34:00Z" w:initials="JB">
    <w:p w14:paraId="036D3ED6" w14:textId="064061F8" w:rsidR="006D197B" w:rsidRPr="009B46DE" w:rsidRDefault="006D197B">
      <w:pPr>
        <w:pStyle w:val="CommentText"/>
      </w:pPr>
      <w:r>
        <w:rPr>
          <w:rStyle w:val="CommentReference"/>
        </w:rPr>
        <w:annotationRef/>
      </w:r>
      <w:r>
        <w:t xml:space="preserve">Hinting at one of our main issues: that </w:t>
      </w:r>
      <w:proofErr w:type="spellStart"/>
      <w:r>
        <w:t>Hazus</w:t>
      </w:r>
      <w:proofErr w:type="spellEnd"/>
      <w:r>
        <w:rPr>
          <w:i/>
        </w:rPr>
        <w:t xml:space="preserve"> models</w:t>
      </w:r>
      <w:r>
        <w:t xml:space="preserve"> are best suited for use by experts in data, engineering, hazard science, modelling, etc. and </w:t>
      </w:r>
      <w:proofErr w:type="spellStart"/>
      <w:r>
        <w:t>Hazus</w:t>
      </w:r>
      <w:proofErr w:type="spellEnd"/>
      <w:r>
        <w:t xml:space="preserve"> </w:t>
      </w:r>
      <w:r>
        <w:rPr>
          <w:i/>
        </w:rPr>
        <w:t xml:space="preserve">results </w:t>
      </w:r>
      <w:r>
        <w:t>are best suited for use by planning officials and policymakers.</w:t>
      </w:r>
    </w:p>
  </w:comment>
  <w:comment w:id="8" w:author="Suman Biswas" w:date="2018-12-27T08:17:00Z" w:initials="SB">
    <w:p w14:paraId="35E90E2C" w14:textId="257A87AF" w:rsidR="006D197B" w:rsidRDefault="006D197B">
      <w:pPr>
        <w:pStyle w:val="CommentText"/>
      </w:pPr>
      <w:r>
        <w:rPr>
          <w:rStyle w:val="CommentReference"/>
        </w:rPr>
        <w:annotationRef/>
      </w:r>
      <w:r>
        <w:t>Means? Models for what?</w:t>
      </w:r>
    </w:p>
  </w:comment>
  <w:comment w:id="9" w:author="Jordan Burns" w:date="2018-12-27T20:43:00Z" w:initials="JB">
    <w:p w14:paraId="0D128B3F" w14:textId="0CD2B1DF" w:rsidR="006D197B" w:rsidRDefault="006D197B">
      <w:pPr>
        <w:pStyle w:val="CommentText"/>
      </w:pPr>
      <w:r>
        <w:rPr>
          <w:rStyle w:val="CommentReference"/>
        </w:rPr>
        <w:annotationRef/>
      </w:r>
      <w:r>
        <w:t xml:space="preserve">This is probably a stretch. Two of the major problems with </w:t>
      </w:r>
      <w:proofErr w:type="spellStart"/>
      <w:r>
        <w:t>Hazus</w:t>
      </w:r>
      <w:proofErr w:type="spellEnd"/>
      <w:r>
        <w:t xml:space="preserve"> are 1) it’s not state of the art anymore and 2) the documentation is confusing, not accessible, or entirely absent in some cases. This bullet represents a big chunk of what we want to fix with </w:t>
      </w:r>
      <w:proofErr w:type="spellStart"/>
      <w:r>
        <w:t>OpenHazus</w:t>
      </w:r>
      <w:proofErr w:type="spellEnd"/>
      <w:r>
        <w:t>.</w:t>
      </w:r>
    </w:p>
  </w:comment>
  <w:comment w:id="10" w:author="Suman Biswas" w:date="2018-12-27T09:00:00Z" w:initials="SB">
    <w:p w14:paraId="1D0F2247" w14:textId="61DDD1E8" w:rsidR="006D197B" w:rsidRDefault="006D197B" w:rsidP="008730E6">
      <w:pPr>
        <w:pStyle w:val="CommentText"/>
      </w:pPr>
      <w:r>
        <w:rPr>
          <w:rStyle w:val="CommentReference"/>
        </w:rPr>
        <w:annotationRef/>
      </w:r>
      <w:r>
        <w:t xml:space="preserve">Again, I’m not sure what we’re trying to convey here especially for this paper. </w:t>
      </w:r>
    </w:p>
  </w:comment>
  <w:comment w:id="11" w:author="Jordan Burns" w:date="2018-12-28T14:56:00Z" w:initials="JB">
    <w:p w14:paraId="4F6FCC42" w14:textId="25DE838A" w:rsidR="006D197B" w:rsidRDefault="006D197B">
      <w:pPr>
        <w:pStyle w:val="CommentText"/>
      </w:pPr>
      <w:r>
        <w:rPr>
          <w:rStyle w:val="CommentReference"/>
        </w:rPr>
        <w:annotationRef/>
      </w:r>
      <w:r>
        <w:t xml:space="preserve">This section is important for demonstrating how </w:t>
      </w:r>
      <w:proofErr w:type="spellStart"/>
      <w:r>
        <w:t>Hazus</w:t>
      </w:r>
      <w:proofErr w:type="spellEnd"/>
      <w:r>
        <w:t xml:space="preserve"> in its current form is no longer meeting the demands of the risk modelling field. Non-specialists need risk information that’s faster and more accessible for a broad audience, while specialists need risk modelling methodologies that are customizable and well-documented. A web-based, Open Source version of </w:t>
      </w:r>
      <w:proofErr w:type="spellStart"/>
      <w:r>
        <w:t>Hazus</w:t>
      </w:r>
      <w:proofErr w:type="spellEnd"/>
      <w:r>
        <w:t xml:space="preserve"> can meet these needs and continue to evolve as new needs arise.</w:t>
      </w:r>
    </w:p>
  </w:comment>
  <w:comment w:id="12" w:author="Suman Biswas" w:date="2018-12-27T08:39:00Z" w:initials="SB">
    <w:p w14:paraId="4B1CBEAF" w14:textId="77777777" w:rsidR="006D197B" w:rsidRDefault="006D197B" w:rsidP="00757F87">
      <w:pPr>
        <w:pStyle w:val="CommentText"/>
      </w:pPr>
      <w:r>
        <w:rPr>
          <w:rStyle w:val="CommentReference"/>
        </w:rPr>
        <w:annotationRef/>
      </w:r>
      <w:r>
        <w:t xml:space="preserve">What’s that? I’m not </w:t>
      </w:r>
      <w:proofErr w:type="gramStart"/>
      <w:r>
        <w:t>sure..</w:t>
      </w:r>
      <w:proofErr w:type="gramEnd"/>
    </w:p>
  </w:comment>
  <w:comment w:id="13" w:author="Jordan Burns" w:date="2018-12-28T15:01:00Z" w:initials="JB">
    <w:p w14:paraId="1732A27B" w14:textId="7545F943" w:rsidR="006D197B" w:rsidRDefault="006D197B">
      <w:pPr>
        <w:pStyle w:val="CommentText"/>
      </w:pPr>
      <w:r>
        <w:rPr>
          <w:rStyle w:val="CommentReference"/>
        </w:rPr>
        <w:annotationRef/>
      </w:r>
      <w:r>
        <w:t xml:space="preserve">I don’t think this is entirely true. </w:t>
      </w:r>
      <w:proofErr w:type="spellStart"/>
      <w:r>
        <w:t>Hazus</w:t>
      </w:r>
      <w:proofErr w:type="spellEnd"/>
      <w:r>
        <w:t xml:space="preserve"> is not effectively designed for specialized or non-specialized users. It requires a lot of specialized skills to the non-technical </w:t>
      </w:r>
      <w:proofErr w:type="gramStart"/>
      <w:r>
        <w:t>user, but</w:t>
      </w:r>
      <w:proofErr w:type="gramEnd"/>
      <w:r>
        <w:t xml:space="preserve"> obscures a lot of functionality for technical users (everything is in a GIS GUI). </w:t>
      </w:r>
    </w:p>
  </w:comment>
  <w:comment w:id="14" w:author="Jochen Albrecht" w:date="2019-01-03T11:18:00Z" w:initials="JA">
    <w:p w14:paraId="4D521CE0" w14:textId="0E8D0F8D" w:rsidR="006D197B" w:rsidRDefault="006D197B">
      <w:pPr>
        <w:pStyle w:val="CommentText"/>
      </w:pPr>
      <w:r>
        <w:rPr>
          <w:rStyle w:val="CommentReference"/>
        </w:rPr>
        <w:annotationRef/>
      </w:r>
      <w:r>
        <w:t>But that’s the point. The user base has changed; it is not the small group of experts anymore.</w:t>
      </w:r>
    </w:p>
  </w:comment>
  <w:comment w:id="15" w:author="Jochen Albrecht" w:date="2019-01-07T17:22:00Z" w:initials="JA">
    <w:p w14:paraId="46C61B97" w14:textId="54A85C98" w:rsidR="006D197B" w:rsidRDefault="006D197B">
      <w:pPr>
        <w:pStyle w:val="CommentText"/>
      </w:pPr>
      <w:r>
        <w:rPr>
          <w:rStyle w:val="CommentReference"/>
        </w:rPr>
        <w:annotationRef/>
      </w:r>
      <w:r>
        <w:t>These sentences are intended to address Suman’s concern about introducing early on the new not GIS-driven architecture.</w:t>
      </w:r>
    </w:p>
  </w:comment>
  <w:comment w:id="16" w:author="Suman Biswas" w:date="2018-12-27T09:20:00Z" w:initials="SB">
    <w:p w14:paraId="09DB14A1" w14:textId="2EECEEA0" w:rsidR="006D197B" w:rsidRDefault="006D197B">
      <w:pPr>
        <w:pStyle w:val="CommentText"/>
      </w:pPr>
      <w:r>
        <w:rPr>
          <w:rStyle w:val="CommentReference"/>
        </w:rPr>
        <w:annotationRef/>
      </w:r>
      <w:r>
        <w:t xml:space="preserve">Are these in any </w:t>
      </w:r>
      <w:proofErr w:type="gramStart"/>
      <w:r>
        <w:t>particular order</w:t>
      </w:r>
      <w:proofErr w:type="gramEnd"/>
      <w:r>
        <w:t xml:space="preserve"> of priority, importance? If not, can we? </w:t>
      </w:r>
    </w:p>
  </w:comment>
  <w:comment w:id="17" w:author="Doug Bausch" w:date="2019-01-01T11:11:00Z" w:initials="DB">
    <w:p w14:paraId="5FE0A6D0" w14:textId="5791A8FE" w:rsidR="006D197B" w:rsidRDefault="006D197B">
      <w:pPr>
        <w:pStyle w:val="CommentText"/>
      </w:pPr>
      <w:r>
        <w:rPr>
          <w:rStyle w:val="CommentReference"/>
        </w:rPr>
        <w:annotationRef/>
      </w:r>
      <w:r>
        <w:t>They are in the order developed in Boulder but seem to reflect priorities, especially for 1-4</w:t>
      </w:r>
    </w:p>
  </w:comment>
  <w:comment w:id="18" w:author="Jordan Burns" w:date="2018-12-28T16:22:00Z" w:initials="JB">
    <w:p w14:paraId="34968DA1" w14:textId="1C2DC3C5" w:rsidR="006D197B" w:rsidRDefault="006D197B">
      <w:pPr>
        <w:pStyle w:val="CommentText"/>
      </w:pPr>
      <w:r>
        <w:rPr>
          <w:rStyle w:val="CommentReference"/>
        </w:rPr>
        <w:annotationRef/>
      </w:r>
      <w:r>
        <w:t>These concepts need to be merged.</w:t>
      </w:r>
    </w:p>
  </w:comment>
  <w:comment w:id="20" w:author="Doug Bausch" w:date="2019-01-01T11:08:00Z" w:initials="DB">
    <w:p w14:paraId="58C7CEE8" w14:textId="189884EC" w:rsidR="006D197B" w:rsidRDefault="006D197B">
      <w:pPr>
        <w:pStyle w:val="CommentText"/>
      </w:pPr>
      <w:r>
        <w:rPr>
          <w:rStyle w:val="CommentReference"/>
        </w:rPr>
        <w:annotationRef/>
      </w:r>
      <w:r>
        <w:t>Wanted to be less specific</w:t>
      </w:r>
    </w:p>
  </w:comment>
  <w:comment w:id="19" w:author="Suman Biswas" w:date="2018-12-27T09:25:00Z" w:initials="SB">
    <w:p w14:paraId="5D3C6F69" w14:textId="5AF86517" w:rsidR="006D197B" w:rsidRDefault="006D197B">
      <w:pPr>
        <w:pStyle w:val="CommentText"/>
      </w:pPr>
      <w:r>
        <w:rPr>
          <w:rStyle w:val="CommentReference"/>
        </w:rPr>
        <w:annotationRef/>
      </w:r>
      <w:r>
        <w:t xml:space="preserve">We need to explain a sentence or two how these things affect the whitepaper? Project Funding and schedule: How this has anything to do w/ the </w:t>
      </w:r>
      <w:proofErr w:type="spellStart"/>
      <w:r>
        <w:t>Hazus</w:t>
      </w:r>
      <w:proofErr w:type="spellEnd"/>
      <w:r>
        <w:t xml:space="preserve"> Whitepaper?</w:t>
      </w:r>
    </w:p>
  </w:comment>
  <w:comment w:id="21" w:author="Jordan Burns" w:date="2018-12-28T16:32:00Z" w:initials="JB">
    <w:p w14:paraId="48A28F86" w14:textId="13533781" w:rsidR="006D197B" w:rsidRDefault="006D197B">
      <w:pPr>
        <w:pStyle w:val="CommentText"/>
      </w:pPr>
      <w:r>
        <w:rPr>
          <w:rStyle w:val="CommentReference"/>
        </w:rPr>
        <w:annotationRef/>
      </w:r>
      <w:r>
        <w:t>?</w:t>
      </w:r>
    </w:p>
  </w:comment>
  <w:comment w:id="22" w:author="Jochen Albrecht" w:date="2019-01-03T11:31:00Z" w:initials="JA">
    <w:p w14:paraId="571B98A6" w14:textId="5758AA10" w:rsidR="006D197B" w:rsidRDefault="006D197B">
      <w:pPr>
        <w:pStyle w:val="CommentText"/>
      </w:pPr>
      <w:r>
        <w:rPr>
          <w:rStyle w:val="CommentReference"/>
        </w:rPr>
        <w:annotationRef/>
      </w:r>
      <w:r>
        <w:t xml:space="preserve">Shouldn’t we try to support ArcGIS (Pro) down the road? I (AJ) am not wedded to this but I thought that this might help acceptability of the Open </w:t>
      </w:r>
      <w:proofErr w:type="spellStart"/>
      <w:r>
        <w:t>Hazus</w:t>
      </w:r>
      <w:proofErr w:type="spellEnd"/>
      <w:r>
        <w:t xml:space="preserve"> proposal.</w:t>
      </w:r>
    </w:p>
  </w:comment>
  <w:comment w:id="23" w:author="Eric Christensen" w:date="2019-01-14T12:37:00Z" w:initials="EC">
    <w:p w14:paraId="0F833C0D" w14:textId="7C10F526" w:rsidR="00DA5D3F" w:rsidRDefault="006D197B" w:rsidP="00930277">
      <w:pPr>
        <w:pStyle w:val="CommentText"/>
      </w:pPr>
      <w:r>
        <w:rPr>
          <w:rStyle w:val="CommentReference"/>
        </w:rPr>
        <w:annotationRef/>
      </w:r>
      <w:r w:rsidR="00930277">
        <w:t>T</w:t>
      </w:r>
      <w:r>
        <w:t>he requirements analysis</w:t>
      </w:r>
      <w:r w:rsidR="00930277">
        <w:t xml:space="preserve"> is a bit confusing</w:t>
      </w:r>
      <w:proofErr w:type="gramStart"/>
      <w:r w:rsidR="00930277">
        <w:t xml:space="preserve">. </w:t>
      </w:r>
      <w:proofErr w:type="gramEnd"/>
      <w:r w:rsidR="00930277">
        <w:t xml:space="preserve">Some are </w:t>
      </w:r>
      <w:proofErr w:type="gramStart"/>
      <w:r w:rsidR="00930277">
        <w:t>here</w:t>
      </w:r>
      <w:proofErr w:type="gramEnd"/>
      <w:r w:rsidR="00930277">
        <w:t xml:space="preserve"> and others are in the Solution Framework section</w:t>
      </w:r>
      <w:r>
        <w:t xml:space="preserve">. </w:t>
      </w:r>
    </w:p>
  </w:comment>
  <w:comment w:id="24" w:author="Jordan Burns" w:date="2018-12-28T16:35:00Z" w:initials="JB">
    <w:p w14:paraId="39A2E5CD" w14:textId="6A2481A8" w:rsidR="006D197B" w:rsidRDefault="006D197B">
      <w:pPr>
        <w:pStyle w:val="CommentText"/>
      </w:pPr>
      <w:r>
        <w:rPr>
          <w:rStyle w:val="CommentReference"/>
        </w:rPr>
        <w:annotationRef/>
      </w:r>
      <w:r>
        <w:t>What’s the difference between “University” and “College”? Private/Public institution?</w:t>
      </w:r>
    </w:p>
  </w:comment>
  <w:comment w:id="25" w:author="Jochen Albrecht" w:date="2019-01-03T11:35:00Z" w:initials="JA">
    <w:p w14:paraId="4AA9F58B" w14:textId="1B8B72C7" w:rsidR="006D197B" w:rsidRDefault="006D197B">
      <w:pPr>
        <w:pStyle w:val="CommentText"/>
      </w:pPr>
      <w:r>
        <w:t xml:space="preserve">I don’t know what the data providers had in mind but typically, the distinction is </w:t>
      </w:r>
      <w:r>
        <w:rPr>
          <w:rStyle w:val="CommentReference"/>
        </w:rPr>
        <w:annotationRef/>
      </w:r>
      <w:r>
        <w:t>undergraduate (college) vs graduate (university).</w:t>
      </w:r>
    </w:p>
  </w:comment>
  <w:comment w:id="27" w:author="Jordan Burns" w:date="2018-12-28T16:39:00Z" w:initials="JB">
    <w:p w14:paraId="158EF16F" w14:textId="31BAD865" w:rsidR="006D197B" w:rsidRDefault="006D197B">
      <w:pPr>
        <w:pStyle w:val="CommentText"/>
      </w:pPr>
      <w:r>
        <w:rPr>
          <w:rStyle w:val="CommentReference"/>
        </w:rPr>
        <w:annotationRef/>
      </w:r>
      <w:r>
        <w:t>Is this whole section specific to only Flood?</w:t>
      </w:r>
    </w:p>
  </w:comment>
  <w:comment w:id="28" w:author="Doug Bausch" w:date="2019-01-01T12:29:00Z" w:initials="DB">
    <w:p w14:paraId="17DCA78B" w14:textId="692040B5" w:rsidR="006D197B" w:rsidRDefault="006D197B">
      <w:pPr>
        <w:pStyle w:val="CommentText"/>
      </w:pPr>
      <w:r>
        <w:rPr>
          <w:rStyle w:val="CommentReference"/>
        </w:rPr>
        <w:annotationRef/>
      </w:r>
      <w:r>
        <w:t>I tried to generalize below so all models are covered</w:t>
      </w:r>
    </w:p>
  </w:comment>
  <w:comment w:id="26" w:author="Fred Collins" w:date="2019-01-12T15:26:00Z" w:initials="FCC">
    <w:p w14:paraId="06F4DCBB" w14:textId="2CE28B88" w:rsidR="006D197B" w:rsidRDefault="006D197B">
      <w:pPr>
        <w:pStyle w:val="CommentText"/>
      </w:pPr>
      <w:r>
        <w:rPr>
          <w:rStyle w:val="CommentReference"/>
        </w:rPr>
        <w:annotationRef/>
      </w:r>
      <w:r>
        <w:t xml:space="preserve">This write-up on User Profiles could benefit from the use of a table.   Second, and far more important, what’s the point of the User Descriptions?  From a System Development </w:t>
      </w:r>
      <w:proofErr w:type="gramStart"/>
      <w:r>
        <w:t>perspective</w:t>
      </w:r>
      <w:proofErr w:type="gramEnd"/>
      <w:r>
        <w:t xml:space="preserve"> I need to know enough about the user profiles to be able to design a solution.  How do these users interact with the system, can they be supported by a web client, do they need to move large blocks of files around, do they need a desktop client, what about security </w:t>
      </w:r>
      <w:proofErr w:type="gramStart"/>
      <w:r>
        <w:t>issues.</w:t>
      </w:r>
      <w:proofErr w:type="gramEnd"/>
      <w:r>
        <w:t xml:space="preserve">  Need to focus on how users interact with the system, the data they use, the features they need, etc. </w:t>
      </w:r>
    </w:p>
  </w:comment>
  <w:comment w:id="29" w:author="Jordan Burns" w:date="2018-12-28T17:12:00Z" w:initials="JB">
    <w:p w14:paraId="7D152F1A" w14:textId="2210705E" w:rsidR="006D197B" w:rsidRDefault="006D197B">
      <w:pPr>
        <w:pStyle w:val="CommentText"/>
      </w:pPr>
      <w:r>
        <w:rPr>
          <w:rStyle w:val="CommentReference"/>
        </w:rPr>
        <w:annotationRef/>
      </w:r>
      <w:r>
        <w:t>“Level 1” isn’t defined</w:t>
      </w:r>
    </w:p>
  </w:comment>
  <w:comment w:id="30" w:author="Jordan Burns" w:date="2018-12-28T17:18:00Z" w:initials="JB">
    <w:p w14:paraId="6966B523" w14:textId="4385F14C" w:rsidR="006D197B" w:rsidRDefault="006D197B">
      <w:pPr>
        <w:pStyle w:val="CommentText"/>
      </w:pPr>
      <w:r>
        <w:rPr>
          <w:rStyle w:val="CommentReference"/>
        </w:rPr>
        <w:annotationRef/>
      </w:r>
      <w:r>
        <w:t>I can’t tell if this section is supposed to be focused specifically on flood or not</w:t>
      </w:r>
    </w:p>
  </w:comment>
  <w:comment w:id="31" w:author="Jochen Albrecht" w:date="2019-01-03T11:39:00Z" w:initials="JA">
    <w:p w14:paraId="10F26960" w14:textId="16E373CD" w:rsidR="006D197B" w:rsidRDefault="006D197B">
      <w:pPr>
        <w:pStyle w:val="CommentText"/>
      </w:pPr>
      <w:r>
        <w:rPr>
          <w:rStyle w:val="CommentReference"/>
        </w:rPr>
        <w:annotationRef/>
      </w:r>
      <w:r>
        <w:t>It is not, Jordan.</w:t>
      </w:r>
    </w:p>
  </w:comment>
  <w:comment w:id="32" w:author="Doug Bausch" w:date="2019-01-01T19:17:00Z" w:initials="DB">
    <w:p w14:paraId="105CD4DB" w14:textId="5B12DAEB" w:rsidR="006D197B" w:rsidRDefault="006D197B">
      <w:pPr>
        <w:pStyle w:val="CommentText"/>
      </w:pPr>
      <w:r>
        <w:rPr>
          <w:rStyle w:val="CommentReference"/>
        </w:rPr>
        <w:annotationRef/>
      </w:r>
      <w:r>
        <w:t xml:space="preserve">This section will take some effort if we want to make it multi-hazard, it is good for flood but seems dated in terminology.  Some of this appears to have been written before </w:t>
      </w:r>
      <w:proofErr w:type="spellStart"/>
      <w:r>
        <w:t>Hazus</w:t>
      </w:r>
      <w:proofErr w:type="spellEnd"/>
      <w:r>
        <w:t xml:space="preserve"> was available.   I leave flood related where needed and have updated the terms.</w:t>
      </w:r>
    </w:p>
  </w:comment>
  <w:comment w:id="33" w:author="Jordan Burns" w:date="2018-12-28T17:29:00Z" w:initials="JB">
    <w:p w14:paraId="1C683E44" w14:textId="5A67CB92" w:rsidR="006D197B" w:rsidRDefault="006D197B">
      <w:pPr>
        <w:pStyle w:val="CommentText"/>
      </w:pPr>
      <w:r>
        <w:rPr>
          <w:rStyle w:val="CommentReference"/>
        </w:rPr>
        <w:annotationRef/>
      </w:r>
      <w:r>
        <w:t xml:space="preserve">This should maybe go closer to the beginning to give a better overview of </w:t>
      </w:r>
      <w:proofErr w:type="spellStart"/>
      <w:r>
        <w:t>Hazus</w:t>
      </w:r>
      <w:proofErr w:type="spellEnd"/>
      <w:r>
        <w:t xml:space="preserve"> in its current design</w:t>
      </w:r>
    </w:p>
  </w:comment>
  <w:comment w:id="34" w:author="Jordan Burns" w:date="2018-12-28T18:03:00Z" w:initials="JB">
    <w:p w14:paraId="7D1EA6BE" w14:textId="5E2B0D52" w:rsidR="006D197B" w:rsidRPr="00FB01A7" w:rsidRDefault="006D197B">
      <w:pPr>
        <w:pStyle w:val="CommentText"/>
      </w:pPr>
      <w:r>
        <w:rPr>
          <w:rStyle w:val="CommentReference"/>
        </w:rPr>
        <w:annotationRef/>
      </w:r>
      <w:r>
        <w:t xml:space="preserve">I’d like to note (and perhaps discuss) that the original </w:t>
      </w:r>
      <w:proofErr w:type="spellStart"/>
      <w:r>
        <w:t>Hazus</w:t>
      </w:r>
      <w:proofErr w:type="spellEnd"/>
      <w:r>
        <w:t xml:space="preserve"> user breakdown put a lot of emphasis on whether users were changing input data and which data they were changing. I don’t think that is necessary with </w:t>
      </w:r>
      <w:proofErr w:type="spellStart"/>
      <w:r>
        <w:t>OpenHazus</w:t>
      </w:r>
      <w:proofErr w:type="spellEnd"/>
      <w:r>
        <w:t xml:space="preserve">. This 45% group is changing </w:t>
      </w:r>
      <w:r>
        <w:rPr>
          <w:i/>
        </w:rPr>
        <w:t xml:space="preserve">something </w:t>
      </w:r>
      <w:r>
        <w:t xml:space="preserve">about the default data – hazard, inventory, or damage functions. It doesn’t really matter which data type they’re customizing – if you’re running </w:t>
      </w:r>
      <w:proofErr w:type="spellStart"/>
      <w:r>
        <w:t>OpenHazus</w:t>
      </w:r>
      <w:proofErr w:type="spellEnd"/>
      <w:r>
        <w:t>, you’re doing a custom analysis. Otherwise you just consult our baseline results repository.</w:t>
      </w:r>
    </w:p>
  </w:comment>
  <w:comment w:id="35" w:author="Jordan Burns" w:date="2018-12-28T18:16:00Z" w:initials="JB">
    <w:p w14:paraId="50EB6EE4" w14:textId="16442EC4" w:rsidR="006D197B" w:rsidRDefault="006D197B">
      <w:pPr>
        <w:pStyle w:val="CommentText"/>
      </w:pPr>
      <w:r>
        <w:rPr>
          <w:rStyle w:val="CommentReference"/>
        </w:rPr>
        <w:annotationRef/>
      </w:r>
      <w:r>
        <w:t>Is this under hurricanes specifically? Or is this for all hazards?</w:t>
      </w:r>
    </w:p>
  </w:comment>
  <w:comment w:id="36" w:author="Jochen Albrecht" w:date="2019-01-03T11:58:00Z" w:initials="JA">
    <w:p w14:paraId="6608D766" w14:textId="2FB1B9C2" w:rsidR="006D197B" w:rsidRDefault="006D197B">
      <w:pPr>
        <w:pStyle w:val="CommentText"/>
      </w:pPr>
      <w:r>
        <w:rPr>
          <w:rStyle w:val="CommentReference"/>
        </w:rPr>
        <w:annotationRef/>
      </w:r>
      <w:r>
        <w:t>These sections were intended to be hazard-specific. Open to change (consolidation) though.</w:t>
      </w:r>
    </w:p>
  </w:comment>
  <w:comment w:id="37" w:author="Fred Collins" w:date="2019-01-12T15:30:00Z" w:initials="FCC">
    <w:p w14:paraId="209A0212" w14:textId="11DD8831" w:rsidR="006D197B" w:rsidRDefault="006D197B">
      <w:pPr>
        <w:pStyle w:val="CommentText"/>
      </w:pPr>
      <w:r>
        <w:rPr>
          <w:rStyle w:val="CommentReference"/>
        </w:rPr>
        <w:annotationRef/>
      </w:r>
      <w:r>
        <w:t xml:space="preserve">Is the intent to do this for </w:t>
      </w:r>
      <w:proofErr w:type="gramStart"/>
      <w:r>
        <w:t>all of</w:t>
      </w:r>
      <w:proofErr w:type="gramEnd"/>
      <w:r>
        <w:t xml:space="preserve"> the Hazards?  </w:t>
      </w:r>
    </w:p>
  </w:comment>
  <w:comment w:id="38" w:author="Eric Christensen" w:date="2019-01-14T12:56:00Z" w:initials="EC">
    <w:p w14:paraId="78D0D767" w14:textId="16826D16" w:rsidR="00930277" w:rsidRDefault="00930277" w:rsidP="00930277">
      <w:pPr>
        <w:pStyle w:val="CommentText"/>
      </w:pPr>
      <w:r>
        <w:rPr>
          <w:rStyle w:val="CommentReference"/>
        </w:rPr>
        <w:annotationRef/>
      </w:r>
      <w:r>
        <w:t xml:space="preserve">This section also has requirements. </w:t>
      </w:r>
      <w:r>
        <w:t xml:space="preserve">A </w:t>
      </w:r>
      <w:r>
        <w:t xml:space="preserve">single </w:t>
      </w:r>
      <w:r>
        <w:t>section header to more clearly identify the logical grouping of the whole of the requirements could be useful. Breakouts of user/functional requirements, non-functional. “Stakeholder analysis” could be traceable in to those requirements.</w:t>
      </w:r>
    </w:p>
    <w:p w14:paraId="7EE48586" w14:textId="77777777" w:rsidR="00930277" w:rsidRDefault="00930277" w:rsidP="00930277">
      <w:pPr>
        <w:pStyle w:val="CommentText"/>
      </w:pPr>
    </w:p>
    <w:p w14:paraId="1FE3504E" w14:textId="1A10809D" w:rsidR="00930277" w:rsidRDefault="00930277" w:rsidP="00930277">
      <w:pPr>
        <w:pStyle w:val="CommentText"/>
      </w:pPr>
      <w:r>
        <w:t>A</w:t>
      </w:r>
      <w:r>
        <w:t xml:space="preserve"> distillation of requirements into bullets and or short memorable names is needed. Right now, many requirements seem described in prose without clear delineation. Each bulletized requirement can be elaborated with the additional text to describe as needed. </w:t>
      </w:r>
    </w:p>
    <w:p w14:paraId="6E8C8617" w14:textId="77777777" w:rsidR="00930277" w:rsidRDefault="00930277" w:rsidP="00930277">
      <w:pPr>
        <w:pStyle w:val="CommentText"/>
      </w:pPr>
    </w:p>
    <w:p w14:paraId="24DB65D5" w14:textId="77777777" w:rsidR="00930277" w:rsidRDefault="00930277" w:rsidP="00930277">
      <w:pPr>
        <w:pStyle w:val="CommentText"/>
      </w:pPr>
      <w:r>
        <w:t xml:space="preserve">These </w:t>
      </w:r>
      <w:r>
        <w:t xml:space="preserve">atomized requirements </w:t>
      </w:r>
      <w:r>
        <w:t xml:space="preserve">then provide the traceable links to the logical architecture and, ultimately </w:t>
      </w:r>
      <w:r>
        <w:t xml:space="preserve">become </w:t>
      </w:r>
      <w:r>
        <w:t xml:space="preserve">the criteria used in the alternatives analysis. </w:t>
      </w:r>
    </w:p>
    <w:p w14:paraId="60DADD03" w14:textId="77777777" w:rsidR="00930277" w:rsidRDefault="00930277" w:rsidP="00930277">
      <w:pPr>
        <w:pStyle w:val="CommentText"/>
      </w:pPr>
    </w:p>
    <w:p w14:paraId="3199AD77" w14:textId="32460207" w:rsidR="00930277" w:rsidRDefault="00930277" w:rsidP="00930277">
      <w:pPr>
        <w:pStyle w:val="CommentText"/>
      </w:pPr>
      <w:proofErr w:type="gramStart"/>
      <w:r>
        <w:t>So</w:t>
      </w:r>
      <w:proofErr w:type="gramEnd"/>
      <w:r>
        <w:t xml:space="preserve"> an inventory of the types of analysis, </w:t>
      </w:r>
      <w:r>
        <w:t xml:space="preserve">models, </w:t>
      </w:r>
      <w:r>
        <w:t>types of source data, types of display/visualization, integrations</w:t>
      </w:r>
      <w:r>
        <w:t xml:space="preserve"> is called for</w:t>
      </w:r>
      <w:r>
        <w:t>. It is hard to determine if a non-ArcGIS package (and eventually a web application) can be sw</w:t>
      </w:r>
      <w:r>
        <w:t>apped in without this inventory and traceability.</w:t>
      </w:r>
    </w:p>
  </w:comment>
  <w:comment w:id="39" w:author="Jordan Burns" w:date="2018-12-28T18:27:00Z" w:initials="JB">
    <w:p w14:paraId="165DDAB4" w14:textId="16605868" w:rsidR="006D197B" w:rsidRDefault="006D197B">
      <w:pPr>
        <w:pStyle w:val="CommentText"/>
      </w:pPr>
      <w:r>
        <w:rPr>
          <w:rStyle w:val="CommentReference"/>
        </w:rPr>
        <w:annotationRef/>
      </w:r>
      <w:r>
        <w:t xml:space="preserve">Do we want to use a diagram from old </w:t>
      </w:r>
      <w:proofErr w:type="spellStart"/>
      <w:r>
        <w:t>Hazus</w:t>
      </w:r>
      <w:proofErr w:type="spellEnd"/>
      <w:r>
        <w:t xml:space="preserve"> for our </w:t>
      </w:r>
      <w:proofErr w:type="spellStart"/>
      <w:r>
        <w:t>OpenHazus</w:t>
      </w:r>
      <w:proofErr w:type="spellEnd"/>
      <w:r>
        <w:t xml:space="preserve"> solution framework? We should probably design a new figure.</w:t>
      </w:r>
    </w:p>
  </w:comment>
  <w:comment w:id="40" w:author="Doug Bausch" w:date="2019-01-02T20:37:00Z" w:initials="DB">
    <w:p w14:paraId="05BA8333" w14:textId="5DEDF73D" w:rsidR="006D197B" w:rsidRDefault="006D197B">
      <w:pPr>
        <w:pStyle w:val="CommentText"/>
      </w:pPr>
      <w:r>
        <w:rPr>
          <w:rStyle w:val="CommentReference"/>
        </w:rPr>
        <w:annotationRef/>
      </w:r>
      <w:r>
        <w:t xml:space="preserve">Yes.  Although this is more the methodology framework.  The </w:t>
      </w:r>
      <w:proofErr w:type="spellStart"/>
      <w:r>
        <w:t>OpenHazus</w:t>
      </w:r>
      <w:proofErr w:type="spellEnd"/>
      <w:r>
        <w:t xml:space="preserve"> modularization will need to be highlighted.  </w:t>
      </w:r>
    </w:p>
  </w:comment>
  <w:comment w:id="41" w:author="Jordan Burns" w:date="2018-12-28T18:33:00Z" w:initials="JB">
    <w:p w14:paraId="1CAB6588" w14:textId="0B6A828A" w:rsidR="006D197B" w:rsidRDefault="006D197B">
      <w:pPr>
        <w:pStyle w:val="CommentText"/>
      </w:pPr>
      <w:r>
        <w:rPr>
          <w:rStyle w:val="CommentReference"/>
        </w:rPr>
        <w:annotationRef/>
      </w:r>
      <w:r>
        <w:t xml:space="preserve">This section is mixing current </w:t>
      </w:r>
      <w:proofErr w:type="spellStart"/>
      <w:r>
        <w:t>Hazus</w:t>
      </w:r>
      <w:proofErr w:type="spellEnd"/>
      <w:r>
        <w:t xml:space="preserve"> capabilities with the </w:t>
      </w:r>
      <w:proofErr w:type="spellStart"/>
      <w:r>
        <w:t>OpenHazus</w:t>
      </w:r>
      <w:proofErr w:type="spellEnd"/>
      <w:r>
        <w:t xml:space="preserve"> modular approach</w:t>
      </w:r>
    </w:p>
  </w:comment>
  <w:comment w:id="42" w:author="Jordan Burns" w:date="2018-12-28T18:34:00Z" w:initials="JB">
    <w:p w14:paraId="1AC47025" w14:textId="2A90A671" w:rsidR="006D197B" w:rsidRDefault="006D197B">
      <w:pPr>
        <w:pStyle w:val="CommentText"/>
      </w:pPr>
      <w:r>
        <w:rPr>
          <w:rStyle w:val="CommentReference"/>
        </w:rPr>
        <w:annotationRef/>
      </w:r>
      <w:r>
        <w:t xml:space="preserve">This section is mixing current </w:t>
      </w:r>
      <w:proofErr w:type="spellStart"/>
      <w:r>
        <w:t>Hazus</w:t>
      </w:r>
      <w:proofErr w:type="spellEnd"/>
      <w:r>
        <w:t xml:space="preserve"> capabilities with the </w:t>
      </w:r>
      <w:proofErr w:type="spellStart"/>
      <w:r>
        <w:t>OpenHazus</w:t>
      </w:r>
      <w:proofErr w:type="spellEnd"/>
      <w:r>
        <w:t xml:space="preserve"> modular approach</w:t>
      </w:r>
    </w:p>
  </w:comment>
  <w:comment w:id="43" w:author="Jochen Albrecht" w:date="2019-01-04T17:39:00Z" w:initials="JA">
    <w:p w14:paraId="55DA943B" w14:textId="5D5A7906" w:rsidR="006D197B" w:rsidRDefault="006D197B">
      <w:pPr>
        <w:pStyle w:val="CommentText"/>
      </w:pPr>
      <w:r>
        <w:rPr>
          <w:rStyle w:val="CommentReference"/>
        </w:rPr>
        <w:annotationRef/>
      </w:r>
      <w:r>
        <w:t>To be written by Jordan</w:t>
      </w:r>
    </w:p>
  </w:comment>
  <w:comment w:id="44" w:author="Jordan Burns" w:date="2018-12-28T18:35:00Z" w:initials="JB">
    <w:p w14:paraId="22470339" w14:textId="6FC88665" w:rsidR="006D197B" w:rsidRDefault="006D197B">
      <w:pPr>
        <w:pStyle w:val="CommentText"/>
      </w:pPr>
      <w:r>
        <w:rPr>
          <w:rStyle w:val="CommentReference"/>
        </w:rPr>
        <w:annotationRef/>
      </w:r>
      <w:r>
        <w:t xml:space="preserve">Are you saying </w:t>
      </w:r>
      <w:proofErr w:type="spellStart"/>
      <w:r>
        <w:t>Hazus</w:t>
      </w:r>
      <w:proofErr w:type="spellEnd"/>
      <w:r>
        <w:t xml:space="preserve"> is an improvement over other models because it’s more interdisciplinary?</w:t>
      </w:r>
    </w:p>
  </w:comment>
  <w:comment w:id="45" w:author="Jochen Albrecht" w:date="2019-01-03T12:04:00Z" w:initials="JA">
    <w:p w14:paraId="414484D1" w14:textId="56C3ABCD" w:rsidR="006D197B" w:rsidRDefault="006D197B">
      <w:pPr>
        <w:pStyle w:val="CommentText"/>
      </w:pPr>
      <w:r>
        <w:rPr>
          <w:rStyle w:val="CommentReference"/>
        </w:rPr>
        <w:annotationRef/>
      </w:r>
      <w:r>
        <w:t>Yes.</w:t>
      </w:r>
    </w:p>
  </w:comment>
  <w:comment w:id="46" w:author="Jordan Burns" w:date="2018-12-28T18:37:00Z" w:initials="JB">
    <w:p w14:paraId="360A0F80" w14:textId="3340665C" w:rsidR="006D197B" w:rsidRDefault="006D197B">
      <w:pPr>
        <w:pStyle w:val="CommentText"/>
      </w:pPr>
      <w:r>
        <w:rPr>
          <w:rStyle w:val="CommentReference"/>
        </w:rPr>
        <w:annotationRef/>
      </w:r>
      <w:r>
        <w:t>You mean other than doing a full-blown UDF probabilistic study?</w:t>
      </w:r>
    </w:p>
  </w:comment>
  <w:comment w:id="47" w:author="Jochen Albrecht" w:date="2019-01-03T12:10:00Z" w:initials="JA">
    <w:p w14:paraId="7B1CA7B3" w14:textId="7737BDCF" w:rsidR="006D197B" w:rsidRDefault="006D197B">
      <w:pPr>
        <w:pStyle w:val="CommentText"/>
      </w:pPr>
      <w:r>
        <w:rPr>
          <w:rStyle w:val="CommentReference"/>
        </w:rPr>
        <w:annotationRef/>
      </w:r>
      <w:r>
        <w:t>I am not sure what “UDF probabilistic study” means if it is a coined term. What I was trying to say here is that the EQ module does deal with ground motion-based damages but not the secondary hazards that are a result of the EQ.</w:t>
      </w:r>
    </w:p>
  </w:comment>
  <w:comment w:id="48" w:author="Jochen Albrecht" w:date="2019-01-04T17:03:00Z" w:initials="JA">
    <w:p w14:paraId="414D779A" w14:textId="0BF0FA3F" w:rsidR="006D197B" w:rsidRDefault="006D197B">
      <w:pPr>
        <w:pStyle w:val="CommentText"/>
      </w:pPr>
      <w:r>
        <w:rPr>
          <w:rStyle w:val="CommentReference"/>
        </w:rPr>
        <w:annotationRef/>
      </w:r>
      <w:r>
        <w:t>To be written by Jordan</w:t>
      </w:r>
    </w:p>
  </w:comment>
  <w:comment w:id="49" w:author="Jordan Burns" w:date="2018-12-28T18:39:00Z" w:initials="JB">
    <w:p w14:paraId="3D4DF59A" w14:textId="5EFE2557" w:rsidR="006D197B" w:rsidRDefault="006D197B">
      <w:pPr>
        <w:pStyle w:val="CommentText"/>
      </w:pPr>
      <w:r>
        <w:rPr>
          <w:rStyle w:val="CommentReference"/>
        </w:rPr>
        <w:annotationRef/>
      </w:r>
      <w:r>
        <w:t>The paper switches between an earthquake-specific and flood-specific perspective. Let’s just refer to multi-hazard risk assessment and make sure everything is generalized to that.</w:t>
      </w:r>
    </w:p>
  </w:comment>
  <w:comment w:id="50" w:author="Jochen Albrecht" w:date="2019-01-03T12:08:00Z" w:initials="JA">
    <w:p w14:paraId="14B7205B" w14:textId="322C7F76" w:rsidR="006D197B" w:rsidRDefault="006D197B">
      <w:pPr>
        <w:pStyle w:val="CommentText"/>
      </w:pPr>
      <w:r>
        <w:rPr>
          <w:rStyle w:val="CommentReference"/>
        </w:rPr>
        <w:annotationRef/>
      </w:r>
      <w:r>
        <w:t>Agreed</w:t>
      </w:r>
    </w:p>
  </w:comment>
  <w:comment w:id="51" w:author="Jochen Albrecht" w:date="2019-01-03T12:14:00Z" w:initials="JA">
    <w:p w14:paraId="583492E1" w14:textId="64CC611D" w:rsidR="006D197B" w:rsidRDefault="006D197B">
      <w:pPr>
        <w:pStyle w:val="CommentText"/>
      </w:pPr>
      <w:r>
        <w:rPr>
          <w:rStyle w:val="CommentReference"/>
        </w:rPr>
        <w:annotationRef/>
      </w:r>
      <w:r>
        <w:t>Thank you for this addition, Doug.</w:t>
      </w:r>
    </w:p>
  </w:comment>
  <w:comment w:id="52" w:author="Jochen Albrecht" w:date="2019-01-03T12:15:00Z" w:initials="JA">
    <w:p w14:paraId="034BEF6D" w14:textId="3CE3A0FB" w:rsidR="006D197B" w:rsidRDefault="006D197B">
      <w:pPr>
        <w:pStyle w:val="CommentText"/>
      </w:pPr>
      <w:r>
        <w:rPr>
          <w:rStyle w:val="CommentReference"/>
        </w:rPr>
        <w:annotationRef/>
      </w:r>
      <w:r>
        <w:t>Thank you for this addition, Doug.</w:t>
      </w:r>
    </w:p>
  </w:comment>
  <w:comment w:id="53" w:author="Doug Bausch" w:date="2019-01-02T21:44:00Z" w:initials="DB">
    <w:p w14:paraId="235E3645" w14:textId="789A391C" w:rsidR="006D197B" w:rsidRDefault="006D197B">
      <w:pPr>
        <w:pStyle w:val="CommentText"/>
      </w:pPr>
      <w:r>
        <w:rPr>
          <w:rStyle w:val="CommentReference"/>
        </w:rPr>
        <w:annotationRef/>
      </w:r>
      <w:r>
        <w:t>I will have a section for this from our current COH replacement options doc</w:t>
      </w:r>
    </w:p>
  </w:comment>
  <w:comment w:id="54" w:author="Doug Bausch" w:date="2019-01-02T21:45:00Z" w:initials="DB">
    <w:p w14:paraId="4F8DEF77" w14:textId="449F2E45" w:rsidR="006D197B" w:rsidRDefault="006D197B">
      <w:pPr>
        <w:pStyle w:val="CommentText"/>
      </w:pPr>
      <w:r>
        <w:rPr>
          <w:rStyle w:val="CommentReference"/>
        </w:rPr>
        <w:annotationRef/>
      </w:r>
      <w:r>
        <w:t>Could have some indication of results translating for users such as the Risk MAP FRP databases, FEMA IA PDA program, ATC20, etc.</w:t>
      </w:r>
    </w:p>
  </w:comment>
  <w:comment w:id="55" w:author="Eric Christensen" w:date="2019-01-14T12:26:00Z" w:initials="EC">
    <w:p w14:paraId="4F85BBF9" w14:textId="25E9047F" w:rsidR="006D197B" w:rsidRDefault="006D197B">
      <w:pPr>
        <w:pStyle w:val="CommentText"/>
      </w:pPr>
      <w:r>
        <w:rPr>
          <w:rStyle w:val="CommentReference"/>
        </w:rPr>
        <w:annotationRef/>
      </w:r>
      <w:r>
        <w:t xml:space="preserve">This section needs a picture of the logical (technology-agnostic) architecture of the full </w:t>
      </w:r>
      <w:proofErr w:type="spellStart"/>
      <w:r>
        <w:t>Hazus</w:t>
      </w:r>
      <w:proofErr w:type="spellEnd"/>
      <w:r>
        <w:t xml:space="preserve"> solution. It should include all the components from UI through logic and data storage and for each of the hazard types. It should be linked to the requirements in the previous sections. Then draw a physical overlay onto that which shows the current ArcGIS packages that we are seeking to replace.</w:t>
      </w:r>
    </w:p>
    <w:p w14:paraId="57EEA451" w14:textId="5CB57F49" w:rsidR="006D197B" w:rsidRDefault="006D197B">
      <w:pPr>
        <w:pStyle w:val="CommentText"/>
      </w:pPr>
      <w:r>
        <w:t>These pictures are required to drive the discussion of the alternatives analysis (</w:t>
      </w:r>
      <w:proofErr w:type="spellStart"/>
      <w:r>
        <w:t>AoA</w:t>
      </w:r>
      <w:proofErr w:type="spellEnd"/>
      <w:r>
        <w:t xml:space="preserve">). The linkage to requirements allows us to trace to the criteria used for the </w:t>
      </w:r>
      <w:proofErr w:type="spellStart"/>
      <w:r>
        <w:t>AoA</w:t>
      </w:r>
      <w:proofErr w:type="spellEnd"/>
      <w:r>
        <w:t xml:space="preserve">. Not all solutions in the </w:t>
      </w:r>
      <w:proofErr w:type="spellStart"/>
      <w:r>
        <w:t>AoA</w:t>
      </w:r>
      <w:proofErr w:type="spellEnd"/>
      <w:r>
        <w:t xml:space="preserve"> may cover all the necessary components. That </w:t>
      </w:r>
      <w:proofErr w:type="gramStart"/>
      <w:r>
        <w:t>has to</w:t>
      </w:r>
      <w:proofErr w:type="gramEnd"/>
      <w:r>
        <w:t xml:space="preserve"> be identified up front or else we risk proposing something that does not exactly fit.</w:t>
      </w:r>
    </w:p>
    <w:p w14:paraId="39E0F6E0" w14:textId="066BC3AC" w:rsidR="00CA3715" w:rsidRDefault="00CA3715">
      <w:pPr>
        <w:pStyle w:val="CommentText"/>
      </w:pPr>
    </w:p>
    <w:p w14:paraId="6F3E5E38" w14:textId="6AE7039E" w:rsidR="00CA3715" w:rsidRDefault="00CA3715">
      <w:pPr>
        <w:pStyle w:val="CommentText"/>
      </w:pPr>
      <w:r>
        <w:t>It also seems like requirements/constraints are mingled in here too. Can we lump all requirements/constraints by type under a single section with sub-sections and then make the architecture about the solution design, components, and the dynamic interaction/message flows across the system?</w:t>
      </w:r>
    </w:p>
  </w:comment>
  <w:comment w:id="56" w:author="Jochen Albrecht" w:date="2019-01-03T13:49:00Z" w:initials="JA">
    <w:p w14:paraId="4632A7F7" w14:textId="20627FCE" w:rsidR="006D197B" w:rsidRDefault="006D197B">
      <w:pPr>
        <w:pStyle w:val="CommentText"/>
      </w:pPr>
      <w:r>
        <w:rPr>
          <w:rStyle w:val="CommentReference"/>
        </w:rPr>
        <w:annotationRef/>
      </w:r>
      <w:r>
        <w:rPr>
          <w:noProof/>
        </w:rPr>
        <w:t>I now start to believe that be no hazard-spefici distinctions. Please advise</w:t>
      </w:r>
    </w:p>
  </w:comment>
  <w:comment w:id="57" w:author="Doug Bausch" w:date="2019-01-02T22:03:00Z" w:initials="DB">
    <w:p w14:paraId="715A6AB7" w14:textId="6BCA17EF" w:rsidR="006D197B" w:rsidRDefault="006D197B">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 w:id="58" w:author="Jochen Albrecht" w:date="2019-01-03T14:12:00Z" w:initials="JA">
    <w:p w14:paraId="14D48C48" w14:textId="29990C1A" w:rsidR="006D197B" w:rsidRDefault="006D197B">
      <w:pPr>
        <w:pStyle w:val="CommentText"/>
      </w:pPr>
      <w:r>
        <w:rPr>
          <w:rStyle w:val="CommentReference"/>
        </w:rPr>
        <w:annotationRef/>
      </w:r>
      <w:r>
        <w:t>Was this something that Andrea is going to write?</w:t>
      </w:r>
    </w:p>
  </w:comment>
  <w:comment w:id="60" w:author="Fred Collins" w:date="2019-01-12T15:32:00Z" w:initials="FCC">
    <w:p w14:paraId="7ABE8016" w14:textId="78B6AA45" w:rsidR="006D197B" w:rsidRDefault="006D197B">
      <w:pPr>
        <w:pStyle w:val="CommentText"/>
      </w:pPr>
      <w:r>
        <w:rPr>
          <w:rStyle w:val="CommentReference"/>
        </w:rPr>
        <w:annotationRef/>
      </w:r>
      <w:r>
        <w:t xml:space="preserve">Need a set of criteria (e.g. capabilities) to evaluate the alternatives.  This would be better as a table.  Need some way of scoring the alternatives.  </w:t>
      </w:r>
    </w:p>
  </w:comment>
  <w:comment w:id="59" w:author="Eric Christensen" w:date="2019-01-14T13:01:00Z" w:initials="EC">
    <w:p w14:paraId="1F89DEA1" w14:textId="219EE499" w:rsidR="00CA3715" w:rsidRDefault="00CA3715">
      <w:pPr>
        <w:pStyle w:val="CommentText"/>
      </w:pPr>
      <w:r>
        <w:rPr>
          <w:rStyle w:val="CommentReference"/>
        </w:rPr>
        <w:annotationRef/>
      </w:r>
      <w:r>
        <w:t xml:space="preserve">From my comments to Sections III, IV, V, by this point there should be a bulletized requirement inventory and a logical architecture that maps to them. Then we create the </w:t>
      </w:r>
      <w:proofErr w:type="spellStart"/>
      <w:r>
        <w:t>AoA</w:t>
      </w:r>
      <w:proofErr w:type="spellEnd"/>
      <w:r>
        <w:t xml:space="preserve"> grids, weight the requirements, etc. and examine each package against them.</w:t>
      </w:r>
    </w:p>
  </w:comment>
  <w:comment w:id="61" w:author="Fred Collins" w:date="2019-01-12T15:35:00Z" w:initials="FCC">
    <w:p w14:paraId="1E51480A" w14:textId="65ACAD26" w:rsidR="006D197B" w:rsidRDefault="006D197B">
      <w:pPr>
        <w:pStyle w:val="CommentText"/>
      </w:pPr>
      <w:r>
        <w:rPr>
          <w:rStyle w:val="CommentReference"/>
        </w:rPr>
        <w:annotationRef/>
      </w:r>
      <w:r>
        <w:t>We really need a solution framework to tie this all together.  Some sort of a graphic that shows up front what all the solution component pieces are – they we can go into a discussion of each piece part.  Without the framework this is awkward to read.</w:t>
      </w:r>
    </w:p>
  </w:comment>
  <w:comment w:id="62" w:author="Fred Collins" w:date="2019-01-12T15:34:00Z" w:initials="FCC">
    <w:p w14:paraId="12AF0E08" w14:textId="59B560D9" w:rsidR="006D197B" w:rsidRDefault="006D197B">
      <w:pPr>
        <w:pStyle w:val="CommentText"/>
      </w:pPr>
      <w:r>
        <w:rPr>
          <w:rStyle w:val="CommentReference"/>
        </w:rPr>
        <w:annotationRef/>
      </w:r>
      <w:r>
        <w:t>For some of these alternatives we may want to have a screenshot.</w:t>
      </w:r>
    </w:p>
  </w:comment>
  <w:comment w:id="64" w:author="Fred Collins" w:date="2019-01-12T15:36:00Z" w:initials="FCC">
    <w:p w14:paraId="2C7B7774" w14:textId="5824FA0A" w:rsidR="006D197B" w:rsidRDefault="006D197B">
      <w:pPr>
        <w:pStyle w:val="CommentText"/>
      </w:pPr>
      <w:r>
        <w:rPr>
          <w:rStyle w:val="CommentReference"/>
        </w:rPr>
        <w:annotationRef/>
      </w:r>
      <w:r>
        <w:t>We may want to summaries much of this section and put the individual component write-ups in an appendix and then focus more on the analyses and recommendations in the body of the paper.</w:t>
      </w:r>
    </w:p>
  </w:comment>
  <w:comment w:id="63" w:author="Eric Christensen" w:date="2019-01-14T13:19:00Z" w:initials="EC">
    <w:p w14:paraId="6824CA48" w14:textId="77777777" w:rsidR="00F22D95" w:rsidRDefault="00F22D95">
      <w:pPr>
        <w:pStyle w:val="CommentText"/>
      </w:pPr>
      <w:r>
        <w:rPr>
          <w:rStyle w:val="CommentReference"/>
        </w:rPr>
        <w:annotationRef/>
      </w:r>
      <w:r>
        <w:t xml:space="preserve">See inline idea for the </w:t>
      </w:r>
      <w:proofErr w:type="spellStart"/>
      <w:r>
        <w:t>AoA</w:t>
      </w:r>
      <w:proofErr w:type="spellEnd"/>
      <w:r>
        <w:t xml:space="preserve"> grid.</w:t>
      </w:r>
    </w:p>
    <w:p w14:paraId="1DB722FE" w14:textId="77777777" w:rsidR="00F22D95" w:rsidRDefault="00F22D95">
      <w:pPr>
        <w:pStyle w:val="CommentText"/>
      </w:pPr>
    </w:p>
    <w:p w14:paraId="652A1D9B" w14:textId="338D058D" w:rsidR="00F22D95" w:rsidRDefault="00F22D95">
      <w:pPr>
        <w:pStyle w:val="CommentText"/>
      </w:pPr>
      <w:r>
        <w:t xml:space="preserve">The logical architecture described in previous comments </w:t>
      </w:r>
      <w:r w:rsidR="002D2E56">
        <w:t xml:space="preserve">can be </w:t>
      </w:r>
      <w:proofErr w:type="spellStart"/>
      <w:r w:rsidR="002D2E56">
        <w:t>overlayed</w:t>
      </w:r>
      <w:proofErr w:type="spellEnd"/>
      <w:r w:rsidR="002D2E56">
        <w:t xml:space="preserve"> with each of these packages to see how they fit. That does not necessarily have to be done graphically … it can be done in tables,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D6D1BF" w15:done="0"/>
  <w15:commentEx w15:paraId="1E3BF37D" w15:done="0"/>
  <w15:commentEx w15:paraId="729C1EBF" w15:paraIdParent="1E3BF37D" w15:done="0"/>
  <w15:commentEx w15:paraId="7CAC17FA" w15:done="0"/>
  <w15:commentEx w15:paraId="5F2D5BFD" w15:done="0"/>
  <w15:commentEx w15:paraId="48BDB51A" w15:done="0"/>
  <w15:commentEx w15:paraId="2D101F73" w15:done="0"/>
  <w15:commentEx w15:paraId="036D3ED6" w15:done="0"/>
  <w15:commentEx w15:paraId="35E90E2C" w15:done="0"/>
  <w15:commentEx w15:paraId="0D128B3F" w15:done="0"/>
  <w15:commentEx w15:paraId="1D0F2247" w15:done="0"/>
  <w15:commentEx w15:paraId="4F6FCC42" w15:paraIdParent="1D0F2247" w15:done="0"/>
  <w15:commentEx w15:paraId="4B1CBEAF" w15:done="0"/>
  <w15:commentEx w15:paraId="1732A27B" w15:done="0"/>
  <w15:commentEx w15:paraId="4D521CE0" w15:paraIdParent="1732A27B" w15:done="0"/>
  <w15:commentEx w15:paraId="46C61B97" w15:done="0"/>
  <w15:commentEx w15:paraId="09DB14A1" w15:done="0"/>
  <w15:commentEx w15:paraId="5FE0A6D0" w15:paraIdParent="09DB14A1" w15:done="0"/>
  <w15:commentEx w15:paraId="34968DA1" w15:done="0"/>
  <w15:commentEx w15:paraId="58C7CEE8" w15:done="0"/>
  <w15:commentEx w15:paraId="5D3C6F69" w15:done="0"/>
  <w15:commentEx w15:paraId="48A28F86" w15:done="0"/>
  <w15:commentEx w15:paraId="571B98A6" w15:paraIdParent="48A28F86" w15:done="0"/>
  <w15:commentEx w15:paraId="0F833C0D" w15:done="0"/>
  <w15:commentEx w15:paraId="39A2E5CD" w15:done="0"/>
  <w15:commentEx w15:paraId="4AA9F58B" w15:paraIdParent="39A2E5CD" w15:done="0"/>
  <w15:commentEx w15:paraId="158EF16F" w15:done="0"/>
  <w15:commentEx w15:paraId="17DCA78B" w15:paraIdParent="158EF16F" w15:done="0"/>
  <w15:commentEx w15:paraId="06F4DCBB" w15:done="0"/>
  <w15:commentEx w15:paraId="7D152F1A" w15:done="0"/>
  <w15:commentEx w15:paraId="6966B523" w15:done="0"/>
  <w15:commentEx w15:paraId="10F26960" w15:paraIdParent="6966B523" w15:done="0"/>
  <w15:commentEx w15:paraId="105CD4DB" w15:done="0"/>
  <w15:commentEx w15:paraId="1C683E44" w15:done="0"/>
  <w15:commentEx w15:paraId="7D1EA6BE" w15:done="0"/>
  <w15:commentEx w15:paraId="50EB6EE4" w15:done="0"/>
  <w15:commentEx w15:paraId="6608D766" w15:paraIdParent="50EB6EE4" w15:done="0"/>
  <w15:commentEx w15:paraId="209A0212" w15:done="0"/>
  <w15:commentEx w15:paraId="3199AD77" w15:done="0"/>
  <w15:commentEx w15:paraId="165DDAB4" w15:done="0"/>
  <w15:commentEx w15:paraId="05BA8333" w15:paraIdParent="165DDAB4" w15:done="0"/>
  <w15:commentEx w15:paraId="1CAB6588" w15:done="0"/>
  <w15:commentEx w15:paraId="1AC47025" w15:done="0"/>
  <w15:commentEx w15:paraId="55DA943B" w15:done="0"/>
  <w15:commentEx w15:paraId="22470339" w15:done="0"/>
  <w15:commentEx w15:paraId="414484D1" w15:paraIdParent="22470339" w15:done="0"/>
  <w15:commentEx w15:paraId="360A0F80" w15:done="0"/>
  <w15:commentEx w15:paraId="7B1CA7B3" w15:paraIdParent="360A0F80" w15:done="0"/>
  <w15:commentEx w15:paraId="414D779A" w15:done="0"/>
  <w15:commentEx w15:paraId="3D4DF59A" w15:done="0"/>
  <w15:commentEx w15:paraId="14B7205B" w15:paraIdParent="3D4DF59A" w15:done="0"/>
  <w15:commentEx w15:paraId="583492E1" w15:done="0"/>
  <w15:commentEx w15:paraId="034BEF6D" w15:done="0"/>
  <w15:commentEx w15:paraId="235E3645" w15:done="0"/>
  <w15:commentEx w15:paraId="4F8DEF77" w15:done="0"/>
  <w15:commentEx w15:paraId="6F3E5E38" w15:done="0"/>
  <w15:commentEx w15:paraId="4632A7F7" w15:done="0"/>
  <w15:commentEx w15:paraId="715A6AB7" w15:done="0"/>
  <w15:commentEx w15:paraId="14D48C48" w15:done="0"/>
  <w15:commentEx w15:paraId="7ABE8016" w15:done="0"/>
  <w15:commentEx w15:paraId="1F89DEA1" w15:done="0"/>
  <w15:commentEx w15:paraId="1E51480A" w15:done="0"/>
  <w15:commentEx w15:paraId="12AF0E08" w15:done="0"/>
  <w15:commentEx w15:paraId="2C7B7774" w15:done="0"/>
  <w15:commentEx w15:paraId="652A1D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D6D1BF" w16cid:durableId="1FE31074"/>
  <w16cid:commentId w16cid:paraId="1E3BF37D" w16cid:durableId="1FE31075"/>
  <w16cid:commentId w16cid:paraId="729C1EBF" w16cid:durableId="1FE31076"/>
  <w16cid:commentId w16cid:paraId="7CAC17FA" w16cid:durableId="1FE31077"/>
  <w16cid:commentId w16cid:paraId="5F2D5BFD" w16cid:durableId="1FE31078"/>
  <w16cid:commentId w16cid:paraId="48BDB51A" w16cid:durableId="1FE31079"/>
  <w16cid:commentId w16cid:paraId="2D101F73" w16cid:durableId="1FE4850C"/>
  <w16cid:commentId w16cid:paraId="036D3ED6" w16cid:durableId="1FE3107A"/>
  <w16cid:commentId w16cid:paraId="35E90E2C" w16cid:durableId="1FE3107B"/>
  <w16cid:commentId w16cid:paraId="0D128B3F" w16cid:durableId="1FE3107C"/>
  <w16cid:commentId w16cid:paraId="1D0F2247" w16cid:durableId="1FE3107D"/>
  <w16cid:commentId w16cid:paraId="4F6FCC42" w16cid:durableId="1FE3107E"/>
  <w16cid:commentId w16cid:paraId="4B1CBEAF" w16cid:durableId="1FE3107F"/>
  <w16cid:commentId w16cid:paraId="1732A27B" w16cid:durableId="1FE31080"/>
  <w16cid:commentId w16cid:paraId="4D521CE0" w16cid:durableId="1FE31081"/>
  <w16cid:commentId w16cid:paraId="46C61B97" w16cid:durableId="1FE31082"/>
  <w16cid:commentId w16cid:paraId="09DB14A1" w16cid:durableId="1FE31083"/>
  <w16cid:commentId w16cid:paraId="5FE0A6D0" w16cid:durableId="1FE31084"/>
  <w16cid:commentId w16cid:paraId="34968DA1" w16cid:durableId="1FE31085"/>
  <w16cid:commentId w16cid:paraId="58C7CEE8" w16cid:durableId="1FE31086"/>
  <w16cid:commentId w16cid:paraId="5D3C6F69" w16cid:durableId="1FE31087"/>
  <w16cid:commentId w16cid:paraId="48A28F86" w16cid:durableId="1FE31088"/>
  <w16cid:commentId w16cid:paraId="571B98A6" w16cid:durableId="1FE31089"/>
  <w16cid:commentId w16cid:paraId="0F833C0D" w16cid:durableId="1FE7010E"/>
  <w16cid:commentId w16cid:paraId="39A2E5CD" w16cid:durableId="1FE3108A"/>
  <w16cid:commentId w16cid:paraId="4AA9F58B" w16cid:durableId="1FE3108B"/>
  <w16cid:commentId w16cid:paraId="158EF16F" w16cid:durableId="1FE3108C"/>
  <w16cid:commentId w16cid:paraId="17DCA78B" w16cid:durableId="1FE3108D"/>
  <w16cid:commentId w16cid:paraId="06F4DCBB" w16cid:durableId="1FE48591"/>
  <w16cid:commentId w16cid:paraId="7D152F1A" w16cid:durableId="1FE3108E"/>
  <w16cid:commentId w16cid:paraId="6966B523" w16cid:durableId="1FE3108F"/>
  <w16cid:commentId w16cid:paraId="10F26960" w16cid:durableId="1FE31090"/>
  <w16cid:commentId w16cid:paraId="105CD4DB" w16cid:durableId="1FE31091"/>
  <w16cid:commentId w16cid:paraId="1C683E44" w16cid:durableId="1FE31092"/>
  <w16cid:commentId w16cid:paraId="7D1EA6BE" w16cid:durableId="1FE31093"/>
  <w16cid:commentId w16cid:paraId="50EB6EE4" w16cid:durableId="1FE31094"/>
  <w16cid:commentId w16cid:paraId="6608D766" w16cid:durableId="1FE31095"/>
  <w16cid:commentId w16cid:paraId="209A0212" w16cid:durableId="1FE486AC"/>
  <w16cid:commentId w16cid:paraId="3199AD77" w16cid:durableId="1FE70563"/>
  <w16cid:commentId w16cid:paraId="165DDAB4" w16cid:durableId="1FE31096"/>
  <w16cid:commentId w16cid:paraId="05BA8333" w16cid:durableId="1FE31097"/>
  <w16cid:commentId w16cid:paraId="1CAB6588" w16cid:durableId="1FE31098"/>
  <w16cid:commentId w16cid:paraId="1AC47025" w16cid:durableId="1FE31099"/>
  <w16cid:commentId w16cid:paraId="55DA943B" w16cid:durableId="1FE3109A"/>
  <w16cid:commentId w16cid:paraId="22470339" w16cid:durableId="1FE3109B"/>
  <w16cid:commentId w16cid:paraId="414484D1" w16cid:durableId="1FE3109C"/>
  <w16cid:commentId w16cid:paraId="360A0F80" w16cid:durableId="1FE3109D"/>
  <w16cid:commentId w16cid:paraId="7B1CA7B3" w16cid:durableId="1FE3109E"/>
  <w16cid:commentId w16cid:paraId="414D779A" w16cid:durableId="1FE3109F"/>
  <w16cid:commentId w16cid:paraId="3D4DF59A" w16cid:durableId="1FE310A0"/>
  <w16cid:commentId w16cid:paraId="14B7205B" w16cid:durableId="1FE310A1"/>
  <w16cid:commentId w16cid:paraId="583492E1" w16cid:durableId="1FE310A2"/>
  <w16cid:commentId w16cid:paraId="034BEF6D" w16cid:durableId="1FE310A3"/>
  <w16cid:commentId w16cid:paraId="235E3645" w16cid:durableId="1FE310A4"/>
  <w16cid:commentId w16cid:paraId="4F8DEF77" w16cid:durableId="1FE310A5"/>
  <w16cid:commentId w16cid:paraId="6F3E5E38" w16cid:durableId="1FE6FE79"/>
  <w16cid:commentId w16cid:paraId="4632A7F7" w16cid:durableId="1FE310A6"/>
  <w16cid:commentId w16cid:paraId="715A6AB7" w16cid:durableId="1FE310A7"/>
  <w16cid:commentId w16cid:paraId="14D48C48" w16cid:durableId="1FE310A8"/>
  <w16cid:commentId w16cid:paraId="7ABE8016" w16cid:durableId="1FE48710"/>
  <w16cid:commentId w16cid:paraId="1F89DEA1" w16cid:durableId="1FE706AC"/>
  <w16cid:commentId w16cid:paraId="1E51480A" w16cid:durableId="1FE487AD"/>
  <w16cid:commentId w16cid:paraId="12AF0E08" w16cid:durableId="1FE48772"/>
  <w16cid:commentId w16cid:paraId="2C7B7774" w16cid:durableId="1FE487F7"/>
  <w16cid:commentId w16cid:paraId="652A1D9B" w16cid:durableId="1FE70A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357E6" w14:textId="77777777" w:rsidR="0001596E" w:rsidRDefault="0001596E" w:rsidP="00370442">
      <w:pPr>
        <w:spacing w:after="0" w:line="240" w:lineRule="auto"/>
      </w:pPr>
      <w:r>
        <w:separator/>
      </w:r>
    </w:p>
  </w:endnote>
  <w:endnote w:type="continuationSeparator" w:id="0">
    <w:p w14:paraId="66066E17" w14:textId="77777777" w:rsidR="0001596E" w:rsidRDefault="0001596E"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FCFD4" w14:textId="5A4927E9" w:rsidR="006D197B" w:rsidRDefault="006D197B"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r>
      <w:rPr>
        <w:noProof/>
      </w:rPr>
      <w:tab/>
      <w:t>OpenHazus</w:t>
    </w:r>
    <w:r>
      <w:rPr>
        <w:noProof/>
      </w:rPr>
      <w:br/>
      <w:t>Whitepaper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B3490" w14:textId="7A245CA4" w:rsidR="006D197B" w:rsidRDefault="006D197B" w:rsidP="00370442">
    <w:pPr>
      <w:pStyle w:val="Footer"/>
      <w:ind w:firstLine="720"/>
      <w:jc w:val="right"/>
    </w:pPr>
    <w:sdt>
      <w:sdtPr>
        <w:id w:val="830107460"/>
        <w:docPartObj>
          <w:docPartGallery w:val="Page Numbers (Bottom of Page)"/>
          <w:docPartUnique/>
        </w:docPartObj>
      </w:sdtPr>
      <w:sdtEndPr>
        <w:rPr>
          <w:noProof/>
        </w:rPr>
      </w:sdtEndPr>
      <w:sdtContent>
        <w:r>
          <w:t>9-</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CC5CE" w14:textId="05A3A9DF" w:rsidR="006D197B" w:rsidRDefault="006D197B" w:rsidP="00370442">
    <w:pPr>
      <w:pStyle w:val="Footer"/>
      <w:ind w:firstLine="720"/>
      <w:jc w:val="right"/>
    </w:pPr>
    <w:sdt>
      <w:sdtPr>
        <w:id w:val="-1879848535"/>
        <w:docPartObj>
          <w:docPartGallery w:val="Page Numbers (Bottom of Page)"/>
          <w:docPartUnique/>
        </w:docPartObj>
      </w:sdtPr>
      <w:sdtEndPr>
        <w:rPr>
          <w:noProof/>
        </w:rPr>
      </w:sdtEndPr>
      <w:sdtContent>
        <w:r>
          <w:t>10-</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545D8" w14:textId="091874E7" w:rsidR="006D197B" w:rsidRDefault="006D197B" w:rsidP="00370442">
    <w:pPr>
      <w:pStyle w:val="Footer"/>
      <w:ind w:firstLine="720"/>
      <w:jc w:val="right"/>
    </w:pPr>
    <w:sdt>
      <w:sdtPr>
        <w:id w:val="-115297582"/>
        <w:docPartObj>
          <w:docPartGallery w:val="Page Numbers (Bottom of Page)"/>
          <w:docPartUnique/>
        </w:docPartObj>
      </w:sdtPr>
      <w:sdtEndPr>
        <w:rPr>
          <w:noProof/>
        </w:rPr>
      </w:sdtEndPr>
      <w:sdtContent>
        <w:r>
          <w:t>A1-</w:t>
        </w:r>
        <w:r>
          <w:fldChar w:fldCharType="begin"/>
        </w:r>
        <w:r>
          <w:instrText xml:space="preserve"> PAGE   \* MERGEFORMAT </w:instrText>
        </w:r>
        <w:r>
          <w:fldChar w:fldCharType="separate"/>
        </w:r>
        <w:r>
          <w:rPr>
            <w:noProof/>
          </w:rPr>
          <w:t>3</w:t>
        </w:r>
        <w:r>
          <w:rPr>
            <w:noProof/>
          </w:rPr>
          <w:fldChar w:fldCharType="end"/>
        </w:r>
      </w:sdtContent>
    </w:sdt>
    <w:r>
      <w:rPr>
        <w:noProof/>
      </w:rPr>
      <w:tab/>
      <w:t>Open Hazus</w:t>
    </w:r>
    <w:r>
      <w:rPr>
        <w:noProof/>
      </w:rPr>
      <w:br/>
      <w:t>Whitepaper</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43C70" w14:textId="0AC7BC29" w:rsidR="006D197B" w:rsidRDefault="006D197B" w:rsidP="00370442">
    <w:pPr>
      <w:pStyle w:val="Footer"/>
      <w:ind w:firstLine="720"/>
      <w:jc w:val="right"/>
    </w:pPr>
    <w:r>
      <w:t>A2</w:t>
    </w:r>
    <w:sdt>
      <w:sdtPr>
        <w:id w:val="-585222468"/>
        <w:docPartObj>
          <w:docPartGallery w:val="Page Numbers (Bottom of Page)"/>
          <w:docPartUnique/>
        </w:docPartObj>
      </w:sdtPr>
      <w:sdtEndPr>
        <w:rPr>
          <w:noProof/>
        </w:rPr>
      </w:sdtEndPr>
      <w:sdtContent>
        <w:r>
          <w:t>-</w:t>
        </w:r>
        <w:r>
          <w:fldChar w:fldCharType="begin"/>
        </w:r>
        <w:r>
          <w:instrText xml:space="preserve"> PAGE   \* MERGEFORMAT </w:instrText>
        </w:r>
        <w:r>
          <w:fldChar w:fldCharType="separate"/>
        </w:r>
        <w:r>
          <w:rPr>
            <w:noProof/>
          </w:rPr>
          <w:t>2</w:t>
        </w:r>
        <w:r>
          <w:rPr>
            <w:noProof/>
          </w:rPr>
          <w:fldChar w:fldCharType="end"/>
        </w:r>
      </w:sdtContent>
    </w:sdt>
    <w:r>
      <w:rPr>
        <w:noProof/>
      </w:rPr>
      <w:tab/>
      <w:t>Open Hazus</w:t>
    </w:r>
    <w:r>
      <w:rPr>
        <w:noProof/>
      </w:rPr>
      <w:br/>
      <w:t>Whitepaper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64751" w14:textId="23590A9D" w:rsidR="006D197B" w:rsidRDefault="006D197B" w:rsidP="00370442">
    <w:pPr>
      <w:pStyle w:val="Footer"/>
      <w:ind w:firstLine="720"/>
      <w:jc w:val="right"/>
    </w:pPr>
    <w:sdt>
      <w:sdtPr>
        <w:id w:val="971256460"/>
        <w:docPartObj>
          <w:docPartGallery w:val="Page Numbers (Bottom of Page)"/>
          <w:docPartUnique/>
        </w:docPartObj>
      </w:sdtPr>
      <w:sdtEndPr>
        <w:rPr>
          <w:noProof/>
        </w:rPr>
      </w:sdtEndPr>
      <w:sdtContent>
        <w:r>
          <w:t>1-</w:t>
        </w:r>
        <w:r>
          <w:fldChar w:fldCharType="begin"/>
        </w:r>
        <w:r>
          <w:instrText xml:space="preserve"> PAGE   \* MERGEFORMAT </w:instrText>
        </w:r>
        <w:r>
          <w:fldChar w:fldCharType="separate"/>
        </w:r>
        <w:r>
          <w:rPr>
            <w:noProof/>
          </w:rPr>
          <w:t>6</w:t>
        </w:r>
        <w:r>
          <w:rPr>
            <w:noProof/>
          </w:rPr>
          <w:fldChar w:fldCharType="end"/>
        </w:r>
      </w:sdtContent>
    </w:sdt>
    <w:r>
      <w:rPr>
        <w:noProof/>
      </w:rPr>
      <w:tab/>
      <w:t>Open Hazus</w:t>
    </w:r>
    <w:r>
      <w:rPr>
        <w:noProof/>
      </w:rPr>
      <w:br/>
      <w:t>Whitepaper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15B9D" w14:textId="1C8E5013" w:rsidR="006D197B" w:rsidRDefault="006D197B"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Pr>
            <w:noProof/>
          </w:rPr>
          <w:t>3</w:t>
        </w:r>
        <w:r>
          <w:rPr>
            <w:noProof/>
          </w:rPr>
          <w:fldChar w:fldCharType="end"/>
        </w:r>
      </w:sdtContent>
    </w:sdt>
    <w:r>
      <w:rPr>
        <w:noProof/>
      </w:rPr>
      <w:tab/>
      <w:t>Open Hazus</w:t>
    </w:r>
    <w:r>
      <w:rPr>
        <w:noProof/>
      </w:rPr>
      <w:br/>
      <w:t>Whitepaper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873B" w14:textId="445F5914" w:rsidR="006D197B" w:rsidRDefault="006D197B"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Pr>
            <w:noProof/>
          </w:rPr>
          <w:t>21</w:t>
        </w:r>
        <w:r>
          <w:rPr>
            <w:noProof/>
          </w:rPr>
          <w:fldChar w:fldCharType="end"/>
        </w:r>
      </w:sdtContent>
    </w:sdt>
    <w:r>
      <w:rPr>
        <w:noProof/>
      </w:rPr>
      <w:tab/>
      <w:t>Open Hazus</w:t>
    </w:r>
    <w:r>
      <w:rPr>
        <w:noProof/>
      </w:rPr>
      <w:br/>
      <w:t>Whitepaper</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01927" w14:textId="7A3A2A34" w:rsidR="006D197B" w:rsidRDefault="006D197B"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Pr>
            <w:noProof/>
          </w:rPr>
          <w:t>10</w:t>
        </w:r>
        <w:r>
          <w:rPr>
            <w:noProof/>
          </w:rPr>
          <w:fldChar w:fldCharType="end"/>
        </w:r>
      </w:sdtContent>
    </w:sdt>
    <w:r>
      <w:rPr>
        <w:noProof/>
      </w:rPr>
      <w:tab/>
      <w:t>Open Hazus</w:t>
    </w:r>
    <w:r>
      <w:rPr>
        <w:noProof/>
      </w:rPr>
      <w:br/>
      <w:t>Whitepaper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7DBC" w14:textId="26A7B957" w:rsidR="006D197B" w:rsidRDefault="006D197B" w:rsidP="00370442">
    <w:pPr>
      <w:pStyle w:val="Footer"/>
      <w:ind w:firstLine="720"/>
      <w:jc w:val="right"/>
    </w:pPr>
    <w:sdt>
      <w:sdtPr>
        <w:id w:val="1846276994"/>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Pr>
            <w:noProof/>
          </w:rPr>
          <w:t>7</w:t>
        </w:r>
        <w:r>
          <w:rPr>
            <w:noProof/>
          </w:rPr>
          <w:fldChar w:fldCharType="end"/>
        </w:r>
      </w:sdtContent>
    </w:sdt>
    <w:r>
      <w:rPr>
        <w:noProof/>
      </w:rPr>
      <w:tab/>
      <w:t>Open Hazus</w:t>
    </w:r>
    <w:r>
      <w:rPr>
        <w:noProof/>
      </w:rPr>
      <w:br/>
      <w:t>Whitepaper</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DEE2" w14:textId="51B167F9" w:rsidR="006D197B" w:rsidRDefault="006D197B" w:rsidP="00370442">
    <w:pPr>
      <w:pStyle w:val="Footer"/>
      <w:ind w:firstLine="720"/>
      <w:jc w:val="right"/>
    </w:pPr>
    <w:sdt>
      <w:sdtPr>
        <w:id w:val="366886016"/>
        <w:docPartObj>
          <w:docPartGallery w:val="Page Numbers (Bottom of Page)"/>
          <w:docPartUnique/>
        </w:docPartObj>
      </w:sdtPr>
      <w:sdtEndPr>
        <w:rPr>
          <w:noProof/>
        </w:rPr>
      </w:sdtEndPr>
      <w:sdtContent>
        <w:r>
          <w:t>6-</w:t>
        </w:r>
        <w:r>
          <w:fldChar w:fldCharType="begin"/>
        </w:r>
        <w:r>
          <w:instrText xml:space="preserve"> PAGE   \* MERGEFORMAT </w:instrText>
        </w:r>
        <w:r>
          <w:fldChar w:fldCharType="separate"/>
        </w:r>
        <w:r>
          <w:rPr>
            <w:noProof/>
          </w:rPr>
          <w:t>17</w:t>
        </w:r>
        <w:r>
          <w:rPr>
            <w:noProof/>
          </w:rPr>
          <w:fldChar w:fldCharType="end"/>
        </w:r>
      </w:sdtContent>
    </w:sdt>
    <w:r>
      <w:rPr>
        <w:noProof/>
      </w:rPr>
      <w:tab/>
      <w:t>Open Hazus</w:t>
    </w:r>
    <w:r>
      <w:rPr>
        <w:noProof/>
      </w:rPr>
      <w:br/>
      <w:t>Whitepaper</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AD92D" w14:textId="5C687CAC" w:rsidR="006D197B" w:rsidRDefault="006D197B" w:rsidP="00370442">
    <w:pPr>
      <w:pStyle w:val="Footer"/>
      <w:ind w:firstLine="720"/>
      <w:jc w:val="right"/>
    </w:pPr>
    <w:sdt>
      <w:sdtPr>
        <w:id w:val="-1869597125"/>
        <w:docPartObj>
          <w:docPartGallery w:val="Page Numbers (Bottom of Page)"/>
          <w:docPartUnique/>
        </w:docPartObj>
      </w:sdtPr>
      <w:sdtEndPr>
        <w:rPr>
          <w:noProof/>
        </w:rPr>
      </w:sdtEndPr>
      <w:sdtContent>
        <w:r>
          <w:t>7-</w:t>
        </w:r>
        <w:r>
          <w:fldChar w:fldCharType="begin"/>
        </w:r>
        <w:r>
          <w:instrText xml:space="preserve"> PAGE   \* MERGEFORMAT </w:instrText>
        </w:r>
        <w:r>
          <w:fldChar w:fldCharType="separate"/>
        </w:r>
        <w:r>
          <w:rPr>
            <w:noProof/>
          </w:rPr>
          <w:t>7</w:t>
        </w:r>
        <w:r>
          <w:rPr>
            <w:noProof/>
          </w:rPr>
          <w:fldChar w:fldCharType="end"/>
        </w:r>
      </w:sdtContent>
    </w:sdt>
    <w:r>
      <w:rPr>
        <w:noProof/>
      </w:rPr>
      <w:tab/>
      <w:t>Open Hazus</w:t>
    </w:r>
    <w:r>
      <w:rPr>
        <w:noProof/>
      </w:rPr>
      <w:br/>
      <w:t>Whitepaper</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30B87" w14:textId="6A68B2EB" w:rsidR="006D197B" w:rsidRDefault="006D197B" w:rsidP="00370442">
    <w:pPr>
      <w:pStyle w:val="Footer"/>
      <w:ind w:firstLine="720"/>
      <w:jc w:val="right"/>
    </w:pPr>
    <w:sdt>
      <w:sdtPr>
        <w:id w:val="563381412"/>
        <w:docPartObj>
          <w:docPartGallery w:val="Page Numbers (Bottom of Page)"/>
          <w:docPartUnique/>
        </w:docPartObj>
      </w:sdtPr>
      <w:sdtEndPr>
        <w:rPr>
          <w:noProof/>
        </w:rPr>
      </w:sdtEndPr>
      <w:sdtContent>
        <w:r>
          <w:t>8-</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6D020" w14:textId="77777777" w:rsidR="0001596E" w:rsidRDefault="0001596E" w:rsidP="00370442">
      <w:pPr>
        <w:spacing w:after="0" w:line="240" w:lineRule="auto"/>
      </w:pPr>
      <w:r>
        <w:separator/>
      </w:r>
    </w:p>
  </w:footnote>
  <w:footnote w:type="continuationSeparator" w:id="0">
    <w:p w14:paraId="081793D2" w14:textId="77777777" w:rsidR="0001596E" w:rsidRDefault="0001596E" w:rsidP="00370442">
      <w:pPr>
        <w:spacing w:after="0" w:line="240" w:lineRule="auto"/>
      </w:pPr>
      <w:r>
        <w:continuationSeparator/>
      </w:r>
    </w:p>
  </w:footnote>
  <w:footnote w:id="1">
    <w:p w14:paraId="1C60A1C1" w14:textId="77777777" w:rsidR="006D197B" w:rsidRDefault="006D197B"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3662333C" w:rsidR="006D197B" w:rsidRPr="001E0BBF" w:rsidRDefault="006D197B">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proofErr w:type="spellStart"/>
      <w:r w:rsidRPr="001E0BBF">
        <w:rPr>
          <w:rFonts w:asciiTheme="minorHAnsi" w:hAnsiTheme="minorHAnsi" w:cstheme="minorHAnsi"/>
          <w:sz w:val="22"/>
        </w:rPr>
        <w:t>Ellingwood</w:t>
      </w:r>
      <w:proofErr w:type="spellEnd"/>
      <w:r>
        <w:rPr>
          <w:rFonts w:asciiTheme="minorHAnsi" w:hAnsiTheme="minorHAnsi" w:cstheme="minorHAnsi"/>
          <w:sz w:val="22"/>
        </w:rPr>
        <w:t xml:space="preserve"> </w:t>
      </w:r>
      <w:r w:rsidRPr="001E0BBF">
        <w:rPr>
          <w:rFonts w:asciiTheme="minorHAnsi" w:hAnsiTheme="minorHAnsi" w:cstheme="minorHAnsi"/>
          <w:sz w:val="22"/>
        </w:rPr>
        <w:t xml:space="preserve">2009. “Framework for </w:t>
      </w:r>
      <w:proofErr w:type="spellStart"/>
      <w:r w:rsidRPr="001E0BBF">
        <w:rPr>
          <w:rFonts w:asciiTheme="minorHAnsi" w:hAnsiTheme="minorHAnsi" w:cstheme="minorHAnsi"/>
          <w:sz w:val="22"/>
        </w:rPr>
        <w:t>multihazard</w:t>
      </w:r>
      <w:proofErr w:type="spellEnd"/>
      <w:r w:rsidRPr="001E0BBF">
        <w:rPr>
          <w:rFonts w:asciiTheme="minorHAnsi" w:hAnsiTheme="minorHAnsi" w:cstheme="minorHAnsi"/>
          <w:sz w:val="22"/>
        </w:rPr>
        <w:t xml:space="preserve">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Pr>
          <w:rFonts w:asciiTheme="minorHAnsi" w:hAnsiTheme="minorHAnsi" w:cstheme="minorHAnsi"/>
          <w:sz w:val="22"/>
        </w:rPr>
        <w:t xml:space="preserve">, </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6D197B" w:rsidRDefault="006D197B"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proofErr w:type="spellStart"/>
      <w:r>
        <w:rPr>
          <w:rFonts w:asciiTheme="minorHAnsi" w:hAnsiTheme="minorHAnsi" w:cstheme="minorHAnsi"/>
          <w:sz w:val="22"/>
        </w:rPr>
        <w:t>Sehra</w:t>
      </w:r>
      <w:proofErr w:type="spellEnd"/>
      <w:r>
        <w:rPr>
          <w:rFonts w:asciiTheme="minorHAnsi" w:hAnsiTheme="minorHAnsi" w:cstheme="minorHAnsi"/>
          <w:sz w:val="22"/>
        </w:rPr>
        <w:t xml:space="preserve">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6D197B" w:rsidRDefault="006D197B" w:rsidP="008E33C5">
      <w:pPr>
        <w:pStyle w:val="FootnoteText"/>
        <w:ind w:left="144" w:hanging="144"/>
        <w:rPr>
          <w:rFonts w:asciiTheme="minorHAnsi" w:hAnsiTheme="minorHAnsi" w:cstheme="minorHAnsi"/>
          <w:sz w:val="22"/>
        </w:rPr>
      </w:pPr>
      <w:proofErr w:type="spellStart"/>
      <w:r w:rsidRPr="00383A2E">
        <w:rPr>
          <w:rFonts w:asciiTheme="minorHAnsi" w:hAnsiTheme="minorHAnsi" w:cstheme="minorHAnsi"/>
          <w:sz w:val="22"/>
        </w:rPr>
        <w:t>Basiri</w:t>
      </w:r>
      <w:proofErr w:type="spellEnd"/>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xml:space="preserve">, Amir </w:t>
      </w:r>
      <w:proofErr w:type="spellStart"/>
      <w:r w:rsidRPr="00383A2E">
        <w:rPr>
          <w:rFonts w:asciiTheme="minorHAnsi" w:hAnsiTheme="minorHAnsi" w:cstheme="minorHAnsi"/>
          <w:sz w:val="22"/>
        </w:rPr>
        <w:t>Pourabdollah</w:t>
      </w:r>
      <w:proofErr w:type="spellEnd"/>
      <w:r w:rsidRPr="00383A2E">
        <w:rPr>
          <w:rFonts w:asciiTheme="minorHAnsi" w:hAnsiTheme="minorHAnsi" w:cstheme="minorHAnsi"/>
          <w:sz w:val="22"/>
        </w:rPr>
        <w:t xml:space="preserve">, </w:t>
      </w:r>
      <w:proofErr w:type="spellStart"/>
      <w:r w:rsidRPr="00383A2E">
        <w:rPr>
          <w:rFonts w:asciiTheme="minorHAnsi" w:hAnsiTheme="minorHAnsi" w:cstheme="minorHAnsi"/>
          <w:sz w:val="22"/>
        </w:rPr>
        <w:t>Sester</w:t>
      </w:r>
      <w:proofErr w:type="spellEnd"/>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6D197B" w:rsidRPr="001C70D3" w:rsidRDefault="006D197B"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proofErr w:type="spellStart"/>
      <w:r w:rsidRPr="001C70D3">
        <w:rPr>
          <w:rFonts w:asciiTheme="minorHAnsi" w:hAnsiTheme="minorHAnsi" w:cstheme="minorHAnsi"/>
          <w:i/>
          <w:iCs/>
          <w:color w:val="303030"/>
          <w:sz w:val="22"/>
          <w:shd w:val="clear" w:color="auto" w:fill="FFFFFF"/>
        </w:rPr>
        <w:t>PloS</w:t>
      </w:r>
      <w:proofErr w:type="spellEnd"/>
      <w:r w:rsidRPr="001C70D3">
        <w:rPr>
          <w:rFonts w:asciiTheme="minorHAnsi" w:hAnsiTheme="minorHAnsi" w:cstheme="minorHAnsi"/>
          <w:i/>
          <w:iCs/>
          <w:color w:val="303030"/>
          <w:sz w:val="22"/>
          <w:shd w:val="clear" w:color="auto" w:fill="FFFFFF"/>
        </w:rPr>
        <w:t xml:space="preserve">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 xml:space="preserve">(8), e0180698. </w:t>
      </w:r>
      <w:proofErr w:type="gramStart"/>
      <w:r w:rsidRPr="001C70D3">
        <w:rPr>
          <w:rFonts w:asciiTheme="minorHAnsi" w:hAnsiTheme="minorHAnsi" w:cstheme="minorHAnsi"/>
          <w:color w:val="303030"/>
          <w:sz w:val="22"/>
          <w:shd w:val="clear" w:color="auto" w:fill="FFFFFF"/>
        </w:rPr>
        <w:t>doi:10.1371/journal.pone</w:t>
      </w:r>
      <w:proofErr w:type="gramEnd"/>
      <w:r w:rsidRPr="001C70D3">
        <w:rPr>
          <w:rFonts w:asciiTheme="minorHAnsi" w:hAnsiTheme="minorHAnsi" w:cstheme="minorHAnsi"/>
          <w:color w:val="303030"/>
          <w:sz w:val="22"/>
          <w:shd w:val="clear" w:color="auto" w:fill="FFFFFF"/>
        </w:rPr>
        <w:t>.0180698</w:t>
      </w:r>
    </w:p>
  </w:footnote>
  <w:footnote w:id="4">
    <w:p w14:paraId="270C8D76" w14:textId="58FCAC0B" w:rsidR="006D197B" w:rsidRPr="001C70D3" w:rsidRDefault="006D197B">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6D197B" w:rsidRPr="00565323" w:rsidRDefault="006D197B"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6D197B" w:rsidRPr="00565323" w:rsidRDefault="006D197B"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6D197B" w:rsidRPr="00565323" w:rsidRDefault="006D197B"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6D197B" w:rsidRPr="000738E2" w:rsidRDefault="006D197B"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6D197B" w:rsidRPr="000C169D" w:rsidRDefault="006D197B"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6D197B" w:rsidRDefault="006D197B"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 w:id="11">
    <w:p w14:paraId="44098DFC" w14:textId="7230CCBC" w:rsidR="006D197B" w:rsidRPr="000F6296" w:rsidRDefault="006D197B">
      <w:pPr>
        <w:pStyle w:val="FootnoteText"/>
        <w:rPr>
          <w:rFonts w:asciiTheme="minorHAnsi" w:hAnsiTheme="minorHAnsi" w:cstheme="minorHAnsi"/>
        </w:rPr>
      </w:pPr>
      <w:r w:rsidRPr="000F6296">
        <w:rPr>
          <w:rStyle w:val="FootnoteReference"/>
          <w:rFonts w:asciiTheme="minorHAnsi" w:hAnsiTheme="minorHAnsi" w:cstheme="minorHAnsi"/>
        </w:rPr>
        <w:footnoteRef/>
      </w:r>
      <w:r w:rsidRPr="000F6296">
        <w:rPr>
          <w:rFonts w:asciiTheme="minorHAnsi" w:hAnsiTheme="minorHAnsi" w:cstheme="minorHAnsi"/>
        </w:rPr>
        <w:t xml:space="preserve"> </w:t>
      </w:r>
      <w:hyperlink r:id="rId2" w:history="1">
        <w:r w:rsidRPr="000F6296">
          <w:rPr>
            <w:rStyle w:val="Hyperlink"/>
            <w:rFonts w:asciiTheme="minorHAnsi" w:hAnsiTheme="minorHAnsi" w:cstheme="minorHAnsi"/>
          </w:rPr>
          <w:t>http://blog.ibmjstart.net/2015/08/22/dynamic-dashboards-from-jupyter-notebooks/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B985F" w14:textId="0FFABD7A" w:rsidR="006D197B" w:rsidRDefault="006D197B" w:rsidP="002F2E31">
    <w:pPr>
      <w:pStyle w:val="Header"/>
      <w:tabs>
        <w:tab w:val="clear" w:pos="4513"/>
        <w:tab w:val="clear" w:pos="9026"/>
        <w:tab w:val="left" w:pos="5430"/>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987C8" w14:textId="77777777" w:rsidR="006D197B" w:rsidRDefault="006D197B" w:rsidP="002F2E31">
    <w:pPr>
      <w:pStyle w:val="Header"/>
      <w:tabs>
        <w:tab w:val="clear" w:pos="4513"/>
        <w:tab w:val="clear" w:pos="9026"/>
        <w:tab w:val="left" w:pos="5430"/>
      </w:tabs>
      <w:jc w:val="right"/>
    </w:pPr>
    <w:r>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D5516" w14:textId="77777777" w:rsidR="006D197B" w:rsidRDefault="006D197B" w:rsidP="002F2E31">
    <w:pPr>
      <w:pStyle w:val="Header"/>
      <w:tabs>
        <w:tab w:val="clear" w:pos="4513"/>
        <w:tab w:val="clear" w:pos="9026"/>
        <w:tab w:val="left" w:pos="5430"/>
      </w:tabs>
      <w:jc w:val="right"/>
    </w:pPr>
    <w:r>
      <w:t>Testing and Prototyping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551C2" w14:textId="691B92EE" w:rsidR="006D197B" w:rsidRDefault="006D197B" w:rsidP="002F2E31">
    <w:pPr>
      <w:pStyle w:val="Header"/>
      <w:tabs>
        <w:tab w:val="clear" w:pos="4513"/>
        <w:tab w:val="clear" w:pos="9026"/>
        <w:tab w:val="left" w:pos="5430"/>
      </w:tabs>
      <w:jc w:val="right"/>
    </w:pPr>
    <w:r>
      <w:t>Appendix 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D7719" w14:textId="342589DD" w:rsidR="006D197B" w:rsidRDefault="006D197B" w:rsidP="002F2E31">
    <w:pPr>
      <w:pStyle w:val="Header"/>
      <w:tabs>
        <w:tab w:val="clear" w:pos="4513"/>
        <w:tab w:val="clear" w:pos="9026"/>
        <w:tab w:val="left" w:pos="5430"/>
      </w:tabs>
      <w:jc w:val="right"/>
    </w:pPr>
    <w:r>
      <w:t>Appendix 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727BA" w14:textId="5B56AE76" w:rsidR="006D197B" w:rsidRDefault="006D197B"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EDDFC" w14:textId="376ADA6B" w:rsidR="006D197B" w:rsidRDefault="006D197B"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179DF" w14:textId="2F3D117F" w:rsidR="006D197B" w:rsidRDefault="006D197B"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852B2" w14:textId="359E9EAA" w:rsidR="006D197B" w:rsidRDefault="006D197B"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8F6A" w14:textId="77777777" w:rsidR="006D197B" w:rsidRDefault="006D197B"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7DC72" w14:textId="3635C99D" w:rsidR="006D197B" w:rsidRDefault="006D197B" w:rsidP="002F2E31">
    <w:pPr>
      <w:pStyle w:val="Header"/>
      <w:tabs>
        <w:tab w:val="clear" w:pos="4513"/>
        <w:tab w:val="clear" w:pos="9026"/>
        <w:tab w:val="left" w:pos="5430"/>
      </w:tabs>
      <w:jc w:val="right"/>
    </w:pPr>
    <w:r>
      <w:t>Product Review</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38B3" w14:textId="77777777" w:rsidR="006D197B" w:rsidRDefault="006D197B" w:rsidP="002F2E31">
    <w:pPr>
      <w:pStyle w:val="Header"/>
      <w:tabs>
        <w:tab w:val="clear" w:pos="4513"/>
        <w:tab w:val="clear" w:pos="9026"/>
        <w:tab w:val="left" w:pos="5430"/>
      </w:tabs>
      <w:jc w:val="right"/>
    </w:pPr>
    <w:r>
      <w:t>Database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488EF" w14:textId="77777777" w:rsidR="006D197B" w:rsidRDefault="006D197B" w:rsidP="002F2E31">
    <w:pPr>
      <w:pStyle w:val="Header"/>
      <w:tabs>
        <w:tab w:val="clear" w:pos="4513"/>
        <w:tab w:val="clear" w:pos="9026"/>
        <w:tab w:val="left" w:pos="5430"/>
      </w:tabs>
      <w:jc w:val="right"/>
    </w:pPr>
    <w:r>
      <w:t>Analysis of Alternatives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9B65B5"/>
    <w:multiLevelType w:val="hybridMultilevel"/>
    <w:tmpl w:val="2E56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5" w15:restartNumberingAfterBreak="0">
    <w:nsid w:val="0A4D58EB"/>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7"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8"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3D301B2"/>
    <w:multiLevelType w:val="hybridMultilevel"/>
    <w:tmpl w:val="6962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A5C7D"/>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9753F1"/>
    <w:multiLevelType w:val="hybridMultilevel"/>
    <w:tmpl w:val="F4B6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9"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0107C1"/>
    <w:multiLevelType w:val="hybridMultilevel"/>
    <w:tmpl w:val="3482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A67720"/>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B4D1775"/>
    <w:multiLevelType w:val="hybridMultilevel"/>
    <w:tmpl w:val="28F0EAB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26"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7"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AB5584"/>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88541E4"/>
    <w:multiLevelType w:val="hybridMultilevel"/>
    <w:tmpl w:val="1EA4DF72"/>
    <w:lvl w:ilvl="0" w:tplc="08090019">
      <w:start w:val="1"/>
      <w:numFmt w:val="lowerLetter"/>
      <w:lvlText w:val="%1."/>
      <w:lvlJc w:val="left"/>
      <w:pPr>
        <w:ind w:left="14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C42C21"/>
    <w:multiLevelType w:val="hybridMultilevel"/>
    <w:tmpl w:val="52E0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795909"/>
    <w:multiLevelType w:val="hybridMultilevel"/>
    <w:tmpl w:val="DCDE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45"/>
  </w:num>
  <w:num w:numId="3">
    <w:abstractNumId w:val="46"/>
  </w:num>
  <w:num w:numId="4">
    <w:abstractNumId w:val="40"/>
  </w:num>
  <w:num w:numId="5">
    <w:abstractNumId w:val="41"/>
  </w:num>
  <w:num w:numId="6">
    <w:abstractNumId w:val="36"/>
  </w:num>
  <w:num w:numId="7">
    <w:abstractNumId w:val="44"/>
  </w:num>
  <w:num w:numId="8">
    <w:abstractNumId w:val="19"/>
  </w:num>
  <w:num w:numId="9">
    <w:abstractNumId w:val="2"/>
  </w:num>
  <w:num w:numId="10">
    <w:abstractNumId w:val="29"/>
  </w:num>
  <w:num w:numId="11">
    <w:abstractNumId w:val="35"/>
  </w:num>
  <w:num w:numId="12">
    <w:abstractNumId w:val="0"/>
  </w:num>
  <w:num w:numId="13">
    <w:abstractNumId w:val="30"/>
  </w:num>
  <w:num w:numId="14">
    <w:abstractNumId w:val="38"/>
  </w:num>
  <w:num w:numId="15">
    <w:abstractNumId w:val="10"/>
  </w:num>
  <w:num w:numId="16">
    <w:abstractNumId w:val="4"/>
  </w:num>
  <w:num w:numId="17">
    <w:abstractNumId w:val="8"/>
  </w:num>
  <w:num w:numId="18">
    <w:abstractNumId w:val="18"/>
  </w:num>
  <w:num w:numId="19">
    <w:abstractNumId w:val="7"/>
  </w:num>
  <w:num w:numId="20">
    <w:abstractNumId w:val="26"/>
  </w:num>
  <w:num w:numId="21">
    <w:abstractNumId w:val="28"/>
  </w:num>
  <w:num w:numId="22">
    <w:abstractNumId w:val="24"/>
  </w:num>
  <w:num w:numId="23">
    <w:abstractNumId w:val="6"/>
  </w:num>
  <w:num w:numId="24">
    <w:abstractNumId w:val="11"/>
  </w:num>
  <w:num w:numId="25">
    <w:abstractNumId w:val="14"/>
  </w:num>
  <w:num w:numId="26">
    <w:abstractNumId w:val="3"/>
  </w:num>
  <w:num w:numId="27">
    <w:abstractNumId w:val="25"/>
  </w:num>
  <w:num w:numId="28">
    <w:abstractNumId w:val="33"/>
  </w:num>
  <w:num w:numId="29">
    <w:abstractNumId w:val="42"/>
  </w:num>
  <w:num w:numId="30">
    <w:abstractNumId w:val="32"/>
  </w:num>
  <w:num w:numId="31">
    <w:abstractNumId w:val="27"/>
  </w:num>
  <w:num w:numId="32">
    <w:abstractNumId w:val="39"/>
  </w:num>
  <w:num w:numId="33">
    <w:abstractNumId w:val="9"/>
  </w:num>
  <w:num w:numId="34">
    <w:abstractNumId w:val="15"/>
  </w:num>
  <w:num w:numId="35">
    <w:abstractNumId w:val="17"/>
  </w:num>
  <w:num w:numId="36">
    <w:abstractNumId w:val="23"/>
  </w:num>
  <w:num w:numId="37">
    <w:abstractNumId w:val="31"/>
  </w:num>
  <w:num w:numId="38">
    <w:abstractNumId w:val="34"/>
  </w:num>
  <w:num w:numId="39">
    <w:abstractNumId w:val="22"/>
  </w:num>
  <w:num w:numId="40">
    <w:abstractNumId w:val="43"/>
  </w:num>
  <w:num w:numId="41">
    <w:abstractNumId w:val="5"/>
  </w:num>
  <w:num w:numId="42">
    <w:abstractNumId w:val="13"/>
  </w:num>
  <w:num w:numId="43">
    <w:abstractNumId w:val="37"/>
  </w:num>
  <w:num w:numId="44">
    <w:abstractNumId w:val="1"/>
  </w:num>
  <w:num w:numId="45">
    <w:abstractNumId w:val="12"/>
  </w:num>
  <w:num w:numId="46">
    <w:abstractNumId w:val="21"/>
  </w:num>
  <w:num w:numId="4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oug Bausch">
    <w15:presenceInfo w15:providerId="None" w15:userId="Doug Bausch"/>
  </w15:person>
  <w15:person w15:author="Fred Collins">
    <w15:presenceInfo w15:providerId="None" w15:userId="Fred Collins"/>
  </w15:person>
  <w15:person w15:author="Jordan Burns">
    <w15:presenceInfo w15:providerId="Windows Live" w15:userId="ec142da1b5c9c834"/>
  </w15:person>
  <w15:person w15:author="Jochen Albrecht">
    <w15:presenceInfo w15:providerId="Windows Live" w15:userId="7679badf773a6baf"/>
  </w15:person>
  <w15:person w15:author="Eric Christensen">
    <w15:presenceInfo w15:providerId="AD" w15:userId="S-1-12-1-1063113698-1297441786-1574415249-27592780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F09"/>
    <w:rsid w:val="00002B9C"/>
    <w:rsid w:val="00012F1A"/>
    <w:rsid w:val="00013245"/>
    <w:rsid w:val="00013252"/>
    <w:rsid w:val="0001596E"/>
    <w:rsid w:val="00030448"/>
    <w:rsid w:val="00031943"/>
    <w:rsid w:val="000354AA"/>
    <w:rsid w:val="000370FC"/>
    <w:rsid w:val="00045538"/>
    <w:rsid w:val="000459BC"/>
    <w:rsid w:val="00045F09"/>
    <w:rsid w:val="0004638F"/>
    <w:rsid w:val="000475BC"/>
    <w:rsid w:val="000619A3"/>
    <w:rsid w:val="0006348F"/>
    <w:rsid w:val="000667B2"/>
    <w:rsid w:val="0007122F"/>
    <w:rsid w:val="00072B08"/>
    <w:rsid w:val="00074EDC"/>
    <w:rsid w:val="00075668"/>
    <w:rsid w:val="0008505A"/>
    <w:rsid w:val="00091ED7"/>
    <w:rsid w:val="00096CDE"/>
    <w:rsid w:val="000A2532"/>
    <w:rsid w:val="000A598C"/>
    <w:rsid w:val="000C06A6"/>
    <w:rsid w:val="000D1624"/>
    <w:rsid w:val="000E0635"/>
    <w:rsid w:val="000E1428"/>
    <w:rsid w:val="000E1C16"/>
    <w:rsid w:val="000F6296"/>
    <w:rsid w:val="000F7BBF"/>
    <w:rsid w:val="00101D7E"/>
    <w:rsid w:val="00105104"/>
    <w:rsid w:val="00106396"/>
    <w:rsid w:val="0010723C"/>
    <w:rsid w:val="001101B1"/>
    <w:rsid w:val="001137AA"/>
    <w:rsid w:val="001227E4"/>
    <w:rsid w:val="00124209"/>
    <w:rsid w:val="00131B6D"/>
    <w:rsid w:val="00140055"/>
    <w:rsid w:val="0014053E"/>
    <w:rsid w:val="00141D74"/>
    <w:rsid w:val="00143B5E"/>
    <w:rsid w:val="0014514B"/>
    <w:rsid w:val="00147A05"/>
    <w:rsid w:val="00157E5F"/>
    <w:rsid w:val="001727EB"/>
    <w:rsid w:val="001749FC"/>
    <w:rsid w:val="00187D94"/>
    <w:rsid w:val="00193A14"/>
    <w:rsid w:val="001A571E"/>
    <w:rsid w:val="001B0F73"/>
    <w:rsid w:val="001B238D"/>
    <w:rsid w:val="001B65F3"/>
    <w:rsid w:val="001B7D27"/>
    <w:rsid w:val="001C24B0"/>
    <w:rsid w:val="001C70D3"/>
    <w:rsid w:val="001C7290"/>
    <w:rsid w:val="001C750B"/>
    <w:rsid w:val="001D16B1"/>
    <w:rsid w:val="001D246D"/>
    <w:rsid w:val="001E0BBF"/>
    <w:rsid w:val="001E7E25"/>
    <w:rsid w:val="001F395A"/>
    <w:rsid w:val="002022D3"/>
    <w:rsid w:val="002054E8"/>
    <w:rsid w:val="00207E60"/>
    <w:rsid w:val="00214D42"/>
    <w:rsid w:val="00237DDB"/>
    <w:rsid w:val="00245294"/>
    <w:rsid w:val="00246471"/>
    <w:rsid w:val="00246AC8"/>
    <w:rsid w:val="0025048A"/>
    <w:rsid w:val="00251A83"/>
    <w:rsid w:val="00252762"/>
    <w:rsid w:val="00252EDA"/>
    <w:rsid w:val="00253060"/>
    <w:rsid w:val="00255CD7"/>
    <w:rsid w:val="002578ED"/>
    <w:rsid w:val="00262477"/>
    <w:rsid w:val="0026592B"/>
    <w:rsid w:val="00270315"/>
    <w:rsid w:val="002745AE"/>
    <w:rsid w:val="00280378"/>
    <w:rsid w:val="00285F62"/>
    <w:rsid w:val="002951C9"/>
    <w:rsid w:val="002A1BA1"/>
    <w:rsid w:val="002A1D8B"/>
    <w:rsid w:val="002A7AB4"/>
    <w:rsid w:val="002B3016"/>
    <w:rsid w:val="002B472E"/>
    <w:rsid w:val="002B710E"/>
    <w:rsid w:val="002C19B7"/>
    <w:rsid w:val="002C4097"/>
    <w:rsid w:val="002C68AD"/>
    <w:rsid w:val="002C734D"/>
    <w:rsid w:val="002D2E56"/>
    <w:rsid w:val="002D3A72"/>
    <w:rsid w:val="002D6419"/>
    <w:rsid w:val="002E1520"/>
    <w:rsid w:val="002F2E31"/>
    <w:rsid w:val="002F6146"/>
    <w:rsid w:val="0032100E"/>
    <w:rsid w:val="0032400F"/>
    <w:rsid w:val="0032595B"/>
    <w:rsid w:val="0032780B"/>
    <w:rsid w:val="00333989"/>
    <w:rsid w:val="00344DED"/>
    <w:rsid w:val="003458CD"/>
    <w:rsid w:val="00353849"/>
    <w:rsid w:val="00361F06"/>
    <w:rsid w:val="00364040"/>
    <w:rsid w:val="00370442"/>
    <w:rsid w:val="00371EA9"/>
    <w:rsid w:val="00375403"/>
    <w:rsid w:val="003767F8"/>
    <w:rsid w:val="00380856"/>
    <w:rsid w:val="00383A2E"/>
    <w:rsid w:val="00386AD9"/>
    <w:rsid w:val="00390B4F"/>
    <w:rsid w:val="00391B48"/>
    <w:rsid w:val="003A173D"/>
    <w:rsid w:val="003B0354"/>
    <w:rsid w:val="003B1636"/>
    <w:rsid w:val="003B417F"/>
    <w:rsid w:val="003B550B"/>
    <w:rsid w:val="003B68A4"/>
    <w:rsid w:val="003C72AC"/>
    <w:rsid w:val="003D0634"/>
    <w:rsid w:val="003D4E96"/>
    <w:rsid w:val="003D792D"/>
    <w:rsid w:val="003D7F8F"/>
    <w:rsid w:val="003E5BCF"/>
    <w:rsid w:val="003F1B88"/>
    <w:rsid w:val="00411E81"/>
    <w:rsid w:val="00424727"/>
    <w:rsid w:val="00424F70"/>
    <w:rsid w:val="0043008E"/>
    <w:rsid w:val="00432C18"/>
    <w:rsid w:val="00434E07"/>
    <w:rsid w:val="0043720D"/>
    <w:rsid w:val="00440D4A"/>
    <w:rsid w:val="00446EDC"/>
    <w:rsid w:val="004528EF"/>
    <w:rsid w:val="00460B21"/>
    <w:rsid w:val="00464BA3"/>
    <w:rsid w:val="00465B02"/>
    <w:rsid w:val="0047574A"/>
    <w:rsid w:val="00477D84"/>
    <w:rsid w:val="00480BB3"/>
    <w:rsid w:val="004844B0"/>
    <w:rsid w:val="004966E6"/>
    <w:rsid w:val="004A07FC"/>
    <w:rsid w:val="004C2208"/>
    <w:rsid w:val="004C24CE"/>
    <w:rsid w:val="004C3E34"/>
    <w:rsid w:val="004C5C14"/>
    <w:rsid w:val="004C79ED"/>
    <w:rsid w:val="004D0730"/>
    <w:rsid w:val="004D09EE"/>
    <w:rsid w:val="004D2B76"/>
    <w:rsid w:val="004D57D5"/>
    <w:rsid w:val="004D5808"/>
    <w:rsid w:val="004F2C49"/>
    <w:rsid w:val="0050336D"/>
    <w:rsid w:val="00510F83"/>
    <w:rsid w:val="005144F9"/>
    <w:rsid w:val="0052727B"/>
    <w:rsid w:val="00533686"/>
    <w:rsid w:val="00533F95"/>
    <w:rsid w:val="00536F7E"/>
    <w:rsid w:val="00550BE6"/>
    <w:rsid w:val="0055544A"/>
    <w:rsid w:val="00557D75"/>
    <w:rsid w:val="005640CC"/>
    <w:rsid w:val="005827E4"/>
    <w:rsid w:val="0058416D"/>
    <w:rsid w:val="00585E92"/>
    <w:rsid w:val="005864B5"/>
    <w:rsid w:val="005922D4"/>
    <w:rsid w:val="00594964"/>
    <w:rsid w:val="005B5E1C"/>
    <w:rsid w:val="005C064A"/>
    <w:rsid w:val="005C4440"/>
    <w:rsid w:val="005D3038"/>
    <w:rsid w:val="005D4FF1"/>
    <w:rsid w:val="005E124A"/>
    <w:rsid w:val="005E4964"/>
    <w:rsid w:val="005E7787"/>
    <w:rsid w:val="005F2BAE"/>
    <w:rsid w:val="0060267A"/>
    <w:rsid w:val="00627DEC"/>
    <w:rsid w:val="006355D2"/>
    <w:rsid w:val="006360FE"/>
    <w:rsid w:val="00640952"/>
    <w:rsid w:val="006424EF"/>
    <w:rsid w:val="00661988"/>
    <w:rsid w:val="006714E6"/>
    <w:rsid w:val="00676642"/>
    <w:rsid w:val="00676759"/>
    <w:rsid w:val="0068434D"/>
    <w:rsid w:val="006A29C2"/>
    <w:rsid w:val="006B4E21"/>
    <w:rsid w:val="006C1545"/>
    <w:rsid w:val="006C6C43"/>
    <w:rsid w:val="006D197B"/>
    <w:rsid w:val="006D6ED8"/>
    <w:rsid w:val="006E7BB8"/>
    <w:rsid w:val="006F3418"/>
    <w:rsid w:val="006F64D2"/>
    <w:rsid w:val="006F7FA7"/>
    <w:rsid w:val="0070176A"/>
    <w:rsid w:val="0072438E"/>
    <w:rsid w:val="0075071B"/>
    <w:rsid w:val="0075341D"/>
    <w:rsid w:val="00756584"/>
    <w:rsid w:val="00757F87"/>
    <w:rsid w:val="00761A8B"/>
    <w:rsid w:val="00764CFD"/>
    <w:rsid w:val="007732C8"/>
    <w:rsid w:val="007842CD"/>
    <w:rsid w:val="007934AB"/>
    <w:rsid w:val="00793AE6"/>
    <w:rsid w:val="007943AE"/>
    <w:rsid w:val="007A3971"/>
    <w:rsid w:val="007A4747"/>
    <w:rsid w:val="007B045B"/>
    <w:rsid w:val="007B1062"/>
    <w:rsid w:val="007C2C9C"/>
    <w:rsid w:val="007C2D74"/>
    <w:rsid w:val="007D4D85"/>
    <w:rsid w:val="007D6E59"/>
    <w:rsid w:val="007F43F7"/>
    <w:rsid w:val="00801417"/>
    <w:rsid w:val="00804F9C"/>
    <w:rsid w:val="00807A1A"/>
    <w:rsid w:val="0081033C"/>
    <w:rsid w:val="00824D66"/>
    <w:rsid w:val="00847388"/>
    <w:rsid w:val="00857469"/>
    <w:rsid w:val="00865B4E"/>
    <w:rsid w:val="00867B73"/>
    <w:rsid w:val="008730E6"/>
    <w:rsid w:val="0088632F"/>
    <w:rsid w:val="0089346C"/>
    <w:rsid w:val="00895A61"/>
    <w:rsid w:val="00896ED1"/>
    <w:rsid w:val="008A4D21"/>
    <w:rsid w:val="008B040E"/>
    <w:rsid w:val="008B08DC"/>
    <w:rsid w:val="008B14DB"/>
    <w:rsid w:val="008C12AC"/>
    <w:rsid w:val="008D123D"/>
    <w:rsid w:val="008D2D45"/>
    <w:rsid w:val="008D7963"/>
    <w:rsid w:val="008E044F"/>
    <w:rsid w:val="008E088C"/>
    <w:rsid w:val="008E33C5"/>
    <w:rsid w:val="008F50C8"/>
    <w:rsid w:val="00900B7F"/>
    <w:rsid w:val="00900F60"/>
    <w:rsid w:val="00912BE6"/>
    <w:rsid w:val="009158CB"/>
    <w:rsid w:val="00923609"/>
    <w:rsid w:val="00923BBF"/>
    <w:rsid w:val="00925E22"/>
    <w:rsid w:val="00930277"/>
    <w:rsid w:val="009336A7"/>
    <w:rsid w:val="009365F4"/>
    <w:rsid w:val="00936DE3"/>
    <w:rsid w:val="00973861"/>
    <w:rsid w:val="00975288"/>
    <w:rsid w:val="00984A1C"/>
    <w:rsid w:val="00992F12"/>
    <w:rsid w:val="009961DE"/>
    <w:rsid w:val="009A55AA"/>
    <w:rsid w:val="009B2D7A"/>
    <w:rsid w:val="009B4378"/>
    <w:rsid w:val="009B45D2"/>
    <w:rsid w:val="009B46DE"/>
    <w:rsid w:val="009B50F8"/>
    <w:rsid w:val="009B6376"/>
    <w:rsid w:val="009C4000"/>
    <w:rsid w:val="009C6BF8"/>
    <w:rsid w:val="009C7556"/>
    <w:rsid w:val="009D0474"/>
    <w:rsid w:val="009D1401"/>
    <w:rsid w:val="009D1F60"/>
    <w:rsid w:val="009D7D91"/>
    <w:rsid w:val="009E0D2E"/>
    <w:rsid w:val="009E260D"/>
    <w:rsid w:val="009E385E"/>
    <w:rsid w:val="009E5E61"/>
    <w:rsid w:val="00A17541"/>
    <w:rsid w:val="00A278DF"/>
    <w:rsid w:val="00A3224A"/>
    <w:rsid w:val="00A34701"/>
    <w:rsid w:val="00A45B54"/>
    <w:rsid w:val="00A45FE6"/>
    <w:rsid w:val="00A46992"/>
    <w:rsid w:val="00A65FAF"/>
    <w:rsid w:val="00A84273"/>
    <w:rsid w:val="00A847C9"/>
    <w:rsid w:val="00A90F10"/>
    <w:rsid w:val="00A9333F"/>
    <w:rsid w:val="00A96019"/>
    <w:rsid w:val="00AA4537"/>
    <w:rsid w:val="00AA55C7"/>
    <w:rsid w:val="00AB7ED9"/>
    <w:rsid w:val="00AC7ACC"/>
    <w:rsid w:val="00AD3AD1"/>
    <w:rsid w:val="00AD4080"/>
    <w:rsid w:val="00AE35FE"/>
    <w:rsid w:val="00AE7035"/>
    <w:rsid w:val="00AE7D66"/>
    <w:rsid w:val="00AF618A"/>
    <w:rsid w:val="00AF63C2"/>
    <w:rsid w:val="00AF6689"/>
    <w:rsid w:val="00AF7F2E"/>
    <w:rsid w:val="00B00288"/>
    <w:rsid w:val="00B1175A"/>
    <w:rsid w:val="00B11B6A"/>
    <w:rsid w:val="00B2615F"/>
    <w:rsid w:val="00B273FD"/>
    <w:rsid w:val="00B27E07"/>
    <w:rsid w:val="00B332B4"/>
    <w:rsid w:val="00B333E1"/>
    <w:rsid w:val="00B3600A"/>
    <w:rsid w:val="00B412C7"/>
    <w:rsid w:val="00B525D0"/>
    <w:rsid w:val="00B52B7B"/>
    <w:rsid w:val="00B57C21"/>
    <w:rsid w:val="00B64617"/>
    <w:rsid w:val="00B81D53"/>
    <w:rsid w:val="00B905AA"/>
    <w:rsid w:val="00B92CAF"/>
    <w:rsid w:val="00B9797B"/>
    <w:rsid w:val="00BA0E44"/>
    <w:rsid w:val="00BA365F"/>
    <w:rsid w:val="00BA670E"/>
    <w:rsid w:val="00BC1FDC"/>
    <w:rsid w:val="00BC3963"/>
    <w:rsid w:val="00BE414F"/>
    <w:rsid w:val="00BF0746"/>
    <w:rsid w:val="00C00E2A"/>
    <w:rsid w:val="00C019AE"/>
    <w:rsid w:val="00C01E2C"/>
    <w:rsid w:val="00C2082F"/>
    <w:rsid w:val="00C213B9"/>
    <w:rsid w:val="00C32F0A"/>
    <w:rsid w:val="00C359C9"/>
    <w:rsid w:val="00C43934"/>
    <w:rsid w:val="00C51BD5"/>
    <w:rsid w:val="00C7401F"/>
    <w:rsid w:val="00C74325"/>
    <w:rsid w:val="00C82022"/>
    <w:rsid w:val="00C83965"/>
    <w:rsid w:val="00C90CB6"/>
    <w:rsid w:val="00C9554B"/>
    <w:rsid w:val="00CA140A"/>
    <w:rsid w:val="00CA2EC1"/>
    <w:rsid w:val="00CA3715"/>
    <w:rsid w:val="00CB4B0B"/>
    <w:rsid w:val="00CC5769"/>
    <w:rsid w:val="00CE1328"/>
    <w:rsid w:val="00CE3E24"/>
    <w:rsid w:val="00D22371"/>
    <w:rsid w:val="00D25FAC"/>
    <w:rsid w:val="00D27B3D"/>
    <w:rsid w:val="00D409D1"/>
    <w:rsid w:val="00D41367"/>
    <w:rsid w:val="00D46EC4"/>
    <w:rsid w:val="00D50025"/>
    <w:rsid w:val="00D523D3"/>
    <w:rsid w:val="00D55467"/>
    <w:rsid w:val="00D7385B"/>
    <w:rsid w:val="00D9170A"/>
    <w:rsid w:val="00D927E4"/>
    <w:rsid w:val="00D93326"/>
    <w:rsid w:val="00DA1415"/>
    <w:rsid w:val="00DA5D3F"/>
    <w:rsid w:val="00DB3DA9"/>
    <w:rsid w:val="00DB5228"/>
    <w:rsid w:val="00DB7786"/>
    <w:rsid w:val="00DC36B5"/>
    <w:rsid w:val="00DC7A39"/>
    <w:rsid w:val="00DC7B02"/>
    <w:rsid w:val="00DD0C3E"/>
    <w:rsid w:val="00DD22E9"/>
    <w:rsid w:val="00DD2FC8"/>
    <w:rsid w:val="00DE2D9A"/>
    <w:rsid w:val="00DF0AB5"/>
    <w:rsid w:val="00DF10F8"/>
    <w:rsid w:val="00DF2568"/>
    <w:rsid w:val="00E00D17"/>
    <w:rsid w:val="00E01080"/>
    <w:rsid w:val="00E02EC2"/>
    <w:rsid w:val="00E15587"/>
    <w:rsid w:val="00E34659"/>
    <w:rsid w:val="00E40711"/>
    <w:rsid w:val="00E41C24"/>
    <w:rsid w:val="00E4482B"/>
    <w:rsid w:val="00E56587"/>
    <w:rsid w:val="00E673B1"/>
    <w:rsid w:val="00E70ECB"/>
    <w:rsid w:val="00E74D3E"/>
    <w:rsid w:val="00E84968"/>
    <w:rsid w:val="00E870B9"/>
    <w:rsid w:val="00E91B55"/>
    <w:rsid w:val="00E923A7"/>
    <w:rsid w:val="00E95E2C"/>
    <w:rsid w:val="00EA3F0E"/>
    <w:rsid w:val="00EA6B64"/>
    <w:rsid w:val="00EB09FB"/>
    <w:rsid w:val="00EB7E0C"/>
    <w:rsid w:val="00EF1BA4"/>
    <w:rsid w:val="00EF20B6"/>
    <w:rsid w:val="00EF4F00"/>
    <w:rsid w:val="00EF64CC"/>
    <w:rsid w:val="00F04BAF"/>
    <w:rsid w:val="00F14276"/>
    <w:rsid w:val="00F22D95"/>
    <w:rsid w:val="00F26779"/>
    <w:rsid w:val="00F26BAC"/>
    <w:rsid w:val="00F305D1"/>
    <w:rsid w:val="00F3684D"/>
    <w:rsid w:val="00F5651A"/>
    <w:rsid w:val="00F65B3B"/>
    <w:rsid w:val="00F66BFF"/>
    <w:rsid w:val="00F726C3"/>
    <w:rsid w:val="00F72785"/>
    <w:rsid w:val="00F80275"/>
    <w:rsid w:val="00F81BAF"/>
    <w:rsid w:val="00F85FDF"/>
    <w:rsid w:val="00F9534F"/>
    <w:rsid w:val="00F967DE"/>
    <w:rsid w:val="00F96C90"/>
    <w:rsid w:val="00FB01A7"/>
    <w:rsid w:val="00FB78B9"/>
    <w:rsid w:val="00FC12C1"/>
    <w:rsid w:val="00FC5C25"/>
    <w:rsid w:val="00FC7DC2"/>
    <w:rsid w:val="00FD4A08"/>
    <w:rsid w:val="00FD6DCB"/>
    <w:rsid w:val="00FE1574"/>
    <w:rsid w:val="00FE3CDF"/>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7AC19E4C-05B7-469D-81BA-5E18E70E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
    <w:name w:val="Body Text Char"/>
    <w:basedOn w:val="DefaultParagraphFont"/>
    <w:uiPriority w:val="99"/>
    <w:semiHidden/>
    <w:rsid w:val="00804F9C"/>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UnresolvedMention1">
    <w:name w:val="Unresolved Mention1"/>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 w:type="character" w:styleId="UnresolvedMention">
    <w:name w:val="Unresolved Mention"/>
    <w:basedOn w:val="DefaultParagraphFont"/>
    <w:uiPriority w:val="99"/>
    <w:semiHidden/>
    <w:unhideWhenUsed/>
    <w:rsid w:val="00824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udig.refractions.net/gallery/dews/" TargetMode="External"/><Relationship Id="rId21" Type="http://schemas.openxmlformats.org/officeDocument/2006/relationships/chart" Target="charts/chart2.xml"/><Relationship Id="rId42" Type="http://schemas.openxmlformats.org/officeDocument/2006/relationships/chart" Target="charts/chart23.xml"/><Relationship Id="rId63" Type="http://schemas.openxmlformats.org/officeDocument/2006/relationships/chart" Target="charts/chart44.xml"/><Relationship Id="rId84" Type="http://schemas.openxmlformats.org/officeDocument/2006/relationships/hyperlink" Target="https://api.census.gov/data.html" TargetMode="External"/><Relationship Id="rId138" Type="http://schemas.openxmlformats.org/officeDocument/2006/relationships/hyperlink" Target="https://boundlessgeo.com/federal/" TargetMode="External"/><Relationship Id="rId159" Type="http://schemas.openxmlformats.org/officeDocument/2006/relationships/image" Target="media/image5.emf"/><Relationship Id="rId170" Type="http://schemas.openxmlformats.org/officeDocument/2006/relationships/hyperlink" Target="https://engineering.linkedin.com/teams/data/projects/pinot" TargetMode="External"/><Relationship Id="rId191" Type="http://schemas.openxmlformats.org/officeDocument/2006/relationships/footer" Target="footer11.xml"/><Relationship Id="rId205" Type="http://schemas.openxmlformats.org/officeDocument/2006/relationships/hyperlink" Target="http://www.opengeospatial.org/" TargetMode="External"/><Relationship Id="rId107" Type="http://schemas.openxmlformats.org/officeDocument/2006/relationships/hyperlink" Target="http://www.implan.com/software/" TargetMode="External"/><Relationship Id="rId11" Type="http://schemas.openxmlformats.org/officeDocument/2006/relationships/header" Target="header1.xml"/><Relationship Id="rId32" Type="http://schemas.openxmlformats.org/officeDocument/2006/relationships/chart" Target="charts/chart13.xml"/><Relationship Id="rId53" Type="http://schemas.openxmlformats.org/officeDocument/2006/relationships/chart" Target="charts/chart34.xml"/><Relationship Id="rId74" Type="http://schemas.openxmlformats.org/officeDocument/2006/relationships/chart" Target="charts/chart55.xml"/><Relationship Id="rId128" Type="http://schemas.openxmlformats.org/officeDocument/2006/relationships/hyperlink" Target="https://d3js.org/" TargetMode="External"/><Relationship Id="rId149" Type="http://schemas.openxmlformats.org/officeDocument/2006/relationships/hyperlink" Target="https://www.r-project.org/" TargetMode="External"/><Relationship Id="rId5" Type="http://schemas.openxmlformats.org/officeDocument/2006/relationships/webSettings" Target="webSettings.xml"/><Relationship Id="rId95" Type="http://schemas.openxmlformats.org/officeDocument/2006/relationships/hyperlink" Target="https://socrata.com/publica-open-data/" TargetMode="External"/><Relationship Id="rId160" Type="http://schemas.openxmlformats.org/officeDocument/2006/relationships/package" Target="embeddings/Microsoft_Excel_Worksheet.xlsx"/><Relationship Id="rId181" Type="http://schemas.openxmlformats.org/officeDocument/2006/relationships/hyperlink" Target="https://www.osgeo.org/projects/geowave/" TargetMode="External"/><Relationship Id="rId216" Type="http://schemas.openxmlformats.org/officeDocument/2006/relationships/fontTable" Target="fontTable.xml"/><Relationship Id="rId22" Type="http://schemas.openxmlformats.org/officeDocument/2006/relationships/chart" Target="charts/chart3.xml"/><Relationship Id="rId43" Type="http://schemas.openxmlformats.org/officeDocument/2006/relationships/chart" Target="charts/chart24.xml"/><Relationship Id="rId64" Type="http://schemas.openxmlformats.org/officeDocument/2006/relationships/chart" Target="charts/chart45.xml"/><Relationship Id="rId118" Type="http://schemas.openxmlformats.org/officeDocument/2006/relationships/hyperlink" Target="http://www.diva-gis.org/" TargetMode="External"/><Relationship Id="rId139" Type="http://schemas.openxmlformats.org/officeDocument/2006/relationships/hyperlink" Target="https://github.com/CartoDB" TargetMode="External"/><Relationship Id="rId85" Type="http://schemas.openxmlformats.org/officeDocument/2006/relationships/hyperlink" Target="https://landscan.ornl.gov/" TargetMode="External"/><Relationship Id="rId150" Type="http://schemas.openxmlformats.org/officeDocument/2006/relationships/hyperlink" Target="https://cran.r-project.org/web/views/Spatial.html" TargetMode="External"/><Relationship Id="rId171" Type="http://schemas.openxmlformats.org/officeDocument/2006/relationships/hyperlink" Target="http://spatialhadoop.cs.umn.edu/" TargetMode="External"/><Relationship Id="rId192" Type="http://schemas.openxmlformats.org/officeDocument/2006/relationships/hyperlink" Target="http://adcirc.org/" TargetMode="External"/><Relationship Id="rId206" Type="http://schemas.openxmlformats.org/officeDocument/2006/relationships/hyperlink" Target="https://www.ornl.gov/" TargetMode="External"/><Relationship Id="rId12" Type="http://schemas.openxmlformats.org/officeDocument/2006/relationships/footer" Target="footer1.xml"/><Relationship Id="rId33" Type="http://schemas.openxmlformats.org/officeDocument/2006/relationships/chart" Target="charts/chart14.xml"/><Relationship Id="rId108" Type="http://schemas.openxmlformats.org/officeDocument/2006/relationships/hyperlink" Target="https://aae.wisc.edu/BlueNOTE" TargetMode="External"/><Relationship Id="rId129" Type="http://schemas.openxmlformats.org/officeDocument/2006/relationships/hyperlink" Target="http://turfjs.org/" TargetMode="External"/><Relationship Id="rId54" Type="http://schemas.openxmlformats.org/officeDocument/2006/relationships/chart" Target="charts/chart35.xml"/><Relationship Id="rId75" Type="http://schemas.openxmlformats.org/officeDocument/2006/relationships/chart" Target="charts/chart56.xml"/><Relationship Id="rId96" Type="http://schemas.openxmlformats.org/officeDocument/2006/relationships/header" Target="header5.xml"/><Relationship Id="rId140" Type="http://schemas.openxmlformats.org/officeDocument/2006/relationships/hyperlink" Target="https://github.com/CartoDB" TargetMode="External"/><Relationship Id="rId161" Type="http://schemas.openxmlformats.org/officeDocument/2006/relationships/header" Target="header7.xml"/><Relationship Id="rId182" Type="http://schemas.openxmlformats.org/officeDocument/2006/relationships/package" Target="embeddings/Microsoft_Excel_Worksheet1.xlsx"/><Relationship Id="rId217" Type="http://schemas.microsoft.com/office/2011/relationships/people" Target="people.xml"/><Relationship Id="rId6" Type="http://schemas.openxmlformats.org/officeDocument/2006/relationships/footnotes" Target="footnotes.xml"/><Relationship Id="rId23" Type="http://schemas.openxmlformats.org/officeDocument/2006/relationships/chart" Target="charts/chart4.xml"/><Relationship Id="rId119" Type="http://schemas.openxmlformats.org/officeDocument/2006/relationships/hyperlink" Target="https://biodiversityinformatics.amnh.org/open_source/maxent/" TargetMode="External"/><Relationship Id="rId44" Type="http://schemas.openxmlformats.org/officeDocument/2006/relationships/chart" Target="charts/chart25.xml"/><Relationship Id="rId65" Type="http://schemas.openxmlformats.org/officeDocument/2006/relationships/chart" Target="charts/chart46.xml"/><Relationship Id="rId86" Type="http://schemas.openxmlformats.org/officeDocument/2006/relationships/hyperlink" Target="http://sedac.ciesin.columbia.edu/mapping/hazards/" TargetMode="External"/><Relationship Id="rId130" Type="http://schemas.openxmlformats.org/officeDocument/2006/relationships/hyperlink" Target="https://cesiumjs.org/index.html" TargetMode="External"/><Relationship Id="rId151" Type="http://schemas.openxmlformats.org/officeDocument/2006/relationships/hyperlink" Target="https://cran.r-project.org/web/views/Optimization.html" TargetMode="External"/><Relationship Id="rId172" Type="http://schemas.openxmlformats.org/officeDocument/2006/relationships/hyperlink" Target="https://github.com/apache/couchdb" TargetMode="External"/><Relationship Id="rId193" Type="http://schemas.openxmlformats.org/officeDocument/2006/relationships/hyperlink" Target="https://www.fema.gov/media-library-data/1521832299221-9e218ec1310c357befe493e534482673/CNMS_Technical_Reference_Feb_2018.pdf" TargetMode="External"/><Relationship Id="rId207" Type="http://schemas.openxmlformats.org/officeDocument/2006/relationships/hyperlink" Target="https://www.tudelft.nl/en/ceg/about-the-faculty/departments/hydraulic-engineering/sections/environmental-fluid-mechanics/research/swan/" TargetMode="External"/><Relationship Id="rId13" Type="http://schemas.openxmlformats.org/officeDocument/2006/relationships/hyperlink" Target="https://www.nist.gov/el/...and.../national-windstorm-impact-reduction-program-nwirp" TargetMode="External"/><Relationship Id="rId109" Type="http://schemas.openxmlformats.org/officeDocument/2006/relationships/hyperlink" Target="https://github.com/ampl/mp" TargetMode="External"/><Relationship Id="rId34" Type="http://schemas.openxmlformats.org/officeDocument/2006/relationships/chart" Target="charts/chart15.xml"/><Relationship Id="rId55" Type="http://schemas.openxmlformats.org/officeDocument/2006/relationships/chart" Target="charts/chart36.xml"/><Relationship Id="rId76" Type="http://schemas.openxmlformats.org/officeDocument/2006/relationships/chart" Target="charts/chart57.xml"/><Relationship Id="rId97" Type="http://schemas.openxmlformats.org/officeDocument/2006/relationships/footer" Target="footer5.xml"/><Relationship Id="rId120" Type="http://schemas.openxmlformats.org/officeDocument/2006/relationships/hyperlink" Target="http://udig.refractions.net/developers/" TargetMode="External"/><Relationship Id="rId141" Type="http://schemas.openxmlformats.org/officeDocument/2006/relationships/hyperlink" Target="https://www.vizzuality.com/" TargetMode="External"/><Relationship Id="rId7" Type="http://schemas.openxmlformats.org/officeDocument/2006/relationships/endnotes" Target="endnotes.xml"/><Relationship Id="rId162" Type="http://schemas.openxmlformats.org/officeDocument/2006/relationships/footer" Target="footer7.xml"/><Relationship Id="rId183" Type="http://schemas.openxmlformats.org/officeDocument/2006/relationships/header" Target="header8.xml"/><Relationship Id="rId218" Type="http://schemas.openxmlformats.org/officeDocument/2006/relationships/theme" Target="theme/theme1.xml"/><Relationship Id="rId24" Type="http://schemas.openxmlformats.org/officeDocument/2006/relationships/chart" Target="charts/chart5.xml"/><Relationship Id="rId45" Type="http://schemas.openxmlformats.org/officeDocument/2006/relationships/chart" Target="charts/chart26.xml"/><Relationship Id="rId66" Type="http://schemas.openxmlformats.org/officeDocument/2006/relationships/chart" Target="charts/chart47.xml"/><Relationship Id="rId87" Type="http://schemas.openxmlformats.org/officeDocument/2006/relationships/hyperlink" Target="https://hifld-geoplatform.opendata.arcgis.com/datasets" TargetMode="External"/><Relationship Id="rId110" Type="http://schemas.openxmlformats.org/officeDocument/2006/relationships/header" Target="header6.xml"/><Relationship Id="rId131" Type="http://schemas.openxmlformats.org/officeDocument/2006/relationships/hyperlink" Target="https://www.unimelb.edu.au/cdmps/research/research-projects/iddss" TargetMode="External"/><Relationship Id="rId152" Type="http://schemas.openxmlformats.org/officeDocument/2006/relationships/hyperlink" Target="https://cran.r-project.org/web/views/MachineLearning.html" TargetMode="External"/><Relationship Id="rId173" Type="http://schemas.openxmlformats.org/officeDocument/2006/relationships/hyperlink" Target="https://github.com/orientechnologies/orientdb" TargetMode="External"/><Relationship Id="rId194" Type="http://schemas.openxmlformats.org/officeDocument/2006/relationships/hyperlink" Target="https://www.dhs.gov/" TargetMode="External"/><Relationship Id="rId208" Type="http://schemas.openxmlformats.org/officeDocument/2006/relationships/hyperlink" Target="https://www.census.gov/geo/maps-data/data/tiger.html" TargetMode="External"/><Relationship Id="rId14" Type="http://schemas.openxmlformats.org/officeDocument/2006/relationships/header" Target="header2.xml"/><Relationship Id="rId30" Type="http://schemas.openxmlformats.org/officeDocument/2006/relationships/chart" Target="charts/chart11.xml"/><Relationship Id="rId35" Type="http://schemas.openxmlformats.org/officeDocument/2006/relationships/chart" Target="charts/chart16.xml"/><Relationship Id="rId56" Type="http://schemas.openxmlformats.org/officeDocument/2006/relationships/chart" Target="charts/chart37.xml"/><Relationship Id="rId77" Type="http://schemas.openxmlformats.org/officeDocument/2006/relationships/chart" Target="charts/chart58.xml"/><Relationship Id="rId100" Type="http://schemas.openxmlformats.org/officeDocument/2006/relationships/hyperlink" Target="https://www.standards.its.dot.gov/LearnAboutStandards/ResearchInitiatives" TargetMode="External"/><Relationship Id="rId105" Type="http://schemas.openxmlformats.org/officeDocument/2006/relationships/image" Target="media/image4.wmf"/><Relationship Id="rId126" Type="http://schemas.openxmlformats.org/officeDocument/2006/relationships/hyperlink" Target="http://openlayers.org/" TargetMode="External"/><Relationship Id="rId147" Type="http://schemas.openxmlformats.org/officeDocument/2006/relationships/hyperlink" Target="http://locationtech.github.io/geowave/index.html" TargetMode="External"/><Relationship Id="rId168" Type="http://schemas.openxmlformats.org/officeDocument/2006/relationships/hyperlink" Target="http://www.earthserver.eu/" TargetMode="External"/><Relationship Id="rId8" Type="http://schemas.openxmlformats.org/officeDocument/2006/relationships/comments" Target="comments.xml"/><Relationship Id="rId51" Type="http://schemas.openxmlformats.org/officeDocument/2006/relationships/chart" Target="charts/chart32.xml"/><Relationship Id="rId72" Type="http://schemas.openxmlformats.org/officeDocument/2006/relationships/chart" Target="charts/chart53.xml"/><Relationship Id="rId93" Type="http://schemas.openxmlformats.org/officeDocument/2006/relationships/hyperlink" Target="http://www.bpmn.org/" TargetMode="External"/><Relationship Id="rId98" Type="http://schemas.openxmlformats.org/officeDocument/2006/relationships/hyperlink" Target="https://developers.google.com/transit/gtfs/" TargetMode="External"/><Relationship Id="rId121" Type="http://schemas.openxmlformats.org/officeDocument/2006/relationships/hyperlink" Target="http://udig.refractions.net/gallery/jgrass/" TargetMode="External"/><Relationship Id="rId142" Type="http://schemas.openxmlformats.org/officeDocument/2006/relationships/hyperlink" Target="http://pywps.org/" TargetMode="External"/><Relationship Id="rId163" Type="http://schemas.openxmlformats.org/officeDocument/2006/relationships/hyperlink" Target="https://postgis.net/" TargetMode="External"/><Relationship Id="rId184" Type="http://schemas.openxmlformats.org/officeDocument/2006/relationships/footer" Target="footer8.xml"/><Relationship Id="rId189" Type="http://schemas.openxmlformats.org/officeDocument/2006/relationships/footer" Target="footer10.xml"/><Relationship Id="rId3" Type="http://schemas.openxmlformats.org/officeDocument/2006/relationships/styles" Target="styles.xml"/><Relationship Id="rId214" Type="http://schemas.openxmlformats.org/officeDocument/2006/relationships/header" Target="header13.xml"/><Relationship Id="rId25" Type="http://schemas.openxmlformats.org/officeDocument/2006/relationships/chart" Target="charts/chart6.xml"/><Relationship Id="rId46" Type="http://schemas.openxmlformats.org/officeDocument/2006/relationships/chart" Target="charts/chart27.xml"/><Relationship Id="rId67" Type="http://schemas.openxmlformats.org/officeDocument/2006/relationships/chart" Target="charts/chart48.xml"/><Relationship Id="rId116" Type="http://schemas.openxmlformats.org/officeDocument/2006/relationships/hyperlink" Target="http://udig.refractions.net/gallery/" TargetMode="External"/><Relationship Id="rId137" Type="http://schemas.openxmlformats.org/officeDocument/2006/relationships/hyperlink" Target="https://boundlessgeo.com/" TargetMode="External"/><Relationship Id="rId158" Type="http://schemas.openxmlformats.org/officeDocument/2006/relationships/hyperlink" Target="http://udst.squarespace.com/" TargetMode="External"/><Relationship Id="rId20" Type="http://schemas.openxmlformats.org/officeDocument/2006/relationships/chart" Target="charts/chart1.xml"/><Relationship Id="rId41" Type="http://schemas.openxmlformats.org/officeDocument/2006/relationships/chart" Target="charts/chart22.xml"/><Relationship Id="rId62" Type="http://schemas.openxmlformats.org/officeDocument/2006/relationships/chart" Target="charts/chart43.xml"/><Relationship Id="rId83" Type="http://schemas.openxmlformats.org/officeDocument/2006/relationships/image" Target="media/image3.png"/><Relationship Id="rId88" Type="http://schemas.openxmlformats.org/officeDocument/2006/relationships/hyperlink" Target="https://developers.google.com/transit/gtfs/" TargetMode="External"/><Relationship Id="rId111" Type="http://schemas.openxmlformats.org/officeDocument/2006/relationships/footer" Target="footer6.xml"/><Relationship Id="rId132" Type="http://schemas.openxmlformats.org/officeDocument/2006/relationships/hyperlink" Target="http://kepler.gl/" TargetMode="External"/><Relationship Id="rId153" Type="http://schemas.openxmlformats.org/officeDocument/2006/relationships/hyperlink" Target="https://cran.r-project.org/web/packages/rattle/index.html" TargetMode="External"/><Relationship Id="rId174" Type="http://schemas.openxmlformats.org/officeDocument/2006/relationships/hyperlink" Target="https://orientdb.com/database/spatial-module-orientdb-2-2/" TargetMode="External"/><Relationship Id="rId179" Type="http://schemas.openxmlformats.org/officeDocument/2006/relationships/hyperlink" Target="https://github.com/ravendb" TargetMode="External"/><Relationship Id="rId195" Type="http://schemas.openxmlformats.org/officeDocument/2006/relationships/hyperlink" Target="https://www.fema.gov/" TargetMode="External"/><Relationship Id="rId209" Type="http://schemas.openxmlformats.org/officeDocument/2006/relationships/hyperlink" Target="https://www.usgs.gov/" TargetMode="External"/><Relationship Id="rId190" Type="http://schemas.openxmlformats.org/officeDocument/2006/relationships/header" Target="header11.xml"/><Relationship Id="rId204" Type="http://schemas.openxmlformats.org/officeDocument/2006/relationships/hyperlink" Target="http://water.noaa.gov/about/nwm" TargetMode="External"/><Relationship Id="rId15" Type="http://schemas.openxmlformats.org/officeDocument/2006/relationships/footer" Target="footer2.xml"/><Relationship Id="rId36" Type="http://schemas.openxmlformats.org/officeDocument/2006/relationships/chart" Target="charts/chart17.xml"/><Relationship Id="rId57" Type="http://schemas.openxmlformats.org/officeDocument/2006/relationships/chart" Target="charts/chart38.xml"/><Relationship Id="rId106" Type="http://schemas.openxmlformats.org/officeDocument/2006/relationships/oleObject" Target="embeddings/oleObject1.bin"/><Relationship Id="rId127" Type="http://schemas.openxmlformats.org/officeDocument/2006/relationships/hyperlink" Target="http://apps.socib.es/Leaflet.TimeDimension/examples/" TargetMode="External"/><Relationship Id="rId10" Type="http://schemas.microsoft.com/office/2016/09/relationships/commentsIds" Target="commentsIds.xml"/><Relationship Id="rId31" Type="http://schemas.openxmlformats.org/officeDocument/2006/relationships/chart" Target="charts/chart12.xml"/><Relationship Id="rId52" Type="http://schemas.openxmlformats.org/officeDocument/2006/relationships/chart" Target="charts/chart33.xml"/><Relationship Id="rId73" Type="http://schemas.openxmlformats.org/officeDocument/2006/relationships/chart" Target="charts/chart54.xml"/><Relationship Id="rId78" Type="http://schemas.openxmlformats.org/officeDocument/2006/relationships/chart" Target="charts/chart59.xml"/><Relationship Id="rId94" Type="http://schemas.openxmlformats.org/officeDocument/2006/relationships/hyperlink" Target="https://sysml.org/" TargetMode="External"/><Relationship Id="rId99" Type="http://schemas.openxmlformats.org/officeDocument/2006/relationships/hyperlink" Target="https://transit.land/documentation/"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hyperlink" Target="http://www.gvsig.com/en/products/gvsig-desktop" TargetMode="External"/><Relationship Id="rId143" Type="http://schemas.openxmlformats.org/officeDocument/2006/relationships/hyperlink" Target="http://geotools.org/" TargetMode="External"/><Relationship Id="rId148" Type="http://schemas.openxmlformats.org/officeDocument/2006/relationships/hyperlink" Target="https://github.com/radiantearth/stac-spec" TargetMode="External"/><Relationship Id="rId164" Type="http://schemas.openxmlformats.org/officeDocument/2006/relationships/hyperlink" Target="https://www.osgeo.org/projects/pgrouting/" TargetMode="External"/><Relationship Id="rId169" Type="http://schemas.openxmlformats.org/officeDocument/2006/relationships/hyperlink" Target="https://kylin.apache.org/" TargetMode="External"/><Relationship Id="rId185" Type="http://schemas.openxmlformats.org/officeDocument/2006/relationships/header" Target="header9.xm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www.geomesa.org/documentation/tutorials/geomesa-quickstart-cassandra.html" TargetMode="External"/><Relationship Id="rId210" Type="http://schemas.openxmlformats.org/officeDocument/2006/relationships/header" Target="header12.xml"/><Relationship Id="rId215" Type="http://schemas.openxmlformats.org/officeDocument/2006/relationships/footer" Target="footer13.xml"/><Relationship Id="rId26" Type="http://schemas.openxmlformats.org/officeDocument/2006/relationships/chart" Target="charts/chart7.xml"/><Relationship Id="rId47" Type="http://schemas.openxmlformats.org/officeDocument/2006/relationships/chart" Target="charts/chart28.xml"/><Relationship Id="rId68" Type="http://schemas.openxmlformats.org/officeDocument/2006/relationships/chart" Target="charts/chart49.xml"/><Relationship Id="rId89" Type="http://schemas.openxmlformats.org/officeDocument/2006/relationships/hyperlink" Target="https://www.opengeospatial.org/standards/citygml" TargetMode="External"/><Relationship Id="rId112" Type="http://schemas.openxmlformats.org/officeDocument/2006/relationships/hyperlink" Target="http://www.uoguelph.ca/~hydrogeo/Whitebox/" TargetMode="External"/><Relationship Id="rId133" Type="http://schemas.openxmlformats.org/officeDocument/2006/relationships/hyperlink" Target="https://www.deegree.org/" TargetMode="External"/><Relationship Id="rId154" Type="http://schemas.openxmlformats.org/officeDocument/2006/relationships/hyperlink" Target="https://cloud.r-project.org/" TargetMode="External"/><Relationship Id="rId175" Type="http://schemas.openxmlformats.org/officeDocument/2006/relationships/hyperlink" Target="https://orientdb.com/database/traffic-management-white-paper/" TargetMode="External"/><Relationship Id="rId196" Type="http://schemas.openxmlformats.org/officeDocument/2006/relationships/hyperlink" Target="https://www.fgdc.gov/" TargetMode="External"/><Relationship Id="rId200" Type="http://schemas.openxmlformats.org/officeDocument/2006/relationships/hyperlink" Target="http://www.hec.usace.army.mil/software/hec-ras/" TargetMode="External"/><Relationship Id="rId16" Type="http://schemas.openxmlformats.org/officeDocument/2006/relationships/header" Target="header3.xml"/><Relationship Id="rId37" Type="http://schemas.openxmlformats.org/officeDocument/2006/relationships/chart" Target="charts/chart18.xml"/><Relationship Id="rId58" Type="http://schemas.openxmlformats.org/officeDocument/2006/relationships/chart" Target="charts/chart39.xml"/><Relationship Id="rId79" Type="http://schemas.openxmlformats.org/officeDocument/2006/relationships/chart" Target="charts/chart60.xml"/><Relationship Id="rId102" Type="http://schemas.openxmlformats.org/officeDocument/2006/relationships/hyperlink" Target="https://www.standards.its.dot.gov/LearnAboutStandards/ResearchInitiatives" TargetMode="External"/><Relationship Id="rId123" Type="http://schemas.openxmlformats.org/officeDocument/2006/relationships/hyperlink" Target="https://sourceforge.net/projects/saga-gis/" TargetMode="External"/><Relationship Id="rId144" Type="http://schemas.openxmlformats.org/officeDocument/2006/relationships/hyperlink" Target="https://gdal.org/" TargetMode="External"/><Relationship Id="rId90" Type="http://schemas.openxmlformats.org/officeDocument/2006/relationships/hyperlink" Target="https://www.opengeospatial.org/standards/gml" TargetMode="External"/><Relationship Id="rId165" Type="http://schemas.openxmlformats.org/officeDocument/2006/relationships/hyperlink" Target="http://www.gaia-gis.it/gaia-sins/" TargetMode="External"/><Relationship Id="rId186" Type="http://schemas.openxmlformats.org/officeDocument/2006/relationships/footer" Target="footer9.xml"/><Relationship Id="rId211" Type="http://schemas.openxmlformats.org/officeDocument/2006/relationships/footer" Target="footer12.xml"/><Relationship Id="rId27" Type="http://schemas.openxmlformats.org/officeDocument/2006/relationships/chart" Target="charts/chart8.xml"/><Relationship Id="rId48" Type="http://schemas.openxmlformats.org/officeDocument/2006/relationships/chart" Target="charts/chart29.xml"/><Relationship Id="rId69" Type="http://schemas.openxmlformats.org/officeDocument/2006/relationships/chart" Target="charts/chart50.xml"/><Relationship Id="rId113" Type="http://schemas.openxmlformats.org/officeDocument/2006/relationships/hyperlink" Target="https://grass.osgeo.org/" TargetMode="External"/><Relationship Id="rId134" Type="http://schemas.openxmlformats.org/officeDocument/2006/relationships/hyperlink" Target="http://www.geomoose.org/" TargetMode="External"/><Relationship Id="rId80" Type="http://schemas.openxmlformats.org/officeDocument/2006/relationships/chart" Target="charts/chart61.xml"/><Relationship Id="rId155" Type="http://schemas.openxmlformats.org/officeDocument/2006/relationships/hyperlink" Target="https://www.r-project.org/" TargetMode="External"/><Relationship Id="rId176" Type="http://schemas.openxmlformats.org/officeDocument/2006/relationships/hyperlink" Target="https://redis.io/" TargetMode="External"/><Relationship Id="rId197" Type="http://schemas.openxmlformats.org/officeDocument/2006/relationships/hyperlink" Target="https://www.fema.gov/what-mitigation/federal-insurance-mitigation-administration" TargetMode="External"/><Relationship Id="rId201" Type="http://schemas.openxmlformats.org/officeDocument/2006/relationships/hyperlink" Target="https://hifld-geoplatform.opendata.arcgis.com/datasets" TargetMode="External"/><Relationship Id="rId17" Type="http://schemas.openxmlformats.org/officeDocument/2006/relationships/footer" Target="footer3.xml"/><Relationship Id="rId38" Type="http://schemas.openxmlformats.org/officeDocument/2006/relationships/chart" Target="charts/chart19.xml"/><Relationship Id="rId59" Type="http://schemas.openxmlformats.org/officeDocument/2006/relationships/chart" Target="charts/chart40.xml"/><Relationship Id="rId103" Type="http://schemas.openxmlformats.org/officeDocument/2006/relationships/hyperlink" Target="https://www.standards.its.dot.gov/LearnAboutStandards/ResearchInitiatives" TargetMode="External"/><Relationship Id="rId124" Type="http://schemas.openxmlformats.org/officeDocument/2006/relationships/hyperlink" Target="https://www.osgeo.org/projects" TargetMode="External"/><Relationship Id="rId70" Type="http://schemas.openxmlformats.org/officeDocument/2006/relationships/chart" Target="charts/chart51.xml"/><Relationship Id="rId91" Type="http://schemas.openxmlformats.org/officeDocument/2006/relationships/hyperlink" Target="https://www.3dcitydb.org/3dcitydb/3dcitydbhomepage/" TargetMode="External"/><Relationship Id="rId145" Type="http://schemas.openxmlformats.org/officeDocument/2006/relationships/hyperlink" Target="https://trac.osgeo.org/geos" TargetMode="External"/><Relationship Id="rId166" Type="http://schemas.openxmlformats.org/officeDocument/2006/relationships/hyperlink" Target="http://www.sqlite.org/" TargetMode="External"/><Relationship Id="rId187" Type="http://schemas.openxmlformats.org/officeDocument/2006/relationships/hyperlink" Target="https://www.hazus.fema.gov/developers" TargetMode="External"/><Relationship Id="rId1" Type="http://schemas.openxmlformats.org/officeDocument/2006/relationships/customXml" Target="../customXml/item1.xml"/><Relationship Id="rId212" Type="http://schemas.openxmlformats.org/officeDocument/2006/relationships/hyperlink" Target="http://dx.doi.org/10.3133/tm11B7" TargetMode="External"/><Relationship Id="rId28" Type="http://schemas.openxmlformats.org/officeDocument/2006/relationships/chart" Target="charts/chart9.xml"/><Relationship Id="rId49" Type="http://schemas.openxmlformats.org/officeDocument/2006/relationships/chart" Target="charts/chart30.xml"/><Relationship Id="rId114" Type="http://schemas.openxmlformats.org/officeDocument/2006/relationships/hyperlink" Target="https://qgis.org/en/site/" TargetMode="External"/><Relationship Id="rId60" Type="http://schemas.openxmlformats.org/officeDocument/2006/relationships/chart" Target="charts/chart41.xml"/><Relationship Id="rId81" Type="http://schemas.openxmlformats.org/officeDocument/2006/relationships/image" Target="media/image1.png"/><Relationship Id="rId135" Type="http://schemas.openxmlformats.org/officeDocument/2006/relationships/hyperlink" Target="https://mapbender.org/" TargetMode="External"/><Relationship Id="rId156" Type="http://schemas.openxmlformats.org/officeDocument/2006/relationships/hyperlink" Target="https://www.eclipse.org/" TargetMode="External"/><Relationship Id="rId177" Type="http://schemas.openxmlformats.org/officeDocument/2006/relationships/hyperlink" Target="https://github.com/EverythingMe/geodis" TargetMode="External"/><Relationship Id="rId198" Type="http://schemas.openxmlformats.org/officeDocument/2006/relationships/hyperlink" Target="http://storm.aoml.noaa.gov/hwind/" TargetMode="External"/><Relationship Id="rId202" Type="http://schemas.openxmlformats.org/officeDocument/2006/relationships/hyperlink" Target="https://www.fema.gov/media-library/assets/documents/32326" TargetMode="External"/><Relationship Id="rId18" Type="http://schemas.openxmlformats.org/officeDocument/2006/relationships/header" Target="header4.xml"/><Relationship Id="rId39" Type="http://schemas.openxmlformats.org/officeDocument/2006/relationships/chart" Target="charts/chart20.xml"/><Relationship Id="rId50" Type="http://schemas.openxmlformats.org/officeDocument/2006/relationships/chart" Target="charts/chart31.xml"/><Relationship Id="rId104" Type="http://schemas.openxmlformats.org/officeDocument/2006/relationships/hyperlink" Target="https://www.standards.its.dot.gov/LearnAboutStandards/ResearchInitiatives" TargetMode="External"/><Relationship Id="rId125" Type="http://schemas.openxmlformats.org/officeDocument/2006/relationships/hyperlink" Target="http://mapserver.org/" TargetMode="External"/><Relationship Id="rId146" Type="http://schemas.openxmlformats.org/officeDocument/2006/relationships/hyperlink" Target="https://geotrellis.io/" TargetMode="External"/><Relationship Id="rId167" Type="http://schemas.openxmlformats.org/officeDocument/2006/relationships/hyperlink" Target="http://www.rasdaman.org/" TargetMode="External"/><Relationship Id="rId188" Type="http://schemas.openxmlformats.org/officeDocument/2006/relationships/header" Target="header10.xml"/><Relationship Id="rId71" Type="http://schemas.openxmlformats.org/officeDocument/2006/relationships/chart" Target="charts/chart52.xml"/><Relationship Id="rId92" Type="http://schemas.openxmlformats.org/officeDocument/2006/relationships/hyperlink" Target="http://sdsportal.sdsconsortium.org/" TargetMode="External"/><Relationship Id="rId213" Type="http://schemas.openxmlformats.org/officeDocument/2006/relationships/hyperlink" Target="https://www.nature.com/articles/sdata20171.ris" TargetMode="External"/><Relationship Id="rId2" Type="http://schemas.openxmlformats.org/officeDocument/2006/relationships/numbering" Target="numbering.xml"/><Relationship Id="rId29" Type="http://schemas.openxmlformats.org/officeDocument/2006/relationships/chart" Target="charts/chart10.xml"/><Relationship Id="rId40" Type="http://schemas.openxmlformats.org/officeDocument/2006/relationships/chart" Target="charts/chart21.xml"/><Relationship Id="rId115" Type="http://schemas.openxmlformats.org/officeDocument/2006/relationships/hyperlink" Target="http://udig.refractions.net/" TargetMode="External"/><Relationship Id="rId136" Type="http://schemas.openxmlformats.org/officeDocument/2006/relationships/hyperlink" Target="https://geoserver.org/" TargetMode="External"/><Relationship Id="rId157" Type="http://schemas.openxmlformats.org/officeDocument/2006/relationships/hyperlink" Target="https://jupyter.org/" TargetMode="External"/><Relationship Id="rId178" Type="http://schemas.openxmlformats.org/officeDocument/2006/relationships/hyperlink" Target="https://ravendb.net/" TargetMode="External"/><Relationship Id="rId61" Type="http://schemas.openxmlformats.org/officeDocument/2006/relationships/chart" Target="charts/chart42.xml"/><Relationship Id="rId82" Type="http://schemas.openxmlformats.org/officeDocument/2006/relationships/image" Target="media/image2.png"/><Relationship Id="rId199" Type="http://schemas.openxmlformats.org/officeDocument/2006/relationships/hyperlink" Target="http://www.hec.usace.army.mil/" TargetMode="External"/><Relationship Id="rId203" Type="http://schemas.openxmlformats.org/officeDocument/2006/relationships/hyperlink" Target="https://www.nhc.noaa.gov/" TargetMode="External"/><Relationship Id="rId19" Type="http://schemas.openxmlformats.org/officeDocument/2006/relationships/footer" Target="footer4.xml"/></Relationships>
</file>

<file path=word/_rels/footnotes.xml.rels><?xml version="1.0" encoding="UTF-8" standalone="yes"?>
<Relationships xmlns="http://schemas.openxmlformats.org/package/2006/relationships"><Relationship Id="rId2" Type="http://schemas.openxmlformats.org/officeDocument/2006/relationships/hyperlink" Target="http://blog.ibmjstart.net/2015/08/22/dynamic-dashboards-from-jupyter-notebooks/" TargetMode="External"/><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645B-46BB-92F1-BC7ED2244E22}"/>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645B-46BB-92F1-BC7ED2244E22}"/>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54149337102093"/>
                      <c:h val="0.15771599570617267"/>
                    </c:manualLayout>
                  </c15:layout>
                  <c15:dlblFieldTable/>
                  <c15:showDataLabelsRange val="0"/>
                </c:ext>
                <c:ext xmlns:c16="http://schemas.microsoft.com/office/drawing/2014/chart" uri="{C3380CC4-5D6E-409C-BE32-E72D297353CC}">
                  <c16:uniqueId val="{00000005-645B-46BB-92F1-BC7ED2244E22}"/>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 xmlns:c16="http://schemas.microsoft.com/office/drawing/2014/chart" uri="{C3380CC4-5D6E-409C-BE32-E72D297353CC}">
                  <c16:uniqueId val="{00000007-645B-46BB-92F1-BC7ED2244E22}"/>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645B-46BB-92F1-BC7ED2244E22}"/>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645B-46BB-92F1-BC7ED2244E2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1301566752"/>
        <c:axId val="-1301566208"/>
      </c:barChart>
      <c:catAx>
        <c:axId val="-1301566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01566208"/>
        <c:crosses val="autoZero"/>
        <c:auto val="1"/>
        <c:lblAlgn val="ctr"/>
        <c:lblOffset val="100"/>
        <c:noMultiLvlLbl val="0"/>
      </c:catAx>
      <c:valAx>
        <c:axId val="-130156620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6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12-4376-B80F-17280A3A4313}"/>
              </c:ext>
            </c:extLst>
          </c:dPt>
          <c:dLbls>
            <c:dLbl>
              <c:idx val="0"/>
              <c:delete val="1"/>
              <c:extLst>
                <c:ext xmlns:c15="http://schemas.microsoft.com/office/drawing/2012/chart" uri="{CE6537A1-D6FC-4f65-9D91-7224C49458BB}"/>
                <c:ext xmlns:c16="http://schemas.microsoft.com/office/drawing/2014/chart" uri="{C3380CC4-5D6E-409C-BE32-E72D297353CC}">
                  <c16:uniqueId val="{00000001-0012-4376-B80F-17280A3A4313}"/>
                </c:ext>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628468681504697"/>
                      <c:h val="0.17939814814814814"/>
                    </c:manualLayout>
                  </c15:layout>
                </c:ext>
                <c:ext xmlns:c16="http://schemas.microsoft.com/office/drawing/2014/chart" uri="{C3380CC4-5D6E-409C-BE32-E72D297353CC}">
                  <c16:uniqueId val="{00000003-0012-4376-B80F-17280A3A431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1301565120"/>
        <c:axId val="-1301569472"/>
      </c:barChart>
      <c:catAx>
        <c:axId val="-130156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9472"/>
        <c:crosses val="autoZero"/>
        <c:auto val="1"/>
        <c:lblAlgn val="ctr"/>
        <c:lblOffset val="100"/>
        <c:noMultiLvlLbl val="0"/>
      </c:catAx>
      <c:valAx>
        <c:axId val="-13015694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5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D91-46A3-BE0A-CFCDAABFFBC1}"/>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D91-46A3-BE0A-CFCDAABFFBC1}"/>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FD91-46A3-BE0A-CFCDAABFFBC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4305555555555555"/>
                      <c:h val="0.2164762477450391"/>
                    </c:manualLayout>
                  </c15:layout>
                  <c15:dlblFieldTable/>
                  <c15:showDataLabelsRange val="0"/>
                </c:ext>
                <c:ext xmlns:c16="http://schemas.microsoft.com/office/drawing/2014/chart" uri="{C3380CC4-5D6E-409C-BE32-E72D297353CC}">
                  <c16:uniqueId val="{00000001-C7FC-4BF6-AB19-78B14B7D8552}"/>
                </c:ext>
              </c:extLst>
            </c:dLbl>
            <c:dLbl>
              <c:idx val="1"/>
              <c:layout>
                <c:manualLayout>
                  <c:x val="-0.194254975940507"/>
                  <c:y val="-0.18496361286168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7FC-4BF6-AB19-78B14B7D8552}"/>
                </c:ext>
              </c:extLst>
            </c:dLbl>
            <c:dLbl>
              <c:idx val="4"/>
              <c:delete val="1"/>
              <c:extLst>
                <c:ext xmlns:c15="http://schemas.microsoft.com/office/drawing/2012/chart" uri="{CE6537A1-D6FC-4f65-9D91-7224C49458BB}"/>
                <c:ext xmlns:c16="http://schemas.microsoft.com/office/drawing/2014/chart" uri="{C3380CC4-5D6E-409C-BE32-E72D297353CC}">
                  <c16:uniqueId val="{00000009-C7FC-4BF6-AB19-78B14B7D8552}"/>
                </c:ext>
              </c:extLst>
            </c:dLbl>
            <c:dLbl>
              <c:idx val="5"/>
              <c:layout>
                <c:manualLayout>
                  <c:x val="-6.9444444444444503E-2"/>
                  <c:y val="0.101677548875242"/>
                </c:manualLayout>
              </c:layout>
              <c:showLegendKey val="0"/>
              <c:showVal val="0"/>
              <c:showCatName val="1"/>
              <c:showSerName val="0"/>
              <c:showPercent val="1"/>
              <c:showBubbleSize val="0"/>
              <c:extLst>
                <c:ext xmlns:c15="http://schemas.microsoft.com/office/drawing/2012/chart" uri="{CE6537A1-D6FC-4f65-9D91-7224C49458BB}">
                  <c15:layout>
                    <c:manualLayout>
                      <c:w val="0.38020833333333331"/>
                      <c:h val="0.2164762477450391"/>
                    </c:manualLayout>
                  </c15:layout>
                </c:ext>
                <c:ext xmlns:c16="http://schemas.microsoft.com/office/drawing/2014/chart" uri="{C3380CC4-5D6E-409C-BE32-E72D297353CC}">
                  <c16:uniqueId val="{0000000B-C7FC-4BF6-AB19-78B14B7D8552}"/>
                </c:ext>
              </c:extLst>
            </c:dLbl>
            <c:dLbl>
              <c:idx val="6"/>
              <c:layout>
                <c:manualLayout>
                  <c:x val="2.4963090551181101E-2"/>
                  <c:y val="1.4997088081969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7FC-4BF6-AB19-78B14B7D855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31116251093613301"/>
                      <c:h val="0.16666682449420217"/>
                    </c:manualLayout>
                  </c15:layout>
                  <c15:dlblFieldTable/>
                  <c15:showDataLabelsRange val="0"/>
                </c:ext>
                <c:ext xmlns:c16="http://schemas.microsoft.com/office/drawing/2014/chart" uri="{C3380CC4-5D6E-409C-BE32-E72D297353CC}">
                  <c16:uniqueId val="{00000001-181E-468E-A2F1-D8EA1D07DBED}"/>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32624999999999998"/>
                      <c:h val="0.16208682724040133"/>
                    </c:manualLayout>
                  </c15:layout>
                  <c15:dlblFieldTable/>
                  <c15:showDataLabelsRange val="0"/>
                </c:ext>
                <c:ext xmlns:c16="http://schemas.microsoft.com/office/drawing/2014/chart" uri="{C3380CC4-5D6E-409C-BE32-E72D297353CC}">
                  <c16:uniqueId val="{00000003-181E-468E-A2F1-D8EA1D07DBED}"/>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 xmlns:c16="http://schemas.microsoft.com/office/drawing/2014/chart" uri="{C3380CC4-5D6E-409C-BE32-E72D297353CC}">
                  <c16:uniqueId val="{00000005-181E-468E-A2F1-D8EA1D07DBED}"/>
                </c:ext>
              </c:extLst>
            </c:dLbl>
            <c:dLbl>
              <c:idx val="3"/>
              <c:layout>
                <c:manualLayout>
                  <c:x val="-0.21682387357830299"/>
                  <c:y val="3.85329614916595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1E-468E-A2F1-D8EA1D07DBE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569-4DF8-8EFC-1FAD35F77968}"/>
              </c:ext>
            </c:extLst>
          </c:dPt>
          <c:dLbls>
            <c:dLbl>
              <c:idx val="0"/>
              <c:delete val="1"/>
              <c:extLst>
                <c:ext xmlns:c15="http://schemas.microsoft.com/office/drawing/2012/chart" uri="{CE6537A1-D6FC-4f65-9D91-7224C49458BB}"/>
                <c:ext xmlns:c16="http://schemas.microsoft.com/office/drawing/2014/chart" uri="{C3380CC4-5D6E-409C-BE32-E72D297353CC}">
                  <c16:uniqueId val="{00000001-B569-4DF8-8EFC-1FAD35F77968}"/>
                </c:ext>
              </c:extLst>
            </c:dLbl>
            <c:dLbl>
              <c:idx val="1"/>
              <c:delete val="1"/>
              <c:extLst>
                <c:ext xmlns:c15="http://schemas.microsoft.com/office/drawing/2012/chart" uri="{CE6537A1-D6FC-4f65-9D91-7224C49458BB}"/>
                <c:ext xmlns:c16="http://schemas.microsoft.com/office/drawing/2014/chart" uri="{C3380CC4-5D6E-409C-BE32-E72D297353CC}">
                  <c16:uniqueId val="{00000003-B569-4DF8-8EFC-1FAD35F77968}"/>
                </c:ext>
              </c:extLst>
            </c:dLbl>
            <c:dLbl>
              <c:idx val="2"/>
              <c:delete val="1"/>
              <c:extLst>
                <c:ext xmlns:c15="http://schemas.microsoft.com/office/drawing/2012/chart" uri="{CE6537A1-D6FC-4f65-9D91-7224C49458BB}"/>
                <c:ext xmlns:c16="http://schemas.microsoft.com/office/drawing/2014/chart" uri="{C3380CC4-5D6E-409C-BE32-E72D297353CC}">
                  <c16:uniqueId val="{00000005-B569-4DF8-8EFC-1FAD35F77968}"/>
                </c:ext>
              </c:extLst>
            </c:dLbl>
            <c:dLbl>
              <c:idx val="3"/>
              <c:layout>
                <c:manualLayout>
                  <c:x val="-0.247945100612424"/>
                  <c:y val="8.755640361551320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569-4DF8-8EFC-1FAD35F77968}"/>
                </c:ext>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9-B569-4DF8-8EFC-1FAD35F7796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8D18-41DB-B0E9-4FCA618FC9F3}"/>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8D18-41DB-B0E9-4FCA618FC9F3}"/>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3282699037620295"/>
                      <c:h val="0.18718140539107295"/>
                    </c:manualLayout>
                  </c15:layout>
                </c:ext>
                <c:ext xmlns:c16="http://schemas.microsoft.com/office/drawing/2014/chart" uri="{C3380CC4-5D6E-409C-BE32-E72D297353CC}">
                  <c16:uniqueId val="{00000005-8D18-41DB-B0E9-4FCA618FC9F3}"/>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8D18-41DB-B0E9-4FCA618FC9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53125"/>
                      <c:h val="0.17288033674082984"/>
                    </c:manualLayout>
                  </c15:layout>
                </c:ext>
                <c:ext xmlns:c16="http://schemas.microsoft.com/office/drawing/2014/chart" uri="{C3380CC4-5D6E-409C-BE32-E72D297353CC}">
                  <c16:uniqueId val="{00000001-2133-431F-9BED-DCA7F0AFC221}"/>
                </c:ext>
              </c:extLst>
            </c:dLbl>
            <c:dLbl>
              <c:idx val="1"/>
              <c:layout>
                <c:manualLayout>
                  <c:x val="0.15275508530183701"/>
                  <c:y val="2.06215879659660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133-431F-9BED-DCA7F0AFC221}"/>
                </c:ext>
              </c:extLst>
            </c:dLbl>
            <c:dLbl>
              <c:idx val="4"/>
              <c:layout>
                <c:manualLayout>
                  <c:x val="-4.3109689413823302E-2"/>
                  <c:y val="-1.984365604329520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2133-431F-9BED-DCA7F0AFC221}"/>
                </c:ext>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993055555555558"/>
                      <c:h val="0.1701743836440168"/>
                    </c:manualLayout>
                  </c15:layout>
                </c:ext>
                <c:ext xmlns:c16="http://schemas.microsoft.com/office/drawing/2014/chart" uri="{C3380CC4-5D6E-409C-BE32-E72D297353CC}">
                  <c16:uniqueId val="{0000000B-2133-431F-9BED-DCA7F0AFC221}"/>
                </c:ext>
              </c:extLst>
            </c:dLbl>
            <c:dLbl>
              <c:idx val="6"/>
              <c:delete val="1"/>
              <c:extLst>
                <c:ext xmlns:c15="http://schemas.microsoft.com/office/drawing/2012/chart" uri="{CE6537A1-D6FC-4f65-9D91-7224C49458BB}"/>
                <c:ext xmlns:c16="http://schemas.microsoft.com/office/drawing/2014/chart" uri="{C3380CC4-5D6E-409C-BE32-E72D297353CC}">
                  <c16:uniqueId val="{0000000D-2133-431F-9BED-DCA7F0AFC221}"/>
                </c:ext>
              </c:extLst>
            </c:dLbl>
            <c:dLbl>
              <c:idx val="7"/>
              <c:delete val="1"/>
              <c:extLst>
                <c:ext xmlns:c15="http://schemas.microsoft.com/office/drawing/2012/chart" uri="{CE6537A1-D6FC-4f65-9D91-7224C49458BB}"/>
                <c:ext xmlns:c16="http://schemas.microsoft.com/office/drawing/2014/chart" uri="{C3380CC4-5D6E-409C-BE32-E72D297353CC}">
                  <c16:uniqueId val="{0000000F-2133-431F-9BED-DCA7F0AFC221}"/>
                </c:ext>
              </c:extLst>
            </c:dLbl>
            <c:dLbl>
              <c:idx val="8"/>
              <c:delete val="1"/>
              <c:extLst>
                <c:ext xmlns:c15="http://schemas.microsoft.com/office/drawing/2012/chart" uri="{CE6537A1-D6FC-4f65-9D91-7224C49458BB}"/>
                <c:ext xmlns:c16="http://schemas.microsoft.com/office/drawing/2014/chart" uri="{C3380CC4-5D6E-409C-BE32-E72D297353CC}">
                  <c16:uniqueId val="{00000011-2133-431F-9BED-DCA7F0AFC221}"/>
                </c:ext>
              </c:extLst>
            </c:dLbl>
            <c:dLbl>
              <c:idx val="9"/>
              <c:delete val="1"/>
              <c:extLst>
                <c:ext xmlns:c15="http://schemas.microsoft.com/office/drawing/2012/chart" uri="{CE6537A1-D6FC-4f65-9D91-7224C49458BB}"/>
                <c:ext xmlns:c16="http://schemas.microsoft.com/office/drawing/2014/chart" uri="{C3380CC4-5D6E-409C-BE32-E72D297353CC}">
                  <c16:uniqueId val="{00000013-2133-431F-9BED-DCA7F0AFC221}"/>
                </c:ext>
              </c:extLst>
            </c:dLbl>
            <c:dLbl>
              <c:idx val="10"/>
              <c:layout>
                <c:manualLayout>
                  <c:x val="1.43227799650044E-2"/>
                  <c:y val="-8.06814361674424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2133-431F-9BED-DCA7F0AFC221}"/>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2133-431F-9BED-DCA7F0AFC22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A100-42A1-885A-870F10417B3F}"/>
              </c:ext>
            </c:extLst>
          </c:dPt>
          <c:dLbls>
            <c:dLbl>
              <c:idx val="0"/>
              <c:delete val="1"/>
              <c:extLst>
                <c:ext xmlns:c15="http://schemas.microsoft.com/office/drawing/2012/chart" uri="{CE6537A1-D6FC-4f65-9D91-7224C49458BB}"/>
                <c:ext xmlns:c16="http://schemas.microsoft.com/office/drawing/2014/chart" uri="{C3380CC4-5D6E-409C-BE32-E72D297353CC}">
                  <c16:uniqueId val="{00000001-A100-42A1-885A-870F10417B3F}"/>
                </c:ext>
              </c:extLst>
            </c:dLbl>
            <c:dLbl>
              <c:idx val="1"/>
              <c:delete val="1"/>
              <c:extLst>
                <c:ext xmlns:c15="http://schemas.microsoft.com/office/drawing/2012/chart" uri="{CE6537A1-D6FC-4f65-9D91-7224C49458BB}"/>
                <c:ext xmlns:c16="http://schemas.microsoft.com/office/drawing/2014/chart" uri="{C3380CC4-5D6E-409C-BE32-E72D297353CC}">
                  <c16:uniqueId val="{00000003-A100-42A1-885A-870F10417B3F}"/>
                </c:ext>
              </c:extLst>
            </c:dLbl>
            <c:dLbl>
              <c:idx val="2"/>
              <c:layout>
                <c:manualLayout>
                  <c:x val="-0.196253827646544"/>
                  <c:y val="1.9286840497914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100-42A1-885A-870F10417B3F}"/>
                </c:ext>
              </c:extLst>
            </c:dLbl>
            <c:dLbl>
              <c:idx val="3"/>
              <c:layout>
                <c:manualLayout>
                  <c:x val="-1.73583770778653E-3"/>
                  <c:y val="7.6306456882306403E-2"/>
                </c:manualLayout>
              </c:layout>
              <c:showLegendKey val="0"/>
              <c:showVal val="0"/>
              <c:showCatName val="1"/>
              <c:showSerName val="0"/>
              <c:showPercent val="1"/>
              <c:showBubbleSize val="0"/>
              <c:extLst>
                <c:ext xmlns:c15="http://schemas.microsoft.com/office/drawing/2012/chart" uri="{CE6537A1-D6FC-4f65-9D91-7224C49458BB}">
                  <c15:layout>
                    <c:manualLayout>
                      <c:w val="0.31944444444444442"/>
                      <c:h val="0.2164762477450391"/>
                    </c:manualLayout>
                  </c15:layout>
                </c:ext>
                <c:ext xmlns:c16="http://schemas.microsoft.com/office/drawing/2014/chart" uri="{C3380CC4-5D6E-409C-BE32-E72D297353CC}">
                  <c16:uniqueId val="{00000007-A100-42A1-885A-870F10417B3F}"/>
                </c:ext>
              </c:extLst>
            </c:dLbl>
            <c:dLbl>
              <c:idx val="4"/>
              <c:delete val="1"/>
              <c:extLst>
                <c:ext xmlns:c15="http://schemas.microsoft.com/office/drawing/2012/chart" uri="{CE6537A1-D6FC-4f65-9D91-7224C49458BB}"/>
                <c:ext xmlns:c16="http://schemas.microsoft.com/office/drawing/2014/chart" uri="{C3380CC4-5D6E-409C-BE32-E72D297353CC}">
                  <c16:uniqueId val="{00000009-A100-42A1-885A-870F10417B3F}"/>
                </c:ext>
              </c:extLst>
            </c:dLbl>
            <c:dLbl>
              <c:idx val="5"/>
              <c:layout>
                <c:manualLayout>
                  <c:x val="-0.203125"/>
                  <c:y val="-0.14191694168114699"/>
                </c:manualLayout>
              </c:layout>
              <c:showLegendKey val="0"/>
              <c:showVal val="0"/>
              <c:showCatName val="1"/>
              <c:showSerName val="0"/>
              <c:showPercent val="1"/>
              <c:showBubbleSize val="0"/>
              <c:extLst>
                <c:ext xmlns:c15="http://schemas.microsoft.com/office/drawing/2012/chart" uri="{CE6537A1-D6FC-4f65-9D91-7224C49458BB}">
                  <c15:layout>
                    <c:manualLayout>
                      <c:w val="0.3454861111111111"/>
                      <c:h val="0.21196632591701745"/>
                    </c:manualLayout>
                  </c15:layout>
                </c:ext>
                <c:ext xmlns:c16="http://schemas.microsoft.com/office/drawing/2014/chart" uri="{C3380CC4-5D6E-409C-BE32-E72D297353CC}">
                  <c16:uniqueId val="{0000000B-A100-42A1-885A-870F10417B3F}"/>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A100-42A1-885A-870F10417B3F}"/>
                </c:ext>
              </c:extLst>
            </c:dLbl>
            <c:dLbl>
              <c:idx val="7"/>
              <c:layout>
                <c:manualLayout>
                  <c:x val="5.1525863954505702E-2"/>
                  <c:y val="0.30917254179667703"/>
                </c:manualLayout>
              </c:layout>
              <c:showLegendKey val="0"/>
              <c:showVal val="0"/>
              <c:showCatName val="1"/>
              <c:showSerName val="0"/>
              <c:showPercent val="1"/>
              <c:showBubbleSize val="0"/>
              <c:extLst>
                <c:ext xmlns:c15="http://schemas.microsoft.com/office/drawing/2012/chart" uri="{CE6537A1-D6FC-4f65-9D91-7224C49458BB}">
                  <c15:layout>
                    <c:manualLayout>
                      <c:w val="0.23326388888888891"/>
                      <c:h val="0.21620588917666109"/>
                    </c:manualLayout>
                  </c15:layout>
                </c:ext>
                <c:ext xmlns:c16="http://schemas.microsoft.com/office/drawing/2014/chart" uri="{C3380CC4-5D6E-409C-BE32-E72D297353CC}">
                  <c16:uniqueId val="{0000000F-A100-42A1-885A-870F10417B3F}"/>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8888888888888886"/>
                      <c:h val="0.28226097414311485"/>
                    </c:manualLayout>
                  </c15:layout>
                </c:ext>
                <c:ext xmlns:c16="http://schemas.microsoft.com/office/drawing/2014/chart" uri="{C3380CC4-5D6E-409C-BE32-E72D297353CC}">
                  <c16:uniqueId val="{00000011-A100-42A1-885A-870F10417B3F}"/>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A100-42A1-885A-870F10417B3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1301570560"/>
        <c:axId val="-1301567296"/>
      </c:barChart>
      <c:catAx>
        <c:axId val="-130157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7296"/>
        <c:crosses val="autoZero"/>
        <c:auto val="1"/>
        <c:lblAlgn val="ctr"/>
        <c:lblOffset val="100"/>
        <c:noMultiLvlLbl val="0"/>
      </c:catAx>
      <c:valAx>
        <c:axId val="-13015672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70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1301565664"/>
        <c:axId val="-1301568928"/>
      </c:barChart>
      <c:catAx>
        <c:axId val="-1301565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8928"/>
        <c:crosses val="autoZero"/>
        <c:auto val="1"/>
        <c:lblAlgn val="ctr"/>
        <c:lblOffset val="100"/>
        <c:noMultiLvlLbl val="0"/>
      </c:catAx>
      <c:valAx>
        <c:axId val="-13015689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5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c:ext xmlns:c15="http://schemas.microsoft.com/office/drawing/2012/chart" uri="{CE6537A1-D6FC-4f65-9D91-7224C49458BB}">
                  <c15:layout>
                    <c:manualLayout>
                      <c:w val="0.4098857174103237"/>
                      <c:h val="0.16666682449420217"/>
                    </c:manualLayout>
                  </c15:layout>
                </c:ext>
                <c:ext xmlns:c16="http://schemas.microsoft.com/office/drawing/2014/chart" uri="{C3380CC4-5D6E-409C-BE32-E72D297353CC}">
                  <c16:uniqueId val="{00000001-58C1-43E0-BC01-19410C85C925}"/>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58C1-43E0-BC01-19410C85C92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1301564576"/>
        <c:axId val="-1301563488"/>
      </c:barChart>
      <c:catAx>
        <c:axId val="-130156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3488"/>
        <c:crosses val="autoZero"/>
        <c:auto val="1"/>
        <c:lblAlgn val="ctr"/>
        <c:lblOffset val="100"/>
        <c:noMultiLvlLbl val="0"/>
      </c:catAx>
      <c:valAx>
        <c:axId val="-13015634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64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0204-4A42-99D2-FE4529CCE054}"/>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0204-4A42-99D2-FE4529CCE054}"/>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0204-4A42-99D2-FE4529CCE0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62A-4068-91A4-154A0BFD5241}"/>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41666666666669"/>
                      <c:h val="0.19092002405291641"/>
                    </c:manualLayout>
                  </c15:layout>
                </c:ext>
                <c:ext xmlns:c16="http://schemas.microsoft.com/office/drawing/2014/chart" uri="{C3380CC4-5D6E-409C-BE32-E72D297353CC}">
                  <c16:uniqueId val="{00000005-A62A-4068-91A4-154A0BFD5241}"/>
                </c:ext>
              </c:extLst>
            </c:dLbl>
            <c:dLbl>
              <c:idx val="4"/>
              <c:delete val="1"/>
              <c:extLst>
                <c:ext xmlns:c15="http://schemas.microsoft.com/office/drawing/2012/chart" uri="{CE6537A1-D6FC-4f65-9D91-7224C49458BB}"/>
                <c:ext xmlns:c16="http://schemas.microsoft.com/office/drawing/2014/chart" uri="{C3380CC4-5D6E-409C-BE32-E72D297353CC}">
                  <c16:uniqueId val="{00000009-A62A-4068-91A4-154A0BFD5241}"/>
                </c:ext>
              </c:extLst>
            </c:dLbl>
            <c:dLbl>
              <c:idx val="5"/>
              <c:delete val="1"/>
              <c:extLst>
                <c:ext xmlns:c15="http://schemas.microsoft.com/office/drawing/2012/chart" uri="{CE6537A1-D6FC-4f65-9D91-7224C49458BB}"/>
                <c:ext xmlns:c16="http://schemas.microsoft.com/office/drawing/2014/chart" uri="{C3380CC4-5D6E-409C-BE32-E72D297353CC}">
                  <c16:uniqueId val="{0000000B-A62A-4068-91A4-154A0BFD5241}"/>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A62A-4068-91A4-154A0BFD52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D90-4BC5-BA7D-CF8635846329}"/>
                </c:ext>
              </c:extLst>
            </c:dLbl>
            <c:dLbl>
              <c:idx val="1"/>
              <c:delete val="1"/>
              <c:extLst>
                <c:ext xmlns:c15="http://schemas.microsoft.com/office/drawing/2012/chart" uri="{CE6537A1-D6FC-4f65-9D91-7224C49458BB}"/>
                <c:ext xmlns:c16="http://schemas.microsoft.com/office/drawing/2014/chart" uri="{C3380CC4-5D6E-409C-BE32-E72D297353CC}">
                  <c16:uniqueId val="{00000003-8D90-4BC5-BA7D-CF8635846329}"/>
                </c:ext>
              </c:extLst>
            </c:dLbl>
            <c:dLbl>
              <c:idx val="2"/>
              <c:delete val="1"/>
              <c:extLst>
                <c:ext xmlns:c15="http://schemas.microsoft.com/office/drawing/2012/chart" uri="{CE6537A1-D6FC-4f65-9D91-7224C49458BB}"/>
                <c:ext xmlns:c16="http://schemas.microsoft.com/office/drawing/2014/chart" uri="{C3380CC4-5D6E-409C-BE32-E72D297353CC}">
                  <c16:uniqueId val="{00000005-8D90-4BC5-BA7D-CF8635846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9F0-4B55-B724-724B9A1E6A32}"/>
                </c:ext>
              </c:extLst>
            </c:dLbl>
            <c:dLbl>
              <c:idx val="1"/>
              <c:delete val="1"/>
              <c:extLst>
                <c:ext xmlns:c15="http://schemas.microsoft.com/office/drawing/2012/chart" uri="{CE6537A1-D6FC-4f65-9D91-7224C49458BB}"/>
                <c:ext xmlns:c16="http://schemas.microsoft.com/office/drawing/2014/chart" uri="{C3380CC4-5D6E-409C-BE32-E72D297353CC}">
                  <c16:uniqueId val="{00000003-D9F0-4B55-B724-724B9A1E6A32}"/>
                </c:ext>
              </c:extLst>
            </c:dLbl>
            <c:dLbl>
              <c:idx val="2"/>
              <c:delete val="1"/>
              <c:extLst>
                <c:ext xmlns:c15="http://schemas.microsoft.com/office/drawing/2012/chart" uri="{CE6537A1-D6FC-4f65-9D91-7224C49458BB}"/>
                <c:ext xmlns:c16="http://schemas.microsoft.com/office/drawing/2014/chart" uri="{C3380CC4-5D6E-409C-BE32-E72D297353CC}">
                  <c16:uniqueId val="{00000005-D9F0-4B55-B724-724B9A1E6A32}"/>
                </c:ext>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 xmlns:c16="http://schemas.microsoft.com/office/drawing/2014/chart" uri="{C3380CC4-5D6E-409C-BE32-E72D297353CC}">
                  <c16:uniqueId val="{00000007-D9F0-4B55-B724-724B9A1E6A3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E658-4F70-ADC3-56FD0B2BCAE2}"/>
              </c:ext>
            </c:extLst>
          </c:dPt>
          <c:dLbls>
            <c:dLbl>
              <c:idx val="0"/>
              <c:delete val="1"/>
              <c:extLst>
                <c:ext xmlns:c15="http://schemas.microsoft.com/office/drawing/2012/chart" uri="{CE6537A1-D6FC-4f65-9D91-7224C49458BB}"/>
                <c:ext xmlns:c16="http://schemas.microsoft.com/office/drawing/2014/chart" uri="{C3380CC4-5D6E-409C-BE32-E72D297353CC}">
                  <c16:uniqueId val="{00000001-E658-4F70-ADC3-56FD0B2BCAE2}"/>
                </c:ext>
              </c:extLst>
            </c:dLbl>
            <c:dLbl>
              <c:idx val="1"/>
              <c:delete val="1"/>
              <c:extLst>
                <c:ext xmlns:c15="http://schemas.microsoft.com/office/drawing/2012/chart" uri="{CE6537A1-D6FC-4f65-9D91-7224C49458BB}"/>
                <c:ext xmlns:c16="http://schemas.microsoft.com/office/drawing/2014/chart" uri="{C3380CC4-5D6E-409C-BE32-E72D297353CC}">
                  <c16:uniqueId val="{00000003-E658-4F70-ADC3-56FD0B2BCAE2}"/>
                </c:ext>
              </c:extLst>
            </c:dLbl>
            <c:dLbl>
              <c:idx val="2"/>
              <c:layout>
                <c:manualLayout>
                  <c:x val="-0.22884022309711299"/>
                  <c:y val="-9.357247361518179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658-4F70-ADC3-56FD0B2BCAE2}"/>
                </c:ext>
              </c:extLst>
            </c:dLbl>
            <c:dLbl>
              <c:idx val="3"/>
              <c:delete val="1"/>
              <c:extLst>
                <c:ext xmlns:c15="http://schemas.microsoft.com/office/drawing/2012/chart" uri="{CE6537A1-D6FC-4f65-9D91-7224C49458BB}"/>
                <c:ext xmlns:c16="http://schemas.microsoft.com/office/drawing/2014/chart" uri="{C3380CC4-5D6E-409C-BE32-E72D297353CC}">
                  <c16:uniqueId val="{00000007-E658-4F70-ADC3-56FD0B2BCAE2}"/>
                </c:ext>
              </c:extLst>
            </c:dLbl>
            <c:dLbl>
              <c:idx val="4"/>
              <c:delete val="1"/>
              <c:extLst>
                <c:ext xmlns:c15="http://schemas.microsoft.com/office/drawing/2012/chart" uri="{CE6537A1-D6FC-4f65-9D91-7224C49458BB}"/>
                <c:ext xmlns:c16="http://schemas.microsoft.com/office/drawing/2014/chart" uri="{C3380CC4-5D6E-409C-BE32-E72D297353CC}">
                  <c16:uniqueId val="{00000009-E658-4F70-ADC3-56FD0B2BCAE2}"/>
                </c:ext>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B-E658-4F70-ADC3-56FD0B2BCAE2}"/>
                </c:ext>
              </c:extLst>
            </c:dLbl>
            <c:dLbl>
              <c:idx val="6"/>
              <c:delete val="1"/>
              <c:extLst>
                <c:ext xmlns:c15="http://schemas.microsoft.com/office/drawing/2012/chart" uri="{CE6537A1-D6FC-4f65-9D91-7224C49458BB}"/>
                <c:ext xmlns:c16="http://schemas.microsoft.com/office/drawing/2014/chart" uri="{C3380CC4-5D6E-409C-BE32-E72D297353CC}">
                  <c16:uniqueId val="{0000000D-E658-4F70-ADC3-56FD0B2BCAE2}"/>
                </c:ext>
              </c:extLst>
            </c:dLbl>
            <c:dLbl>
              <c:idx val="7"/>
              <c:delete val="1"/>
              <c:extLst>
                <c:ext xmlns:c15="http://schemas.microsoft.com/office/drawing/2012/chart" uri="{CE6537A1-D6FC-4f65-9D91-7224C49458BB}"/>
                <c:ext xmlns:c16="http://schemas.microsoft.com/office/drawing/2014/chart" uri="{C3380CC4-5D6E-409C-BE32-E72D297353CC}">
                  <c16:uniqueId val="{0000000F-E658-4F70-ADC3-56FD0B2BCAE2}"/>
                </c:ext>
              </c:extLst>
            </c:dLbl>
            <c:dLbl>
              <c:idx val="8"/>
              <c:delete val="1"/>
              <c:extLst>
                <c:ext xmlns:c15="http://schemas.microsoft.com/office/drawing/2012/chart" uri="{CE6537A1-D6FC-4f65-9D91-7224C49458BB}"/>
                <c:ext xmlns:c16="http://schemas.microsoft.com/office/drawing/2014/chart" uri="{C3380CC4-5D6E-409C-BE32-E72D297353CC}">
                  <c16:uniqueId val="{00000011-E658-4F70-ADC3-56FD0B2BCAE2}"/>
                </c:ext>
              </c:extLst>
            </c:dLbl>
            <c:dLbl>
              <c:idx val="9"/>
              <c:delete val="1"/>
              <c:extLst>
                <c:ext xmlns:c15="http://schemas.microsoft.com/office/drawing/2012/chart" uri="{CE6537A1-D6FC-4f65-9D91-7224C49458BB}"/>
                <c:ext xmlns:c16="http://schemas.microsoft.com/office/drawing/2014/chart" uri="{C3380CC4-5D6E-409C-BE32-E72D297353CC}">
                  <c16:uniqueId val="{00000013-E658-4F70-ADC3-56FD0B2BCAE2}"/>
                </c:ext>
              </c:extLst>
            </c:dLbl>
            <c:dLbl>
              <c:idx val="10"/>
              <c:delete val="1"/>
              <c:extLst>
                <c:ext xmlns:c15="http://schemas.microsoft.com/office/drawing/2012/chart" uri="{CE6537A1-D6FC-4f65-9D91-7224C49458BB}"/>
                <c:ext xmlns:c16="http://schemas.microsoft.com/office/drawing/2014/chart" uri="{C3380CC4-5D6E-409C-BE32-E72D297353CC}">
                  <c16:uniqueId val="{00000015-E658-4F70-ADC3-56FD0B2BCAE2}"/>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E658-4F70-ADC3-56FD0B2BCAE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3C3-499E-BA23-686027311B09}"/>
              </c:ext>
            </c:extLst>
          </c:dPt>
          <c:dLbls>
            <c:dLbl>
              <c:idx val="0"/>
              <c:delete val="1"/>
              <c:extLst>
                <c:ext xmlns:c15="http://schemas.microsoft.com/office/drawing/2012/chart" uri="{CE6537A1-D6FC-4f65-9D91-7224C49458BB}"/>
                <c:ext xmlns:c16="http://schemas.microsoft.com/office/drawing/2014/chart" uri="{C3380CC4-5D6E-409C-BE32-E72D297353CC}">
                  <c16:uniqueId val="{00000001-E3C3-499E-BA23-686027311B09}"/>
                </c:ext>
              </c:extLst>
            </c:dLbl>
            <c:dLbl>
              <c:idx val="1"/>
              <c:delete val="1"/>
              <c:extLst>
                <c:ext xmlns:c15="http://schemas.microsoft.com/office/drawing/2012/chart" uri="{CE6537A1-D6FC-4f65-9D91-7224C49458BB}"/>
                <c:ext xmlns:c16="http://schemas.microsoft.com/office/drawing/2014/chart" uri="{C3380CC4-5D6E-409C-BE32-E72D297353CC}">
                  <c16:uniqueId val="{00000003-E3C3-499E-BA23-686027311B09}"/>
                </c:ext>
              </c:extLst>
            </c:dLbl>
            <c:dLbl>
              <c:idx val="2"/>
              <c:delete val="1"/>
              <c:extLst>
                <c:ext xmlns:c15="http://schemas.microsoft.com/office/drawing/2012/chart" uri="{CE6537A1-D6FC-4f65-9D91-7224C49458BB}"/>
                <c:ext xmlns:c16="http://schemas.microsoft.com/office/drawing/2014/chart" uri="{C3380CC4-5D6E-409C-BE32-E72D297353CC}">
                  <c16:uniqueId val="{00000005-E3C3-499E-BA23-686027311B09}"/>
                </c:ext>
              </c:extLst>
            </c:dLbl>
            <c:dLbl>
              <c:idx val="3"/>
              <c:delete val="1"/>
              <c:extLst>
                <c:ext xmlns:c15="http://schemas.microsoft.com/office/drawing/2012/chart" uri="{CE6537A1-D6FC-4f65-9D91-7224C49458BB}"/>
                <c:ext xmlns:c16="http://schemas.microsoft.com/office/drawing/2014/chart" uri="{C3380CC4-5D6E-409C-BE32-E72D297353CC}">
                  <c16:uniqueId val="{00000007-E3C3-499E-BA23-686027311B09}"/>
                </c:ext>
              </c:extLst>
            </c:dLbl>
            <c:dLbl>
              <c:idx val="4"/>
              <c:delete val="1"/>
              <c:extLst>
                <c:ext xmlns:c15="http://schemas.microsoft.com/office/drawing/2012/chart" uri="{CE6537A1-D6FC-4f65-9D91-7224C49458BB}"/>
                <c:ext xmlns:c16="http://schemas.microsoft.com/office/drawing/2014/chart" uri="{C3380CC4-5D6E-409C-BE32-E72D297353CC}">
                  <c16:uniqueId val="{00000009-E3C3-499E-BA23-686027311B09}"/>
                </c:ext>
              </c:extLst>
            </c:dLbl>
            <c:dLbl>
              <c:idx val="5"/>
              <c:layout>
                <c:manualLayout>
                  <c:x val="-0.14417322834645699"/>
                  <c:y val="-0.106534533453914"/>
                </c:manualLayout>
              </c:layout>
              <c:showLegendKey val="0"/>
              <c:showVal val="0"/>
              <c:showCatName val="1"/>
              <c:showSerName val="0"/>
              <c:showPercent val="1"/>
              <c:showBubbleSize val="0"/>
              <c:extLst>
                <c:ext xmlns:c15="http://schemas.microsoft.com/office/drawing/2012/chart" uri="{CE6537A1-D6FC-4f65-9D91-7224C49458BB}">
                  <c15:layout>
                    <c:manualLayout>
                      <c:w val="0.35174868766404199"/>
                      <c:h val="0.21620588917666109"/>
                    </c:manualLayout>
                  </c15:layout>
                </c:ext>
                <c:ext xmlns:c16="http://schemas.microsoft.com/office/drawing/2014/chart" uri="{C3380CC4-5D6E-409C-BE32-E72D297353CC}">
                  <c16:uniqueId val="{0000000B-E3C3-499E-BA23-686027311B09}"/>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E3C3-499E-BA23-686027311B09}"/>
                </c:ext>
              </c:extLst>
            </c:dLbl>
            <c:dLbl>
              <c:idx val="7"/>
              <c:delete val="1"/>
              <c:extLst>
                <c:ext xmlns:c15="http://schemas.microsoft.com/office/drawing/2012/chart" uri="{CE6537A1-D6FC-4f65-9D91-7224C49458BB}"/>
                <c:ext xmlns:c16="http://schemas.microsoft.com/office/drawing/2014/chart" uri="{C3380CC4-5D6E-409C-BE32-E72D297353CC}">
                  <c16:uniqueId val="{0000000F-E3C3-499E-BA23-686027311B09}"/>
                </c:ext>
              </c:extLst>
            </c:dLbl>
            <c:dLbl>
              <c:idx val="8"/>
              <c:delete val="1"/>
              <c:extLst>
                <c:ext xmlns:c15="http://schemas.microsoft.com/office/drawing/2012/chart" uri="{CE6537A1-D6FC-4f65-9D91-7224C49458BB}"/>
                <c:ext xmlns:c16="http://schemas.microsoft.com/office/drawing/2014/chart" uri="{C3380CC4-5D6E-409C-BE32-E72D297353CC}">
                  <c16:uniqueId val="{00000011-E3C3-499E-BA23-686027311B0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E3C3-499E-BA23-686027311B0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FFD6-4772-8D4D-5AAA128AFB7D}"/>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FFD6-4772-8D4D-5AAA128AFB7D}"/>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15:dlblFieldTable/>
                  <c15:showDataLabelsRange val="0"/>
                </c:ext>
                <c:ext xmlns:c16="http://schemas.microsoft.com/office/drawing/2014/chart" uri="{C3380CC4-5D6E-409C-BE32-E72D297353CC}">
                  <c16:uniqueId val="{00000005-FFD6-4772-8D4D-5AAA128AFB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1301570016"/>
        <c:axId val="-1259771584"/>
      </c:barChart>
      <c:catAx>
        <c:axId val="-130157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1584"/>
        <c:crosses val="autoZero"/>
        <c:auto val="1"/>
        <c:lblAlgn val="ctr"/>
        <c:lblOffset val="100"/>
        <c:noMultiLvlLbl val="0"/>
      </c:catAx>
      <c:valAx>
        <c:axId val="-12597715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570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237746062992126"/>
                      <c:h val="0.1786932827022599"/>
                    </c:manualLayout>
                  </c15:layout>
                </c:ext>
                <c:ext xmlns:c16="http://schemas.microsoft.com/office/drawing/2014/chart" uri="{C3380CC4-5D6E-409C-BE32-E72D297353CC}">
                  <c16:uniqueId val="{00000001-6D26-4C94-A09E-7D4854CF305E}"/>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 xmlns:c16="http://schemas.microsoft.com/office/drawing/2014/chart" uri="{C3380CC4-5D6E-409C-BE32-E72D297353CC}">
                  <c16:uniqueId val="{00000003-6D26-4C94-A09E-7D4854CF305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1259773216"/>
        <c:axId val="-1259772128"/>
      </c:barChart>
      <c:catAx>
        <c:axId val="-125977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2128"/>
        <c:crosses val="autoZero"/>
        <c:auto val="1"/>
        <c:lblAlgn val="ctr"/>
        <c:lblOffset val="100"/>
        <c:noMultiLvlLbl val="0"/>
      </c:catAx>
      <c:valAx>
        <c:axId val="-12597721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2CB-4F03-8BF0-B5737367F739}"/>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2CB-4F03-8BF0-B5737367F739}"/>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2CB-4F03-8BF0-B5737367F7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E0B-4B17-96FA-B8A2445B5924}"/>
                </c:ext>
              </c:extLst>
            </c:dLbl>
            <c:dLbl>
              <c:idx val="4"/>
              <c:delete val="1"/>
              <c:extLst>
                <c:ext xmlns:c15="http://schemas.microsoft.com/office/drawing/2012/chart" uri="{CE6537A1-D6FC-4f65-9D91-7224C49458BB}"/>
                <c:ext xmlns:c16="http://schemas.microsoft.com/office/drawing/2014/chart" uri="{C3380CC4-5D6E-409C-BE32-E72D297353CC}">
                  <c16:uniqueId val="{00000009-8E0B-4B17-96FA-B8A2445B5924}"/>
                </c:ext>
              </c:extLst>
            </c:dLbl>
            <c:dLbl>
              <c:idx val="5"/>
              <c:delete val="1"/>
              <c:extLst>
                <c:ext xmlns:c15="http://schemas.microsoft.com/office/drawing/2012/chart" uri="{CE6537A1-D6FC-4f65-9D91-7224C49458BB}"/>
                <c:ext xmlns:c16="http://schemas.microsoft.com/office/drawing/2014/chart" uri="{C3380CC4-5D6E-409C-BE32-E72D297353CC}">
                  <c16:uniqueId val="{0000000B-8E0B-4B17-96FA-B8A2445B5924}"/>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6="http://schemas.microsoft.com/office/drawing/2014/chart" uri="{C3380CC4-5D6E-409C-BE32-E72D297353CC}">
                  <c16:uniqueId val="{0000000D-8E0B-4B17-96FA-B8A2445B59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7074693788276466"/>
                      <c:h val="0.16666682449420217"/>
                    </c:manualLayout>
                  </c15:layout>
                  <c15:dlblFieldTable/>
                  <c15:showDataLabelsRange val="0"/>
                </c:ext>
                <c:ext xmlns:c16="http://schemas.microsoft.com/office/drawing/2014/chart" uri="{C3380CC4-5D6E-409C-BE32-E72D297353CC}">
                  <c16:uniqueId val="{00000001-0FD1-4767-A83A-6C4F5C5A9B7A}"/>
                </c:ext>
              </c:extLst>
            </c:dLbl>
            <c:dLbl>
              <c:idx val="1"/>
              <c:delete val="1"/>
              <c:extLst>
                <c:ext xmlns:c15="http://schemas.microsoft.com/office/drawing/2012/chart" uri="{CE6537A1-D6FC-4f65-9D91-7224C49458BB}"/>
                <c:ext xmlns:c16="http://schemas.microsoft.com/office/drawing/2014/chart" uri="{C3380CC4-5D6E-409C-BE32-E72D297353CC}">
                  <c16:uniqueId val="{00000003-0FD1-4767-A83A-6C4F5C5A9B7A}"/>
                </c:ext>
              </c:extLst>
            </c:dLbl>
            <c:dLbl>
              <c:idx val="2"/>
              <c:layout>
                <c:manualLayout>
                  <c:x val="2.5729063676569301E-2"/>
                  <c:y val="-0.135416587752899"/>
                </c:manualLayout>
              </c:layout>
              <c:showLegendKey val="0"/>
              <c:showVal val="0"/>
              <c:showCatName val="1"/>
              <c:showSerName val="0"/>
              <c:showPercent val="1"/>
              <c:showBubbleSize val="0"/>
              <c:extLst>
                <c:ext xmlns:c15="http://schemas.microsoft.com/office/drawing/2012/chart" uri="{CE6537A1-D6FC-4f65-9D91-7224C49458BB}">
                  <c15:layout>
                    <c:manualLayout>
                      <c:w val="0.31370734908136483"/>
                      <c:h val="0.16666682449420217"/>
                    </c:manualLayout>
                  </c15:layout>
                </c:ext>
                <c:ext xmlns:c16="http://schemas.microsoft.com/office/drawing/2014/chart" uri="{C3380CC4-5D6E-409C-BE32-E72D297353CC}">
                  <c16:uniqueId val="{00000005-0FD1-4767-A83A-6C4F5C5A9B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B286-425A-9108-CBE938DB68D2}"/>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B286-425A-9108-CBE938DB68D2}"/>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 xmlns:c16="http://schemas.microsoft.com/office/drawing/2014/chart" uri="{C3380CC4-5D6E-409C-BE32-E72D297353CC}">
                  <c16:uniqueId val="{00000005-B286-425A-9108-CBE938DB68D2}"/>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B286-425A-9108-CBE938DB68D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C2B-4561-808F-73F742CD8C2F}"/>
              </c:ext>
            </c:extLst>
          </c:dPt>
          <c:dLbls>
            <c:dLbl>
              <c:idx val="0"/>
              <c:delete val="1"/>
              <c:extLst>
                <c:ext xmlns:c15="http://schemas.microsoft.com/office/drawing/2012/chart" uri="{CE6537A1-D6FC-4f65-9D91-7224C49458BB}"/>
                <c:ext xmlns:c16="http://schemas.microsoft.com/office/drawing/2014/chart" uri="{C3380CC4-5D6E-409C-BE32-E72D297353CC}">
                  <c16:uniqueId val="{00000001-BC2B-4561-808F-73F742CD8C2F}"/>
                </c:ext>
              </c:extLst>
            </c:dLbl>
            <c:dLbl>
              <c:idx val="1"/>
              <c:delete val="1"/>
              <c:extLst>
                <c:ext xmlns:c15="http://schemas.microsoft.com/office/drawing/2012/chart" uri="{CE6537A1-D6FC-4f65-9D91-7224C49458BB}"/>
                <c:ext xmlns:c16="http://schemas.microsoft.com/office/drawing/2014/chart" uri="{C3380CC4-5D6E-409C-BE32-E72D297353CC}">
                  <c16:uniqueId val="{00000003-BC2B-4561-808F-73F742CD8C2F}"/>
                </c:ext>
              </c:extLst>
            </c:dLbl>
            <c:dLbl>
              <c:idx val="2"/>
              <c:layout>
                <c:manualLayout>
                  <c:x val="-0.249673556430446"/>
                  <c:y val="-5.14798698869797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C2B-4561-808F-73F742CD8C2F}"/>
                </c:ext>
              </c:extLst>
            </c:dLbl>
            <c:dLbl>
              <c:idx val="3"/>
              <c:delete val="1"/>
              <c:extLst>
                <c:ext xmlns:c15="http://schemas.microsoft.com/office/drawing/2012/chart" uri="{CE6537A1-D6FC-4f65-9D91-7224C49458BB}"/>
                <c:ext xmlns:c16="http://schemas.microsoft.com/office/drawing/2014/chart" uri="{C3380CC4-5D6E-409C-BE32-E72D297353CC}">
                  <c16:uniqueId val="{00000007-BC2B-4561-808F-73F742CD8C2F}"/>
                </c:ext>
              </c:extLst>
            </c:dLbl>
            <c:dLbl>
              <c:idx val="4"/>
              <c:delete val="1"/>
              <c:extLst>
                <c:ext xmlns:c15="http://schemas.microsoft.com/office/drawing/2012/chart" uri="{CE6537A1-D6FC-4f65-9D91-7224C49458BB}"/>
                <c:ext xmlns:c16="http://schemas.microsoft.com/office/drawing/2014/chart" uri="{C3380CC4-5D6E-409C-BE32-E72D297353CC}">
                  <c16:uniqueId val="{00000009-BC2B-4561-808F-73F742CD8C2F}"/>
                </c:ext>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597222222222221"/>
                      <c:h val="0.15484064942874323"/>
                    </c:manualLayout>
                  </c15:layout>
                </c:ext>
                <c:ext xmlns:c16="http://schemas.microsoft.com/office/drawing/2014/chart" uri="{C3380CC4-5D6E-409C-BE32-E72D297353CC}">
                  <c16:uniqueId val="{0000000B-BC2B-4561-808F-73F742CD8C2F}"/>
                </c:ext>
              </c:extLst>
            </c:dLbl>
            <c:dLbl>
              <c:idx val="6"/>
              <c:delete val="1"/>
              <c:extLst>
                <c:ext xmlns:c15="http://schemas.microsoft.com/office/drawing/2012/chart" uri="{CE6537A1-D6FC-4f65-9D91-7224C49458BB}"/>
                <c:ext xmlns:c16="http://schemas.microsoft.com/office/drawing/2014/chart" uri="{C3380CC4-5D6E-409C-BE32-E72D297353CC}">
                  <c16:uniqueId val="{0000000D-BC2B-4561-808F-73F742CD8C2F}"/>
                </c:ext>
              </c:extLst>
            </c:dLbl>
            <c:dLbl>
              <c:idx val="7"/>
              <c:delete val="1"/>
              <c:extLst>
                <c:ext xmlns:c15="http://schemas.microsoft.com/office/drawing/2012/chart" uri="{CE6537A1-D6FC-4f65-9D91-7224C49458BB}"/>
                <c:ext xmlns:c16="http://schemas.microsoft.com/office/drawing/2014/chart" uri="{C3380CC4-5D6E-409C-BE32-E72D297353CC}">
                  <c16:uniqueId val="{0000000F-BC2B-4561-808F-73F742CD8C2F}"/>
                </c:ext>
              </c:extLst>
            </c:dLbl>
            <c:dLbl>
              <c:idx val="8"/>
              <c:delete val="1"/>
              <c:extLst>
                <c:ext xmlns:c15="http://schemas.microsoft.com/office/drawing/2012/chart" uri="{CE6537A1-D6FC-4f65-9D91-7224C49458BB}"/>
                <c:ext xmlns:c16="http://schemas.microsoft.com/office/drawing/2014/chart" uri="{C3380CC4-5D6E-409C-BE32-E72D297353CC}">
                  <c16:uniqueId val="{00000011-BC2B-4561-808F-73F742CD8C2F}"/>
                </c:ext>
              </c:extLst>
            </c:dLbl>
            <c:dLbl>
              <c:idx val="9"/>
              <c:delete val="1"/>
              <c:extLst>
                <c:ext xmlns:c15="http://schemas.microsoft.com/office/drawing/2012/chart" uri="{CE6537A1-D6FC-4f65-9D91-7224C49458BB}"/>
                <c:ext xmlns:c16="http://schemas.microsoft.com/office/drawing/2014/chart" uri="{C3380CC4-5D6E-409C-BE32-E72D297353CC}">
                  <c16:uniqueId val="{00000013-BC2B-4561-808F-73F742CD8C2F}"/>
                </c:ext>
              </c:extLst>
            </c:dLbl>
            <c:dLbl>
              <c:idx val="10"/>
              <c:delete val="1"/>
              <c:extLst>
                <c:ext xmlns:c15="http://schemas.microsoft.com/office/drawing/2012/chart" uri="{CE6537A1-D6FC-4f65-9D91-7224C49458BB}"/>
                <c:ext xmlns:c16="http://schemas.microsoft.com/office/drawing/2014/chart" uri="{C3380CC4-5D6E-409C-BE32-E72D297353CC}">
                  <c16:uniqueId val="{00000015-BC2B-4561-808F-73F742CD8C2F}"/>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C2B-4561-808F-73F742CD8C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F8F-432F-8EB3-87713DDEEC1D}"/>
              </c:ext>
            </c:extLst>
          </c:dPt>
          <c:dLbls>
            <c:dLbl>
              <c:idx val="0"/>
              <c:delete val="1"/>
              <c:extLst>
                <c:ext xmlns:c15="http://schemas.microsoft.com/office/drawing/2012/chart" uri="{CE6537A1-D6FC-4f65-9D91-7224C49458BB}"/>
                <c:ext xmlns:c16="http://schemas.microsoft.com/office/drawing/2014/chart" uri="{C3380CC4-5D6E-409C-BE32-E72D297353CC}">
                  <c16:uniqueId val="{00000001-3F8F-432F-8EB3-87713DDEEC1D}"/>
                </c:ext>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28125"/>
                      <c:h val="0.16235718580877931"/>
                    </c:manualLayout>
                  </c15:layout>
                </c:ext>
                <c:ext xmlns:c16="http://schemas.microsoft.com/office/drawing/2014/chart" uri="{C3380CC4-5D6E-409C-BE32-E72D297353CC}">
                  <c16:uniqueId val="{00000003-3F8F-432F-8EB3-87713DDEEC1D}"/>
                </c:ext>
              </c:extLst>
            </c:dLbl>
            <c:dLbl>
              <c:idx val="2"/>
              <c:delete val="1"/>
              <c:extLst>
                <c:ext xmlns:c15="http://schemas.microsoft.com/office/drawing/2012/chart" uri="{CE6537A1-D6FC-4f65-9D91-7224C49458BB}"/>
                <c:ext xmlns:c16="http://schemas.microsoft.com/office/drawing/2014/chart" uri="{C3380CC4-5D6E-409C-BE32-E72D297353CC}">
                  <c16:uniqueId val="{00000005-3F8F-432F-8EB3-87713DDEEC1D}"/>
                </c:ext>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375"/>
                      <c:h val="0.16837041491280819"/>
                    </c:manualLayout>
                  </c15:layout>
                </c:ext>
                <c:ext xmlns:c16="http://schemas.microsoft.com/office/drawing/2014/chart" uri="{C3380CC4-5D6E-409C-BE32-E72D297353CC}">
                  <c16:uniqueId val="{00000007-3F8F-432F-8EB3-87713DDEEC1D}"/>
                </c:ext>
              </c:extLst>
            </c:dLbl>
            <c:dLbl>
              <c:idx val="4"/>
              <c:delete val="1"/>
              <c:extLst>
                <c:ext xmlns:c15="http://schemas.microsoft.com/office/drawing/2012/chart" uri="{CE6537A1-D6FC-4f65-9D91-7224C49458BB}"/>
                <c:ext xmlns:c16="http://schemas.microsoft.com/office/drawing/2014/chart" uri="{C3380CC4-5D6E-409C-BE32-E72D297353CC}">
                  <c16:uniqueId val="{00000009-3F8F-432F-8EB3-87713DDEEC1D}"/>
                </c:ext>
              </c:extLst>
            </c:dLbl>
            <c:dLbl>
              <c:idx val="5"/>
              <c:layout>
                <c:manualLayout>
                  <c:x val="0.154215879265092"/>
                  <c:y val="-0.120835365362853"/>
                </c:manualLayout>
              </c:layout>
              <c:showLegendKey val="0"/>
              <c:showVal val="0"/>
              <c:showCatName val="1"/>
              <c:showSerName val="0"/>
              <c:showPercent val="1"/>
              <c:showBubbleSize val="0"/>
              <c:extLst>
                <c:ext xmlns:c15="http://schemas.microsoft.com/office/drawing/2012/chart" uri="{CE6537A1-D6FC-4f65-9D91-7224C49458BB}">
                  <c15:layout>
                    <c:manualLayout>
                      <c:w val="0.33423611111111107"/>
                      <c:h val="0.21620588917666109"/>
                    </c:manualLayout>
                  </c15:layout>
                </c:ext>
                <c:ext xmlns:c16="http://schemas.microsoft.com/office/drawing/2014/chart" uri="{C3380CC4-5D6E-409C-BE32-E72D297353CC}">
                  <c16:uniqueId val="{0000000B-3F8F-432F-8EB3-87713DDEEC1D}"/>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531222659667537"/>
                      <c:h val="0.16208682724040133"/>
                    </c:manualLayout>
                  </c15:layout>
                  <c15:dlblFieldTable/>
                  <c15:showDataLabelsRange val="0"/>
                </c:ext>
                <c:ext xmlns:c16="http://schemas.microsoft.com/office/drawing/2014/chart" uri="{C3380CC4-5D6E-409C-BE32-E72D297353CC}">
                  <c16:uniqueId val="{0000000D-3F8F-432F-8EB3-87713DDEEC1D}"/>
                </c:ext>
              </c:extLst>
            </c:dLbl>
            <c:dLbl>
              <c:idx val="7"/>
              <c:layout>
                <c:manualLayout>
                  <c:x val="2.7340332458442699E-7"/>
                  <c:y val="4.3527256026249898E-3"/>
                </c:manualLayout>
              </c:layout>
              <c:showLegendKey val="0"/>
              <c:showVal val="0"/>
              <c:showCatName val="1"/>
              <c:showSerName val="0"/>
              <c:showPercent val="1"/>
              <c:showBubbleSize val="0"/>
              <c:extLst>
                <c:ext xmlns:c15="http://schemas.microsoft.com/office/drawing/2012/chart" uri="{CE6537A1-D6FC-4f65-9D91-7224C49458BB}">
                  <c15:layout>
                    <c:manualLayout>
                      <c:w val="0.25694444444444442"/>
                      <c:h val="0.15333734215273601"/>
                    </c:manualLayout>
                  </c15:layout>
                </c:ext>
                <c:ext xmlns:c16="http://schemas.microsoft.com/office/drawing/2014/chart" uri="{C3380CC4-5D6E-409C-BE32-E72D297353CC}">
                  <c16:uniqueId val="{0000000F-3F8F-432F-8EB3-87713DDEEC1D}"/>
                </c:ext>
              </c:extLst>
            </c:dLbl>
            <c:dLbl>
              <c:idx val="8"/>
              <c:delete val="1"/>
              <c:extLst>
                <c:ext xmlns:c15="http://schemas.microsoft.com/office/drawing/2012/chart" uri="{CE6537A1-D6FC-4f65-9D91-7224C49458BB}"/>
                <c:ext xmlns:c16="http://schemas.microsoft.com/office/drawing/2014/chart" uri="{C3380CC4-5D6E-409C-BE32-E72D297353CC}">
                  <c16:uniqueId val="{00000011-3F8F-432F-8EB3-87713DDEEC1D}"/>
                </c:ext>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F8F-432F-8EB3-87713DDEEC1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C27-4DCE-90B5-78759F2FE1DB}"/>
                </c:ext>
              </c:extLst>
            </c:dLbl>
            <c:dLbl>
              <c:idx val="1"/>
              <c:layout>
                <c:manualLayout>
                  <c:x val="-8.5592969820751899E-4"/>
                  <c:y val="-0.156114686951433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C27-4DCE-90B5-78759F2FE1DB}"/>
                </c:ext>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744027303754265"/>
                      <c:h val="0.1740784084259801"/>
                    </c:manualLayout>
                  </c15:layout>
                </c:ext>
                <c:ext xmlns:c16="http://schemas.microsoft.com/office/drawing/2014/chart" uri="{C3380CC4-5D6E-409C-BE32-E72D297353CC}">
                  <c16:uniqueId val="{00000005-EC27-4DCE-90B5-78759F2FE1DB}"/>
                </c:ext>
              </c:extLst>
            </c:dLbl>
            <c:dLbl>
              <c:idx val="4"/>
              <c:delete val="1"/>
              <c:extLst>
                <c:ext xmlns:c15="http://schemas.microsoft.com/office/drawing/2012/chart" uri="{CE6537A1-D6FC-4f65-9D91-7224C49458BB}"/>
                <c:ext xmlns:c16="http://schemas.microsoft.com/office/drawing/2014/chart" uri="{C3380CC4-5D6E-409C-BE32-E72D297353CC}">
                  <c16:uniqueId val="{00000009-EC27-4DCE-90B5-78759F2FE1DB}"/>
                </c:ext>
              </c:extLst>
            </c:dLbl>
            <c:dLbl>
              <c:idx val="5"/>
              <c:delete val="1"/>
              <c:extLst>
                <c:ext xmlns:c15="http://schemas.microsoft.com/office/drawing/2012/chart" uri="{CE6537A1-D6FC-4f65-9D91-7224C49458BB}"/>
                <c:ext xmlns:c16="http://schemas.microsoft.com/office/drawing/2014/chart" uri="{C3380CC4-5D6E-409C-BE32-E72D297353CC}">
                  <c16:uniqueId val="{0000000B-EC27-4DCE-90B5-78759F2FE1DB}"/>
                </c:ext>
              </c:extLst>
            </c:dLbl>
            <c:dLbl>
              <c:idx val="6"/>
              <c:delete val="1"/>
              <c:extLst>
                <c:ext xmlns:c15="http://schemas.microsoft.com/office/drawing/2012/chart" uri="{CE6537A1-D6FC-4f65-9D91-7224C49458BB}"/>
                <c:ext xmlns:c16="http://schemas.microsoft.com/office/drawing/2014/chart" uri="{C3380CC4-5D6E-409C-BE32-E72D297353CC}">
                  <c16:uniqueId val="{0000000D-EC27-4DCE-90B5-78759F2FE1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1259770496"/>
        <c:axId val="-1259769952"/>
      </c:barChart>
      <c:catAx>
        <c:axId val="-1259770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9952"/>
        <c:crosses val="autoZero"/>
        <c:auto val="1"/>
        <c:lblAlgn val="ctr"/>
        <c:lblOffset val="100"/>
        <c:noMultiLvlLbl val="0"/>
      </c:catAx>
      <c:valAx>
        <c:axId val="-12597699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3071905074365702"/>
                      <c:h val="0.16666682449420217"/>
                    </c:manualLayout>
                  </c15:layout>
                </c:ext>
                <c:ext xmlns:c16="http://schemas.microsoft.com/office/drawing/2014/chart" uri="{C3380CC4-5D6E-409C-BE32-E72D297353CC}">
                  <c16:uniqueId val="{00000001-BFD1-4305-860F-220DC01A6BE6}"/>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 xmlns:c16="http://schemas.microsoft.com/office/drawing/2014/chart" uri="{C3380CC4-5D6E-409C-BE32-E72D297353CC}">
                  <c16:uniqueId val="{00000003-BFD1-4305-860F-220DC01A6B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1259772672"/>
        <c:axId val="-1259768864"/>
      </c:barChart>
      <c:catAx>
        <c:axId val="-125977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8864"/>
        <c:crosses val="autoZero"/>
        <c:auto val="1"/>
        <c:lblAlgn val="ctr"/>
        <c:lblOffset val="100"/>
        <c:noMultiLvlLbl val="0"/>
      </c:catAx>
      <c:valAx>
        <c:axId val="-12597688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2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9B74-49A5-ACC0-E7C30073ACB1}"/>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9B74-49A5-ACC0-E7C30073ACB1}"/>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9B74-49A5-ACC0-E7C30073A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8319-4F00-8231-C4D62C37399C}"/>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4652777777777779"/>
                      <c:h val="0.15333734215273601"/>
                    </c:manualLayout>
                  </c15:layout>
                </c:ext>
                <c:ext xmlns:c16="http://schemas.microsoft.com/office/drawing/2014/chart" uri="{C3380CC4-5D6E-409C-BE32-E72D297353CC}">
                  <c16:uniqueId val="{00000005-8319-4F00-8231-C4D62C37399C}"/>
                </c:ext>
              </c:extLst>
            </c:dLbl>
            <c:dLbl>
              <c:idx val="3"/>
              <c:layout>
                <c:manualLayout>
                  <c:x val="-0.119574311023622"/>
                  <c:y val="0.104758026713888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319-4F00-8231-C4D62C37399C}"/>
                </c:ext>
              </c:extLst>
            </c:dLbl>
            <c:dLbl>
              <c:idx val="4"/>
              <c:layout>
                <c:manualLayout>
                  <c:x val="-9.9121281714785597E-2"/>
                  <c:y val="3.40216192158181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319-4F00-8231-C4D62C37399C}"/>
                </c:ext>
              </c:extLst>
            </c:dLbl>
            <c:dLbl>
              <c:idx val="5"/>
              <c:delete val="1"/>
              <c:extLst>
                <c:ext xmlns:c15="http://schemas.microsoft.com/office/drawing/2012/chart" uri="{CE6537A1-D6FC-4f65-9D91-7224C49458BB}"/>
                <c:ext xmlns:c16="http://schemas.microsoft.com/office/drawing/2014/chart" uri="{C3380CC4-5D6E-409C-BE32-E72D297353CC}">
                  <c16:uniqueId val="{0000000B-8319-4F00-8231-C4D62C37399C}"/>
                </c:ext>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319-4F00-8231-C4D62C3739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852471566054245"/>
                      <c:h val="0.16666682449420217"/>
                    </c:manualLayout>
                  </c15:layout>
                  <c15:dlblFieldTable/>
                  <c15:showDataLabelsRange val="0"/>
                </c:ext>
                <c:ext xmlns:c16="http://schemas.microsoft.com/office/drawing/2014/chart" uri="{C3380CC4-5D6E-409C-BE32-E72D297353CC}">
                  <c16:uniqueId val="{00000001-7268-4FAC-AE40-D4B72A790544}"/>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3-7268-4FAC-AE40-D4B72A790544}"/>
                </c:ext>
              </c:extLst>
            </c:dLbl>
            <c:dLbl>
              <c:idx val="2"/>
              <c:layout>
                <c:manualLayout>
                  <c:x val="0.107646113442063"/>
                  <c:y val="-0.12962955071586199"/>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7268-4FAC-AE40-D4B72A790544}"/>
                </c:ext>
              </c:extLst>
            </c:dLbl>
            <c:dLbl>
              <c:idx val="3"/>
              <c:layout>
                <c:manualLayout>
                  <c:x val="0.25615114463762001"/>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268-4FAC-AE40-D4B72A7905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5EF6-47AB-8EAA-9027684798B7}"/>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6316778803130666"/>
                    </c:manualLayout>
                  </c15:layout>
                </c:ext>
                <c:ext xmlns:c16="http://schemas.microsoft.com/office/drawing/2014/chart" uri="{C3380CC4-5D6E-409C-BE32-E72D297353CC}">
                  <c16:uniqueId val="{00000003-5EF6-47AB-8EAA-9027684798B7}"/>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 xmlns:c16="http://schemas.microsoft.com/office/drawing/2014/chart" uri="{C3380CC4-5D6E-409C-BE32-E72D297353CC}">
                  <c16:uniqueId val="{00000005-5EF6-47AB-8EAA-9027684798B7}"/>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5EF6-47AB-8EAA-9027684798B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392333770778653"/>
                      <c:h val="0.16208682724040133"/>
                    </c:manualLayout>
                  </c15:layout>
                </c:ext>
                <c:ext xmlns:c16="http://schemas.microsoft.com/office/drawing/2014/chart" uri="{C3380CC4-5D6E-409C-BE32-E72D297353CC}">
                  <c16:uniqueId val="{00000001-B37C-41B1-8306-3E3545E3C567}"/>
                </c:ext>
              </c:extLst>
            </c:dLbl>
            <c:dLbl>
              <c:idx val="1"/>
              <c:layout>
                <c:manualLayout>
                  <c:x val="0.246256014873141"/>
                  <c:y val="5.0049005449784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37C-41B1-8306-3E3545E3C567}"/>
                </c:ext>
              </c:extLst>
            </c:dLbl>
            <c:dLbl>
              <c:idx val="2"/>
              <c:layout>
                <c:manualLayout>
                  <c:x val="-0.21261975065616801"/>
                  <c:y val="-0.15394718775005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37C-41B1-8306-3E3545E3C567}"/>
                </c:ext>
              </c:extLst>
            </c:dLbl>
            <c:dLbl>
              <c:idx val="3"/>
              <c:layout>
                <c:manualLayout>
                  <c:x val="0.246690179352581"/>
                  <c:y val="7.377474538472829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37C-41B1-8306-3E3545E3C567}"/>
                </c:ext>
              </c:extLst>
            </c:dLbl>
            <c:dLbl>
              <c:idx val="4"/>
              <c:delete val="1"/>
              <c:extLst>
                <c:ext xmlns:c15="http://schemas.microsoft.com/office/drawing/2012/chart" uri="{CE6537A1-D6FC-4f65-9D91-7224C49458BB}"/>
                <c:ext xmlns:c16="http://schemas.microsoft.com/office/drawing/2014/chart" uri="{C3380CC4-5D6E-409C-BE32-E72D297353CC}">
                  <c16:uniqueId val="{00000009-B37C-41B1-8306-3E3545E3C567}"/>
                </c:ext>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54861111111111"/>
                      <c:h val="0.160396020852174"/>
                    </c:manualLayout>
                  </c15:layout>
                </c:ext>
                <c:ext xmlns:c16="http://schemas.microsoft.com/office/drawing/2014/chart" uri="{C3380CC4-5D6E-409C-BE32-E72D297353CC}">
                  <c16:uniqueId val="{0000000B-B37C-41B1-8306-3E3545E3C567}"/>
                </c:ext>
              </c:extLst>
            </c:dLbl>
            <c:dLbl>
              <c:idx val="6"/>
              <c:delete val="1"/>
              <c:extLst>
                <c:ext xmlns:c15="http://schemas.microsoft.com/office/drawing/2012/chart" uri="{CE6537A1-D6FC-4f65-9D91-7224C49458BB}"/>
                <c:ext xmlns:c16="http://schemas.microsoft.com/office/drawing/2014/chart" uri="{C3380CC4-5D6E-409C-BE32-E72D297353CC}">
                  <c16:uniqueId val="{0000000D-B37C-41B1-8306-3E3545E3C567}"/>
                </c:ext>
              </c:extLst>
            </c:dLbl>
            <c:dLbl>
              <c:idx val="7"/>
              <c:delete val="1"/>
              <c:extLst>
                <c:ext xmlns:c15="http://schemas.microsoft.com/office/drawing/2012/chart" uri="{CE6537A1-D6FC-4f65-9D91-7224C49458BB}"/>
                <c:ext xmlns:c16="http://schemas.microsoft.com/office/drawing/2014/chart" uri="{C3380CC4-5D6E-409C-BE32-E72D297353CC}">
                  <c16:uniqueId val="{0000000F-B37C-41B1-8306-3E3545E3C567}"/>
                </c:ext>
              </c:extLst>
            </c:dLbl>
            <c:dLbl>
              <c:idx val="8"/>
              <c:delete val="1"/>
              <c:extLst>
                <c:ext xmlns:c15="http://schemas.microsoft.com/office/drawing/2012/chart" uri="{CE6537A1-D6FC-4f65-9D91-7224C49458BB}"/>
                <c:ext xmlns:c16="http://schemas.microsoft.com/office/drawing/2014/chart" uri="{C3380CC4-5D6E-409C-BE32-E72D297353CC}">
                  <c16:uniqueId val="{00000011-B37C-41B1-8306-3E3545E3C567}"/>
                </c:ext>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361111111111111"/>
                      <c:h val="0.2164762477450391"/>
                    </c:manualLayout>
                  </c15:layout>
                </c:ext>
                <c:ext xmlns:c16="http://schemas.microsoft.com/office/drawing/2014/chart" uri="{C3380CC4-5D6E-409C-BE32-E72D297353CC}">
                  <c16:uniqueId val="{00000013-B37C-41B1-8306-3E3545E3C567}"/>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427110673665791"/>
                      <c:h val="0.16810005634443018"/>
                    </c:manualLayout>
                  </c15:layout>
                  <c15:dlblFieldTable/>
                  <c15:showDataLabelsRange val="0"/>
                </c:ext>
                <c:ext xmlns:c16="http://schemas.microsoft.com/office/drawing/2014/chart" uri="{C3380CC4-5D6E-409C-BE32-E72D297353CC}">
                  <c16:uniqueId val="{00000015-B37C-41B1-8306-3E3545E3C567}"/>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B37C-41B1-8306-3E3545E3C5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D4B-49A3-B57E-CA753943EAA9}"/>
              </c:ext>
            </c:extLst>
          </c:dPt>
          <c:dLbls>
            <c:dLbl>
              <c:idx val="0"/>
              <c:delete val="1"/>
              <c:extLst>
                <c:ext xmlns:c15="http://schemas.microsoft.com/office/drawing/2012/chart" uri="{CE6537A1-D6FC-4f65-9D91-7224C49458BB}"/>
                <c:ext xmlns:c16="http://schemas.microsoft.com/office/drawing/2014/chart" uri="{C3380CC4-5D6E-409C-BE32-E72D297353CC}">
                  <c16:uniqueId val="{00000001-6D4B-49A3-B57E-CA753943EAA9}"/>
                </c:ext>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215277777777779"/>
                      <c:h val="0.17438364401683704"/>
                    </c:manualLayout>
                  </c15:layout>
                </c:ext>
                <c:ext xmlns:c16="http://schemas.microsoft.com/office/drawing/2014/chart" uri="{C3380CC4-5D6E-409C-BE32-E72D297353CC}">
                  <c16:uniqueId val="{00000003-6D4B-49A3-B57E-CA753943EAA9}"/>
                </c:ext>
              </c:extLst>
            </c:dLbl>
            <c:dLbl>
              <c:idx val="2"/>
              <c:layout>
                <c:manualLayout>
                  <c:x val="-0.11123632983377101"/>
                  <c:y val="1.1277882206997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D4B-49A3-B57E-CA753943EAA9}"/>
                </c:ext>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722222222222221"/>
                      <c:h val="0.15634395670475046"/>
                    </c:manualLayout>
                  </c15:layout>
                </c:ext>
                <c:ext xmlns:c16="http://schemas.microsoft.com/office/drawing/2014/chart" uri="{C3380CC4-5D6E-409C-BE32-E72D297353CC}">
                  <c16:uniqueId val="{00000007-6D4B-49A3-B57E-CA753943EAA9}"/>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256944444444442"/>
                      <c:h val="0.16686710763680096"/>
                    </c:manualLayout>
                  </c15:layout>
                </c:ext>
                <c:ext xmlns:c16="http://schemas.microsoft.com/office/drawing/2014/chart" uri="{C3380CC4-5D6E-409C-BE32-E72D297353CC}">
                  <c16:uniqueId val="{00000009-6D4B-49A3-B57E-CA753943EAA9}"/>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6D4B-49A3-B57E-CA753943EAA9}"/>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F-6D4B-49A3-B57E-CA753943EAA9}"/>
                </c:ext>
              </c:extLst>
            </c:dLbl>
            <c:dLbl>
              <c:idx val="8"/>
              <c:delete val="1"/>
              <c:extLst>
                <c:ext xmlns:c15="http://schemas.microsoft.com/office/drawing/2012/chart" uri="{CE6537A1-D6FC-4f65-9D91-7224C49458BB}"/>
                <c:ext xmlns:c16="http://schemas.microsoft.com/office/drawing/2014/chart" uri="{C3380CC4-5D6E-409C-BE32-E72D297353CC}">
                  <c16:uniqueId val="{00000011-6D4B-49A3-B57E-CA753943EAA9}"/>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6D4B-49A3-B57E-CA753943EA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4C2-4752-81B8-B51809556F19}"/>
                </c:ext>
              </c:extLst>
            </c:dLbl>
            <c:dLbl>
              <c:idx val="1"/>
              <c:layout>
                <c:manualLayout>
                  <c:x val="-2.0833333333333301E-2"/>
                  <c:y val="-0.111793971319871"/>
                </c:manualLayout>
              </c:layout>
              <c:showLegendKey val="0"/>
              <c:showVal val="0"/>
              <c:showCatName val="1"/>
              <c:showSerName val="0"/>
              <c:showPercent val="1"/>
              <c:showBubbleSize val="0"/>
              <c:extLst>
                <c:ext xmlns:c15="http://schemas.microsoft.com/office/drawing/2012/chart" uri="{CE6537A1-D6FC-4f65-9D91-7224C49458BB}">
                  <c15:layout>
                    <c:manualLayout>
                      <c:w val="0.3420138888888889"/>
                      <c:h val="0.21071115013169447"/>
                    </c:manualLayout>
                  </c15:layout>
                </c:ext>
                <c:ext xmlns:c16="http://schemas.microsoft.com/office/drawing/2014/chart" uri="{C3380CC4-5D6E-409C-BE32-E72D297353CC}">
                  <c16:uniqueId val="{00000003-B4C2-4752-81B8-B51809556F19}"/>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 xmlns:c16="http://schemas.microsoft.com/office/drawing/2014/chart" uri="{C3380CC4-5D6E-409C-BE32-E72D297353CC}">
                  <c16:uniqueId val="{00000005-B4C2-4752-81B8-B51809556F19}"/>
                </c:ext>
              </c:extLst>
            </c:dLbl>
            <c:dLbl>
              <c:idx val="3"/>
              <c:delete val="1"/>
              <c:extLst>
                <c:ext xmlns:c15="http://schemas.microsoft.com/office/drawing/2012/chart" uri="{CE6537A1-D6FC-4f65-9D91-7224C49458BB}"/>
                <c:ext xmlns:c16="http://schemas.microsoft.com/office/drawing/2014/chart" uri="{C3380CC4-5D6E-409C-BE32-E72D297353CC}">
                  <c16:uniqueId val="{00000007-B4C2-4752-81B8-B51809556F1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1259767776"/>
        <c:axId val="-1259771040"/>
      </c:barChart>
      <c:catAx>
        <c:axId val="-1259767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1040"/>
        <c:crosses val="autoZero"/>
        <c:auto val="1"/>
        <c:lblAlgn val="ctr"/>
        <c:lblOffset val="100"/>
        <c:noMultiLvlLbl val="0"/>
      </c:catAx>
      <c:valAx>
        <c:axId val="-12597710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7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c:ext xmlns:c15="http://schemas.microsoft.com/office/drawing/2012/chart" uri="{CE6537A1-D6FC-4f65-9D91-7224C49458BB}">
                  <c15:layout>
                    <c:manualLayout>
                      <c:w val="0.4237746062992126"/>
                      <c:h val="0.16666682449420217"/>
                    </c:manualLayout>
                  </c15:layout>
                </c:ext>
                <c:ext xmlns:c16="http://schemas.microsoft.com/office/drawing/2014/chart" uri="{C3380CC4-5D6E-409C-BE32-E72D297353CC}">
                  <c16:uniqueId val="{00000001-5C02-4767-994C-3AEFEFBD54C7}"/>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5C02-4767-994C-3AEFEFBD54C7}"/>
                </c:ext>
              </c:extLst>
            </c:dLbl>
            <c:dLbl>
              <c:idx val="2"/>
              <c:layout>
                <c:manualLayout>
                  <c:x val="0.19686174506706999"/>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2088418635170601"/>
                      <c:h val="0.16666682449420217"/>
                    </c:manualLayout>
                  </c15:layout>
                </c:ext>
                <c:ext xmlns:c16="http://schemas.microsoft.com/office/drawing/2014/chart" uri="{C3380CC4-5D6E-409C-BE32-E72D297353CC}">
                  <c16:uniqueId val="{00000005-5C02-4767-994C-3AEFEFBD54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1259769408"/>
        <c:axId val="-1259767232"/>
      </c:barChart>
      <c:catAx>
        <c:axId val="-1259769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7232"/>
        <c:crosses val="autoZero"/>
        <c:auto val="1"/>
        <c:lblAlgn val="ctr"/>
        <c:lblOffset val="100"/>
        <c:noMultiLvlLbl val="0"/>
      </c:catAx>
      <c:valAx>
        <c:axId val="-12597672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9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4390-41EA-B68E-679F37088D8E}"/>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4390-41EA-B68E-679F37088D8E}"/>
                </c:ext>
              </c:extLst>
            </c:dLbl>
            <c:dLbl>
              <c:idx val="2"/>
              <c:layout>
                <c:manualLayout>
                  <c:x val="3.3911810068229499E-2"/>
                  <c:y val="2.5941601049868802E-2"/>
                </c:manualLayout>
              </c:layout>
              <c:showLegendKey val="0"/>
              <c:showVal val="0"/>
              <c:showCatName val="1"/>
              <c:showSerName val="0"/>
              <c:showPercent val="1"/>
              <c:showBubbleSize val="0"/>
              <c:extLs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4390-41EA-B68E-679F37088D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120F-4349-8939-C08FAE91249C}"/>
                </c:ext>
              </c:extLst>
            </c:dLbl>
            <c:dLbl>
              <c:idx val="1"/>
              <c:layout>
                <c:manualLayout>
                  <c:x val="-0.21751968503937"/>
                  <c:y val="-0.135956742629059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20F-4349-8939-C08FAE91249C}"/>
                </c:ext>
              </c:extLst>
            </c:dLbl>
            <c:dLbl>
              <c:idx val="2"/>
              <c:layout>
                <c:manualLayout>
                  <c:x val="0.179571924531363"/>
                  <c:y val="-0.123253262821251"/>
                </c:manualLayout>
              </c:layout>
              <c:showLegendKey val="0"/>
              <c:showVal val="0"/>
              <c:showCatName val="1"/>
              <c:showSerName val="0"/>
              <c:showPercent val="1"/>
              <c:showBubbleSize val="0"/>
              <c:extLst>
                <c:ext xmlns:c15="http://schemas.microsoft.com/office/drawing/2012/chart" uri="{CE6537A1-D6FC-4f65-9D91-7224C49458BB}">
                  <c15:layout>
                    <c:manualLayout>
                      <c:w val="0.25013888888888886"/>
                      <c:h val="0.21620588917666109"/>
                    </c:manualLayout>
                  </c15:layout>
                </c:ext>
                <c:ext xmlns:c16="http://schemas.microsoft.com/office/drawing/2014/chart" uri="{C3380CC4-5D6E-409C-BE32-E72D297353CC}">
                  <c16:uniqueId val="{00000005-120F-4349-8939-C08FAE91249C}"/>
                </c:ext>
              </c:extLst>
            </c:dLbl>
            <c:dLbl>
              <c:idx val="3"/>
              <c:layout>
                <c:manualLayout>
                  <c:x val="0.15741579177602799"/>
                  <c:y val="0.1686279894508070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20F-4349-8939-C08FAE91249C}"/>
                </c:ext>
              </c:extLst>
            </c:dLbl>
            <c:dLbl>
              <c:idx val="4"/>
              <c:delete val="1"/>
              <c:extLst>
                <c:ext xmlns:c15="http://schemas.microsoft.com/office/drawing/2012/chart" uri="{CE6537A1-D6FC-4f65-9D91-7224C49458BB}"/>
                <c:ext xmlns:c16="http://schemas.microsoft.com/office/drawing/2014/chart" uri="{C3380CC4-5D6E-409C-BE32-E72D297353CC}">
                  <c16:uniqueId val="{00000009-120F-4349-8939-C08FAE91249C}"/>
                </c:ext>
              </c:extLst>
            </c:dLbl>
            <c:dLbl>
              <c:idx val="5"/>
              <c:delete val="1"/>
              <c:extLst>
                <c:ext xmlns:c15="http://schemas.microsoft.com/office/drawing/2012/chart" uri="{CE6537A1-D6FC-4f65-9D91-7224C49458BB}"/>
                <c:ext xmlns:c16="http://schemas.microsoft.com/office/drawing/2014/chart" uri="{C3380CC4-5D6E-409C-BE32-E72D297353CC}">
                  <c16:uniqueId val="{0000000B-120F-4349-8939-C08FAE91249C}"/>
                </c:ext>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20F-4349-8939-C08FAE9124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layout>
                    <c:manualLayout>
                      <c:w val="0.29158027121609797"/>
                      <c:h val="0.16666682449420217"/>
                    </c:manualLayout>
                  </c15:layout>
                  <c15:dlblFieldTable/>
                  <c15:showDataLabelsRange val="0"/>
                </c:ext>
                <c:ext xmlns:c16="http://schemas.microsoft.com/office/drawing/2014/chart" uri="{C3380CC4-5D6E-409C-BE32-E72D297353CC}">
                  <c16:uniqueId val="{00000001-EA7F-46E8-9091-7AF701BFBC6C}"/>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027777777777779"/>
                      <c:h val="0.16867107636800963"/>
                    </c:manualLayout>
                  </c15:layout>
                </c:ext>
                <c:ext xmlns:c16="http://schemas.microsoft.com/office/drawing/2014/chart" uri="{C3380CC4-5D6E-409C-BE32-E72D297353CC}">
                  <c16:uniqueId val="{00000003-EA7F-46E8-9091-7AF701BFBC6C}"/>
                </c:ext>
              </c:extLst>
            </c:dLbl>
            <c:dLbl>
              <c:idx val="2"/>
              <c:layout>
                <c:manualLayout>
                  <c:x val="1.7368219597550302E-2"/>
                  <c:y val="-0.129629357815541"/>
                </c:manualLayout>
              </c:layout>
              <c:showLegendKey val="0"/>
              <c:showVal val="0"/>
              <c:showCatName val="1"/>
              <c:showSerName val="0"/>
              <c:showPercent val="1"/>
              <c:showBubbleSize val="0"/>
              <c:extLs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EA7F-46E8-9091-7AF701BFBC6C}"/>
                </c:ext>
              </c:extLst>
            </c:dLbl>
            <c:dLbl>
              <c:idx val="3"/>
              <c:layout>
                <c:manualLayout>
                  <c:x val="0.25615114463762001"/>
                  <c:y val="7.53073053368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A7F-46E8-9091-7AF701BFBC6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1-C3F7-4B86-BDBF-CBF5464D2F71}"/>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C3F7-4B86-BDBF-CBF5464D2F71}"/>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 xmlns:c16="http://schemas.microsoft.com/office/drawing/2014/chart" uri="{C3380CC4-5D6E-409C-BE32-E72D297353CC}">
                  <c16:uniqueId val="{00000005-C3F7-4B86-BDBF-CBF5464D2F71}"/>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7-C3F7-4B86-BDBF-CBF5464D2F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253444881889764"/>
                      <c:h val="0.16208682724040133"/>
                    </c:manualLayout>
                  </c15:layout>
                </c:ext>
                <c:ext xmlns:c16="http://schemas.microsoft.com/office/drawing/2014/chart" uri="{C3380CC4-5D6E-409C-BE32-E72D297353CC}">
                  <c16:uniqueId val="{00000001-F78D-4135-9D10-325BCABA51AC}"/>
                </c:ext>
              </c:extLst>
            </c:dLbl>
            <c:dLbl>
              <c:idx val="1"/>
              <c:delete val="1"/>
              <c:extLst>
                <c:ext xmlns:c15="http://schemas.microsoft.com/office/drawing/2012/chart" uri="{CE6537A1-D6FC-4f65-9D91-7224C49458BB}"/>
                <c:ext xmlns:c16="http://schemas.microsoft.com/office/drawing/2014/chart" uri="{C3380CC4-5D6E-409C-BE32-E72D297353CC}">
                  <c16:uniqueId val="{00000003-F78D-4135-9D10-325BCABA51AC}"/>
                </c:ext>
              </c:extLst>
            </c:dLbl>
            <c:dLbl>
              <c:idx val="2"/>
              <c:layout>
                <c:manualLayout>
                  <c:x val="-0.25428641732283502"/>
                  <c:y val="-9.629689253365280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78D-4135-9D10-325BCABA51AC}"/>
                </c:ext>
              </c:extLst>
            </c:dLbl>
            <c:dLbl>
              <c:idx val="4"/>
              <c:delete val="1"/>
              <c:extLst>
                <c:ext xmlns:c15="http://schemas.microsoft.com/office/drawing/2012/chart" uri="{CE6537A1-D6FC-4f65-9D91-7224C49458BB}"/>
                <c:ext xmlns:c16="http://schemas.microsoft.com/office/drawing/2014/chart" uri="{C3380CC4-5D6E-409C-BE32-E72D297353CC}">
                  <c16:uniqueId val="{00000009-F78D-4135-9D10-325BCABA51AC}"/>
                </c:ext>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107638888888889"/>
                      <c:h val="0.17137702946482261"/>
                    </c:manualLayout>
                  </c15:layout>
                </c:ext>
                <c:ext xmlns:c16="http://schemas.microsoft.com/office/drawing/2014/chart" uri="{C3380CC4-5D6E-409C-BE32-E72D297353CC}">
                  <c16:uniqueId val="{0000000B-F78D-4135-9D10-325BCABA51AC}"/>
                </c:ext>
              </c:extLst>
            </c:dLbl>
            <c:dLbl>
              <c:idx val="6"/>
              <c:delete val="1"/>
              <c:extLst>
                <c:ext xmlns:c15="http://schemas.microsoft.com/office/drawing/2012/chart" uri="{CE6537A1-D6FC-4f65-9D91-7224C49458BB}"/>
                <c:ext xmlns:c16="http://schemas.microsoft.com/office/drawing/2014/chart" uri="{C3380CC4-5D6E-409C-BE32-E72D297353CC}">
                  <c16:uniqueId val="{0000000D-F78D-4135-9D10-325BCABA51AC}"/>
                </c:ext>
              </c:extLst>
            </c:dLbl>
            <c:dLbl>
              <c:idx val="7"/>
              <c:delete val="1"/>
              <c:extLst>
                <c:ext xmlns:c15="http://schemas.microsoft.com/office/drawing/2012/chart" uri="{CE6537A1-D6FC-4f65-9D91-7224C49458BB}"/>
                <c:ext xmlns:c16="http://schemas.microsoft.com/office/drawing/2014/chart" uri="{C3380CC4-5D6E-409C-BE32-E72D297353CC}">
                  <c16:uniqueId val="{0000000F-F78D-4135-9D10-325BCABA51AC}"/>
                </c:ext>
              </c:extLst>
            </c:dLbl>
            <c:dLbl>
              <c:idx val="8"/>
              <c:delete val="1"/>
              <c:extLst>
                <c:ext xmlns:c15="http://schemas.microsoft.com/office/drawing/2012/chart" uri="{CE6537A1-D6FC-4f65-9D91-7224C49458BB}"/>
                <c:ext xmlns:c16="http://schemas.microsoft.com/office/drawing/2014/chart" uri="{C3380CC4-5D6E-409C-BE32-E72D297353CC}">
                  <c16:uniqueId val="{00000011-F78D-4135-9D10-325BCABA51AC}"/>
                </c:ext>
              </c:extLst>
            </c:dLbl>
            <c:dLbl>
              <c:idx val="9"/>
              <c:delete val="1"/>
              <c:extLst>
                <c:ext xmlns:c15="http://schemas.microsoft.com/office/drawing/2012/chart" uri="{CE6537A1-D6FC-4f65-9D91-7224C49458BB}"/>
                <c:ext xmlns:c16="http://schemas.microsoft.com/office/drawing/2014/chart" uri="{C3380CC4-5D6E-409C-BE32-E72D297353CC}">
                  <c16:uniqueId val="{00000013-F78D-4135-9D10-325BCABA51AC}"/>
                </c:ext>
              </c:extLst>
            </c:dLbl>
            <c:dLbl>
              <c:idx val="10"/>
              <c:layout>
                <c:manualLayout>
                  <c:x val="4.3416447944007001E-4"/>
                  <c:y val="-5.16531645210012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78D-4135-9D10-325BCABA51AC}"/>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F78D-4135-9D10-325BCABA51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C17-4A3A-9CCD-504D305D726D}"/>
              </c:ext>
            </c:extLst>
          </c:dPt>
          <c:dLbls>
            <c:dLbl>
              <c:idx val="0"/>
              <c:delete val="1"/>
              <c:extLst>
                <c:ext xmlns:c15="http://schemas.microsoft.com/office/drawing/2012/chart" uri="{CE6537A1-D6FC-4f65-9D91-7224C49458BB}"/>
                <c:ext xmlns:c16="http://schemas.microsoft.com/office/drawing/2014/chart" uri="{C3380CC4-5D6E-409C-BE32-E72D297353CC}">
                  <c16:uniqueId val="{00000001-3C17-4A3A-9CCD-504D305D726D}"/>
                </c:ext>
              </c:extLst>
            </c:dLbl>
            <c:dLbl>
              <c:idx val="1"/>
              <c:layout>
                <c:manualLayout>
                  <c:x val="-3.4722222222222203E-2"/>
                  <c:y val="6.3546100633993199E-2"/>
                </c:manualLayout>
              </c:layout>
              <c:showLegendKey val="0"/>
              <c:showVal val="0"/>
              <c:showCatName val="1"/>
              <c:showSerName val="0"/>
              <c:showPercent val="1"/>
              <c:showBubbleSize val="0"/>
              <c:extLst>
                <c:ext xmlns:c15="http://schemas.microsoft.com/office/drawing/2012/chart" uri="{CE6537A1-D6FC-4f65-9D91-7224C49458BB}">
                  <c15:layout>
                    <c:manualLayout>
                      <c:w val="0.34027777777777779"/>
                      <c:h val="0.2164762477450391"/>
                    </c:manualLayout>
                  </c15:layout>
                </c:ext>
                <c:ext xmlns:c16="http://schemas.microsoft.com/office/drawing/2014/chart" uri="{C3380CC4-5D6E-409C-BE32-E72D297353CC}">
                  <c16:uniqueId val="{00000003-3C17-4A3A-9CCD-504D305D726D}"/>
                </c:ext>
              </c:extLst>
            </c:dLbl>
            <c:dLbl>
              <c:idx val="2"/>
              <c:layout>
                <c:manualLayout>
                  <c:x val="0.11311058271283"/>
                  <c:y val="2.45614610673666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17-4A3A-9CCD-504D305D726D}"/>
                </c:ext>
              </c:extLst>
            </c:dLbl>
            <c:dLbl>
              <c:idx val="3"/>
              <c:layout>
                <c:manualLayout>
                  <c:x val="0.13468722659667501"/>
                  <c:y val="0.1485135013565279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C17-4A3A-9CCD-504D305D726D}"/>
                </c:ext>
              </c:extLst>
            </c:dLbl>
            <c:dLbl>
              <c:idx val="4"/>
              <c:delete val="1"/>
              <c:extLst>
                <c:ext xmlns:c15="http://schemas.microsoft.com/office/drawing/2012/chart" uri="{CE6537A1-D6FC-4f65-9D91-7224C49458BB}"/>
                <c:ext xmlns:c16="http://schemas.microsoft.com/office/drawing/2014/chart" uri="{C3380CC4-5D6E-409C-BE32-E72D297353CC}">
                  <c16:uniqueId val="{00000009-3C17-4A3A-9CCD-504D305D726D}"/>
                </c:ext>
              </c:extLst>
            </c:dLbl>
            <c:dLbl>
              <c:idx val="5"/>
              <c:layout>
                <c:manualLayout>
                  <c:x val="-0.23611111111111099"/>
                  <c:y val="-0.13830426939266399"/>
                </c:manualLayout>
              </c:layout>
              <c:showLegendKey val="0"/>
              <c:showVal val="0"/>
              <c:showCatName val="1"/>
              <c:showSerName val="0"/>
              <c:showPercent val="1"/>
              <c:showBubbleSize val="0"/>
              <c:extLst>
                <c:ext xmlns:c15="http://schemas.microsoft.com/office/drawing/2012/chart" uri="{CE6537A1-D6FC-4f65-9D91-7224C49458BB}">
                  <c15:layout>
                    <c:manualLayout>
                      <c:w val="0.31597222222222221"/>
                      <c:h val="0.21196632591701745"/>
                    </c:manualLayout>
                  </c15:layout>
                </c:ext>
                <c:ext xmlns:c16="http://schemas.microsoft.com/office/drawing/2014/chart" uri="{C3380CC4-5D6E-409C-BE32-E72D297353CC}">
                  <c16:uniqueId val="{0000000B-3C17-4A3A-9CCD-504D305D726D}"/>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3C17-4A3A-9CCD-504D305D726D}"/>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7083333333333331"/>
                      <c:h val="0.20895971136500302"/>
                    </c:manualLayout>
                  </c15:layout>
                </c:ext>
                <c:ext xmlns:c16="http://schemas.microsoft.com/office/drawing/2014/chart" uri="{C3380CC4-5D6E-409C-BE32-E72D297353CC}">
                  <c16:uniqueId val="{0000000F-3C17-4A3A-9CCD-504D305D726D}"/>
                </c:ext>
              </c:extLst>
            </c:dLbl>
            <c:dLbl>
              <c:idx val="8"/>
              <c:layout>
                <c:manualLayout>
                  <c:x val="0"/>
                  <c:y val="2.2206807732917899E-2"/>
                </c:manualLayout>
              </c:layout>
              <c:showLegendKey val="0"/>
              <c:showVal val="0"/>
              <c:showCatName val="1"/>
              <c:showSerName val="0"/>
              <c:showPercent val="1"/>
              <c:showBubbleSize val="0"/>
              <c:extLst>
                <c:ext xmlns:c15="http://schemas.microsoft.com/office/drawing/2012/chart" uri="{CE6537A1-D6FC-4f65-9D91-7224C49458BB}">
                  <c15:layout>
                    <c:manualLayout>
                      <c:w val="0.29166666666666669"/>
                      <c:h val="0.28412507516536378"/>
                    </c:manualLayout>
                  </c15:layout>
                </c:ext>
                <c:ext xmlns:c16="http://schemas.microsoft.com/office/drawing/2014/chart" uri="{C3380CC4-5D6E-409C-BE32-E72D297353CC}">
                  <c16:uniqueId val="{00000011-3C17-4A3A-9CCD-504D305D72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3C17-4A3A-9CCD-504D305D72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DC-4940-9DD8-D7438579FE8D}"/>
              </c:ext>
            </c:extLst>
          </c:dPt>
          <c:dLbls>
            <c:dLbl>
              <c:idx val="0"/>
              <c:delete val="1"/>
              <c:extLst>
                <c:ext xmlns:c15="http://schemas.microsoft.com/office/drawing/2012/chart" uri="{CE6537A1-D6FC-4f65-9D91-7224C49458BB}"/>
                <c:ext xmlns:c16="http://schemas.microsoft.com/office/drawing/2014/chart" uri="{C3380CC4-5D6E-409C-BE32-E72D297353CC}">
                  <c16:uniqueId val="{00000001-BCDC-4940-9DD8-D7438579FE8D}"/>
                </c:ext>
              </c:extLst>
            </c:dLbl>
            <c:dLbl>
              <c:idx val="1"/>
              <c:delete val="1"/>
              <c:extLst>
                <c:ext xmlns:c15="http://schemas.microsoft.com/office/drawing/2012/chart" uri="{CE6537A1-D6FC-4f65-9D91-7224C49458BB}"/>
                <c:ext xmlns:c16="http://schemas.microsoft.com/office/drawing/2014/chart" uri="{C3380CC4-5D6E-409C-BE32-E72D297353CC}">
                  <c16:uniqueId val="{00000003-BCDC-4940-9DD8-D7438579FE8D}"/>
                </c:ext>
              </c:extLst>
            </c:dLbl>
            <c:dLbl>
              <c:idx val="2"/>
              <c:delete val="1"/>
              <c:extLst>
                <c:ext xmlns:c15="http://schemas.microsoft.com/office/drawing/2012/chart" uri="{CE6537A1-D6FC-4f65-9D91-7224C49458BB}"/>
                <c:ext xmlns:c16="http://schemas.microsoft.com/office/drawing/2014/chart" uri="{C3380CC4-5D6E-409C-BE32-E72D297353CC}">
                  <c16:uniqueId val="{00000005-BCDC-4940-9DD8-D7438579FE8D}"/>
                </c:ext>
              </c:extLst>
            </c:dLbl>
            <c:dLbl>
              <c:idx val="3"/>
              <c:delete val="1"/>
              <c:extLst>
                <c:ext xmlns:c15="http://schemas.microsoft.com/office/drawing/2012/chart" uri="{CE6537A1-D6FC-4f65-9D91-7224C49458BB}"/>
                <c:ext xmlns:c16="http://schemas.microsoft.com/office/drawing/2014/chart" uri="{C3380CC4-5D6E-409C-BE32-E72D297353CC}">
                  <c16:uniqueId val="{00000007-BCDC-4940-9DD8-D7438579FE8D}"/>
                </c:ext>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5325883801056209"/>
                      <c:h val="0.13078703703703703"/>
                    </c:manualLayout>
                  </c15:layout>
                  <c15:dlblFieldTable/>
                  <c15:showDataLabelsRange val="0"/>
                </c:ext>
                <c:ext xmlns:c16="http://schemas.microsoft.com/office/drawing/2014/chart" uri="{C3380CC4-5D6E-409C-BE32-E72D297353CC}">
                  <c16:uniqueId val="{00000009-BCDC-4940-9DD8-D7438579FE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1259766688"/>
        <c:axId val="-1259773760"/>
      </c:barChart>
      <c:catAx>
        <c:axId val="-1259766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73760"/>
        <c:crosses val="autoZero"/>
        <c:auto val="1"/>
        <c:lblAlgn val="ctr"/>
        <c:lblOffset val="100"/>
        <c:noMultiLvlLbl val="0"/>
      </c:catAx>
      <c:valAx>
        <c:axId val="-125977376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766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c:ext xmlns:c15="http://schemas.microsoft.com/office/drawing/2012/chart" uri="{CE6537A1-D6FC-4f65-9D91-7224C49458BB}">
                  <c15:layout>
                    <c:manualLayout>
                      <c:w val="0.3612746062992126"/>
                      <c:h val="0.16666682449420217"/>
                    </c:manualLayout>
                  </c15:layout>
                </c:ext>
                <c:ext xmlns:c16="http://schemas.microsoft.com/office/drawing/2014/chart" uri="{C3380CC4-5D6E-409C-BE32-E72D297353CC}">
                  <c16:uniqueId val="{00000001-2701-4BE8-B543-533C9F832A04}"/>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2701-4BE8-B543-533C9F832A04}"/>
                </c:ext>
              </c:extLst>
            </c:dLbl>
            <c:dLbl>
              <c:idx val="2"/>
              <c:layout>
                <c:manualLayout>
                  <c:x val="0.186445078400403"/>
                  <c:y val="-8.8247223506763006E-2"/>
                </c:manualLayout>
              </c:layout>
              <c:showLegendKey val="0"/>
              <c:showVal val="0"/>
              <c:showCatName val="1"/>
              <c:showSerName val="0"/>
              <c:showPercent val="1"/>
              <c:showBubbleSize val="0"/>
              <c:extLst>
                <c:ext xmlns:c15="http://schemas.microsoft.com/office/drawing/2012/chart" uri="{CE6537A1-D6FC-4f65-9D91-7224C49458BB}">
                  <c15:layout>
                    <c:manualLayout>
                      <c:w val="0.3000508530183727"/>
                      <c:h val="0.16666682449420217"/>
                    </c:manualLayout>
                  </c15:layout>
                </c:ext>
                <c:ext xmlns:c16="http://schemas.microsoft.com/office/drawing/2014/chart" uri="{C3380CC4-5D6E-409C-BE32-E72D297353CC}">
                  <c16:uniqueId val="{00000005-2701-4BE8-B543-533C9F832A0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D1DF-4F0B-9221-960F4C9BAEBD}"/>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D1DF-4F0B-9221-960F4C9BAEBD}"/>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4671587926509184"/>
                      <c:h val="0.15322576178563843"/>
                    </c:manualLayout>
                  </c15:layout>
                </c:ext>
                <c:ext xmlns:c16="http://schemas.microsoft.com/office/drawing/2014/chart" uri="{C3380CC4-5D6E-409C-BE32-E72D297353CC}">
                  <c16:uniqueId val="{00000005-D1DF-4F0B-9221-960F4C9BAEBD}"/>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 xmlns:c16="http://schemas.microsoft.com/office/drawing/2014/chart" uri="{C3380CC4-5D6E-409C-BE32-E72D297353CC}">
                  <c16:uniqueId val="{00000007-D1DF-4F0B-9221-960F4C9BAEB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c:ext xmlns:c15="http://schemas.microsoft.com/office/drawing/2012/chart" uri="{CE6537A1-D6FC-4f65-9D91-7224C49458BB}">
                  <c15:layout>
                    <c:manualLayout>
                      <c:w val="0.25003444881889764"/>
                      <c:h val="0.2107563855221497"/>
                    </c:manualLayout>
                  </c15:layout>
                </c:ext>
                <c:ext xmlns:c16="http://schemas.microsoft.com/office/drawing/2014/chart" uri="{C3380CC4-5D6E-409C-BE32-E72D297353CC}">
                  <c16:uniqueId val="{00000001-39D3-4FB0-AFF1-93840C117053}"/>
                </c:ext>
              </c:extLst>
            </c:dLbl>
            <c:dLbl>
              <c:idx val="1"/>
              <c:delete val="1"/>
              <c:extLst>
                <c:ext xmlns:c15="http://schemas.microsoft.com/office/drawing/2012/chart" uri="{CE6537A1-D6FC-4f65-9D91-7224C49458BB}"/>
                <c:ext xmlns:c16="http://schemas.microsoft.com/office/drawing/2014/chart" uri="{C3380CC4-5D6E-409C-BE32-E72D297353CC}">
                  <c16:uniqueId val="{00000003-39D3-4FB0-AFF1-93840C117053}"/>
                </c:ext>
              </c:extLst>
            </c:dLbl>
            <c:dLbl>
              <c:idx val="2"/>
              <c:layout>
                <c:manualLayout>
                  <c:x val="-0.23414971566054199"/>
                  <c:y val="-6.88348672125246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9D3-4FB0-AFF1-93840C117053}"/>
                </c:ext>
              </c:extLst>
            </c:dLbl>
            <c:dLbl>
              <c:idx val="3"/>
              <c:delete val="1"/>
              <c:extLst>
                <c:ext xmlns:c15="http://schemas.microsoft.com/office/drawing/2012/chart" uri="{CE6537A1-D6FC-4f65-9D91-7224C49458BB}"/>
                <c:ext xmlns:c16="http://schemas.microsoft.com/office/drawing/2014/chart" uri="{C3380CC4-5D6E-409C-BE32-E72D297353CC}">
                  <c16:uniqueId val="{00000007-39D3-4FB0-AFF1-93840C117053}"/>
                </c:ext>
              </c:extLst>
            </c:dLbl>
            <c:dLbl>
              <c:idx val="4"/>
              <c:delete val="1"/>
              <c:extLst>
                <c:ext xmlns:c15="http://schemas.microsoft.com/office/drawing/2012/chart" uri="{CE6537A1-D6FC-4f65-9D91-7224C49458BB}"/>
                <c:ext xmlns:c16="http://schemas.microsoft.com/office/drawing/2014/chart" uri="{C3380CC4-5D6E-409C-BE32-E72D297353CC}">
                  <c16:uniqueId val="{00000009-39D3-4FB0-AFF1-93840C117053}"/>
                </c:ext>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2951388888888889"/>
                      <c:h val="0.17438452520515826"/>
                    </c:manualLayout>
                  </c15:layout>
                </c:ext>
                <c:ext xmlns:c16="http://schemas.microsoft.com/office/drawing/2014/chart" uri="{C3380CC4-5D6E-409C-BE32-E72D297353CC}">
                  <c16:uniqueId val="{0000000B-39D3-4FB0-AFF1-93840C117053}"/>
                </c:ext>
              </c:extLst>
            </c:dLbl>
            <c:dLbl>
              <c:idx val="6"/>
              <c:delete val="1"/>
              <c:extLst>
                <c:ext xmlns:c15="http://schemas.microsoft.com/office/drawing/2012/chart" uri="{CE6537A1-D6FC-4f65-9D91-7224C49458BB}"/>
                <c:ext xmlns:c16="http://schemas.microsoft.com/office/drawing/2014/chart" uri="{C3380CC4-5D6E-409C-BE32-E72D297353CC}">
                  <c16:uniqueId val="{0000000D-39D3-4FB0-AFF1-93840C117053}"/>
                </c:ext>
              </c:extLst>
            </c:dLbl>
            <c:dLbl>
              <c:idx val="7"/>
              <c:delete val="1"/>
              <c:extLst>
                <c:ext xmlns:c15="http://schemas.microsoft.com/office/drawing/2012/chart" uri="{CE6537A1-D6FC-4f65-9D91-7224C49458BB}"/>
                <c:ext xmlns:c16="http://schemas.microsoft.com/office/drawing/2014/chart" uri="{C3380CC4-5D6E-409C-BE32-E72D297353CC}">
                  <c16:uniqueId val="{0000000F-39D3-4FB0-AFF1-93840C117053}"/>
                </c:ext>
              </c:extLst>
            </c:dLbl>
            <c:dLbl>
              <c:idx val="8"/>
              <c:delete val="1"/>
              <c:extLst>
                <c:ext xmlns:c15="http://schemas.microsoft.com/office/drawing/2012/chart" uri="{CE6537A1-D6FC-4f65-9D91-7224C49458BB}"/>
                <c:ext xmlns:c16="http://schemas.microsoft.com/office/drawing/2014/chart" uri="{C3380CC4-5D6E-409C-BE32-E72D297353CC}">
                  <c16:uniqueId val="{00000011-39D3-4FB0-AFF1-93840C117053}"/>
                </c:ext>
              </c:extLst>
            </c:dLbl>
            <c:dLbl>
              <c:idx val="9"/>
              <c:layout>
                <c:manualLayout>
                  <c:x val="0"/>
                  <c:y val="-3.97383943654172E-2"/>
                </c:manualLayout>
              </c:layout>
              <c:showLegendKey val="0"/>
              <c:showVal val="0"/>
              <c:showCatName val="1"/>
              <c:showSerName val="0"/>
              <c:showPercent val="1"/>
              <c:showBubbleSize val="0"/>
              <c:extLst>
                <c:ext xmlns:c15="http://schemas.microsoft.com/office/drawing/2012/chart" uri="{CE6537A1-D6FC-4f65-9D91-7224C49458BB}">
                  <c15:layout>
                    <c:manualLayout>
                      <c:w val="0.22222222222222221"/>
                      <c:h val="0.21101992966002345"/>
                    </c:manualLayout>
                  </c15:layout>
                </c:ext>
                <c:ext xmlns:c16="http://schemas.microsoft.com/office/drawing/2014/chart" uri="{C3380CC4-5D6E-409C-BE32-E72D297353CC}">
                  <c16:uniqueId val="{00000013-39D3-4FB0-AFF1-93840C117053}"/>
                </c:ext>
              </c:extLst>
            </c:dLbl>
            <c:dLbl>
              <c:idx val="10"/>
              <c:delete val="1"/>
              <c:extLst>
                <c:ext xmlns:c15="http://schemas.microsoft.com/office/drawing/2012/chart" uri="{CE6537A1-D6FC-4f65-9D91-7224C49458BB}"/>
                <c:ext xmlns:c16="http://schemas.microsoft.com/office/drawing/2014/chart" uri="{C3380CC4-5D6E-409C-BE32-E72D297353CC}">
                  <c16:uniqueId val="{00000015-39D3-4FB0-AFF1-93840C117053}"/>
                </c:ext>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39D3-4FB0-AFF1-93840C1170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0E7-45EF-BA05-FBF3493EA36D}"/>
              </c:ext>
            </c:extLst>
          </c:dPt>
          <c:dLbls>
            <c:dLbl>
              <c:idx val="0"/>
              <c:delete val="1"/>
              <c:extLst>
                <c:ext xmlns:c15="http://schemas.microsoft.com/office/drawing/2012/chart" uri="{CE6537A1-D6FC-4f65-9D91-7224C49458BB}"/>
                <c:ext xmlns:c16="http://schemas.microsoft.com/office/drawing/2014/chart" uri="{C3380CC4-5D6E-409C-BE32-E72D297353CC}">
                  <c16:uniqueId val="{00000001-10E7-45EF-BA05-FBF3493EA36D}"/>
                </c:ext>
              </c:extLst>
            </c:dLbl>
            <c:dLbl>
              <c:idx val="1"/>
              <c:delete val="1"/>
              <c:extLst>
                <c:ext xmlns:c15="http://schemas.microsoft.com/office/drawing/2012/chart" uri="{CE6537A1-D6FC-4f65-9D91-7224C49458BB}"/>
                <c:ext xmlns:c16="http://schemas.microsoft.com/office/drawing/2014/chart" uri="{C3380CC4-5D6E-409C-BE32-E72D297353CC}">
                  <c16:uniqueId val="{00000003-10E7-45EF-BA05-FBF3493EA36D}"/>
                </c:ext>
              </c:extLst>
            </c:dLbl>
            <c:dLbl>
              <c:idx val="2"/>
              <c:delete val="1"/>
              <c:extLst>
                <c:ext xmlns:c15="http://schemas.microsoft.com/office/drawing/2012/chart" uri="{CE6537A1-D6FC-4f65-9D91-7224C49458BB}"/>
                <c:ext xmlns:c16="http://schemas.microsoft.com/office/drawing/2014/chart" uri="{C3380CC4-5D6E-409C-BE32-E72D297353CC}">
                  <c16:uniqueId val="{00000005-10E7-45EF-BA05-FBF3493EA36D}"/>
                </c:ext>
              </c:extLst>
            </c:dLbl>
            <c:dLbl>
              <c:idx val="3"/>
              <c:layout>
                <c:manualLayout>
                  <c:x val="-0.168402230971129"/>
                  <c:y val="0.130090186557864"/>
                </c:manualLayout>
              </c:layout>
              <c:showLegendKey val="0"/>
              <c:showVal val="0"/>
              <c:showCatName val="1"/>
              <c:showSerName val="0"/>
              <c:showPercent val="1"/>
              <c:showBubbleSize val="0"/>
              <c:extLst>
                <c:ext xmlns:c15="http://schemas.microsoft.com/office/drawing/2012/chart" uri="{CE6537A1-D6FC-4f65-9D91-7224C49458BB}">
                  <c15:layout>
                    <c:manualLayout>
                      <c:w val="0.375"/>
                      <c:h val="0.21101992966002345"/>
                    </c:manualLayout>
                  </c15:layout>
                </c:ext>
                <c:ext xmlns:c16="http://schemas.microsoft.com/office/drawing/2014/chart" uri="{C3380CC4-5D6E-409C-BE32-E72D297353CC}">
                  <c16:uniqueId val="{00000007-10E7-45EF-BA05-FBF3493EA36D}"/>
                </c:ext>
              </c:extLst>
            </c:dLbl>
            <c:dLbl>
              <c:idx val="4"/>
              <c:delete val="1"/>
              <c:extLst>
                <c:ext xmlns:c15="http://schemas.microsoft.com/office/drawing/2012/chart" uri="{CE6537A1-D6FC-4f65-9D91-7224C49458BB}"/>
                <c:ext xmlns:c16="http://schemas.microsoft.com/office/drawing/2014/chart" uri="{C3380CC4-5D6E-409C-BE32-E72D297353CC}">
                  <c16:uniqueId val="{00000009-10E7-45EF-BA05-FBF3493EA36D}"/>
                </c:ext>
              </c:extLst>
            </c:dLbl>
            <c:dLbl>
              <c:idx val="5"/>
              <c:layout>
                <c:manualLayout>
                  <c:x val="-0.194444444444444"/>
                  <c:y val="-9.5834525666706694E-2"/>
                </c:manualLayout>
              </c:layout>
              <c:showLegendKey val="0"/>
              <c:showVal val="0"/>
              <c:showCatName val="1"/>
              <c:showSerName val="0"/>
              <c:showPercent val="1"/>
              <c:showBubbleSize val="0"/>
              <c:extLst>
                <c:ext xmlns:c15="http://schemas.microsoft.com/office/drawing/2012/chart" uri="{CE6537A1-D6FC-4f65-9D91-7224C49458BB}">
                  <c15:layout>
                    <c:manualLayout>
                      <c:w val="0.33680555555555558"/>
                      <c:h val="0.21101992966002345"/>
                    </c:manualLayout>
                  </c15:layout>
                </c:ext>
                <c:ext xmlns:c16="http://schemas.microsoft.com/office/drawing/2014/chart" uri="{C3380CC4-5D6E-409C-BE32-E72D297353CC}">
                  <c16:uniqueId val="{0000000B-10E7-45EF-BA05-FBF3493EA36D}"/>
                </c:ext>
              </c:extLst>
            </c:dLbl>
            <c:dLbl>
              <c:idx val="7"/>
              <c:delete val="1"/>
              <c:extLst>
                <c:ext xmlns:c15="http://schemas.microsoft.com/office/drawing/2012/chart" uri="{CE6537A1-D6FC-4f65-9D91-7224C49458BB}"/>
                <c:ext xmlns:c16="http://schemas.microsoft.com/office/drawing/2014/chart" uri="{C3380CC4-5D6E-409C-BE32-E72D297353CC}">
                  <c16:uniqueId val="{0000000F-10E7-45EF-BA05-FBF3493EA36D}"/>
                </c:ext>
              </c:extLst>
            </c:dLbl>
            <c:dLbl>
              <c:idx val="8"/>
              <c:delete val="1"/>
              <c:extLst>
                <c:ext xmlns:c15="http://schemas.microsoft.com/office/drawing/2012/chart" uri="{CE6537A1-D6FC-4f65-9D91-7224C49458BB}"/>
                <c:ext xmlns:c16="http://schemas.microsoft.com/office/drawing/2014/chart" uri="{C3380CC4-5D6E-409C-BE32-E72D297353CC}">
                  <c16:uniqueId val="{00000011-10E7-45EF-BA05-FBF3493EA36D}"/>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10E7-45EF-BA05-FBF3493EA36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491FB-3D90-43D3-89A0-3388FCA60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92</Pages>
  <Words>23532</Words>
  <Characters>134134</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Eric Christensen</cp:lastModifiedBy>
  <cp:revision>5</cp:revision>
  <dcterms:created xsi:type="dcterms:W3CDTF">2019-01-14T17:16:00Z</dcterms:created>
  <dcterms:modified xsi:type="dcterms:W3CDTF">2019-01-14T18:21:00Z</dcterms:modified>
</cp:coreProperties>
</file>