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33D5A9C" w14:textId="77777777" w:rsidR="006B3712" w:rsidRPr="00252EDA" w:rsidRDefault="006B3712" w:rsidP="006B3712">
      <w:pPr>
        <w:spacing w:after="116"/>
        <w:jc w:val="center"/>
        <w:rPr>
          <w:lang w:val="en-US"/>
        </w:rPr>
      </w:pPr>
      <w:bookmarkStart w:id="0" w:name="_Hlk536480781"/>
      <w:bookmarkEnd w:id="0"/>
    </w:p>
    <w:p w14:paraId="63C9C565" w14:textId="77777777" w:rsidR="006B3712" w:rsidRPr="00252EDA" w:rsidRDefault="006B3712" w:rsidP="006B3712">
      <w:pPr>
        <w:spacing w:after="320"/>
        <w:rPr>
          <w:lang w:val="en-US"/>
        </w:rPr>
      </w:pPr>
    </w:p>
    <w:p w14:paraId="4EA6B2C6" w14:textId="77777777" w:rsidR="006B3712" w:rsidRPr="00252EDA" w:rsidRDefault="006B3712" w:rsidP="006B3712">
      <w:pPr>
        <w:spacing w:after="60"/>
        <w:rPr>
          <w:rFonts w:ascii="Arial" w:eastAsia="Arial" w:hAnsi="Arial" w:cs="Arial"/>
          <w:b/>
          <w:sz w:val="52"/>
          <w:lang w:val="en-US"/>
        </w:rPr>
      </w:pPr>
      <w:r w:rsidRPr="00252EDA">
        <w:rPr>
          <w:rFonts w:ascii="Arial" w:eastAsia="Arial" w:hAnsi="Arial" w:cs="Arial"/>
          <w:b/>
          <w:sz w:val="52"/>
          <w:lang w:val="en-US"/>
        </w:rPr>
        <w:t>Risk MAP CDS</w:t>
      </w:r>
    </w:p>
    <w:p w14:paraId="6C2522CE" w14:textId="77777777" w:rsidR="006B3712" w:rsidRPr="00252EDA" w:rsidRDefault="006B3712" w:rsidP="006B3712">
      <w:pPr>
        <w:spacing w:after="60"/>
        <w:rPr>
          <w:rFonts w:ascii="Arial" w:eastAsia="Arial" w:hAnsi="Arial" w:cs="Arial"/>
          <w:b/>
          <w:sz w:val="52"/>
          <w:lang w:val="en-US"/>
        </w:rPr>
      </w:pPr>
    </w:p>
    <w:p w14:paraId="67B5209C" w14:textId="77777777" w:rsidR="006B3712" w:rsidRPr="00252EDA" w:rsidRDefault="006B3712" w:rsidP="006B3712">
      <w:pPr>
        <w:spacing w:after="60"/>
        <w:rPr>
          <w:lang w:val="en-US"/>
        </w:rPr>
      </w:pPr>
      <w:r w:rsidRPr="00252EDA">
        <w:rPr>
          <w:rFonts w:ascii="Arial" w:eastAsia="Arial" w:hAnsi="Arial" w:cs="Arial"/>
          <w:b/>
          <w:sz w:val="52"/>
          <w:lang w:val="en-US"/>
        </w:rPr>
        <w:t>OpenHazus</w:t>
      </w:r>
    </w:p>
    <w:p w14:paraId="2AB0F08B" w14:textId="77777777" w:rsidR="006B3712" w:rsidRPr="00252EDA" w:rsidRDefault="006B3712" w:rsidP="006B3712">
      <w:pPr>
        <w:spacing w:after="267"/>
        <w:rPr>
          <w:lang w:val="en-US"/>
        </w:rPr>
      </w:pPr>
      <w:r w:rsidRPr="00252EDA">
        <w:rPr>
          <w:sz w:val="24"/>
          <w:lang w:val="en-US"/>
        </w:rPr>
        <w:t xml:space="preserve"> </w:t>
      </w:r>
    </w:p>
    <w:p w14:paraId="6108BF3D" w14:textId="77777777" w:rsidR="006B3712" w:rsidRPr="00252EDA" w:rsidRDefault="006B3712" w:rsidP="006B3712">
      <w:pPr>
        <w:spacing w:after="43"/>
        <w:rPr>
          <w:rFonts w:ascii="Arial" w:eastAsia="Arial" w:hAnsi="Arial" w:cs="Arial"/>
          <w:b/>
          <w:sz w:val="40"/>
          <w:lang w:val="en-US"/>
        </w:rPr>
      </w:pPr>
      <w:r w:rsidRPr="00252EDA">
        <w:rPr>
          <w:rFonts w:ascii="Arial" w:eastAsia="Arial" w:hAnsi="Arial" w:cs="Arial"/>
          <w:b/>
          <w:sz w:val="40"/>
          <w:lang w:val="en-US"/>
        </w:rPr>
        <w:t xml:space="preserve">Whitepaper </w:t>
      </w:r>
    </w:p>
    <w:p w14:paraId="279D7096" w14:textId="77777777" w:rsidR="006B3712" w:rsidRPr="00252EDA" w:rsidRDefault="006B3712" w:rsidP="006B3712">
      <w:pPr>
        <w:spacing w:after="43"/>
        <w:jc w:val="center"/>
        <w:rPr>
          <w:lang w:val="en-US"/>
        </w:rPr>
      </w:pPr>
    </w:p>
    <w:p w14:paraId="5DF4F3C5" w14:textId="77777777" w:rsidR="006B3712" w:rsidRPr="00252EDA" w:rsidRDefault="006B3712" w:rsidP="006B3712">
      <w:pPr>
        <w:spacing w:after="116"/>
        <w:jc w:val="center"/>
        <w:rPr>
          <w:lang w:val="en-US"/>
        </w:rPr>
      </w:pPr>
    </w:p>
    <w:p w14:paraId="1938BF22" w14:textId="77777777" w:rsidR="006B3712" w:rsidRPr="00252EDA" w:rsidRDefault="006B3712" w:rsidP="006B3712">
      <w:pPr>
        <w:spacing w:after="116"/>
        <w:jc w:val="center"/>
        <w:rPr>
          <w:lang w:val="en-US"/>
        </w:rPr>
      </w:pPr>
      <w:r w:rsidRPr="00252EDA">
        <w:rPr>
          <w:sz w:val="24"/>
          <w:lang w:val="en-US"/>
        </w:rPr>
        <w:t xml:space="preserve"> </w:t>
      </w:r>
    </w:p>
    <w:p w14:paraId="31094AC7" w14:textId="77777777" w:rsidR="006B3712" w:rsidRPr="00252EDA" w:rsidRDefault="006B3712" w:rsidP="006B3712">
      <w:pPr>
        <w:spacing w:after="116"/>
        <w:jc w:val="center"/>
        <w:rPr>
          <w:lang w:val="en-US"/>
        </w:rPr>
      </w:pPr>
      <w:r w:rsidRPr="00252EDA">
        <w:rPr>
          <w:sz w:val="24"/>
          <w:lang w:val="en-US"/>
        </w:rPr>
        <w:t xml:space="preserve"> </w:t>
      </w:r>
    </w:p>
    <w:p w14:paraId="4C867C73" w14:textId="77777777" w:rsidR="006B3712" w:rsidRPr="00252EDA" w:rsidRDefault="006B3712" w:rsidP="006B3712">
      <w:pPr>
        <w:spacing w:after="116"/>
        <w:jc w:val="center"/>
        <w:rPr>
          <w:lang w:val="en-US"/>
        </w:rPr>
      </w:pPr>
      <w:r w:rsidRPr="00252EDA">
        <w:rPr>
          <w:sz w:val="24"/>
          <w:lang w:val="en-US"/>
        </w:rPr>
        <w:t>Prepared by the IBM Risk MAP CDS Team</w:t>
      </w:r>
    </w:p>
    <w:p w14:paraId="5E611E8B" w14:textId="77777777" w:rsidR="006B3712" w:rsidRPr="00252EDA" w:rsidRDefault="006B3712" w:rsidP="006B3712">
      <w:pPr>
        <w:spacing w:after="116"/>
        <w:jc w:val="center"/>
        <w:rPr>
          <w:lang w:val="en-US"/>
        </w:rPr>
      </w:pPr>
      <w:r w:rsidRPr="00252EDA">
        <w:rPr>
          <w:sz w:val="24"/>
          <w:lang w:val="en-US"/>
        </w:rPr>
        <w:t>NT</w:t>
      </w:r>
    </w:p>
    <w:p w14:paraId="4EDDA15F" w14:textId="77777777" w:rsidR="006B3712" w:rsidRPr="00252EDA" w:rsidRDefault="006B3712" w:rsidP="006B3712">
      <w:pPr>
        <w:spacing w:after="116"/>
        <w:jc w:val="center"/>
        <w:rPr>
          <w:lang w:val="en-US"/>
        </w:rPr>
      </w:pPr>
      <w:r w:rsidRPr="00252EDA">
        <w:rPr>
          <w:sz w:val="24"/>
          <w:lang w:val="en-US"/>
        </w:rPr>
        <w:t xml:space="preserve"> </w:t>
      </w:r>
    </w:p>
    <w:p w14:paraId="2784A26A" w14:textId="77777777" w:rsidR="006B3712" w:rsidRPr="00252EDA" w:rsidRDefault="006B3712" w:rsidP="006B3712">
      <w:pPr>
        <w:spacing w:after="116"/>
        <w:jc w:val="center"/>
        <w:rPr>
          <w:lang w:val="en-US"/>
        </w:rPr>
      </w:pPr>
      <w:r w:rsidRPr="00252EDA">
        <w:rPr>
          <w:sz w:val="24"/>
          <w:lang w:val="en-US"/>
        </w:rPr>
        <w:t xml:space="preserve">For: </w:t>
      </w:r>
    </w:p>
    <w:p w14:paraId="26577B60" w14:textId="77777777" w:rsidR="006B3712" w:rsidRPr="00252EDA" w:rsidRDefault="006B3712" w:rsidP="006B3712">
      <w:pPr>
        <w:spacing w:after="116"/>
        <w:jc w:val="center"/>
        <w:rPr>
          <w:lang w:val="en-US"/>
        </w:rPr>
      </w:pPr>
      <w:r w:rsidRPr="00252EDA">
        <w:rPr>
          <w:sz w:val="24"/>
          <w:lang w:val="en-US"/>
        </w:rPr>
        <w:t xml:space="preserve">Department of Homeland Security </w:t>
      </w:r>
    </w:p>
    <w:p w14:paraId="0524D491" w14:textId="77777777" w:rsidR="006B3712" w:rsidRPr="00252EDA" w:rsidRDefault="006B3712" w:rsidP="006B3712">
      <w:pPr>
        <w:spacing w:after="116"/>
        <w:jc w:val="center"/>
        <w:rPr>
          <w:lang w:val="en-US"/>
        </w:rPr>
      </w:pPr>
      <w:r w:rsidRPr="00252EDA">
        <w:rPr>
          <w:sz w:val="24"/>
          <w:lang w:val="en-US"/>
        </w:rPr>
        <w:t xml:space="preserve">Federal Emergency Management Agency </w:t>
      </w:r>
    </w:p>
    <w:p w14:paraId="70FB651D" w14:textId="77777777" w:rsidR="006B3712" w:rsidRPr="00252EDA" w:rsidRDefault="006B3712" w:rsidP="006B3712">
      <w:pPr>
        <w:spacing w:after="3" w:line="360" w:lineRule="auto"/>
        <w:jc w:val="center"/>
        <w:rPr>
          <w:lang w:val="en-US"/>
        </w:rPr>
      </w:pPr>
      <w:r w:rsidRPr="00252EDA">
        <w:rPr>
          <w:sz w:val="24"/>
          <w:lang w:val="en-US"/>
        </w:rPr>
        <w:t xml:space="preserve">Mitigation Division Washington, D.C. </w:t>
      </w:r>
    </w:p>
    <w:p w14:paraId="7762EA57" w14:textId="77777777" w:rsidR="006B3712" w:rsidRPr="00252EDA" w:rsidRDefault="006B3712" w:rsidP="006B3712">
      <w:pPr>
        <w:spacing w:after="3"/>
        <w:rPr>
          <w:lang w:val="en-US"/>
        </w:rPr>
      </w:pPr>
      <w:r w:rsidRPr="00252EDA">
        <w:rPr>
          <w:sz w:val="24"/>
          <w:lang w:val="en-US"/>
        </w:rPr>
        <w:t xml:space="preserve"> Hazus® is a trademark of the Federal Emergency Management Agency</w:t>
      </w:r>
    </w:p>
    <w:p w14:paraId="28C4FF85" w14:textId="77777777" w:rsidR="006B3712" w:rsidRPr="00252EDA" w:rsidRDefault="006B3712" w:rsidP="006B3712">
      <w:pPr>
        <w:spacing w:after="0"/>
        <w:rPr>
          <w:rFonts w:ascii="Arial" w:hAnsi="Arial" w:cs="Arial"/>
          <w:b/>
          <w:sz w:val="32"/>
          <w:lang w:val="en-US"/>
        </w:rPr>
      </w:pPr>
    </w:p>
    <w:p w14:paraId="288B6B28" w14:textId="77777777" w:rsidR="006B3712" w:rsidRPr="00252EDA" w:rsidRDefault="006B3712" w:rsidP="006B3712">
      <w:pPr>
        <w:spacing w:after="0"/>
        <w:rPr>
          <w:rFonts w:ascii="Arial" w:hAnsi="Arial" w:cs="Arial"/>
          <w:b/>
          <w:sz w:val="32"/>
          <w:lang w:val="en-US"/>
        </w:rPr>
      </w:pPr>
    </w:p>
    <w:p w14:paraId="079AAF35" w14:textId="77777777" w:rsidR="006B3712" w:rsidRPr="00252EDA" w:rsidRDefault="006B3712" w:rsidP="006B3712">
      <w:pPr>
        <w:pStyle w:val="BodyText"/>
        <w:rPr>
          <w:rFonts w:ascii="Trebuchet MS" w:hAnsi="Trebuchet MS"/>
          <w:b/>
          <w:color w:val="003366"/>
          <w:kern w:val="28"/>
          <w:sz w:val="32"/>
        </w:rPr>
      </w:pPr>
      <w:r w:rsidRPr="00252EDA">
        <w:rPr>
          <w:rFonts w:ascii="Trebuchet MS" w:hAnsi="Trebuchet MS"/>
          <w:b/>
          <w:color w:val="003366"/>
          <w:kern w:val="28"/>
          <w:sz w:val="32"/>
        </w:rPr>
        <w:t>Revision History</w:t>
      </w:r>
    </w:p>
    <w:tbl>
      <w:tblPr>
        <w:tblW w:w="9000" w:type="dxa"/>
        <w:tblInd w:w="18" w:type="dxa"/>
        <w:tblBorders>
          <w:top w:val="single" w:sz="4" w:space="0" w:color="154DA0"/>
          <w:left w:val="single" w:sz="4" w:space="0" w:color="154DA0"/>
          <w:bottom w:val="single" w:sz="4" w:space="0" w:color="154DA0"/>
          <w:right w:val="single" w:sz="4" w:space="0" w:color="154DA0"/>
          <w:insideH w:val="single" w:sz="4" w:space="0" w:color="154DA0"/>
          <w:insideV w:val="single" w:sz="4" w:space="0" w:color="154DA0"/>
        </w:tblBorders>
        <w:tblLayout w:type="fixed"/>
        <w:tblLook w:val="00A0" w:firstRow="1" w:lastRow="0" w:firstColumn="1" w:lastColumn="0" w:noHBand="0" w:noVBand="0"/>
      </w:tblPr>
      <w:tblGrid>
        <w:gridCol w:w="1237"/>
        <w:gridCol w:w="1710"/>
        <w:gridCol w:w="3563"/>
        <w:gridCol w:w="2490"/>
      </w:tblGrid>
      <w:tr w:rsidR="006B3712" w:rsidRPr="00252EDA" w14:paraId="7448FF26" w14:textId="77777777" w:rsidTr="005E1135">
        <w:trPr>
          <w:trHeight w:val="288"/>
          <w:tblHeader/>
        </w:trPr>
        <w:tc>
          <w:tcPr>
            <w:tcW w:w="1237" w:type="dxa"/>
            <w:shd w:val="clear" w:color="auto" w:fill="D9D9D9"/>
            <w:vAlign w:val="center"/>
          </w:tcPr>
          <w:p w14:paraId="54403747" w14:textId="77777777" w:rsidR="006B3712" w:rsidRPr="00252EDA" w:rsidRDefault="006B3712" w:rsidP="005E1135">
            <w:pPr>
              <w:pStyle w:val="TableHeading"/>
              <w:jc w:val="center"/>
              <w:rPr>
                <w:sz w:val="20"/>
              </w:rPr>
            </w:pPr>
            <w:r w:rsidRPr="00252EDA">
              <w:rPr>
                <w:sz w:val="20"/>
              </w:rPr>
              <w:t>Version #</w:t>
            </w:r>
          </w:p>
        </w:tc>
        <w:tc>
          <w:tcPr>
            <w:tcW w:w="1710" w:type="dxa"/>
            <w:shd w:val="clear" w:color="auto" w:fill="D9D9D9"/>
            <w:vAlign w:val="center"/>
          </w:tcPr>
          <w:p w14:paraId="3E959362" w14:textId="77777777" w:rsidR="006B3712" w:rsidRPr="00252EDA" w:rsidRDefault="006B3712" w:rsidP="005E1135">
            <w:pPr>
              <w:pStyle w:val="TableHeading"/>
              <w:jc w:val="center"/>
              <w:rPr>
                <w:sz w:val="20"/>
              </w:rPr>
            </w:pPr>
            <w:r w:rsidRPr="00252EDA">
              <w:rPr>
                <w:sz w:val="20"/>
              </w:rPr>
              <w:t>Version Date</w:t>
            </w:r>
          </w:p>
        </w:tc>
        <w:tc>
          <w:tcPr>
            <w:tcW w:w="3563" w:type="dxa"/>
            <w:shd w:val="clear" w:color="auto" w:fill="D9D9D9"/>
            <w:vAlign w:val="center"/>
          </w:tcPr>
          <w:p w14:paraId="0B43E25C" w14:textId="77777777" w:rsidR="006B3712" w:rsidRPr="00252EDA" w:rsidRDefault="006B3712" w:rsidP="005E1135">
            <w:pPr>
              <w:pStyle w:val="TableHeading"/>
              <w:jc w:val="center"/>
              <w:rPr>
                <w:sz w:val="20"/>
              </w:rPr>
            </w:pPr>
            <w:r w:rsidRPr="00252EDA">
              <w:rPr>
                <w:sz w:val="20"/>
              </w:rPr>
              <w:t>Summary of Changes</w:t>
            </w:r>
          </w:p>
        </w:tc>
        <w:tc>
          <w:tcPr>
            <w:tcW w:w="2490" w:type="dxa"/>
            <w:shd w:val="clear" w:color="auto" w:fill="D9D9D9"/>
            <w:vAlign w:val="center"/>
          </w:tcPr>
          <w:p w14:paraId="464F8909" w14:textId="77777777" w:rsidR="006B3712" w:rsidRPr="00252EDA" w:rsidRDefault="006B3712" w:rsidP="005E1135">
            <w:pPr>
              <w:pStyle w:val="TableHeading"/>
              <w:jc w:val="center"/>
              <w:rPr>
                <w:sz w:val="20"/>
              </w:rPr>
            </w:pPr>
            <w:r w:rsidRPr="00252EDA">
              <w:rPr>
                <w:sz w:val="20"/>
              </w:rPr>
              <w:t>Team/Author</w:t>
            </w:r>
          </w:p>
        </w:tc>
      </w:tr>
      <w:tr w:rsidR="006B3712" w:rsidRPr="00252EDA" w14:paraId="6FB2C821" w14:textId="77777777" w:rsidTr="005E1135">
        <w:trPr>
          <w:trHeight w:val="288"/>
        </w:trPr>
        <w:tc>
          <w:tcPr>
            <w:tcW w:w="1237" w:type="dxa"/>
            <w:vAlign w:val="center"/>
          </w:tcPr>
          <w:p w14:paraId="2F714FB0" w14:textId="77777777" w:rsidR="006B3712" w:rsidRPr="00252EDA" w:rsidRDefault="006B3712" w:rsidP="005E1135">
            <w:pPr>
              <w:pStyle w:val="TableText"/>
              <w:jc w:val="center"/>
              <w:rPr>
                <w:rFonts w:ascii="Times New Roman" w:hAnsi="Times New Roman"/>
                <w:sz w:val="24"/>
              </w:rPr>
            </w:pPr>
            <w:r w:rsidRPr="00252EDA">
              <w:rPr>
                <w:rFonts w:ascii="Times New Roman" w:hAnsi="Times New Roman"/>
                <w:sz w:val="24"/>
              </w:rPr>
              <w:t>0.1</w:t>
            </w:r>
          </w:p>
        </w:tc>
        <w:tc>
          <w:tcPr>
            <w:tcW w:w="1710" w:type="dxa"/>
            <w:vAlign w:val="center"/>
          </w:tcPr>
          <w:p w14:paraId="290AE895" w14:textId="77777777" w:rsidR="006B3712" w:rsidRPr="00252EDA" w:rsidRDefault="006B3712" w:rsidP="005E1135">
            <w:pPr>
              <w:pStyle w:val="TableText"/>
              <w:jc w:val="center"/>
              <w:rPr>
                <w:rFonts w:ascii="Times New Roman" w:hAnsi="Times New Roman"/>
                <w:sz w:val="24"/>
              </w:rPr>
            </w:pPr>
            <w:r w:rsidRPr="00252EDA">
              <w:rPr>
                <w:rFonts w:ascii="Times New Roman" w:hAnsi="Times New Roman"/>
                <w:noProof/>
                <w:sz w:val="24"/>
              </w:rPr>
              <w:t>1/3/2019</w:t>
            </w:r>
          </w:p>
        </w:tc>
        <w:tc>
          <w:tcPr>
            <w:tcW w:w="3563" w:type="dxa"/>
            <w:vAlign w:val="center"/>
          </w:tcPr>
          <w:p w14:paraId="22896736" w14:textId="77777777" w:rsidR="006B3712" w:rsidRPr="00252EDA" w:rsidRDefault="006B3712" w:rsidP="005E1135">
            <w:pPr>
              <w:pStyle w:val="TableText"/>
              <w:rPr>
                <w:rFonts w:ascii="Times New Roman" w:hAnsi="Times New Roman"/>
                <w:sz w:val="24"/>
              </w:rPr>
            </w:pPr>
            <w:r w:rsidRPr="00252EDA">
              <w:rPr>
                <w:rFonts w:ascii="Times New Roman" w:hAnsi="Times New Roman"/>
                <w:sz w:val="24"/>
              </w:rPr>
              <w:t>Initial Version</w:t>
            </w:r>
          </w:p>
        </w:tc>
        <w:tc>
          <w:tcPr>
            <w:tcW w:w="2490" w:type="dxa"/>
            <w:vAlign w:val="center"/>
          </w:tcPr>
          <w:p w14:paraId="0C49363F" w14:textId="77777777" w:rsidR="006B3712" w:rsidRPr="00252EDA" w:rsidRDefault="006B3712" w:rsidP="005E1135">
            <w:pPr>
              <w:pStyle w:val="TableText"/>
              <w:jc w:val="center"/>
              <w:rPr>
                <w:rFonts w:ascii="Times New Roman" w:hAnsi="Times New Roman"/>
                <w:sz w:val="24"/>
              </w:rPr>
            </w:pPr>
            <w:r w:rsidRPr="00252EDA">
              <w:rPr>
                <w:rFonts w:ascii="Times New Roman" w:hAnsi="Times New Roman"/>
                <w:sz w:val="24"/>
              </w:rPr>
              <w:t>CDS Risk MAP Team</w:t>
            </w:r>
          </w:p>
        </w:tc>
      </w:tr>
      <w:tr w:rsidR="006B3712" w:rsidRPr="00252EDA" w14:paraId="0EDAB81B" w14:textId="77777777" w:rsidTr="005E1135">
        <w:trPr>
          <w:trHeight w:val="288"/>
        </w:trPr>
        <w:tc>
          <w:tcPr>
            <w:tcW w:w="1237" w:type="dxa"/>
            <w:vAlign w:val="center"/>
          </w:tcPr>
          <w:p w14:paraId="38B49180" w14:textId="77777777" w:rsidR="006B3712" w:rsidRPr="00252EDA" w:rsidRDefault="006B3712" w:rsidP="005E1135">
            <w:pPr>
              <w:pStyle w:val="TableText"/>
              <w:jc w:val="center"/>
              <w:rPr>
                <w:rFonts w:ascii="Times New Roman" w:hAnsi="Times New Roman"/>
                <w:sz w:val="24"/>
              </w:rPr>
            </w:pPr>
          </w:p>
        </w:tc>
        <w:tc>
          <w:tcPr>
            <w:tcW w:w="1710" w:type="dxa"/>
            <w:vAlign w:val="center"/>
          </w:tcPr>
          <w:p w14:paraId="023EAA8E" w14:textId="77777777" w:rsidR="006B3712" w:rsidRPr="00252EDA" w:rsidRDefault="006B3712" w:rsidP="005E1135">
            <w:pPr>
              <w:pStyle w:val="TableText"/>
              <w:jc w:val="center"/>
              <w:rPr>
                <w:rFonts w:ascii="Times New Roman" w:hAnsi="Times New Roman"/>
                <w:noProof/>
                <w:sz w:val="24"/>
              </w:rPr>
            </w:pPr>
          </w:p>
        </w:tc>
        <w:tc>
          <w:tcPr>
            <w:tcW w:w="3563" w:type="dxa"/>
            <w:vAlign w:val="center"/>
          </w:tcPr>
          <w:p w14:paraId="3921AEE7" w14:textId="77777777" w:rsidR="006B3712" w:rsidRPr="00252EDA" w:rsidRDefault="006B3712" w:rsidP="005E1135">
            <w:pPr>
              <w:pStyle w:val="TableText"/>
              <w:rPr>
                <w:rFonts w:ascii="Times New Roman" w:hAnsi="Times New Roman"/>
                <w:sz w:val="24"/>
              </w:rPr>
            </w:pPr>
          </w:p>
        </w:tc>
        <w:tc>
          <w:tcPr>
            <w:tcW w:w="2490" w:type="dxa"/>
            <w:vAlign w:val="center"/>
          </w:tcPr>
          <w:p w14:paraId="5C3F98EE" w14:textId="77777777" w:rsidR="006B3712" w:rsidRPr="00252EDA" w:rsidRDefault="006B3712" w:rsidP="005E1135">
            <w:pPr>
              <w:pStyle w:val="TableText"/>
              <w:jc w:val="center"/>
              <w:rPr>
                <w:rFonts w:ascii="Times New Roman" w:hAnsi="Times New Roman"/>
                <w:sz w:val="24"/>
              </w:rPr>
            </w:pPr>
          </w:p>
        </w:tc>
      </w:tr>
      <w:tr w:rsidR="006B3712" w:rsidRPr="00252EDA" w14:paraId="61629B6B" w14:textId="77777777" w:rsidTr="005E1135">
        <w:trPr>
          <w:trHeight w:val="288"/>
        </w:trPr>
        <w:tc>
          <w:tcPr>
            <w:tcW w:w="1237" w:type="dxa"/>
            <w:vAlign w:val="center"/>
          </w:tcPr>
          <w:p w14:paraId="77D5AEE2" w14:textId="77777777" w:rsidR="006B3712" w:rsidRPr="00252EDA" w:rsidRDefault="006B3712" w:rsidP="005E1135">
            <w:pPr>
              <w:pStyle w:val="TableText"/>
              <w:jc w:val="center"/>
              <w:rPr>
                <w:rFonts w:ascii="Times New Roman" w:hAnsi="Times New Roman"/>
                <w:sz w:val="24"/>
              </w:rPr>
            </w:pPr>
          </w:p>
        </w:tc>
        <w:tc>
          <w:tcPr>
            <w:tcW w:w="1710" w:type="dxa"/>
            <w:vAlign w:val="center"/>
          </w:tcPr>
          <w:p w14:paraId="5BA31474" w14:textId="77777777" w:rsidR="006B3712" w:rsidRPr="00252EDA" w:rsidRDefault="006B3712" w:rsidP="005E1135">
            <w:pPr>
              <w:pStyle w:val="TableText"/>
              <w:jc w:val="center"/>
              <w:rPr>
                <w:rFonts w:ascii="Times New Roman" w:hAnsi="Times New Roman"/>
                <w:noProof/>
                <w:sz w:val="24"/>
              </w:rPr>
            </w:pPr>
          </w:p>
        </w:tc>
        <w:tc>
          <w:tcPr>
            <w:tcW w:w="3563" w:type="dxa"/>
            <w:vAlign w:val="center"/>
          </w:tcPr>
          <w:p w14:paraId="1A5485D4" w14:textId="77777777" w:rsidR="006B3712" w:rsidRPr="00252EDA" w:rsidRDefault="006B3712" w:rsidP="005E1135">
            <w:pPr>
              <w:pStyle w:val="TableText"/>
              <w:rPr>
                <w:rFonts w:ascii="Times New Roman" w:hAnsi="Times New Roman"/>
                <w:sz w:val="24"/>
              </w:rPr>
            </w:pPr>
          </w:p>
        </w:tc>
        <w:tc>
          <w:tcPr>
            <w:tcW w:w="2490" w:type="dxa"/>
            <w:vAlign w:val="center"/>
          </w:tcPr>
          <w:p w14:paraId="379EC7C5" w14:textId="77777777" w:rsidR="006B3712" w:rsidRPr="00252EDA" w:rsidRDefault="006B3712" w:rsidP="005E1135">
            <w:pPr>
              <w:pStyle w:val="TableText"/>
              <w:jc w:val="center"/>
              <w:rPr>
                <w:rFonts w:ascii="Times New Roman" w:hAnsi="Times New Roman"/>
                <w:sz w:val="24"/>
              </w:rPr>
            </w:pPr>
          </w:p>
        </w:tc>
      </w:tr>
      <w:tr w:rsidR="006B3712" w:rsidRPr="00252EDA" w14:paraId="25A3D200" w14:textId="77777777" w:rsidTr="005E1135">
        <w:trPr>
          <w:trHeight w:val="288"/>
        </w:trPr>
        <w:tc>
          <w:tcPr>
            <w:tcW w:w="1237" w:type="dxa"/>
            <w:vAlign w:val="center"/>
          </w:tcPr>
          <w:p w14:paraId="1EF14352" w14:textId="77777777" w:rsidR="006B3712" w:rsidRPr="00252EDA" w:rsidRDefault="006B3712" w:rsidP="005E1135">
            <w:pPr>
              <w:pStyle w:val="TableText"/>
              <w:jc w:val="center"/>
              <w:rPr>
                <w:rFonts w:ascii="Times New Roman" w:hAnsi="Times New Roman"/>
                <w:sz w:val="24"/>
              </w:rPr>
            </w:pPr>
          </w:p>
        </w:tc>
        <w:tc>
          <w:tcPr>
            <w:tcW w:w="1710" w:type="dxa"/>
            <w:vAlign w:val="center"/>
          </w:tcPr>
          <w:p w14:paraId="28B06666" w14:textId="77777777" w:rsidR="006B3712" w:rsidRPr="00252EDA" w:rsidRDefault="006B3712" w:rsidP="005E1135">
            <w:pPr>
              <w:pStyle w:val="TableText"/>
              <w:jc w:val="center"/>
              <w:rPr>
                <w:rFonts w:ascii="Times New Roman" w:hAnsi="Times New Roman"/>
                <w:noProof/>
                <w:sz w:val="24"/>
              </w:rPr>
            </w:pPr>
          </w:p>
        </w:tc>
        <w:tc>
          <w:tcPr>
            <w:tcW w:w="3563" w:type="dxa"/>
            <w:vAlign w:val="center"/>
          </w:tcPr>
          <w:p w14:paraId="12552715" w14:textId="77777777" w:rsidR="006B3712" w:rsidRPr="00252EDA" w:rsidRDefault="006B3712" w:rsidP="005E1135">
            <w:pPr>
              <w:pStyle w:val="TableText"/>
              <w:rPr>
                <w:rFonts w:ascii="Times New Roman" w:hAnsi="Times New Roman"/>
                <w:sz w:val="24"/>
              </w:rPr>
            </w:pPr>
          </w:p>
        </w:tc>
        <w:tc>
          <w:tcPr>
            <w:tcW w:w="2490" w:type="dxa"/>
            <w:vAlign w:val="center"/>
          </w:tcPr>
          <w:p w14:paraId="67C903CE" w14:textId="77777777" w:rsidR="006B3712" w:rsidRPr="00252EDA" w:rsidRDefault="006B3712" w:rsidP="005E1135">
            <w:pPr>
              <w:pStyle w:val="TableText"/>
              <w:jc w:val="center"/>
              <w:rPr>
                <w:rFonts w:ascii="Times New Roman" w:hAnsi="Times New Roman"/>
                <w:sz w:val="24"/>
              </w:rPr>
            </w:pPr>
          </w:p>
        </w:tc>
      </w:tr>
    </w:tbl>
    <w:p w14:paraId="18BC0D83" w14:textId="77777777" w:rsidR="006B3712" w:rsidRPr="00252EDA" w:rsidRDefault="006B3712" w:rsidP="006B3712">
      <w:pPr>
        <w:spacing w:after="0"/>
        <w:rPr>
          <w:rFonts w:ascii="Arial" w:hAnsi="Arial" w:cs="Arial"/>
          <w:b/>
          <w:sz w:val="32"/>
          <w:lang w:val="en-US"/>
        </w:rPr>
        <w:sectPr w:rsidR="006B3712" w:rsidRPr="00252EDA" w:rsidSect="005E1135">
          <w:headerReference w:type="default" r:id="rId8"/>
          <w:footerReference w:type="default" r:id="rId9"/>
          <w:pgSz w:w="12240" w:h="15840"/>
          <w:pgMar w:top="1440" w:right="1440" w:bottom="1440" w:left="1440" w:header="720" w:footer="720" w:gutter="0"/>
          <w:cols w:space="720"/>
          <w:docGrid w:linePitch="360"/>
        </w:sectPr>
      </w:pPr>
    </w:p>
    <w:p w14:paraId="015F2752" w14:textId="77777777" w:rsidR="006B3712" w:rsidRPr="00252EDA" w:rsidRDefault="006B3712" w:rsidP="006B3712">
      <w:pPr>
        <w:spacing w:after="0" w:line="360" w:lineRule="auto"/>
        <w:rPr>
          <w:rFonts w:ascii="Arial" w:hAnsi="Arial" w:cs="Arial"/>
          <w:b/>
          <w:sz w:val="32"/>
          <w:lang w:val="en-US"/>
        </w:rPr>
      </w:pPr>
      <w:r w:rsidRPr="00252EDA">
        <w:rPr>
          <w:rFonts w:ascii="Arial" w:hAnsi="Arial" w:cs="Arial"/>
          <w:b/>
          <w:sz w:val="32"/>
          <w:lang w:val="en-US"/>
        </w:rPr>
        <w:lastRenderedPageBreak/>
        <w:t>Contents</w:t>
      </w:r>
    </w:p>
    <w:p w14:paraId="3A742844" w14:textId="77777777" w:rsidR="006B3712" w:rsidRPr="00252EDA" w:rsidRDefault="006B3712" w:rsidP="006B3712">
      <w:pPr>
        <w:spacing w:after="120" w:line="240" w:lineRule="auto"/>
        <w:rPr>
          <w:lang w:val="en-US"/>
        </w:rPr>
      </w:pPr>
      <w:r w:rsidRPr="00252EDA">
        <w:rPr>
          <w:lang w:val="en-US"/>
        </w:rPr>
        <w:t>Executive Summary</w:t>
      </w:r>
    </w:p>
    <w:p w14:paraId="2BB1392E" w14:textId="127EF171" w:rsidR="00AF6D12" w:rsidRPr="00252EDA" w:rsidRDefault="006B3712" w:rsidP="006B3712">
      <w:pPr>
        <w:spacing w:after="120" w:line="240" w:lineRule="auto"/>
        <w:rPr>
          <w:lang w:val="en-US"/>
        </w:rPr>
      </w:pPr>
      <w:r w:rsidRPr="00252EDA">
        <w:rPr>
          <w:lang w:val="en-US"/>
        </w:rPr>
        <w:t>I</w:t>
      </w:r>
      <w:r w:rsidRPr="00252EDA">
        <w:rPr>
          <w:lang w:val="en-US"/>
        </w:rPr>
        <w:tab/>
        <w:t>Introduction</w:t>
      </w:r>
    </w:p>
    <w:p w14:paraId="28EB4CEB" w14:textId="65F29754" w:rsidR="00AF6D12" w:rsidRDefault="006B3712" w:rsidP="00AF6D12">
      <w:pPr>
        <w:spacing w:after="120" w:line="240" w:lineRule="auto"/>
        <w:ind w:left="720"/>
        <w:rPr>
          <w:lang w:val="en-US"/>
        </w:rPr>
      </w:pPr>
      <w:r w:rsidRPr="00252EDA">
        <w:rPr>
          <w:lang w:val="en-US"/>
        </w:rPr>
        <w:t>1</w:t>
      </w:r>
      <w:r w:rsidRPr="00252EDA">
        <w:rPr>
          <w:lang w:val="en-US"/>
        </w:rPr>
        <w:tab/>
      </w:r>
      <w:r>
        <w:rPr>
          <w:lang w:val="en-US"/>
        </w:rPr>
        <w:t>Purpose</w:t>
      </w:r>
    </w:p>
    <w:p w14:paraId="07F1D37D" w14:textId="60BE197A" w:rsidR="006B3712" w:rsidRDefault="006B3712" w:rsidP="00AF6D12">
      <w:pPr>
        <w:spacing w:after="120" w:line="240" w:lineRule="auto"/>
        <w:ind w:left="720"/>
        <w:rPr>
          <w:lang w:val="en-US"/>
        </w:rPr>
      </w:pPr>
      <w:r w:rsidRPr="00252EDA">
        <w:rPr>
          <w:lang w:val="en-US"/>
        </w:rPr>
        <w:t>2</w:t>
      </w:r>
      <w:r w:rsidRPr="00252EDA">
        <w:rPr>
          <w:lang w:val="en-US"/>
        </w:rPr>
        <w:tab/>
      </w:r>
      <w:r>
        <w:rPr>
          <w:lang w:val="en-US"/>
        </w:rPr>
        <w:t>Scope</w:t>
      </w:r>
    </w:p>
    <w:p w14:paraId="77E45820" w14:textId="59F40BFF" w:rsidR="00B9093D" w:rsidRPr="00252EDA" w:rsidRDefault="00B9093D" w:rsidP="00AF6D12">
      <w:pPr>
        <w:spacing w:after="120" w:line="240" w:lineRule="auto"/>
        <w:ind w:left="720"/>
        <w:rPr>
          <w:lang w:val="en-US"/>
        </w:rPr>
      </w:pPr>
      <w:r>
        <w:rPr>
          <w:lang w:val="en-US"/>
        </w:rPr>
        <w:t>3</w:t>
      </w:r>
      <w:r>
        <w:rPr>
          <w:lang w:val="en-US"/>
        </w:rPr>
        <w:tab/>
        <w:t>Assumptions</w:t>
      </w:r>
    </w:p>
    <w:p w14:paraId="634B1AFB" w14:textId="4566C1AF" w:rsidR="006B3712" w:rsidRPr="00252EDA" w:rsidRDefault="006B3712" w:rsidP="00AF6D12">
      <w:pPr>
        <w:spacing w:after="120" w:line="240" w:lineRule="auto"/>
        <w:ind w:left="720"/>
        <w:rPr>
          <w:lang w:val="en-US"/>
        </w:rPr>
      </w:pPr>
      <w:r w:rsidRPr="00252EDA">
        <w:rPr>
          <w:lang w:val="en-US"/>
        </w:rPr>
        <w:t>3</w:t>
      </w:r>
      <w:r w:rsidRPr="00252EDA">
        <w:rPr>
          <w:lang w:val="en-US"/>
        </w:rPr>
        <w:tab/>
      </w:r>
      <w:r>
        <w:rPr>
          <w:lang w:val="en-US"/>
        </w:rPr>
        <w:t>Background</w:t>
      </w:r>
    </w:p>
    <w:p w14:paraId="5356EE57" w14:textId="2B01366C" w:rsidR="006B3712" w:rsidRDefault="006B3712" w:rsidP="006B3712">
      <w:pPr>
        <w:spacing w:after="120" w:line="240" w:lineRule="auto"/>
        <w:rPr>
          <w:lang w:val="en-US"/>
        </w:rPr>
      </w:pPr>
      <w:r w:rsidRPr="00252EDA">
        <w:rPr>
          <w:lang w:val="en-US"/>
        </w:rPr>
        <w:t>II</w:t>
      </w:r>
      <w:r w:rsidRPr="00252EDA">
        <w:rPr>
          <w:lang w:val="en-US"/>
        </w:rPr>
        <w:tab/>
      </w:r>
      <w:r w:rsidR="00B9093D">
        <w:rPr>
          <w:lang w:val="en-US"/>
        </w:rPr>
        <w:t>User Analysis</w:t>
      </w:r>
    </w:p>
    <w:p w14:paraId="689193D1" w14:textId="04BCB0F3" w:rsidR="00AF6D12" w:rsidRPr="00252EDA" w:rsidRDefault="00AF6D12" w:rsidP="006B3712">
      <w:pPr>
        <w:spacing w:after="120" w:line="240" w:lineRule="auto"/>
        <w:rPr>
          <w:lang w:val="en-US"/>
        </w:rPr>
      </w:pPr>
      <w:r>
        <w:rPr>
          <w:lang w:val="en-US"/>
        </w:rPr>
        <w:tab/>
        <w:t xml:space="preserve">1 </w:t>
      </w:r>
      <w:r>
        <w:rPr>
          <w:lang w:val="en-US"/>
        </w:rPr>
        <w:tab/>
        <w:t>Challenges</w:t>
      </w:r>
    </w:p>
    <w:p w14:paraId="47F97867" w14:textId="5CF7C9EE" w:rsidR="00B9093D" w:rsidRPr="00B9093D" w:rsidRDefault="00B9093D" w:rsidP="00B9093D">
      <w:pPr>
        <w:spacing w:after="120" w:line="240" w:lineRule="auto"/>
        <w:rPr>
          <w:lang w:val="en-US"/>
        </w:rPr>
      </w:pPr>
      <w:r>
        <w:rPr>
          <w:lang w:val="en-US"/>
        </w:rPr>
        <w:t>III</w:t>
      </w:r>
      <w:r>
        <w:rPr>
          <w:lang w:val="en-US"/>
        </w:rPr>
        <w:tab/>
        <w:t>Requirements</w:t>
      </w:r>
    </w:p>
    <w:p w14:paraId="5207A544" w14:textId="72DAD2B2" w:rsidR="006B3712" w:rsidRPr="00252EDA" w:rsidRDefault="006B3712" w:rsidP="006B3712">
      <w:pPr>
        <w:spacing w:after="120" w:line="240" w:lineRule="auto"/>
        <w:rPr>
          <w:lang w:val="en-US"/>
        </w:rPr>
      </w:pPr>
      <w:r w:rsidRPr="00252EDA">
        <w:rPr>
          <w:lang w:val="en-US"/>
        </w:rPr>
        <w:t>I</w:t>
      </w:r>
      <w:r w:rsidR="00B9093D">
        <w:rPr>
          <w:lang w:val="en-US"/>
        </w:rPr>
        <w:t>V</w:t>
      </w:r>
      <w:r w:rsidRPr="00252EDA">
        <w:rPr>
          <w:lang w:val="en-US"/>
        </w:rPr>
        <w:tab/>
        <w:t>Solution Framework</w:t>
      </w:r>
    </w:p>
    <w:p w14:paraId="0A5BFFE4" w14:textId="77777777" w:rsidR="006B3712" w:rsidRPr="00E30709" w:rsidRDefault="006B3712" w:rsidP="006B3712">
      <w:pPr>
        <w:pStyle w:val="ListParagraph"/>
        <w:numPr>
          <w:ilvl w:val="0"/>
          <w:numId w:val="27"/>
        </w:numPr>
        <w:spacing w:after="120" w:line="240" w:lineRule="auto"/>
        <w:rPr>
          <w:lang w:val="en-US"/>
        </w:rPr>
      </w:pPr>
      <w:r w:rsidRPr="00E30709">
        <w:rPr>
          <w:lang w:val="en-US"/>
        </w:rPr>
        <w:t>Flood</w:t>
      </w:r>
    </w:p>
    <w:p w14:paraId="06748DAC" w14:textId="77777777" w:rsidR="006B3712" w:rsidRDefault="006B3712" w:rsidP="006B3712">
      <w:pPr>
        <w:pStyle w:val="ListParagraph"/>
        <w:numPr>
          <w:ilvl w:val="0"/>
          <w:numId w:val="27"/>
        </w:numPr>
        <w:spacing w:after="120" w:line="240" w:lineRule="auto"/>
        <w:rPr>
          <w:lang w:val="en-US"/>
        </w:rPr>
      </w:pPr>
      <w:r w:rsidRPr="00867055">
        <w:rPr>
          <w:lang w:val="en-US"/>
        </w:rPr>
        <w:t>Hurricane Wind</w:t>
      </w:r>
    </w:p>
    <w:p w14:paraId="406BA9AB" w14:textId="77777777" w:rsidR="006B3712" w:rsidRDefault="006B3712" w:rsidP="006B3712">
      <w:pPr>
        <w:pStyle w:val="ListParagraph"/>
        <w:numPr>
          <w:ilvl w:val="0"/>
          <w:numId w:val="27"/>
        </w:numPr>
        <w:spacing w:after="120" w:line="240" w:lineRule="auto"/>
        <w:rPr>
          <w:lang w:val="en-US"/>
        </w:rPr>
      </w:pPr>
      <w:r>
        <w:rPr>
          <w:lang w:val="en-US"/>
        </w:rPr>
        <w:t>Earthquake</w:t>
      </w:r>
    </w:p>
    <w:p w14:paraId="7D58E912" w14:textId="77777777" w:rsidR="006B3712" w:rsidRPr="00867055" w:rsidRDefault="006B3712" w:rsidP="006B3712">
      <w:pPr>
        <w:pStyle w:val="ListParagraph"/>
        <w:numPr>
          <w:ilvl w:val="0"/>
          <w:numId w:val="27"/>
        </w:numPr>
        <w:spacing w:after="120" w:line="240" w:lineRule="auto"/>
        <w:rPr>
          <w:lang w:val="en-US"/>
        </w:rPr>
      </w:pPr>
      <w:r>
        <w:rPr>
          <w:lang w:val="en-US"/>
        </w:rPr>
        <w:t>Tsunami</w:t>
      </w:r>
    </w:p>
    <w:p w14:paraId="56F26394" w14:textId="77777777" w:rsidR="006B3712" w:rsidRPr="00867055" w:rsidRDefault="006B3712" w:rsidP="006B3712">
      <w:pPr>
        <w:pStyle w:val="ListParagraph"/>
        <w:numPr>
          <w:ilvl w:val="0"/>
          <w:numId w:val="27"/>
        </w:numPr>
        <w:spacing w:after="120" w:line="240" w:lineRule="auto"/>
        <w:rPr>
          <w:lang w:val="en-US"/>
        </w:rPr>
      </w:pPr>
      <w:r>
        <w:rPr>
          <w:lang w:val="en-US"/>
        </w:rPr>
        <w:t>Mapping Modules to User Types</w:t>
      </w:r>
    </w:p>
    <w:p w14:paraId="2BE31157" w14:textId="4FD1EC13" w:rsidR="006B3712" w:rsidRDefault="006B3712" w:rsidP="006B3712">
      <w:pPr>
        <w:spacing w:after="120" w:line="240" w:lineRule="auto"/>
        <w:rPr>
          <w:lang w:val="en-US"/>
        </w:rPr>
      </w:pPr>
      <w:r w:rsidRPr="00252EDA">
        <w:rPr>
          <w:lang w:val="en-US"/>
        </w:rPr>
        <w:t>V</w:t>
      </w:r>
      <w:r w:rsidRPr="00252EDA">
        <w:rPr>
          <w:lang w:val="en-US"/>
        </w:rPr>
        <w:tab/>
      </w:r>
      <w:r>
        <w:rPr>
          <w:lang w:val="en-US"/>
        </w:rPr>
        <w:t>Analysis</w:t>
      </w:r>
    </w:p>
    <w:p w14:paraId="411CF1A6" w14:textId="77777777" w:rsidR="006B3712" w:rsidRPr="00253E7C" w:rsidRDefault="006B3712" w:rsidP="006B3712">
      <w:pPr>
        <w:pStyle w:val="ListParagraph"/>
        <w:numPr>
          <w:ilvl w:val="0"/>
          <w:numId w:val="28"/>
        </w:numPr>
        <w:spacing w:after="120" w:line="240" w:lineRule="auto"/>
        <w:rPr>
          <w:lang w:val="en-US"/>
        </w:rPr>
      </w:pPr>
      <w:r w:rsidRPr="00253E7C">
        <w:rPr>
          <w:lang w:val="en-US"/>
        </w:rPr>
        <w:t>Product Review</w:t>
      </w:r>
    </w:p>
    <w:p w14:paraId="0E6F4C3E" w14:textId="77777777" w:rsidR="006B3712" w:rsidRPr="00253E7C" w:rsidRDefault="006B3712" w:rsidP="006B3712">
      <w:pPr>
        <w:pStyle w:val="ListParagraph"/>
        <w:numPr>
          <w:ilvl w:val="1"/>
          <w:numId w:val="28"/>
        </w:numPr>
        <w:spacing w:after="120" w:line="240" w:lineRule="auto"/>
        <w:rPr>
          <w:lang w:val="en-US"/>
        </w:rPr>
      </w:pPr>
      <w:r w:rsidRPr="00253E7C">
        <w:rPr>
          <w:rFonts w:ascii="Calibri" w:hAnsi="Calibri" w:cstheme="minorHAnsi"/>
          <w:lang w:val="en-US"/>
        </w:rPr>
        <w:t>Description of Open Source Desktop GIS</w:t>
      </w:r>
    </w:p>
    <w:p w14:paraId="5ECC9F51" w14:textId="77777777" w:rsidR="006B3712" w:rsidRDefault="006B3712" w:rsidP="006B3712">
      <w:pPr>
        <w:pStyle w:val="ListParagraph"/>
        <w:numPr>
          <w:ilvl w:val="2"/>
          <w:numId w:val="28"/>
        </w:numPr>
        <w:spacing w:after="120" w:line="240" w:lineRule="auto"/>
        <w:rPr>
          <w:lang w:val="en-US"/>
        </w:rPr>
      </w:pPr>
      <w:r w:rsidRPr="00253E7C">
        <w:rPr>
          <w:lang w:val="en-US"/>
        </w:rPr>
        <w:t>GRASS</w:t>
      </w:r>
    </w:p>
    <w:p w14:paraId="6B08DA7D" w14:textId="77777777" w:rsidR="006B3712" w:rsidRDefault="006B3712" w:rsidP="006B3712">
      <w:pPr>
        <w:pStyle w:val="ListParagraph"/>
        <w:numPr>
          <w:ilvl w:val="2"/>
          <w:numId w:val="28"/>
        </w:numPr>
        <w:spacing w:after="120" w:line="240" w:lineRule="auto"/>
        <w:rPr>
          <w:lang w:val="en-US"/>
        </w:rPr>
      </w:pPr>
      <w:r w:rsidRPr="00253E7C">
        <w:rPr>
          <w:lang w:val="en-US"/>
        </w:rPr>
        <w:t>QGIS</w:t>
      </w:r>
    </w:p>
    <w:p w14:paraId="4DB2D51C" w14:textId="77777777" w:rsidR="006B3712" w:rsidRDefault="006B3712" w:rsidP="006B3712">
      <w:pPr>
        <w:pStyle w:val="ListParagraph"/>
        <w:numPr>
          <w:ilvl w:val="2"/>
          <w:numId w:val="28"/>
        </w:numPr>
        <w:spacing w:after="120" w:line="240" w:lineRule="auto"/>
        <w:rPr>
          <w:lang w:val="en-US"/>
        </w:rPr>
      </w:pPr>
      <w:proofErr w:type="spellStart"/>
      <w:r w:rsidRPr="00253E7C">
        <w:rPr>
          <w:lang w:val="en-US"/>
        </w:rPr>
        <w:t>uDig</w:t>
      </w:r>
      <w:proofErr w:type="spellEnd"/>
    </w:p>
    <w:p w14:paraId="60A67BFF" w14:textId="77777777" w:rsidR="006B3712" w:rsidRDefault="006B3712" w:rsidP="006B3712">
      <w:pPr>
        <w:pStyle w:val="ListParagraph"/>
        <w:numPr>
          <w:ilvl w:val="2"/>
          <w:numId w:val="28"/>
        </w:numPr>
        <w:spacing w:after="120" w:line="240" w:lineRule="auto"/>
        <w:rPr>
          <w:lang w:val="en-US"/>
        </w:rPr>
      </w:pPr>
      <w:proofErr w:type="spellStart"/>
      <w:r w:rsidRPr="00253E7C">
        <w:rPr>
          <w:lang w:val="en-US"/>
        </w:rPr>
        <w:t>gvSIG</w:t>
      </w:r>
      <w:proofErr w:type="spellEnd"/>
    </w:p>
    <w:p w14:paraId="6DEFC3E5" w14:textId="77777777" w:rsidR="006B3712" w:rsidRDefault="006B3712" w:rsidP="006B3712">
      <w:pPr>
        <w:pStyle w:val="ListParagraph"/>
        <w:numPr>
          <w:ilvl w:val="2"/>
          <w:numId w:val="28"/>
        </w:numPr>
        <w:spacing w:after="120" w:line="240" w:lineRule="auto"/>
        <w:rPr>
          <w:lang w:val="en-US"/>
        </w:rPr>
      </w:pPr>
      <w:r w:rsidRPr="00253E7C">
        <w:rPr>
          <w:lang w:val="en-US"/>
        </w:rPr>
        <w:t>SAGA</w:t>
      </w:r>
    </w:p>
    <w:p w14:paraId="223B155D" w14:textId="77777777" w:rsidR="006B3712" w:rsidRDefault="006B3712" w:rsidP="006B3712">
      <w:pPr>
        <w:pStyle w:val="ListParagraph"/>
        <w:numPr>
          <w:ilvl w:val="2"/>
          <w:numId w:val="28"/>
        </w:numPr>
        <w:spacing w:after="120" w:line="240" w:lineRule="auto"/>
        <w:rPr>
          <w:lang w:val="en-US"/>
        </w:rPr>
      </w:pPr>
      <w:r w:rsidRPr="00253E7C">
        <w:rPr>
          <w:lang w:val="en-US"/>
        </w:rPr>
        <w:t>Open JUMP</w:t>
      </w:r>
    </w:p>
    <w:p w14:paraId="4FAF5D49" w14:textId="77777777" w:rsidR="006B3712" w:rsidRPr="00253E7C" w:rsidRDefault="006B3712" w:rsidP="006B3712">
      <w:pPr>
        <w:pStyle w:val="ListParagraph"/>
        <w:numPr>
          <w:ilvl w:val="1"/>
          <w:numId w:val="28"/>
        </w:numPr>
        <w:spacing w:after="120" w:line="240" w:lineRule="auto"/>
        <w:rPr>
          <w:lang w:val="en-US"/>
        </w:rPr>
      </w:pPr>
      <w:r w:rsidRPr="00253E7C">
        <w:rPr>
          <w:rFonts w:ascii="Calibri" w:hAnsi="Calibri" w:cstheme="minorHAnsi"/>
          <w:lang w:val="en-US"/>
        </w:rPr>
        <w:t>Description of Open Source Web Mapping Applications</w:t>
      </w:r>
    </w:p>
    <w:p w14:paraId="159AA4D2" w14:textId="77777777" w:rsidR="006B3712" w:rsidRDefault="006B3712" w:rsidP="006B3712">
      <w:pPr>
        <w:pStyle w:val="ListParagraph"/>
        <w:numPr>
          <w:ilvl w:val="2"/>
          <w:numId w:val="28"/>
        </w:numPr>
        <w:spacing w:after="120" w:line="240" w:lineRule="auto"/>
        <w:rPr>
          <w:lang w:val="en-US"/>
        </w:rPr>
      </w:pPr>
      <w:proofErr w:type="spellStart"/>
      <w:r w:rsidRPr="00253E7C">
        <w:rPr>
          <w:lang w:val="en-US"/>
        </w:rPr>
        <w:t>MapServer</w:t>
      </w:r>
      <w:proofErr w:type="spellEnd"/>
    </w:p>
    <w:p w14:paraId="68B1C3F5" w14:textId="77777777" w:rsidR="006B3712" w:rsidRDefault="006B3712" w:rsidP="006B3712">
      <w:pPr>
        <w:pStyle w:val="ListParagraph"/>
        <w:numPr>
          <w:ilvl w:val="2"/>
          <w:numId w:val="28"/>
        </w:numPr>
        <w:spacing w:after="120" w:line="240" w:lineRule="auto"/>
        <w:rPr>
          <w:lang w:val="en-US"/>
        </w:rPr>
      </w:pPr>
      <w:proofErr w:type="spellStart"/>
      <w:r w:rsidRPr="00253E7C">
        <w:rPr>
          <w:lang w:val="en-US"/>
        </w:rPr>
        <w:t>MapGuide</w:t>
      </w:r>
      <w:proofErr w:type="spellEnd"/>
    </w:p>
    <w:p w14:paraId="06B78CA3" w14:textId="77777777" w:rsidR="006B3712" w:rsidRDefault="006B3712" w:rsidP="006B3712">
      <w:pPr>
        <w:pStyle w:val="ListParagraph"/>
        <w:numPr>
          <w:ilvl w:val="2"/>
          <w:numId w:val="28"/>
        </w:numPr>
        <w:spacing w:after="120" w:line="240" w:lineRule="auto"/>
        <w:rPr>
          <w:lang w:val="en-US"/>
        </w:rPr>
      </w:pPr>
      <w:proofErr w:type="spellStart"/>
      <w:r w:rsidRPr="00253E7C">
        <w:rPr>
          <w:lang w:val="en-US"/>
        </w:rPr>
        <w:t>OpenLayers</w:t>
      </w:r>
      <w:proofErr w:type="spellEnd"/>
    </w:p>
    <w:p w14:paraId="4A9AFBA4" w14:textId="77777777" w:rsidR="006B3712" w:rsidRDefault="006B3712" w:rsidP="006B3712">
      <w:pPr>
        <w:pStyle w:val="ListParagraph"/>
        <w:numPr>
          <w:ilvl w:val="2"/>
          <w:numId w:val="28"/>
        </w:numPr>
        <w:spacing w:after="120" w:line="240" w:lineRule="auto"/>
        <w:rPr>
          <w:lang w:val="en-US"/>
        </w:rPr>
      </w:pPr>
      <w:r w:rsidRPr="00253E7C">
        <w:rPr>
          <w:lang w:val="en-US"/>
        </w:rPr>
        <w:t>Degree</w:t>
      </w:r>
    </w:p>
    <w:p w14:paraId="36B4A5C9" w14:textId="77777777" w:rsidR="006B3712" w:rsidRDefault="006B3712" w:rsidP="006B3712">
      <w:pPr>
        <w:pStyle w:val="ListParagraph"/>
        <w:numPr>
          <w:ilvl w:val="2"/>
          <w:numId w:val="28"/>
        </w:numPr>
        <w:spacing w:after="120" w:line="240" w:lineRule="auto"/>
        <w:rPr>
          <w:lang w:val="en-US"/>
        </w:rPr>
      </w:pPr>
      <w:proofErr w:type="spellStart"/>
      <w:r w:rsidRPr="00253E7C">
        <w:rPr>
          <w:lang w:val="en-US"/>
        </w:rPr>
        <w:t>GeoMoose</w:t>
      </w:r>
      <w:proofErr w:type="spellEnd"/>
    </w:p>
    <w:p w14:paraId="4B48D660" w14:textId="77777777" w:rsidR="006B3712" w:rsidRDefault="006B3712" w:rsidP="006B3712">
      <w:pPr>
        <w:pStyle w:val="ListParagraph"/>
        <w:numPr>
          <w:ilvl w:val="2"/>
          <w:numId w:val="28"/>
        </w:numPr>
        <w:spacing w:after="120" w:line="240" w:lineRule="auto"/>
        <w:rPr>
          <w:lang w:val="en-US"/>
        </w:rPr>
      </w:pPr>
      <w:proofErr w:type="spellStart"/>
      <w:r w:rsidRPr="00253E7C">
        <w:rPr>
          <w:lang w:val="en-US"/>
        </w:rPr>
        <w:t>MapBender</w:t>
      </w:r>
      <w:proofErr w:type="spellEnd"/>
    </w:p>
    <w:p w14:paraId="44551038" w14:textId="77777777" w:rsidR="006B3712" w:rsidRDefault="006B3712" w:rsidP="006B3712">
      <w:pPr>
        <w:pStyle w:val="ListParagraph"/>
        <w:numPr>
          <w:ilvl w:val="2"/>
          <w:numId w:val="28"/>
        </w:numPr>
        <w:spacing w:after="120" w:line="240" w:lineRule="auto"/>
        <w:rPr>
          <w:lang w:val="en-US"/>
        </w:rPr>
      </w:pPr>
      <w:proofErr w:type="spellStart"/>
      <w:r w:rsidRPr="00253E7C">
        <w:rPr>
          <w:lang w:val="en-US"/>
        </w:rPr>
        <w:t>GeoServer</w:t>
      </w:r>
      <w:proofErr w:type="spellEnd"/>
    </w:p>
    <w:p w14:paraId="0E5C0B0A" w14:textId="77777777" w:rsidR="006B3712" w:rsidRDefault="006B3712" w:rsidP="006B3712">
      <w:pPr>
        <w:pStyle w:val="ListParagraph"/>
        <w:numPr>
          <w:ilvl w:val="2"/>
          <w:numId w:val="28"/>
        </w:numPr>
        <w:spacing w:after="120" w:line="240" w:lineRule="auto"/>
        <w:rPr>
          <w:lang w:val="en-US"/>
        </w:rPr>
      </w:pPr>
      <w:r w:rsidRPr="00253E7C">
        <w:rPr>
          <w:lang w:val="en-US"/>
        </w:rPr>
        <w:t>Carto</w:t>
      </w:r>
    </w:p>
    <w:p w14:paraId="7C20382D" w14:textId="77777777" w:rsidR="006B3712" w:rsidRDefault="006B3712" w:rsidP="006B3712">
      <w:pPr>
        <w:pStyle w:val="ListParagraph"/>
        <w:numPr>
          <w:ilvl w:val="2"/>
          <w:numId w:val="28"/>
        </w:numPr>
        <w:spacing w:after="120" w:line="240" w:lineRule="auto"/>
        <w:rPr>
          <w:lang w:val="en-US"/>
        </w:rPr>
      </w:pPr>
      <w:proofErr w:type="spellStart"/>
      <w:r w:rsidRPr="0048263B">
        <w:rPr>
          <w:lang w:val="en-US"/>
        </w:rPr>
        <w:t>PyWPS</w:t>
      </w:r>
      <w:proofErr w:type="spellEnd"/>
    </w:p>
    <w:p w14:paraId="7B18035D" w14:textId="77777777" w:rsidR="006B3712" w:rsidRPr="0048263B" w:rsidRDefault="006B3712" w:rsidP="006B3712">
      <w:pPr>
        <w:pStyle w:val="ListParagraph"/>
        <w:numPr>
          <w:ilvl w:val="1"/>
          <w:numId w:val="28"/>
        </w:numPr>
        <w:spacing w:after="120" w:line="240" w:lineRule="auto"/>
        <w:rPr>
          <w:lang w:val="en-US"/>
        </w:rPr>
      </w:pPr>
      <w:r w:rsidRPr="0048263B">
        <w:rPr>
          <w:rFonts w:ascii="Calibri" w:hAnsi="Calibri" w:cstheme="minorHAnsi"/>
          <w:lang w:val="en-US"/>
        </w:rPr>
        <w:t>Description of Open Source Geospatial Libraries</w:t>
      </w:r>
    </w:p>
    <w:p w14:paraId="63461213" w14:textId="77777777" w:rsidR="006B3712" w:rsidRDefault="006B3712" w:rsidP="006B3712">
      <w:pPr>
        <w:pStyle w:val="ListParagraph"/>
        <w:numPr>
          <w:ilvl w:val="2"/>
          <w:numId w:val="28"/>
        </w:numPr>
        <w:spacing w:after="120" w:line="240" w:lineRule="auto"/>
        <w:rPr>
          <w:lang w:val="en-US"/>
        </w:rPr>
      </w:pPr>
      <w:proofErr w:type="spellStart"/>
      <w:r w:rsidRPr="0048263B">
        <w:rPr>
          <w:lang w:val="en-US"/>
        </w:rPr>
        <w:t>GeoTools</w:t>
      </w:r>
      <w:proofErr w:type="spellEnd"/>
    </w:p>
    <w:p w14:paraId="12305685" w14:textId="77777777" w:rsidR="006B3712" w:rsidRDefault="006B3712" w:rsidP="006B3712">
      <w:pPr>
        <w:pStyle w:val="ListParagraph"/>
        <w:numPr>
          <w:ilvl w:val="2"/>
          <w:numId w:val="28"/>
        </w:numPr>
        <w:spacing w:after="120" w:line="240" w:lineRule="auto"/>
        <w:rPr>
          <w:lang w:val="en-US"/>
        </w:rPr>
      </w:pPr>
      <w:r w:rsidRPr="0048263B">
        <w:rPr>
          <w:lang w:val="en-US"/>
        </w:rPr>
        <w:t>GDAL/OGR</w:t>
      </w:r>
    </w:p>
    <w:p w14:paraId="6373EA35" w14:textId="77777777" w:rsidR="006B3712" w:rsidRDefault="006B3712" w:rsidP="006B3712">
      <w:pPr>
        <w:pStyle w:val="ListParagraph"/>
        <w:numPr>
          <w:ilvl w:val="2"/>
          <w:numId w:val="28"/>
        </w:numPr>
        <w:spacing w:after="120" w:line="240" w:lineRule="auto"/>
        <w:rPr>
          <w:lang w:val="en-US"/>
        </w:rPr>
      </w:pPr>
      <w:r w:rsidRPr="0048263B">
        <w:rPr>
          <w:lang w:val="en-US"/>
        </w:rPr>
        <w:t>GEOS</w:t>
      </w:r>
    </w:p>
    <w:p w14:paraId="70ECCE70" w14:textId="77777777" w:rsidR="006B3712" w:rsidRDefault="006B3712" w:rsidP="006B3712">
      <w:pPr>
        <w:pStyle w:val="ListParagraph"/>
        <w:numPr>
          <w:ilvl w:val="2"/>
          <w:numId w:val="28"/>
        </w:numPr>
        <w:spacing w:after="120" w:line="240" w:lineRule="auto"/>
        <w:rPr>
          <w:lang w:val="en-US"/>
        </w:rPr>
      </w:pPr>
      <w:proofErr w:type="spellStart"/>
      <w:r w:rsidRPr="0048263B">
        <w:rPr>
          <w:lang w:val="en-US"/>
        </w:rPr>
        <w:t>GeoTrellis</w:t>
      </w:r>
      <w:proofErr w:type="spellEnd"/>
    </w:p>
    <w:p w14:paraId="47B8A110" w14:textId="77777777" w:rsidR="006B3712" w:rsidRDefault="006B3712" w:rsidP="006B3712">
      <w:pPr>
        <w:pStyle w:val="ListParagraph"/>
        <w:numPr>
          <w:ilvl w:val="2"/>
          <w:numId w:val="28"/>
        </w:numPr>
        <w:spacing w:after="120" w:line="240" w:lineRule="auto"/>
        <w:rPr>
          <w:lang w:val="en-US"/>
        </w:rPr>
      </w:pPr>
      <w:proofErr w:type="spellStart"/>
      <w:r w:rsidRPr="0048263B">
        <w:rPr>
          <w:lang w:val="en-US"/>
        </w:rPr>
        <w:t>GeoWave</w:t>
      </w:r>
      <w:proofErr w:type="spellEnd"/>
    </w:p>
    <w:p w14:paraId="1107BEC1" w14:textId="77777777" w:rsidR="006B3712" w:rsidRDefault="006B3712" w:rsidP="006B3712">
      <w:pPr>
        <w:pStyle w:val="ListParagraph"/>
        <w:numPr>
          <w:ilvl w:val="2"/>
          <w:numId w:val="28"/>
        </w:numPr>
        <w:spacing w:after="120" w:line="240" w:lineRule="auto"/>
        <w:rPr>
          <w:lang w:val="en-US"/>
        </w:rPr>
      </w:pPr>
      <w:r w:rsidRPr="0048263B">
        <w:rPr>
          <w:lang w:val="en-US"/>
        </w:rPr>
        <w:lastRenderedPageBreak/>
        <w:t>STAC</w:t>
      </w:r>
    </w:p>
    <w:p w14:paraId="712DA0B7" w14:textId="77777777" w:rsidR="006B3712" w:rsidRPr="0048263B" w:rsidRDefault="006B3712" w:rsidP="006B3712">
      <w:pPr>
        <w:pStyle w:val="ListParagraph"/>
        <w:numPr>
          <w:ilvl w:val="1"/>
          <w:numId w:val="28"/>
        </w:numPr>
        <w:spacing w:after="120" w:line="240" w:lineRule="auto"/>
        <w:rPr>
          <w:lang w:val="en-US"/>
        </w:rPr>
      </w:pPr>
      <w:r w:rsidRPr="0048263B">
        <w:rPr>
          <w:rFonts w:ascii="Calibri" w:hAnsi="Calibri" w:cstheme="minorHAnsi"/>
          <w:lang w:val="en-US"/>
        </w:rPr>
        <w:t>Description of Other Open Source Platforms</w:t>
      </w:r>
    </w:p>
    <w:p w14:paraId="7E7B8BEE" w14:textId="77777777" w:rsidR="006B3712" w:rsidRDefault="006B3712" w:rsidP="006B3712">
      <w:pPr>
        <w:pStyle w:val="ListParagraph"/>
        <w:numPr>
          <w:ilvl w:val="2"/>
          <w:numId w:val="28"/>
        </w:numPr>
        <w:spacing w:after="120" w:line="240" w:lineRule="auto"/>
        <w:rPr>
          <w:lang w:val="en-US"/>
        </w:rPr>
      </w:pPr>
      <w:r w:rsidRPr="0048263B">
        <w:rPr>
          <w:lang w:val="en-US"/>
        </w:rPr>
        <w:t>R</w:t>
      </w:r>
    </w:p>
    <w:p w14:paraId="64B4289D" w14:textId="77777777" w:rsidR="006B3712" w:rsidRDefault="006B3712" w:rsidP="006B3712">
      <w:pPr>
        <w:pStyle w:val="ListParagraph"/>
        <w:numPr>
          <w:ilvl w:val="2"/>
          <w:numId w:val="28"/>
        </w:numPr>
        <w:spacing w:after="120" w:line="240" w:lineRule="auto"/>
        <w:rPr>
          <w:lang w:val="en-US"/>
        </w:rPr>
      </w:pPr>
      <w:r w:rsidRPr="0048263B">
        <w:rPr>
          <w:lang w:val="en-US"/>
        </w:rPr>
        <w:t xml:space="preserve">Repast </w:t>
      </w:r>
      <w:proofErr w:type="spellStart"/>
      <w:r w:rsidRPr="0048263B">
        <w:rPr>
          <w:lang w:val="en-US"/>
        </w:rPr>
        <w:t>Simphony</w:t>
      </w:r>
      <w:proofErr w:type="spellEnd"/>
    </w:p>
    <w:p w14:paraId="6E86F250" w14:textId="77777777" w:rsidR="006B3712" w:rsidRDefault="006B3712" w:rsidP="006B3712">
      <w:pPr>
        <w:pStyle w:val="ListParagraph"/>
        <w:numPr>
          <w:ilvl w:val="2"/>
          <w:numId w:val="28"/>
        </w:numPr>
        <w:spacing w:after="120" w:line="240" w:lineRule="auto"/>
        <w:rPr>
          <w:lang w:val="en-US"/>
        </w:rPr>
      </w:pPr>
      <w:r w:rsidRPr="0048263B">
        <w:rPr>
          <w:lang w:val="en-US"/>
        </w:rPr>
        <w:t>Eclipse</w:t>
      </w:r>
    </w:p>
    <w:p w14:paraId="4A0ADAC0" w14:textId="77777777" w:rsidR="006B3712" w:rsidRDefault="006B3712" w:rsidP="006B3712">
      <w:pPr>
        <w:pStyle w:val="ListParagraph"/>
        <w:numPr>
          <w:ilvl w:val="2"/>
          <w:numId w:val="28"/>
        </w:numPr>
        <w:spacing w:after="120" w:line="240" w:lineRule="auto"/>
        <w:rPr>
          <w:lang w:val="en-US"/>
        </w:rPr>
      </w:pPr>
      <w:proofErr w:type="spellStart"/>
      <w:r w:rsidRPr="0048263B">
        <w:rPr>
          <w:lang w:val="en-US"/>
        </w:rPr>
        <w:t>Jupyter</w:t>
      </w:r>
      <w:proofErr w:type="spellEnd"/>
    </w:p>
    <w:p w14:paraId="1D76E2FA" w14:textId="77777777" w:rsidR="006B3712" w:rsidRPr="0048263B" w:rsidRDefault="006B3712" w:rsidP="006B3712">
      <w:pPr>
        <w:pStyle w:val="ListParagraph"/>
        <w:numPr>
          <w:ilvl w:val="1"/>
          <w:numId w:val="28"/>
        </w:numPr>
        <w:spacing w:after="120" w:line="240" w:lineRule="auto"/>
        <w:rPr>
          <w:lang w:val="en-US"/>
        </w:rPr>
      </w:pPr>
      <w:r w:rsidRPr="0048263B">
        <w:rPr>
          <w:rFonts w:ascii="Calibri" w:hAnsi="Calibri" w:cstheme="minorHAnsi"/>
          <w:lang w:val="en-US"/>
        </w:rPr>
        <w:t>Decision Analysis Report</w:t>
      </w:r>
    </w:p>
    <w:p w14:paraId="74EE4185" w14:textId="77777777" w:rsidR="006B3712" w:rsidRDefault="006B3712" w:rsidP="006B3712">
      <w:pPr>
        <w:pStyle w:val="ListParagraph"/>
        <w:numPr>
          <w:ilvl w:val="0"/>
          <w:numId w:val="28"/>
        </w:numPr>
        <w:spacing w:after="120" w:line="240" w:lineRule="auto"/>
        <w:rPr>
          <w:lang w:val="en-US"/>
        </w:rPr>
      </w:pPr>
      <w:r w:rsidRPr="0048263B">
        <w:rPr>
          <w:lang w:val="en-US"/>
        </w:rPr>
        <w:t>Database Review</w:t>
      </w:r>
    </w:p>
    <w:p w14:paraId="73548E10" w14:textId="77777777" w:rsidR="006B3712" w:rsidRPr="0048263B" w:rsidRDefault="006B3712" w:rsidP="006B3712">
      <w:pPr>
        <w:pStyle w:val="ListParagraph"/>
        <w:numPr>
          <w:ilvl w:val="1"/>
          <w:numId w:val="28"/>
        </w:numPr>
        <w:spacing w:after="120" w:line="240" w:lineRule="auto"/>
        <w:rPr>
          <w:lang w:val="en-US"/>
        </w:rPr>
      </w:pPr>
      <w:proofErr w:type="spellStart"/>
      <w:r w:rsidRPr="0048263B">
        <w:rPr>
          <w:rFonts w:ascii="Calibri" w:hAnsi="Calibri" w:cstheme="minorHAnsi"/>
          <w:lang w:val="en-US"/>
        </w:rPr>
        <w:t>PostGIS</w:t>
      </w:r>
      <w:proofErr w:type="spellEnd"/>
    </w:p>
    <w:p w14:paraId="0DDAFAAB" w14:textId="77777777" w:rsidR="006B3712" w:rsidRPr="0048263B" w:rsidRDefault="006B3712" w:rsidP="006B3712">
      <w:pPr>
        <w:pStyle w:val="ListParagraph"/>
        <w:numPr>
          <w:ilvl w:val="1"/>
          <w:numId w:val="28"/>
        </w:numPr>
        <w:spacing w:after="120" w:line="240" w:lineRule="auto"/>
        <w:rPr>
          <w:lang w:val="en-US"/>
        </w:rPr>
      </w:pPr>
      <w:proofErr w:type="spellStart"/>
      <w:r w:rsidRPr="0048263B">
        <w:rPr>
          <w:rFonts w:ascii="Calibri" w:hAnsi="Calibri" w:cstheme="minorHAnsi"/>
          <w:lang w:val="en-US"/>
        </w:rPr>
        <w:t>SpatiaLite</w:t>
      </w:r>
      <w:proofErr w:type="spellEnd"/>
    </w:p>
    <w:p w14:paraId="24CF3988" w14:textId="77777777" w:rsidR="006B3712" w:rsidRPr="0048263B" w:rsidRDefault="006B3712" w:rsidP="006B3712">
      <w:pPr>
        <w:pStyle w:val="ListParagraph"/>
        <w:numPr>
          <w:ilvl w:val="1"/>
          <w:numId w:val="28"/>
        </w:numPr>
        <w:spacing w:after="120" w:line="240" w:lineRule="auto"/>
        <w:rPr>
          <w:lang w:val="en-US"/>
        </w:rPr>
      </w:pPr>
      <w:proofErr w:type="spellStart"/>
      <w:r w:rsidRPr="0048263B">
        <w:rPr>
          <w:rFonts w:ascii="Calibri" w:hAnsi="Calibri" w:cstheme="minorHAnsi"/>
          <w:lang w:val="en-US"/>
        </w:rPr>
        <w:t>Rasdaman</w:t>
      </w:r>
      <w:proofErr w:type="spellEnd"/>
    </w:p>
    <w:p w14:paraId="3CDECDDB" w14:textId="77777777" w:rsidR="006B3712" w:rsidRPr="0048263B" w:rsidRDefault="006B3712" w:rsidP="006B3712">
      <w:pPr>
        <w:pStyle w:val="ListParagraph"/>
        <w:numPr>
          <w:ilvl w:val="1"/>
          <w:numId w:val="28"/>
        </w:numPr>
        <w:spacing w:after="120" w:line="240" w:lineRule="auto"/>
        <w:rPr>
          <w:lang w:val="en-US"/>
        </w:rPr>
      </w:pPr>
      <w:r w:rsidRPr="0048263B">
        <w:rPr>
          <w:rFonts w:ascii="Calibri" w:hAnsi="Calibri" w:cstheme="minorHAnsi"/>
          <w:lang w:val="en-US"/>
        </w:rPr>
        <w:t>OLAP Databases</w:t>
      </w:r>
    </w:p>
    <w:p w14:paraId="4A8C0DEB" w14:textId="77777777" w:rsidR="006B3712" w:rsidRPr="0048263B" w:rsidRDefault="006B3712" w:rsidP="006B3712">
      <w:pPr>
        <w:pStyle w:val="ListParagraph"/>
        <w:numPr>
          <w:ilvl w:val="1"/>
          <w:numId w:val="28"/>
        </w:numPr>
        <w:spacing w:after="120" w:line="240" w:lineRule="auto"/>
        <w:rPr>
          <w:lang w:val="en-US"/>
        </w:rPr>
      </w:pPr>
      <w:r w:rsidRPr="0048263B">
        <w:rPr>
          <w:rFonts w:ascii="Calibri" w:hAnsi="Calibri" w:cstheme="minorHAnsi"/>
          <w:lang w:val="en-US"/>
        </w:rPr>
        <w:t>Non-relational Databases</w:t>
      </w:r>
    </w:p>
    <w:p w14:paraId="79FED585" w14:textId="77777777" w:rsidR="006B3712" w:rsidRPr="0048263B" w:rsidRDefault="006B3712" w:rsidP="006B3712">
      <w:pPr>
        <w:pStyle w:val="ListParagraph"/>
        <w:numPr>
          <w:ilvl w:val="1"/>
          <w:numId w:val="28"/>
        </w:numPr>
        <w:spacing w:after="120" w:line="240" w:lineRule="auto"/>
        <w:rPr>
          <w:lang w:val="en-US"/>
        </w:rPr>
      </w:pPr>
      <w:r w:rsidRPr="0048263B">
        <w:rPr>
          <w:rFonts w:ascii="Calibri" w:hAnsi="Calibri" w:cstheme="minorHAnsi"/>
          <w:lang w:val="en-US"/>
        </w:rPr>
        <w:t>Decision Analysis Report</w:t>
      </w:r>
    </w:p>
    <w:p w14:paraId="405257C3" w14:textId="77777777" w:rsidR="006B3712" w:rsidRDefault="006B3712" w:rsidP="006B3712">
      <w:pPr>
        <w:pStyle w:val="ListParagraph"/>
        <w:numPr>
          <w:ilvl w:val="0"/>
          <w:numId w:val="28"/>
        </w:numPr>
        <w:spacing w:after="120" w:line="240" w:lineRule="auto"/>
        <w:rPr>
          <w:lang w:val="en-US"/>
        </w:rPr>
      </w:pPr>
      <w:r w:rsidRPr="0048263B">
        <w:rPr>
          <w:lang w:val="en-US"/>
        </w:rPr>
        <w:t>Analysis of Alternatives</w:t>
      </w:r>
    </w:p>
    <w:p w14:paraId="31FDA4D7" w14:textId="77777777" w:rsidR="006B3712" w:rsidRDefault="006B3712" w:rsidP="006B3712">
      <w:pPr>
        <w:pStyle w:val="ListParagraph"/>
        <w:numPr>
          <w:ilvl w:val="1"/>
          <w:numId w:val="28"/>
        </w:numPr>
        <w:spacing w:after="120" w:line="240" w:lineRule="auto"/>
        <w:rPr>
          <w:lang w:val="en-US"/>
        </w:rPr>
      </w:pPr>
      <w:r w:rsidRPr="0048263B">
        <w:rPr>
          <w:lang w:val="en-US"/>
        </w:rPr>
        <w:t>Preferred Solution</w:t>
      </w:r>
    </w:p>
    <w:p w14:paraId="6AA98D24" w14:textId="77777777" w:rsidR="006B3712" w:rsidRDefault="006B3712" w:rsidP="006B3712">
      <w:pPr>
        <w:pStyle w:val="ListParagraph"/>
        <w:numPr>
          <w:ilvl w:val="1"/>
          <w:numId w:val="28"/>
        </w:numPr>
        <w:spacing w:after="120" w:line="240" w:lineRule="auto"/>
        <w:rPr>
          <w:lang w:val="en-US"/>
        </w:rPr>
      </w:pPr>
      <w:r w:rsidRPr="0048263B">
        <w:rPr>
          <w:lang w:val="en-US"/>
        </w:rPr>
        <w:t>Security Considerations</w:t>
      </w:r>
    </w:p>
    <w:p w14:paraId="05989166" w14:textId="77777777" w:rsidR="006B3712" w:rsidRPr="0048263B" w:rsidRDefault="006B3712" w:rsidP="006B3712">
      <w:pPr>
        <w:pStyle w:val="ListParagraph"/>
        <w:numPr>
          <w:ilvl w:val="1"/>
          <w:numId w:val="28"/>
        </w:numPr>
        <w:spacing w:after="120" w:line="240" w:lineRule="auto"/>
        <w:rPr>
          <w:lang w:val="en-US"/>
        </w:rPr>
      </w:pPr>
      <w:r w:rsidRPr="0048263B">
        <w:rPr>
          <w:lang w:val="en-US"/>
        </w:rPr>
        <w:t>Assumptions and Dependencies</w:t>
      </w:r>
    </w:p>
    <w:p w14:paraId="490E9812" w14:textId="435A8705" w:rsidR="006B3712" w:rsidRPr="00252EDA" w:rsidRDefault="006B3712" w:rsidP="006B3712">
      <w:pPr>
        <w:spacing w:after="120" w:line="240" w:lineRule="auto"/>
        <w:rPr>
          <w:lang w:val="en-US"/>
        </w:rPr>
      </w:pPr>
      <w:r>
        <w:rPr>
          <w:lang w:val="en-US"/>
        </w:rPr>
        <w:t>V</w:t>
      </w:r>
      <w:r w:rsidR="00B9093D">
        <w:rPr>
          <w:lang w:val="en-US"/>
        </w:rPr>
        <w:t>I</w:t>
      </w:r>
      <w:r w:rsidRPr="00252EDA">
        <w:rPr>
          <w:lang w:val="en-US"/>
        </w:rPr>
        <w:tab/>
        <w:t>Testing and Prototyping</w:t>
      </w:r>
    </w:p>
    <w:p w14:paraId="4FECD636" w14:textId="77777777" w:rsidR="006B3712" w:rsidRPr="00252EDA" w:rsidRDefault="006B3712" w:rsidP="006B3712">
      <w:pPr>
        <w:spacing w:after="120" w:line="240" w:lineRule="auto"/>
        <w:ind w:firstLine="720"/>
        <w:rPr>
          <w:lang w:val="en-US"/>
        </w:rPr>
      </w:pPr>
      <w:r>
        <w:rPr>
          <w:lang w:val="en-US"/>
        </w:rPr>
        <w:t>1</w:t>
      </w:r>
      <w:r>
        <w:rPr>
          <w:lang w:val="en-US"/>
        </w:rPr>
        <w:tab/>
      </w:r>
      <w:r w:rsidRPr="00252EDA">
        <w:rPr>
          <w:lang w:val="en-US"/>
        </w:rPr>
        <w:t>Optimize extract by value</w:t>
      </w:r>
    </w:p>
    <w:p w14:paraId="4BE2B021" w14:textId="77777777" w:rsidR="006B3712" w:rsidRPr="00252EDA" w:rsidRDefault="006B3712" w:rsidP="006B3712">
      <w:pPr>
        <w:spacing w:after="120" w:line="240" w:lineRule="auto"/>
        <w:ind w:left="720"/>
        <w:rPr>
          <w:lang w:val="en-US"/>
        </w:rPr>
      </w:pPr>
      <w:r>
        <w:rPr>
          <w:lang w:val="en-US"/>
        </w:rPr>
        <w:t>2</w:t>
      </w:r>
      <w:r>
        <w:rPr>
          <w:lang w:val="en-US"/>
        </w:rPr>
        <w:tab/>
        <w:t>Microsoft Building Footprints as OpenHazus Foundational Inventory</w:t>
      </w:r>
    </w:p>
    <w:p w14:paraId="528BCC03" w14:textId="77777777" w:rsidR="006B3712" w:rsidRPr="00252EDA" w:rsidRDefault="006B3712" w:rsidP="006B3712">
      <w:pPr>
        <w:spacing w:after="120" w:line="240" w:lineRule="auto"/>
        <w:ind w:left="720"/>
        <w:rPr>
          <w:lang w:val="en-US"/>
        </w:rPr>
      </w:pPr>
      <w:r>
        <w:rPr>
          <w:lang w:val="en-US"/>
        </w:rPr>
        <w:t>3</w:t>
      </w:r>
      <w:r>
        <w:rPr>
          <w:lang w:val="en-US"/>
        </w:rPr>
        <w:tab/>
      </w:r>
      <w:r w:rsidRPr="00252EDA">
        <w:rPr>
          <w:lang w:val="en-US"/>
        </w:rPr>
        <w:t>Importing from the MIP, feasibility</w:t>
      </w:r>
    </w:p>
    <w:p w14:paraId="581E69C0" w14:textId="77777777" w:rsidR="006B3712" w:rsidRDefault="006B3712" w:rsidP="006B3712">
      <w:pPr>
        <w:spacing w:after="120" w:line="240" w:lineRule="auto"/>
        <w:ind w:left="720"/>
        <w:rPr>
          <w:lang w:val="en-US"/>
        </w:rPr>
      </w:pPr>
      <w:r>
        <w:rPr>
          <w:lang w:val="en-US"/>
        </w:rPr>
        <w:t>4</w:t>
      </w:r>
      <w:r>
        <w:rPr>
          <w:lang w:val="en-US"/>
        </w:rPr>
        <w:tab/>
      </w:r>
      <w:r w:rsidRPr="00252EDA">
        <w:rPr>
          <w:lang w:val="en-US"/>
        </w:rPr>
        <w:t>Inventory coverage of flood products</w:t>
      </w:r>
    </w:p>
    <w:p w14:paraId="21CBE2B6" w14:textId="77777777" w:rsidR="006B3712" w:rsidRDefault="006B3712" w:rsidP="006B3712">
      <w:pPr>
        <w:spacing w:after="120" w:line="240" w:lineRule="auto"/>
        <w:ind w:left="720"/>
        <w:rPr>
          <w:lang w:val="en-US"/>
        </w:rPr>
      </w:pPr>
      <w:r>
        <w:rPr>
          <w:lang w:val="en-US"/>
        </w:rPr>
        <w:t>5</w:t>
      </w:r>
      <w:r>
        <w:rPr>
          <w:lang w:val="en-US"/>
        </w:rPr>
        <w:tab/>
        <w:t>Open Source Utility for Hazus Data Export and Reporting</w:t>
      </w:r>
    </w:p>
    <w:p w14:paraId="25C5328A" w14:textId="77777777" w:rsidR="006B3712" w:rsidRDefault="006B3712" w:rsidP="006B3712">
      <w:pPr>
        <w:spacing w:after="120" w:line="240" w:lineRule="auto"/>
        <w:ind w:left="720"/>
        <w:rPr>
          <w:lang w:val="en-US"/>
        </w:rPr>
      </w:pPr>
      <w:r>
        <w:rPr>
          <w:lang w:val="en-US"/>
        </w:rPr>
        <w:t>6</w:t>
      </w:r>
      <w:r>
        <w:rPr>
          <w:lang w:val="en-US"/>
        </w:rPr>
        <w:tab/>
        <w:t>Streamlined Nationwide Inventory Updates using HIFLD</w:t>
      </w:r>
    </w:p>
    <w:p w14:paraId="1930AA7B" w14:textId="77777777" w:rsidR="006B3712" w:rsidRDefault="006B3712" w:rsidP="006B3712">
      <w:pPr>
        <w:spacing w:after="120" w:line="240" w:lineRule="auto"/>
        <w:ind w:left="720"/>
        <w:rPr>
          <w:lang w:val="en-US"/>
        </w:rPr>
      </w:pPr>
      <w:r>
        <w:rPr>
          <w:lang w:val="en-US"/>
        </w:rPr>
        <w:t>7</w:t>
      </w:r>
      <w:r>
        <w:rPr>
          <w:lang w:val="en-US"/>
        </w:rPr>
        <w:tab/>
        <w:t>Open Source, Web-Based Hazus Flood Module</w:t>
      </w:r>
    </w:p>
    <w:p w14:paraId="7B08FC0F" w14:textId="02FA96CC" w:rsidR="006B3712" w:rsidRDefault="006B3712" w:rsidP="006B3712">
      <w:pPr>
        <w:spacing w:after="120" w:line="240" w:lineRule="auto"/>
        <w:rPr>
          <w:lang w:val="en-US"/>
        </w:rPr>
      </w:pPr>
      <w:r>
        <w:rPr>
          <w:lang w:val="en-US"/>
        </w:rPr>
        <w:t>VI</w:t>
      </w:r>
      <w:r w:rsidR="00B9093D">
        <w:rPr>
          <w:lang w:val="en-US"/>
        </w:rPr>
        <w:t>I</w:t>
      </w:r>
      <w:r>
        <w:rPr>
          <w:lang w:val="en-US"/>
        </w:rPr>
        <w:t xml:space="preserve"> </w:t>
      </w:r>
      <w:r>
        <w:rPr>
          <w:lang w:val="en-US"/>
        </w:rPr>
        <w:tab/>
        <w:t>Conclusion</w:t>
      </w:r>
    </w:p>
    <w:p w14:paraId="22BAC150" w14:textId="77777777" w:rsidR="006B3712" w:rsidRPr="0048263B" w:rsidRDefault="006B3712" w:rsidP="006B3712">
      <w:pPr>
        <w:pStyle w:val="ListParagraph"/>
        <w:spacing w:after="120" w:line="240" w:lineRule="auto"/>
        <w:rPr>
          <w:lang w:val="en-US"/>
        </w:rPr>
      </w:pPr>
      <w:r>
        <w:rPr>
          <w:lang w:val="en-US"/>
        </w:rPr>
        <w:t>1</w:t>
      </w:r>
      <w:r>
        <w:rPr>
          <w:lang w:val="en-US"/>
        </w:rPr>
        <w:tab/>
        <w:t>Architecture</w:t>
      </w:r>
    </w:p>
    <w:p w14:paraId="7196E942" w14:textId="77777777" w:rsidR="006B3712" w:rsidRPr="0048263B" w:rsidRDefault="006B3712" w:rsidP="006B3712">
      <w:pPr>
        <w:spacing w:after="120" w:line="240" w:lineRule="auto"/>
        <w:ind w:left="720"/>
        <w:rPr>
          <w:lang w:val="en-US"/>
        </w:rPr>
      </w:pPr>
      <w:r>
        <w:rPr>
          <w:lang w:val="en-US"/>
        </w:rPr>
        <w:t>2</w:t>
      </w:r>
      <w:r>
        <w:rPr>
          <w:lang w:val="en-US"/>
        </w:rPr>
        <w:tab/>
      </w:r>
      <w:r w:rsidRPr="0048263B">
        <w:rPr>
          <w:lang w:val="en-US"/>
        </w:rPr>
        <w:t>Implementation</w:t>
      </w:r>
    </w:p>
    <w:p w14:paraId="457F88F4" w14:textId="77777777" w:rsidR="006B3712" w:rsidRDefault="006B3712" w:rsidP="006B3712">
      <w:pPr>
        <w:pStyle w:val="ListParagraph"/>
        <w:numPr>
          <w:ilvl w:val="1"/>
          <w:numId w:val="29"/>
        </w:numPr>
        <w:spacing w:after="120" w:line="240" w:lineRule="auto"/>
        <w:rPr>
          <w:lang w:val="en-US"/>
        </w:rPr>
      </w:pPr>
      <w:r>
        <w:rPr>
          <w:lang w:val="en-US"/>
        </w:rPr>
        <w:t>Inventory Access</w:t>
      </w:r>
    </w:p>
    <w:p w14:paraId="48B5DBC5" w14:textId="77777777" w:rsidR="006B3712" w:rsidRDefault="006B3712" w:rsidP="006B3712">
      <w:pPr>
        <w:pStyle w:val="ListParagraph"/>
        <w:numPr>
          <w:ilvl w:val="1"/>
          <w:numId w:val="29"/>
        </w:numPr>
        <w:spacing w:after="120" w:line="240" w:lineRule="auto"/>
        <w:rPr>
          <w:lang w:val="en-US"/>
        </w:rPr>
      </w:pPr>
      <w:r>
        <w:rPr>
          <w:lang w:val="en-US"/>
        </w:rPr>
        <w:t>Modeling Access</w:t>
      </w:r>
    </w:p>
    <w:p w14:paraId="03BCFA53" w14:textId="77777777" w:rsidR="006B3712" w:rsidRPr="00483A2C" w:rsidRDefault="006B3712" w:rsidP="006B3712">
      <w:pPr>
        <w:spacing w:after="120" w:line="240" w:lineRule="auto"/>
        <w:ind w:left="720"/>
        <w:rPr>
          <w:lang w:val="en-US"/>
        </w:rPr>
      </w:pPr>
      <w:r>
        <w:rPr>
          <w:lang w:val="en-US"/>
        </w:rPr>
        <w:t xml:space="preserve">3 </w:t>
      </w:r>
      <w:r>
        <w:rPr>
          <w:lang w:val="en-US"/>
        </w:rPr>
        <w:tab/>
        <w:t>Path Forward</w:t>
      </w:r>
    </w:p>
    <w:p w14:paraId="03DBE8E5" w14:textId="77777777" w:rsidR="006B3712" w:rsidRDefault="006B3712" w:rsidP="006B3712">
      <w:pPr>
        <w:spacing w:after="120" w:line="240" w:lineRule="auto"/>
        <w:rPr>
          <w:lang w:val="en-US"/>
        </w:rPr>
      </w:pPr>
      <w:r>
        <w:rPr>
          <w:lang w:val="en-US"/>
        </w:rPr>
        <w:t>A1</w:t>
      </w:r>
      <w:r>
        <w:rPr>
          <w:lang w:val="en-US"/>
        </w:rPr>
        <w:tab/>
      </w:r>
      <w:r w:rsidRPr="00252EDA">
        <w:rPr>
          <w:lang w:val="en-US"/>
        </w:rPr>
        <w:t>Definitions, Acronyms, and Abbreviations</w:t>
      </w:r>
    </w:p>
    <w:p w14:paraId="26824926" w14:textId="77777777" w:rsidR="006B3712" w:rsidRDefault="006B3712" w:rsidP="006B3712">
      <w:pPr>
        <w:spacing w:after="120" w:line="240" w:lineRule="auto"/>
        <w:rPr>
          <w:lang w:val="en-US"/>
        </w:rPr>
      </w:pPr>
      <w:r>
        <w:rPr>
          <w:lang w:val="en-US"/>
        </w:rPr>
        <w:t>A2</w:t>
      </w:r>
      <w:r>
        <w:rPr>
          <w:lang w:val="en-US"/>
        </w:rPr>
        <w:tab/>
        <w:t>Typical Hazus Workflows</w:t>
      </w:r>
    </w:p>
    <w:p w14:paraId="6F3CF3DE" w14:textId="77777777" w:rsidR="006B3712" w:rsidRDefault="006B3712" w:rsidP="006B3712">
      <w:pPr>
        <w:spacing w:after="120" w:line="240" w:lineRule="auto"/>
        <w:rPr>
          <w:lang w:val="en-US"/>
        </w:rPr>
      </w:pPr>
      <w:r>
        <w:rPr>
          <w:lang w:val="en-US"/>
        </w:rPr>
        <w:t>A3</w:t>
      </w:r>
      <w:r>
        <w:rPr>
          <w:lang w:val="en-US"/>
        </w:rPr>
        <w:tab/>
        <w:t>Hazus User Survey Results</w:t>
      </w:r>
    </w:p>
    <w:p w14:paraId="10648D47" w14:textId="77777777" w:rsidR="006B3712" w:rsidRPr="00252EDA" w:rsidRDefault="006B3712" w:rsidP="006B3712">
      <w:pPr>
        <w:spacing w:after="120" w:line="240" w:lineRule="auto"/>
        <w:rPr>
          <w:lang w:val="en-US"/>
        </w:rPr>
      </w:pPr>
      <w:r>
        <w:rPr>
          <w:lang w:val="en-US"/>
        </w:rPr>
        <w:t>A4</w:t>
      </w:r>
      <w:r>
        <w:rPr>
          <w:lang w:val="en-US"/>
        </w:rPr>
        <w:tab/>
        <w:t>References</w:t>
      </w:r>
    </w:p>
    <w:p w14:paraId="7C8C998E" w14:textId="77777777" w:rsidR="006B3712" w:rsidRPr="00252EDA" w:rsidRDefault="006B3712" w:rsidP="006B3712">
      <w:pPr>
        <w:spacing w:after="0"/>
        <w:rPr>
          <w:lang w:val="en-US"/>
        </w:rPr>
      </w:pPr>
    </w:p>
    <w:p w14:paraId="38EBE8B4" w14:textId="77777777" w:rsidR="006B3712" w:rsidRPr="00252EDA" w:rsidRDefault="006B3712" w:rsidP="006B3712">
      <w:pPr>
        <w:spacing w:after="0"/>
        <w:rPr>
          <w:lang w:val="en-US"/>
        </w:rPr>
        <w:sectPr w:rsidR="006B3712" w:rsidRPr="00252EDA" w:rsidSect="005E1135">
          <w:footerReference w:type="default" r:id="rId10"/>
          <w:pgSz w:w="12240" w:h="15840"/>
          <w:pgMar w:top="1440" w:right="1440" w:bottom="1440" w:left="1440" w:header="720" w:footer="720" w:gutter="0"/>
          <w:pgNumType w:fmt="lowerRoman" w:start="1"/>
          <w:cols w:space="720"/>
          <w:docGrid w:linePitch="360"/>
        </w:sectPr>
      </w:pPr>
    </w:p>
    <w:p w14:paraId="4D4B0EA4" w14:textId="77777777" w:rsidR="006B3712" w:rsidRPr="00252EDA" w:rsidRDefault="006B3712" w:rsidP="006B3712">
      <w:pPr>
        <w:spacing w:after="0"/>
        <w:rPr>
          <w:b/>
          <w:sz w:val="32"/>
          <w:lang w:val="en-US"/>
        </w:rPr>
      </w:pPr>
      <w:r w:rsidRPr="00252EDA">
        <w:rPr>
          <w:b/>
          <w:sz w:val="32"/>
          <w:lang w:val="en-US"/>
        </w:rPr>
        <w:lastRenderedPageBreak/>
        <w:t>Executive Summary</w:t>
      </w:r>
      <w:r>
        <w:rPr>
          <w:b/>
          <w:sz w:val="32"/>
          <w:lang w:val="en-US"/>
        </w:rPr>
        <w:t xml:space="preserve"> (Andrea)</w:t>
      </w:r>
    </w:p>
    <w:p w14:paraId="537D8DD5" w14:textId="77777777" w:rsidR="006B3712" w:rsidRPr="00252EDA" w:rsidRDefault="006B3712" w:rsidP="006B3712">
      <w:pPr>
        <w:spacing w:after="0"/>
        <w:rPr>
          <w:lang w:val="en-US"/>
        </w:rPr>
      </w:pPr>
    </w:p>
    <w:p w14:paraId="12B6FF92" w14:textId="77777777" w:rsidR="006B3712" w:rsidRPr="00252EDA" w:rsidRDefault="006B3712" w:rsidP="006B3712">
      <w:pPr>
        <w:spacing w:line="360" w:lineRule="auto"/>
        <w:rPr>
          <w:lang w:val="en-US"/>
        </w:rPr>
      </w:pPr>
      <w:commentRangeStart w:id="1"/>
      <w:commentRangeStart w:id="2"/>
      <w:r w:rsidRPr="00252EDA">
        <w:rPr>
          <w:lang w:val="en-US"/>
        </w:rPr>
        <w:t xml:space="preserve">The mission of Hazus is to combine science and technology to support FEMA’s mission of “…leading and supporting the Nation in a risk-based, comprehensive emergency management system of preparedness, protection, response, recovery, and mitigation.” The overall objective of the existing Hazus project is to implement a nationally applicable set of standardized multi-hazard methodologies for estimating potential wind, flood, and earthquake losses on a regional scale. Hazus is maintained and operated with the Risk Mapping, Assessment, and Planning (Risk MAP) program and supports its vision to “…deliver quality data that increases public awareness and leads to action that reduces risk to life and property.” </w:t>
      </w:r>
      <w:commentRangeEnd w:id="1"/>
      <w:r>
        <w:rPr>
          <w:rStyle w:val="CommentReference"/>
        </w:rPr>
        <w:commentReference w:id="1"/>
      </w:r>
      <w:commentRangeEnd w:id="2"/>
      <w:r w:rsidR="001F42CF">
        <w:rPr>
          <w:rStyle w:val="CommentReference"/>
        </w:rPr>
        <w:commentReference w:id="2"/>
      </w:r>
    </w:p>
    <w:p w14:paraId="117739B1" w14:textId="77777777" w:rsidR="006B3712" w:rsidRPr="00252EDA" w:rsidRDefault="006B3712" w:rsidP="006B3712">
      <w:pPr>
        <w:spacing w:line="360" w:lineRule="auto"/>
        <w:rPr>
          <w:lang w:val="en-US"/>
        </w:rPr>
      </w:pPr>
    </w:p>
    <w:p w14:paraId="25ECF0E0" w14:textId="77777777" w:rsidR="006B3712" w:rsidRPr="00252EDA" w:rsidRDefault="006B3712" w:rsidP="006B3712">
      <w:pPr>
        <w:rPr>
          <w:b/>
          <w:lang w:val="en-US"/>
        </w:rPr>
        <w:sectPr w:rsidR="006B3712" w:rsidRPr="00252EDA" w:rsidSect="005E1135">
          <w:pgSz w:w="12240" w:h="15840"/>
          <w:pgMar w:top="1440" w:right="1440" w:bottom="1440" w:left="1440" w:header="720" w:footer="720" w:gutter="0"/>
          <w:pgNumType w:fmt="lowerRoman" w:start="1"/>
          <w:cols w:space="720"/>
          <w:docGrid w:linePitch="360"/>
        </w:sectPr>
      </w:pPr>
    </w:p>
    <w:p w14:paraId="0DE19659" w14:textId="5E31CC6B" w:rsidR="006B3712" w:rsidRPr="00252EDA" w:rsidRDefault="006B3712" w:rsidP="006B3712">
      <w:pPr>
        <w:rPr>
          <w:b/>
          <w:sz w:val="32"/>
          <w:lang w:val="en-US"/>
        </w:rPr>
      </w:pPr>
      <w:r w:rsidRPr="00252EDA">
        <w:rPr>
          <w:b/>
          <w:sz w:val="32"/>
          <w:lang w:val="en-US"/>
        </w:rPr>
        <w:lastRenderedPageBreak/>
        <w:t>I.</w:t>
      </w:r>
      <w:r w:rsidRPr="00252EDA">
        <w:rPr>
          <w:b/>
          <w:sz w:val="32"/>
          <w:lang w:val="en-US"/>
        </w:rPr>
        <w:tab/>
        <w:t>Introduction</w:t>
      </w:r>
    </w:p>
    <w:p w14:paraId="22518710" w14:textId="24D653B3" w:rsidR="006B3712" w:rsidRDefault="006B3712" w:rsidP="006B3712">
      <w:pPr>
        <w:spacing w:line="360" w:lineRule="auto"/>
        <w:rPr>
          <w:lang w:val="en-US"/>
        </w:rPr>
      </w:pPr>
      <w:r w:rsidRPr="00252EDA">
        <w:rPr>
          <w:lang w:val="en-US"/>
        </w:rPr>
        <w:t>Hazus provides stakeholders with a dependable view of the potential</w:t>
      </w:r>
      <w:r>
        <w:rPr>
          <w:lang w:val="en-US"/>
        </w:rPr>
        <w:t xml:space="preserve"> natural hazard</w:t>
      </w:r>
      <w:r w:rsidRPr="00252EDA">
        <w:rPr>
          <w:lang w:val="en-US"/>
        </w:rPr>
        <w:t xml:space="preserve"> risks they face and thereby encourages hazard mitigation</w:t>
      </w:r>
      <w:r>
        <w:rPr>
          <w:lang w:val="en-US"/>
        </w:rPr>
        <w:t xml:space="preserve"> and community resilience activities. </w:t>
      </w:r>
      <w:r w:rsidRPr="00252EDA">
        <w:rPr>
          <w:lang w:val="en-US"/>
        </w:rPr>
        <w:t>Primary stakeholders include decision makers, such as state and local elected and appointed officials, who provide the leadership and resources to</w:t>
      </w:r>
      <w:r>
        <w:rPr>
          <w:lang w:val="en-US"/>
        </w:rPr>
        <w:t xml:space="preserve"> apply</w:t>
      </w:r>
      <w:r w:rsidRPr="00252EDA">
        <w:rPr>
          <w:lang w:val="en-US"/>
        </w:rPr>
        <w:t xml:space="preserve"> Hazus </w:t>
      </w:r>
      <w:r>
        <w:rPr>
          <w:lang w:val="en-US"/>
        </w:rPr>
        <w:t xml:space="preserve">for risk assessment </w:t>
      </w:r>
      <w:r w:rsidRPr="00252EDA">
        <w:rPr>
          <w:lang w:val="en-US"/>
        </w:rPr>
        <w:t>as well as practitioners like state and local emergency managers, planners, and floodplain managers, who are directly responsible for mitigation planning and other emergency management tasks. As indicated in Table</w:t>
      </w:r>
      <w:r w:rsidR="003F47EB">
        <w:rPr>
          <w:lang w:val="en-US"/>
        </w:rPr>
        <w:t xml:space="preserve"> 1 below</w:t>
      </w:r>
      <w:r w:rsidRPr="00252EDA">
        <w:rPr>
          <w:lang w:val="en-US"/>
        </w:rPr>
        <w:t>, the 2017</w:t>
      </w:r>
      <w:ins w:id="3" w:author="Zuzak, Casey" w:date="2019-02-14T18:43:00Z">
        <w:r w:rsidRPr="00252EDA">
          <w:rPr>
            <w:lang w:val="en-US"/>
          </w:rPr>
          <w:t xml:space="preserve"> </w:t>
        </w:r>
      </w:ins>
      <w:commentRangeStart w:id="4"/>
      <w:ins w:id="5" w:author="McNabb, Sean" w:date="2019-02-11T10:13:00Z">
        <w:r w:rsidR="003A391C">
          <w:rPr>
            <w:lang w:val="en-US"/>
          </w:rPr>
          <w:t>Hazus</w:t>
        </w:r>
      </w:ins>
      <w:commentRangeEnd w:id="4"/>
      <w:ins w:id="6" w:author="McNabb, Sean" w:date="2019-02-11T10:14:00Z">
        <w:r w:rsidR="003A391C">
          <w:rPr>
            <w:rStyle w:val="CommentReference"/>
          </w:rPr>
          <w:commentReference w:id="4"/>
        </w:r>
      </w:ins>
      <w:ins w:id="7" w:author="McNabb, Sean" w:date="2019-02-11T10:13:00Z">
        <w:r w:rsidR="003A391C">
          <w:rPr>
            <w:lang w:val="en-US"/>
          </w:rPr>
          <w:t xml:space="preserve"> </w:t>
        </w:r>
      </w:ins>
      <w:r w:rsidRPr="00252EDA">
        <w:rPr>
          <w:lang w:val="en-US"/>
        </w:rPr>
        <w:t>Strategic Plan identifies five goals, three of which are directly addressed by this whitepaper, while the other two represent a necessary background for successful implementation.</w:t>
      </w:r>
    </w:p>
    <w:p w14:paraId="4473B554" w14:textId="7C66AF99" w:rsidR="006B3712" w:rsidRPr="003F47EB" w:rsidRDefault="006B3712" w:rsidP="003F47EB">
      <w:pPr>
        <w:spacing w:line="360" w:lineRule="auto"/>
        <w:rPr>
          <w:lang w:val="en-US"/>
        </w:rPr>
      </w:pPr>
      <w:r w:rsidRPr="00252EDA">
        <w:rPr>
          <w:lang w:val="en-US"/>
        </w:rPr>
        <w:t>The purpose of this whitepaper is to define the functionality, interfaces, performance, attributes, and design constraints of OpenHazus</w:t>
      </w:r>
      <w:r>
        <w:rPr>
          <w:lang w:val="en-US"/>
        </w:rPr>
        <w:t>,</w:t>
      </w:r>
      <w:r w:rsidRPr="00252EDA">
        <w:rPr>
          <w:lang w:val="en-US"/>
        </w:rPr>
        <w:t xml:space="preserve"> the proposed </w:t>
      </w:r>
      <w:commentRangeStart w:id="8"/>
      <w:ins w:id="9" w:author="Zuzak, Casey" w:date="2019-02-14T07:44:00Z">
        <w:r w:rsidR="00B656D9">
          <w:rPr>
            <w:lang w:val="en-US"/>
          </w:rPr>
          <w:t xml:space="preserve">future </w:t>
        </w:r>
      </w:ins>
      <w:del w:id="10" w:author="Zuzak, Casey" w:date="2019-02-14T07:43:00Z">
        <w:r w:rsidRPr="00252EDA" w:rsidDel="00B656D9">
          <w:rPr>
            <w:lang w:val="en-US"/>
          </w:rPr>
          <w:delText xml:space="preserve">Open Source </w:delText>
        </w:r>
      </w:del>
      <w:commentRangeEnd w:id="8"/>
      <w:r w:rsidR="00B656D9">
        <w:rPr>
          <w:rStyle w:val="CommentReference"/>
        </w:rPr>
        <w:commentReference w:id="8"/>
      </w:r>
      <w:r w:rsidRPr="00252EDA">
        <w:rPr>
          <w:lang w:val="en-US"/>
        </w:rPr>
        <w:t xml:space="preserve">version of FEMA’s Hazus </w:t>
      </w:r>
      <w:commentRangeStart w:id="11"/>
      <w:commentRangeStart w:id="12"/>
      <w:r w:rsidRPr="00252EDA">
        <w:rPr>
          <w:lang w:val="en-US"/>
        </w:rPr>
        <w:t xml:space="preserve">risk analysis </w:t>
      </w:r>
      <w:commentRangeEnd w:id="11"/>
      <w:r>
        <w:rPr>
          <w:rStyle w:val="CommentReference"/>
        </w:rPr>
        <w:commentReference w:id="11"/>
      </w:r>
      <w:commentRangeEnd w:id="12"/>
      <w:r w:rsidR="00B656D9">
        <w:rPr>
          <w:rStyle w:val="CommentReference"/>
        </w:rPr>
        <w:commentReference w:id="12"/>
      </w:r>
      <w:r w:rsidRPr="00252EDA">
        <w:rPr>
          <w:lang w:val="en-US"/>
        </w:rPr>
        <w:t xml:space="preserve">software.  It is based on a Product Requirements Assessment (PRA) focused on the major capabilities and features needed by Hazus stakeholders.  This document will not define additional capabilities but focuses on the provision of the capabilities defined in the PRA.  The hypothetical end product of this effort has been coined “OpenHazus” to denote </w:t>
      </w:r>
      <w:ins w:id="13" w:author="Rozelle, Jesse" w:date="2019-02-14T18:51:00Z">
        <w:r w:rsidR="009736F0">
          <w:rPr>
            <w:lang w:val="en-US"/>
          </w:rPr>
          <w:t xml:space="preserve">not only a </w:t>
        </w:r>
      </w:ins>
      <w:del w:id="14" w:author="Zuzak, Casey" w:date="2019-02-14T07:48:00Z">
        <w:r w:rsidRPr="00252EDA" w:rsidDel="00B656D9">
          <w:rPr>
            <w:lang w:val="en-US"/>
          </w:rPr>
          <w:delText>not only a</w:delText>
        </w:r>
      </w:del>
      <w:ins w:id="15" w:author="Zuzak, Casey" w:date="2019-02-14T07:48:00Z">
        <w:r w:rsidR="00B656D9">
          <w:rPr>
            <w:lang w:val="en-US"/>
          </w:rPr>
          <w:t>programmatic</w:t>
        </w:r>
      </w:ins>
      <w:r w:rsidRPr="00252EDA">
        <w:rPr>
          <w:lang w:val="en-US"/>
        </w:rPr>
        <w:t xml:space="preserve"> shift to </w:t>
      </w:r>
      <w:commentRangeStart w:id="16"/>
      <w:r w:rsidRPr="00252EDA">
        <w:rPr>
          <w:lang w:val="en-US"/>
        </w:rPr>
        <w:t>Open Source</w:t>
      </w:r>
      <w:commentRangeEnd w:id="16"/>
      <w:r w:rsidR="00B656D9">
        <w:rPr>
          <w:rStyle w:val="CommentReference"/>
        </w:rPr>
        <w:commentReference w:id="16"/>
      </w:r>
      <w:r w:rsidRPr="00252EDA">
        <w:rPr>
          <w:lang w:val="en-US"/>
        </w:rPr>
        <w:t xml:space="preserve"> software and technology, but also a </w:t>
      </w:r>
      <w:del w:id="17" w:author="Zuzak, Casey" w:date="2019-02-14T07:51:00Z">
        <w:r w:rsidRPr="00252EDA" w:rsidDel="0016637C">
          <w:rPr>
            <w:lang w:val="en-US"/>
          </w:rPr>
          <w:delText xml:space="preserve">shift </w:delText>
        </w:r>
      </w:del>
      <w:ins w:id="18" w:author="Zuzak, Casey" w:date="2019-02-14T07:51:00Z">
        <w:r w:rsidR="0016637C">
          <w:rPr>
            <w:lang w:val="en-US"/>
          </w:rPr>
          <w:t>movement</w:t>
        </w:r>
        <w:r w:rsidR="0016637C" w:rsidRPr="00252EDA">
          <w:rPr>
            <w:lang w:val="en-US"/>
          </w:rPr>
          <w:t xml:space="preserve"> </w:t>
        </w:r>
      </w:ins>
      <w:r w:rsidRPr="00252EDA">
        <w:rPr>
          <w:lang w:val="en-US"/>
        </w:rPr>
        <w:t>toward datasets, methodologies, and model functionalities that are more accessible and transparent for Hazus stakeholders. This whitepaper includes sections addressing architecture, product research, and prototyping.</w:t>
      </w:r>
    </w:p>
    <w:tbl>
      <w:tblPr>
        <w:tblStyle w:val="TableGrid"/>
        <w:tblW w:w="0" w:type="auto"/>
        <w:tblLook w:val="04A0" w:firstRow="1" w:lastRow="0" w:firstColumn="1" w:lastColumn="0" w:noHBand="0" w:noVBand="1"/>
      </w:tblPr>
      <w:tblGrid>
        <w:gridCol w:w="3331"/>
        <w:gridCol w:w="4332"/>
        <w:gridCol w:w="1687"/>
        <w:tblGridChange w:id="19">
          <w:tblGrid>
            <w:gridCol w:w="3331"/>
            <w:gridCol w:w="182"/>
            <w:gridCol w:w="4150"/>
            <w:gridCol w:w="438"/>
            <w:gridCol w:w="1249"/>
          </w:tblGrid>
        </w:tblGridChange>
      </w:tblGrid>
      <w:tr w:rsidR="006B3712" w:rsidRPr="00252EDA" w14:paraId="6A9CCDBB" w14:textId="77777777" w:rsidTr="005E1135">
        <w:tc>
          <w:tcPr>
            <w:tcW w:w="0" w:type="auto"/>
            <w:tcBorders>
              <w:top w:val="single" w:sz="4" w:space="0" w:color="auto"/>
            </w:tcBorders>
          </w:tcPr>
          <w:p w14:paraId="26003E65" w14:textId="77777777" w:rsidR="006B3712" w:rsidRPr="00252EDA" w:rsidRDefault="006B3712" w:rsidP="005E1135">
            <w:pPr>
              <w:keepNext/>
              <w:spacing w:line="264" w:lineRule="auto"/>
              <w:jc w:val="center"/>
              <w:rPr>
                <w:b/>
                <w:i/>
                <w:lang w:val="en-US"/>
              </w:rPr>
            </w:pPr>
            <w:commentRangeStart w:id="20"/>
            <w:r w:rsidRPr="00252EDA">
              <w:rPr>
                <w:b/>
                <w:i/>
                <w:lang w:val="en-US"/>
              </w:rPr>
              <w:lastRenderedPageBreak/>
              <w:t>Goal</w:t>
            </w:r>
          </w:p>
        </w:tc>
        <w:tc>
          <w:tcPr>
            <w:tcW w:w="0" w:type="auto"/>
            <w:tcBorders>
              <w:top w:val="single" w:sz="4" w:space="0" w:color="auto"/>
            </w:tcBorders>
          </w:tcPr>
          <w:p w14:paraId="72666B3A" w14:textId="77777777" w:rsidR="006B3712" w:rsidRPr="00252EDA" w:rsidRDefault="006B3712" w:rsidP="005E1135">
            <w:pPr>
              <w:keepNext/>
              <w:spacing w:line="264" w:lineRule="auto"/>
              <w:jc w:val="center"/>
              <w:rPr>
                <w:b/>
                <w:i/>
                <w:lang w:val="en-US"/>
              </w:rPr>
            </w:pPr>
            <w:r w:rsidRPr="00252EDA">
              <w:rPr>
                <w:b/>
                <w:i/>
                <w:lang w:val="en-US"/>
              </w:rPr>
              <w:t>Objective</w:t>
            </w:r>
          </w:p>
        </w:tc>
        <w:tc>
          <w:tcPr>
            <w:tcW w:w="0" w:type="auto"/>
            <w:tcBorders>
              <w:top w:val="single" w:sz="4" w:space="0" w:color="auto"/>
            </w:tcBorders>
          </w:tcPr>
          <w:p w14:paraId="5E2C754C" w14:textId="77777777" w:rsidR="006B3712" w:rsidRPr="00252EDA" w:rsidRDefault="006B3712" w:rsidP="005E1135">
            <w:pPr>
              <w:keepNext/>
              <w:spacing w:line="264" w:lineRule="auto"/>
              <w:jc w:val="center"/>
              <w:rPr>
                <w:b/>
                <w:i/>
                <w:lang w:val="en-US"/>
              </w:rPr>
            </w:pPr>
            <w:r w:rsidRPr="00252EDA">
              <w:rPr>
                <w:b/>
                <w:i/>
                <w:lang w:val="en-US"/>
              </w:rPr>
              <w:t>OpenHazus</w:t>
            </w:r>
            <w:commentRangeEnd w:id="20"/>
            <w:r w:rsidR="006B6D7A">
              <w:rPr>
                <w:rStyle w:val="CommentReference"/>
              </w:rPr>
              <w:commentReference w:id="20"/>
            </w:r>
          </w:p>
        </w:tc>
      </w:tr>
      <w:tr w:rsidR="006B3712" w:rsidRPr="00252EDA" w14:paraId="52F7AEDC" w14:textId="77777777" w:rsidTr="005E1135">
        <w:tblPrEx>
          <w:tblW w:w="0" w:type="auto"/>
          <w:tblPrExChange w:id="21" w:author="Zuzak, Casey" w:date="2019-02-14T18:43:00Z">
            <w:tblPrEx>
              <w:tblW w:w="0" w:type="auto"/>
            </w:tblPrEx>
          </w:tblPrExChange>
        </w:tblPrEx>
        <w:tc>
          <w:tcPr>
            <w:tcW w:w="0" w:type="auto"/>
            <w:vMerge w:val="restart"/>
            <w:tcPrChange w:id="22" w:author="Zuzak, Casey" w:date="2019-02-14T18:43:00Z">
              <w:tcPr>
                <w:tcW w:w="0" w:type="auto"/>
                <w:gridSpan w:val="2"/>
                <w:vMerge w:val="restart"/>
              </w:tcPr>
            </w:tcPrChange>
          </w:tcPr>
          <w:p w14:paraId="1C8D7912" w14:textId="77777777" w:rsidR="006B3712" w:rsidRPr="006B3712" w:rsidRDefault="006B3712" w:rsidP="005E1135">
            <w:pPr>
              <w:keepNext/>
              <w:spacing w:line="264" w:lineRule="auto"/>
              <w:rPr>
                <w:highlight w:val="yellow"/>
                <w:lang w:val="en-US"/>
              </w:rPr>
            </w:pPr>
            <w:r w:rsidRPr="006B3712">
              <w:rPr>
                <w:highlight w:val="yellow"/>
                <w:lang w:val="en-US"/>
              </w:rPr>
              <w:t>Enable Hazus access and usability for a broader group of users</w:t>
            </w:r>
          </w:p>
        </w:tc>
        <w:tc>
          <w:tcPr>
            <w:tcW w:w="0" w:type="auto"/>
            <w:tcBorders>
              <w:bottom w:val="nil"/>
            </w:tcBorders>
            <w:tcPrChange w:id="23" w:author="Zuzak, Casey" w:date="2019-02-14T18:43:00Z">
              <w:tcPr>
                <w:tcW w:w="0" w:type="auto"/>
                <w:gridSpan w:val="2"/>
                <w:tcBorders>
                  <w:bottom w:val="nil"/>
                </w:tcBorders>
              </w:tcPr>
            </w:tcPrChange>
          </w:tcPr>
          <w:p w14:paraId="7A6A5DDC" w14:textId="77777777" w:rsidR="006B3712" w:rsidRPr="00252EDA" w:rsidRDefault="006B3712" w:rsidP="005E1135">
            <w:pPr>
              <w:pStyle w:val="ListParagraph"/>
              <w:keepNext/>
              <w:numPr>
                <w:ilvl w:val="0"/>
                <w:numId w:val="2"/>
              </w:numPr>
              <w:spacing w:line="264" w:lineRule="auto"/>
              <w:ind w:left="360"/>
              <w:rPr>
                <w:lang w:val="en-US"/>
              </w:rPr>
            </w:pPr>
            <w:r w:rsidRPr="00252EDA">
              <w:rPr>
                <w:lang w:val="en-US"/>
              </w:rPr>
              <w:t>Consolidate Hazus online resources into a single portal</w:t>
            </w:r>
          </w:p>
        </w:tc>
        <w:tc>
          <w:tcPr>
            <w:tcW w:w="0" w:type="auto"/>
            <w:tcBorders>
              <w:bottom w:val="nil"/>
            </w:tcBorders>
            <w:tcPrChange w:id="24" w:author="Zuzak, Casey" w:date="2019-02-14T18:43:00Z">
              <w:tcPr>
                <w:tcW w:w="0" w:type="auto"/>
                <w:tcBorders>
                  <w:bottom w:val="nil"/>
                </w:tcBorders>
              </w:tcPr>
            </w:tcPrChange>
          </w:tcPr>
          <w:p w14:paraId="5D9FB536" w14:textId="77777777" w:rsidR="006B3712" w:rsidRPr="00252EDA" w:rsidRDefault="006B3712" w:rsidP="005E1135">
            <w:pPr>
              <w:keepNext/>
              <w:spacing w:line="264" w:lineRule="auto"/>
              <w:jc w:val="center"/>
              <w:rPr>
                <w:lang w:val="en-US"/>
              </w:rPr>
            </w:pPr>
            <w:r w:rsidRPr="00252EDA">
              <w:rPr>
                <w:lang w:val="en-US"/>
              </w:rPr>
              <w:sym w:font="Wingdings" w:char="F0FE"/>
            </w:r>
          </w:p>
        </w:tc>
      </w:tr>
      <w:tr w:rsidR="006B3712" w:rsidRPr="00252EDA" w14:paraId="4851C882" w14:textId="77777777" w:rsidTr="005E1135">
        <w:tblPrEx>
          <w:tblW w:w="0" w:type="auto"/>
          <w:tblPrExChange w:id="25" w:author="Zuzak, Casey" w:date="2019-02-14T18:43:00Z">
            <w:tblPrEx>
              <w:tblW w:w="0" w:type="auto"/>
            </w:tblPrEx>
          </w:tblPrExChange>
        </w:tblPrEx>
        <w:tc>
          <w:tcPr>
            <w:tcW w:w="0" w:type="auto"/>
            <w:vMerge/>
            <w:tcPrChange w:id="26" w:author="Zuzak, Casey" w:date="2019-02-14T18:43:00Z">
              <w:tcPr>
                <w:tcW w:w="0" w:type="auto"/>
                <w:gridSpan w:val="2"/>
                <w:vMerge/>
              </w:tcPr>
            </w:tcPrChange>
          </w:tcPr>
          <w:p w14:paraId="02FC0A63" w14:textId="77777777" w:rsidR="006B3712" w:rsidRPr="006B3712" w:rsidRDefault="006B3712" w:rsidP="005E1135">
            <w:pPr>
              <w:keepNext/>
              <w:spacing w:line="264" w:lineRule="auto"/>
              <w:rPr>
                <w:highlight w:val="yellow"/>
                <w:lang w:val="en-US"/>
              </w:rPr>
            </w:pPr>
          </w:p>
        </w:tc>
        <w:tc>
          <w:tcPr>
            <w:tcW w:w="0" w:type="auto"/>
            <w:tcBorders>
              <w:top w:val="nil"/>
              <w:bottom w:val="nil"/>
            </w:tcBorders>
            <w:tcPrChange w:id="27" w:author="Zuzak, Casey" w:date="2019-02-14T18:43:00Z">
              <w:tcPr>
                <w:tcW w:w="0" w:type="auto"/>
                <w:gridSpan w:val="2"/>
                <w:tcBorders>
                  <w:top w:val="nil"/>
                  <w:bottom w:val="nil"/>
                </w:tcBorders>
              </w:tcPr>
            </w:tcPrChange>
          </w:tcPr>
          <w:p w14:paraId="1A2730FD" w14:textId="77777777" w:rsidR="006B3712" w:rsidRPr="00252EDA" w:rsidRDefault="006B3712" w:rsidP="005E1135">
            <w:pPr>
              <w:pStyle w:val="ListParagraph"/>
              <w:keepNext/>
              <w:numPr>
                <w:ilvl w:val="0"/>
                <w:numId w:val="2"/>
              </w:numPr>
              <w:spacing w:line="264" w:lineRule="auto"/>
              <w:ind w:left="360"/>
              <w:rPr>
                <w:lang w:val="en-US"/>
              </w:rPr>
            </w:pPr>
            <w:r w:rsidRPr="00252EDA">
              <w:rPr>
                <w:lang w:val="en-US"/>
              </w:rPr>
              <w:t>Standardize and simplify Hazus results</w:t>
            </w:r>
          </w:p>
        </w:tc>
        <w:tc>
          <w:tcPr>
            <w:tcW w:w="0" w:type="auto"/>
            <w:tcBorders>
              <w:top w:val="nil"/>
              <w:bottom w:val="nil"/>
            </w:tcBorders>
            <w:tcPrChange w:id="28" w:author="Zuzak, Casey" w:date="2019-02-14T18:43:00Z">
              <w:tcPr>
                <w:tcW w:w="0" w:type="auto"/>
                <w:tcBorders>
                  <w:top w:val="nil"/>
                  <w:bottom w:val="nil"/>
                </w:tcBorders>
              </w:tcPr>
            </w:tcPrChange>
          </w:tcPr>
          <w:p w14:paraId="6C8F1627" w14:textId="77777777" w:rsidR="006B3712" w:rsidRPr="00252EDA" w:rsidRDefault="006B3712" w:rsidP="005E1135">
            <w:pPr>
              <w:keepNext/>
              <w:spacing w:line="264" w:lineRule="auto"/>
              <w:jc w:val="center"/>
              <w:rPr>
                <w:lang w:val="en-US"/>
              </w:rPr>
            </w:pPr>
            <w:r w:rsidRPr="00252EDA">
              <w:rPr>
                <w:lang w:val="en-US"/>
              </w:rPr>
              <w:sym w:font="Wingdings" w:char="F0FE"/>
            </w:r>
          </w:p>
        </w:tc>
      </w:tr>
      <w:tr w:rsidR="006B3712" w:rsidRPr="00252EDA" w14:paraId="38218866" w14:textId="77777777" w:rsidTr="005E1135">
        <w:tblPrEx>
          <w:tblW w:w="0" w:type="auto"/>
          <w:tblPrExChange w:id="29" w:author="Zuzak, Casey" w:date="2019-02-14T18:43:00Z">
            <w:tblPrEx>
              <w:tblW w:w="0" w:type="auto"/>
            </w:tblPrEx>
          </w:tblPrExChange>
        </w:tblPrEx>
        <w:tc>
          <w:tcPr>
            <w:tcW w:w="0" w:type="auto"/>
            <w:vMerge/>
            <w:tcPrChange w:id="30" w:author="Zuzak, Casey" w:date="2019-02-14T18:43:00Z">
              <w:tcPr>
                <w:tcW w:w="0" w:type="auto"/>
                <w:gridSpan w:val="2"/>
                <w:vMerge/>
              </w:tcPr>
            </w:tcPrChange>
          </w:tcPr>
          <w:p w14:paraId="04860443" w14:textId="77777777" w:rsidR="006B3712" w:rsidRPr="006B3712" w:rsidRDefault="006B3712" w:rsidP="005E1135">
            <w:pPr>
              <w:keepNext/>
              <w:spacing w:line="264" w:lineRule="auto"/>
              <w:rPr>
                <w:highlight w:val="yellow"/>
                <w:lang w:val="en-US"/>
              </w:rPr>
            </w:pPr>
          </w:p>
        </w:tc>
        <w:tc>
          <w:tcPr>
            <w:tcW w:w="0" w:type="auto"/>
            <w:tcBorders>
              <w:top w:val="nil"/>
              <w:bottom w:val="nil"/>
            </w:tcBorders>
            <w:tcPrChange w:id="31" w:author="Zuzak, Casey" w:date="2019-02-14T18:43:00Z">
              <w:tcPr>
                <w:tcW w:w="0" w:type="auto"/>
                <w:gridSpan w:val="2"/>
                <w:tcBorders>
                  <w:top w:val="nil"/>
                  <w:bottom w:val="nil"/>
                </w:tcBorders>
              </w:tcPr>
            </w:tcPrChange>
          </w:tcPr>
          <w:p w14:paraId="245E3A6F" w14:textId="77777777" w:rsidR="006B3712" w:rsidRPr="00252EDA" w:rsidRDefault="006B3712" w:rsidP="005E1135">
            <w:pPr>
              <w:pStyle w:val="ListParagraph"/>
              <w:keepNext/>
              <w:numPr>
                <w:ilvl w:val="0"/>
                <w:numId w:val="2"/>
              </w:numPr>
              <w:spacing w:line="264" w:lineRule="auto"/>
              <w:ind w:left="360"/>
              <w:rPr>
                <w:lang w:val="en-US"/>
              </w:rPr>
            </w:pPr>
            <w:r w:rsidRPr="00252EDA">
              <w:rPr>
                <w:lang w:val="en-US"/>
              </w:rPr>
              <w:t>Provide nationwide basic results for earthquake, flood, and hurricane online</w:t>
            </w:r>
          </w:p>
        </w:tc>
        <w:tc>
          <w:tcPr>
            <w:tcW w:w="0" w:type="auto"/>
            <w:tcBorders>
              <w:top w:val="nil"/>
              <w:bottom w:val="nil"/>
            </w:tcBorders>
            <w:tcPrChange w:id="32" w:author="Zuzak, Casey" w:date="2019-02-14T18:43:00Z">
              <w:tcPr>
                <w:tcW w:w="0" w:type="auto"/>
                <w:tcBorders>
                  <w:top w:val="nil"/>
                  <w:bottom w:val="nil"/>
                </w:tcBorders>
              </w:tcPr>
            </w:tcPrChange>
          </w:tcPr>
          <w:p w14:paraId="4DF481BA" w14:textId="77777777" w:rsidR="006B3712" w:rsidRPr="00252EDA" w:rsidRDefault="006B3712" w:rsidP="005E1135">
            <w:pPr>
              <w:keepNext/>
              <w:spacing w:line="264" w:lineRule="auto"/>
              <w:jc w:val="center"/>
              <w:rPr>
                <w:lang w:val="en-US"/>
              </w:rPr>
            </w:pPr>
            <w:r w:rsidRPr="00252EDA">
              <w:rPr>
                <w:lang w:val="en-US"/>
              </w:rPr>
              <w:sym w:font="Wingdings" w:char="F0FE"/>
            </w:r>
          </w:p>
        </w:tc>
      </w:tr>
      <w:tr w:rsidR="006B3712" w:rsidRPr="00252EDA" w14:paraId="796CC73B" w14:textId="77777777" w:rsidTr="005E1135">
        <w:tblPrEx>
          <w:tblW w:w="0" w:type="auto"/>
          <w:tblPrExChange w:id="33" w:author="Zuzak, Casey" w:date="2019-02-14T18:43:00Z">
            <w:tblPrEx>
              <w:tblW w:w="0" w:type="auto"/>
            </w:tblPrEx>
          </w:tblPrExChange>
        </w:tblPrEx>
        <w:tc>
          <w:tcPr>
            <w:tcW w:w="0" w:type="auto"/>
            <w:vMerge/>
            <w:tcPrChange w:id="34" w:author="Zuzak, Casey" w:date="2019-02-14T18:43:00Z">
              <w:tcPr>
                <w:tcW w:w="0" w:type="auto"/>
                <w:gridSpan w:val="2"/>
                <w:vMerge/>
              </w:tcPr>
            </w:tcPrChange>
          </w:tcPr>
          <w:p w14:paraId="797A83FF" w14:textId="77777777" w:rsidR="006B3712" w:rsidRPr="006B3712" w:rsidRDefault="006B3712" w:rsidP="005E1135">
            <w:pPr>
              <w:keepNext/>
              <w:spacing w:line="264" w:lineRule="auto"/>
              <w:rPr>
                <w:highlight w:val="yellow"/>
                <w:lang w:val="en-US"/>
              </w:rPr>
            </w:pPr>
          </w:p>
        </w:tc>
        <w:tc>
          <w:tcPr>
            <w:tcW w:w="0" w:type="auto"/>
            <w:tcBorders>
              <w:top w:val="nil"/>
              <w:bottom w:val="single" w:sz="4" w:space="0" w:color="auto"/>
            </w:tcBorders>
            <w:tcPrChange w:id="35" w:author="Zuzak, Casey" w:date="2019-02-14T18:43:00Z">
              <w:tcPr>
                <w:tcW w:w="0" w:type="auto"/>
                <w:gridSpan w:val="2"/>
                <w:tcBorders>
                  <w:top w:val="nil"/>
                  <w:bottom w:val="single" w:sz="4" w:space="0" w:color="auto"/>
                </w:tcBorders>
              </w:tcPr>
            </w:tcPrChange>
          </w:tcPr>
          <w:p w14:paraId="6C26D0C2" w14:textId="77777777" w:rsidR="006B3712" w:rsidRPr="00252EDA" w:rsidRDefault="006B3712" w:rsidP="005E1135">
            <w:pPr>
              <w:pStyle w:val="ListParagraph"/>
              <w:keepNext/>
              <w:numPr>
                <w:ilvl w:val="0"/>
                <w:numId w:val="2"/>
              </w:numPr>
              <w:spacing w:line="264" w:lineRule="auto"/>
              <w:ind w:left="360"/>
              <w:rPr>
                <w:lang w:val="en-US"/>
              </w:rPr>
            </w:pPr>
            <w:r w:rsidRPr="00252EDA">
              <w:rPr>
                <w:lang w:val="en-US"/>
              </w:rPr>
              <w:t>Create and maintain online repository of Hazus results and products driven by user submitted content</w:t>
            </w:r>
          </w:p>
        </w:tc>
        <w:tc>
          <w:tcPr>
            <w:tcW w:w="0" w:type="auto"/>
            <w:tcBorders>
              <w:top w:val="nil"/>
              <w:bottom w:val="single" w:sz="4" w:space="0" w:color="auto"/>
            </w:tcBorders>
            <w:tcPrChange w:id="36" w:author="Zuzak, Casey" w:date="2019-02-14T18:43:00Z">
              <w:tcPr>
                <w:tcW w:w="0" w:type="auto"/>
                <w:tcBorders>
                  <w:top w:val="nil"/>
                  <w:bottom w:val="single" w:sz="4" w:space="0" w:color="auto"/>
                </w:tcBorders>
              </w:tcPr>
            </w:tcPrChange>
          </w:tcPr>
          <w:p w14:paraId="28239DE3" w14:textId="77777777" w:rsidR="006B3712" w:rsidRPr="00252EDA" w:rsidRDefault="006B3712" w:rsidP="005E1135">
            <w:pPr>
              <w:keepNext/>
              <w:spacing w:line="264" w:lineRule="auto"/>
              <w:jc w:val="center"/>
              <w:rPr>
                <w:lang w:val="en-US"/>
              </w:rPr>
            </w:pPr>
            <w:r w:rsidRPr="00252EDA">
              <w:rPr>
                <w:lang w:val="en-US"/>
              </w:rPr>
              <w:sym w:font="Wingdings" w:char="F0FE"/>
            </w:r>
          </w:p>
        </w:tc>
      </w:tr>
      <w:tr w:rsidR="006B3712" w:rsidRPr="00252EDA" w14:paraId="3BB2493B" w14:textId="77777777" w:rsidTr="005E1135">
        <w:tblPrEx>
          <w:tblW w:w="0" w:type="auto"/>
          <w:tblPrExChange w:id="37" w:author="Zuzak, Casey" w:date="2019-02-14T18:43:00Z">
            <w:tblPrEx>
              <w:tblW w:w="0" w:type="auto"/>
            </w:tblPrEx>
          </w:tblPrExChange>
        </w:tblPrEx>
        <w:tc>
          <w:tcPr>
            <w:tcW w:w="0" w:type="auto"/>
            <w:vMerge w:val="restart"/>
            <w:tcPrChange w:id="38" w:author="Zuzak, Casey" w:date="2019-02-14T18:43:00Z">
              <w:tcPr>
                <w:tcW w:w="0" w:type="auto"/>
                <w:gridSpan w:val="2"/>
                <w:vMerge w:val="restart"/>
              </w:tcPr>
            </w:tcPrChange>
          </w:tcPr>
          <w:p w14:paraId="5D24245C" w14:textId="77777777" w:rsidR="006B3712" w:rsidRPr="006B3712" w:rsidRDefault="006B3712" w:rsidP="005E1135">
            <w:pPr>
              <w:keepNext/>
              <w:spacing w:line="264" w:lineRule="auto"/>
              <w:rPr>
                <w:highlight w:val="yellow"/>
                <w:lang w:val="en-US"/>
              </w:rPr>
            </w:pPr>
            <w:r w:rsidRPr="006B3712">
              <w:rPr>
                <w:highlight w:val="yellow"/>
                <w:lang w:val="en-US"/>
              </w:rPr>
              <w:t>Ensure Hazus software is reliable, scalable, and up-to-date</w:t>
            </w:r>
          </w:p>
        </w:tc>
        <w:tc>
          <w:tcPr>
            <w:tcW w:w="0" w:type="auto"/>
            <w:tcBorders>
              <w:bottom w:val="nil"/>
            </w:tcBorders>
            <w:tcPrChange w:id="39" w:author="Zuzak, Casey" w:date="2019-02-14T18:43:00Z">
              <w:tcPr>
                <w:tcW w:w="0" w:type="auto"/>
                <w:gridSpan w:val="2"/>
                <w:tcBorders>
                  <w:bottom w:val="nil"/>
                </w:tcBorders>
              </w:tcPr>
            </w:tcPrChange>
          </w:tcPr>
          <w:p w14:paraId="4E93B610" w14:textId="77777777" w:rsidR="006B3712" w:rsidRPr="00252EDA" w:rsidRDefault="006B3712" w:rsidP="005E1135">
            <w:pPr>
              <w:pStyle w:val="ListParagraph"/>
              <w:keepNext/>
              <w:numPr>
                <w:ilvl w:val="0"/>
                <w:numId w:val="2"/>
              </w:numPr>
              <w:spacing w:line="264" w:lineRule="auto"/>
              <w:ind w:left="360"/>
              <w:rPr>
                <w:lang w:val="en-US"/>
              </w:rPr>
            </w:pPr>
            <w:r w:rsidRPr="00252EDA">
              <w:rPr>
                <w:lang w:val="en-US"/>
              </w:rPr>
              <w:t>Increase Hazus stability</w:t>
            </w:r>
          </w:p>
        </w:tc>
        <w:tc>
          <w:tcPr>
            <w:tcW w:w="0" w:type="auto"/>
            <w:tcBorders>
              <w:bottom w:val="nil"/>
            </w:tcBorders>
            <w:tcPrChange w:id="40" w:author="Zuzak, Casey" w:date="2019-02-14T18:43:00Z">
              <w:tcPr>
                <w:tcW w:w="0" w:type="auto"/>
                <w:tcBorders>
                  <w:bottom w:val="nil"/>
                </w:tcBorders>
              </w:tcPr>
            </w:tcPrChange>
          </w:tcPr>
          <w:p w14:paraId="13BC5915" w14:textId="77777777" w:rsidR="006B3712" w:rsidRPr="00252EDA" w:rsidRDefault="006B3712" w:rsidP="005E1135">
            <w:pPr>
              <w:keepNext/>
              <w:spacing w:line="264" w:lineRule="auto"/>
              <w:jc w:val="center"/>
              <w:rPr>
                <w:lang w:val="en-US"/>
              </w:rPr>
            </w:pPr>
            <w:r w:rsidRPr="00252EDA">
              <w:rPr>
                <w:lang w:val="en-US"/>
              </w:rPr>
              <w:sym w:font="Wingdings" w:char="F0FE"/>
            </w:r>
          </w:p>
        </w:tc>
      </w:tr>
      <w:tr w:rsidR="006B3712" w:rsidRPr="00252EDA" w14:paraId="45A95B51" w14:textId="77777777" w:rsidTr="005E1135">
        <w:tblPrEx>
          <w:tblW w:w="0" w:type="auto"/>
          <w:tblPrExChange w:id="41" w:author="Zuzak, Casey" w:date="2019-02-14T18:43:00Z">
            <w:tblPrEx>
              <w:tblW w:w="0" w:type="auto"/>
            </w:tblPrEx>
          </w:tblPrExChange>
        </w:tblPrEx>
        <w:tc>
          <w:tcPr>
            <w:tcW w:w="0" w:type="auto"/>
            <w:vMerge/>
            <w:tcPrChange w:id="42" w:author="Zuzak, Casey" w:date="2019-02-14T18:43:00Z">
              <w:tcPr>
                <w:tcW w:w="0" w:type="auto"/>
                <w:gridSpan w:val="2"/>
                <w:vMerge/>
              </w:tcPr>
            </w:tcPrChange>
          </w:tcPr>
          <w:p w14:paraId="41B024AA" w14:textId="77777777" w:rsidR="006B3712" w:rsidRPr="006B3712" w:rsidRDefault="006B3712" w:rsidP="005E1135">
            <w:pPr>
              <w:keepNext/>
              <w:spacing w:line="264" w:lineRule="auto"/>
              <w:rPr>
                <w:highlight w:val="yellow"/>
                <w:lang w:val="en-US"/>
              </w:rPr>
            </w:pPr>
          </w:p>
        </w:tc>
        <w:tc>
          <w:tcPr>
            <w:tcW w:w="0" w:type="auto"/>
            <w:tcBorders>
              <w:top w:val="nil"/>
            </w:tcBorders>
            <w:tcPrChange w:id="43" w:author="Zuzak, Casey" w:date="2019-02-14T18:43:00Z">
              <w:tcPr>
                <w:tcW w:w="0" w:type="auto"/>
                <w:gridSpan w:val="2"/>
                <w:tcBorders>
                  <w:top w:val="nil"/>
                </w:tcBorders>
              </w:tcPr>
            </w:tcPrChange>
          </w:tcPr>
          <w:p w14:paraId="1D7B6B7F" w14:textId="77777777" w:rsidR="006B3712" w:rsidRPr="00252EDA" w:rsidRDefault="006B3712" w:rsidP="005E1135">
            <w:pPr>
              <w:pStyle w:val="ListParagraph"/>
              <w:keepNext/>
              <w:numPr>
                <w:ilvl w:val="0"/>
                <w:numId w:val="2"/>
              </w:numPr>
              <w:spacing w:line="264" w:lineRule="auto"/>
              <w:ind w:left="360"/>
              <w:rPr>
                <w:lang w:val="en-US"/>
              </w:rPr>
            </w:pPr>
            <w:r w:rsidRPr="00252EDA">
              <w:rPr>
                <w:lang w:val="en-US"/>
              </w:rPr>
              <w:t>Integrate subject matter experts in the development process to maintain modeling accuracy</w:t>
            </w:r>
          </w:p>
        </w:tc>
        <w:tc>
          <w:tcPr>
            <w:tcW w:w="0" w:type="auto"/>
            <w:tcBorders>
              <w:top w:val="nil"/>
            </w:tcBorders>
            <w:tcPrChange w:id="44" w:author="Zuzak, Casey" w:date="2019-02-14T18:43:00Z">
              <w:tcPr>
                <w:tcW w:w="0" w:type="auto"/>
                <w:tcBorders>
                  <w:top w:val="nil"/>
                </w:tcBorders>
              </w:tcPr>
            </w:tcPrChange>
          </w:tcPr>
          <w:p w14:paraId="22D7A388" w14:textId="77777777" w:rsidR="006B3712" w:rsidRPr="00252EDA" w:rsidRDefault="006B3712" w:rsidP="005E1135">
            <w:pPr>
              <w:keepNext/>
              <w:spacing w:line="264" w:lineRule="auto"/>
              <w:jc w:val="center"/>
              <w:rPr>
                <w:lang w:val="en-US"/>
              </w:rPr>
            </w:pPr>
          </w:p>
        </w:tc>
      </w:tr>
      <w:tr w:rsidR="006B3712" w:rsidRPr="00252EDA" w:rsidDel="006B6D7A" w14:paraId="38705B40" w14:textId="23F6EFBF" w:rsidTr="005E1135">
        <w:trPr>
          <w:del w:id="45" w:author="McNabb, Sean" w:date="2019-02-11T10:16:00Z"/>
        </w:trPr>
        <w:tc>
          <w:tcPr>
            <w:tcW w:w="0" w:type="auto"/>
          </w:tcPr>
          <w:p w14:paraId="709E9D63" w14:textId="661C2A34" w:rsidR="006B3712" w:rsidRPr="006B3712" w:rsidDel="006B6D7A" w:rsidRDefault="006B3712" w:rsidP="005E1135">
            <w:pPr>
              <w:keepNext/>
              <w:spacing w:line="264" w:lineRule="auto"/>
              <w:rPr>
                <w:del w:id="46" w:author="McNabb, Sean" w:date="2019-02-11T10:16:00Z"/>
                <w:highlight w:val="yellow"/>
                <w:lang w:val="en-US"/>
              </w:rPr>
            </w:pPr>
          </w:p>
        </w:tc>
        <w:tc>
          <w:tcPr>
            <w:tcW w:w="0" w:type="auto"/>
            <w:tcBorders>
              <w:top w:val="nil"/>
            </w:tcBorders>
          </w:tcPr>
          <w:p w14:paraId="1008CF96" w14:textId="618BE8C0" w:rsidR="006B3712" w:rsidRPr="00252EDA" w:rsidDel="006B6D7A" w:rsidRDefault="006B3712" w:rsidP="005E1135">
            <w:pPr>
              <w:pStyle w:val="ListParagraph"/>
              <w:keepNext/>
              <w:numPr>
                <w:ilvl w:val="0"/>
                <w:numId w:val="2"/>
              </w:numPr>
              <w:spacing w:line="264" w:lineRule="auto"/>
              <w:ind w:left="360"/>
              <w:rPr>
                <w:del w:id="47" w:author="McNabb, Sean" w:date="2019-02-11T10:16:00Z"/>
                <w:lang w:val="en-US"/>
              </w:rPr>
            </w:pPr>
          </w:p>
        </w:tc>
        <w:tc>
          <w:tcPr>
            <w:tcW w:w="0" w:type="auto"/>
            <w:tcBorders>
              <w:top w:val="nil"/>
            </w:tcBorders>
          </w:tcPr>
          <w:p w14:paraId="3D106145" w14:textId="4F6D021D" w:rsidR="006B3712" w:rsidRPr="00252EDA" w:rsidDel="006B6D7A" w:rsidRDefault="006B3712" w:rsidP="005E1135">
            <w:pPr>
              <w:keepNext/>
              <w:spacing w:line="264" w:lineRule="auto"/>
              <w:jc w:val="center"/>
              <w:rPr>
                <w:del w:id="48" w:author="McNabb, Sean" w:date="2019-02-11T10:16:00Z"/>
                <w:lang w:val="en-US"/>
              </w:rPr>
            </w:pPr>
          </w:p>
        </w:tc>
      </w:tr>
      <w:tr w:rsidR="006B3712" w:rsidRPr="00252EDA" w14:paraId="0FC07E39" w14:textId="77777777" w:rsidTr="005E1135">
        <w:tc>
          <w:tcPr>
            <w:tcW w:w="0" w:type="auto"/>
            <w:vMerge w:val="restart"/>
          </w:tcPr>
          <w:p w14:paraId="0D211423" w14:textId="77777777" w:rsidR="006B3712" w:rsidRPr="006B3712" w:rsidRDefault="006B3712" w:rsidP="005E1135">
            <w:pPr>
              <w:keepNext/>
              <w:spacing w:line="264" w:lineRule="auto"/>
              <w:rPr>
                <w:highlight w:val="yellow"/>
                <w:lang w:val="en-US"/>
              </w:rPr>
            </w:pPr>
            <w:commentRangeStart w:id="49"/>
            <w:r w:rsidRPr="006B3712">
              <w:rPr>
                <w:highlight w:val="yellow"/>
                <w:lang w:val="en-US"/>
              </w:rPr>
              <w:t>Continue to update methodologies with the latest established science</w:t>
            </w:r>
            <w:commentRangeEnd w:id="49"/>
            <w:r w:rsidR="006B6D7A">
              <w:rPr>
                <w:rStyle w:val="CommentReference"/>
              </w:rPr>
              <w:commentReference w:id="49"/>
            </w:r>
          </w:p>
        </w:tc>
        <w:tc>
          <w:tcPr>
            <w:tcW w:w="0" w:type="auto"/>
            <w:tcBorders>
              <w:bottom w:val="nil"/>
            </w:tcBorders>
          </w:tcPr>
          <w:p w14:paraId="490E30CC" w14:textId="77777777" w:rsidR="006B3712" w:rsidRPr="00252EDA" w:rsidRDefault="006B3712" w:rsidP="005E1135">
            <w:pPr>
              <w:pStyle w:val="ListParagraph"/>
              <w:keepNext/>
              <w:numPr>
                <w:ilvl w:val="0"/>
                <w:numId w:val="2"/>
              </w:numPr>
              <w:spacing w:line="264" w:lineRule="auto"/>
              <w:ind w:left="360"/>
              <w:rPr>
                <w:lang w:val="en-US"/>
              </w:rPr>
            </w:pPr>
            <w:r w:rsidRPr="00252EDA">
              <w:rPr>
                <w:lang w:val="en-US"/>
              </w:rPr>
              <w:t>Perform routine assessment of methodologies to ensure they reflect the latest science</w:t>
            </w:r>
          </w:p>
        </w:tc>
        <w:tc>
          <w:tcPr>
            <w:tcW w:w="0" w:type="auto"/>
            <w:tcBorders>
              <w:bottom w:val="nil"/>
            </w:tcBorders>
          </w:tcPr>
          <w:p w14:paraId="4072D0C9" w14:textId="77777777" w:rsidR="006B3712" w:rsidRPr="00252EDA" w:rsidRDefault="006B3712" w:rsidP="005E1135">
            <w:pPr>
              <w:keepNext/>
              <w:spacing w:line="264" w:lineRule="auto"/>
              <w:jc w:val="center"/>
              <w:rPr>
                <w:lang w:val="en-US"/>
              </w:rPr>
            </w:pPr>
          </w:p>
        </w:tc>
      </w:tr>
      <w:tr w:rsidR="006B3712" w:rsidRPr="00252EDA" w14:paraId="6FDD17E8" w14:textId="77777777" w:rsidTr="005E1135">
        <w:tblPrEx>
          <w:tblW w:w="0" w:type="auto"/>
          <w:tblPrExChange w:id="50" w:author="Zuzak, Casey" w:date="2019-02-14T18:43:00Z">
            <w:tblPrEx>
              <w:tblW w:w="0" w:type="auto"/>
            </w:tblPrEx>
          </w:tblPrExChange>
        </w:tblPrEx>
        <w:tc>
          <w:tcPr>
            <w:tcW w:w="0" w:type="auto"/>
            <w:vMerge/>
            <w:tcPrChange w:id="51" w:author="Zuzak, Casey" w:date="2019-02-14T18:43:00Z">
              <w:tcPr>
                <w:tcW w:w="0" w:type="auto"/>
                <w:gridSpan w:val="2"/>
                <w:vMerge/>
              </w:tcPr>
            </w:tcPrChange>
          </w:tcPr>
          <w:p w14:paraId="66B703F5" w14:textId="77777777" w:rsidR="006B3712" w:rsidRPr="00252EDA" w:rsidRDefault="006B3712" w:rsidP="005E1135">
            <w:pPr>
              <w:keepNext/>
              <w:spacing w:line="264" w:lineRule="auto"/>
              <w:rPr>
                <w:lang w:val="en-US"/>
              </w:rPr>
            </w:pPr>
          </w:p>
        </w:tc>
        <w:tc>
          <w:tcPr>
            <w:tcW w:w="0" w:type="auto"/>
            <w:tcBorders>
              <w:top w:val="nil"/>
              <w:bottom w:val="nil"/>
            </w:tcBorders>
            <w:tcPrChange w:id="52" w:author="Zuzak, Casey" w:date="2019-02-14T18:43:00Z">
              <w:tcPr>
                <w:tcW w:w="0" w:type="auto"/>
                <w:gridSpan w:val="2"/>
                <w:tcBorders>
                  <w:top w:val="nil"/>
                  <w:bottom w:val="nil"/>
                </w:tcBorders>
              </w:tcPr>
            </w:tcPrChange>
          </w:tcPr>
          <w:p w14:paraId="161FB123" w14:textId="77777777" w:rsidR="006B3712" w:rsidRPr="00252EDA" w:rsidRDefault="006B3712" w:rsidP="005E1135">
            <w:pPr>
              <w:pStyle w:val="ListParagraph"/>
              <w:keepNext/>
              <w:numPr>
                <w:ilvl w:val="0"/>
                <w:numId w:val="2"/>
              </w:numPr>
              <w:spacing w:line="264" w:lineRule="auto"/>
              <w:ind w:left="360"/>
              <w:rPr>
                <w:lang w:val="en-US"/>
              </w:rPr>
            </w:pPr>
            <w:r w:rsidRPr="00252EDA">
              <w:rPr>
                <w:lang w:val="en-US"/>
              </w:rPr>
              <w:t>Perform post-event studies comparing Hazus modeling against real world results to assess methodology accuracy</w:t>
            </w:r>
          </w:p>
        </w:tc>
        <w:tc>
          <w:tcPr>
            <w:tcW w:w="0" w:type="auto"/>
            <w:tcBorders>
              <w:top w:val="nil"/>
              <w:bottom w:val="nil"/>
            </w:tcBorders>
            <w:tcPrChange w:id="53" w:author="Zuzak, Casey" w:date="2019-02-14T18:43:00Z">
              <w:tcPr>
                <w:tcW w:w="0" w:type="auto"/>
                <w:tcBorders>
                  <w:top w:val="nil"/>
                  <w:bottom w:val="nil"/>
                </w:tcBorders>
              </w:tcPr>
            </w:tcPrChange>
          </w:tcPr>
          <w:p w14:paraId="58DB4B1A" w14:textId="77777777" w:rsidR="006B3712" w:rsidRPr="00252EDA" w:rsidRDefault="006B3712" w:rsidP="005E1135">
            <w:pPr>
              <w:keepNext/>
              <w:spacing w:line="264" w:lineRule="auto"/>
              <w:jc w:val="center"/>
              <w:rPr>
                <w:lang w:val="en-US"/>
              </w:rPr>
            </w:pPr>
          </w:p>
        </w:tc>
      </w:tr>
      <w:tr w:rsidR="006B3712" w:rsidRPr="00252EDA" w14:paraId="7E8EFF7D" w14:textId="77777777" w:rsidTr="005E1135">
        <w:tblPrEx>
          <w:tblW w:w="0" w:type="auto"/>
          <w:tblPrExChange w:id="54" w:author="Zuzak, Casey" w:date="2019-02-14T18:43:00Z">
            <w:tblPrEx>
              <w:tblW w:w="0" w:type="auto"/>
            </w:tblPrEx>
          </w:tblPrExChange>
        </w:tblPrEx>
        <w:tc>
          <w:tcPr>
            <w:tcW w:w="0" w:type="auto"/>
            <w:vMerge/>
            <w:tcPrChange w:id="55" w:author="Zuzak, Casey" w:date="2019-02-14T18:43:00Z">
              <w:tcPr>
                <w:tcW w:w="0" w:type="auto"/>
                <w:gridSpan w:val="2"/>
                <w:vMerge/>
              </w:tcPr>
            </w:tcPrChange>
          </w:tcPr>
          <w:p w14:paraId="0FEB1BF7" w14:textId="77777777" w:rsidR="006B3712" w:rsidRPr="00252EDA" w:rsidRDefault="006B3712" w:rsidP="005E1135">
            <w:pPr>
              <w:keepNext/>
              <w:spacing w:line="264" w:lineRule="auto"/>
              <w:rPr>
                <w:lang w:val="en-US"/>
              </w:rPr>
            </w:pPr>
          </w:p>
        </w:tc>
        <w:tc>
          <w:tcPr>
            <w:tcW w:w="0" w:type="auto"/>
            <w:tcBorders>
              <w:top w:val="nil"/>
            </w:tcBorders>
            <w:tcPrChange w:id="56" w:author="Zuzak, Casey" w:date="2019-02-14T18:43:00Z">
              <w:tcPr>
                <w:tcW w:w="0" w:type="auto"/>
                <w:gridSpan w:val="2"/>
                <w:tcBorders>
                  <w:top w:val="nil"/>
                </w:tcBorders>
              </w:tcPr>
            </w:tcPrChange>
          </w:tcPr>
          <w:p w14:paraId="499C8FCC" w14:textId="77777777" w:rsidR="006B3712" w:rsidRPr="00252EDA" w:rsidRDefault="006B3712" w:rsidP="005E1135">
            <w:pPr>
              <w:pStyle w:val="ListParagraph"/>
              <w:keepNext/>
              <w:numPr>
                <w:ilvl w:val="0"/>
                <w:numId w:val="2"/>
              </w:numPr>
              <w:spacing w:line="264" w:lineRule="auto"/>
              <w:ind w:left="360"/>
              <w:rPr>
                <w:lang w:val="en-US"/>
              </w:rPr>
            </w:pPr>
            <w:r w:rsidRPr="00252EDA">
              <w:rPr>
                <w:lang w:val="en-US"/>
              </w:rPr>
              <w:t>Create national resource for developing standardized risk assessments</w:t>
            </w:r>
          </w:p>
        </w:tc>
        <w:tc>
          <w:tcPr>
            <w:tcW w:w="0" w:type="auto"/>
            <w:tcBorders>
              <w:top w:val="nil"/>
            </w:tcBorders>
            <w:tcPrChange w:id="57" w:author="Zuzak, Casey" w:date="2019-02-14T18:43:00Z">
              <w:tcPr>
                <w:tcW w:w="0" w:type="auto"/>
                <w:tcBorders>
                  <w:top w:val="nil"/>
                </w:tcBorders>
              </w:tcPr>
            </w:tcPrChange>
          </w:tcPr>
          <w:p w14:paraId="16456060" w14:textId="77777777" w:rsidR="006B3712" w:rsidRPr="00252EDA" w:rsidRDefault="006B3712" w:rsidP="005E1135">
            <w:pPr>
              <w:keepNext/>
              <w:spacing w:line="264" w:lineRule="auto"/>
              <w:jc w:val="center"/>
              <w:rPr>
                <w:lang w:val="en-US"/>
              </w:rPr>
            </w:pPr>
            <w:r w:rsidRPr="00252EDA">
              <w:rPr>
                <w:lang w:val="en-US"/>
              </w:rPr>
              <w:sym w:font="Wingdings" w:char="F0FE"/>
            </w:r>
          </w:p>
        </w:tc>
      </w:tr>
      <w:tr w:rsidR="006B3712" w:rsidRPr="00252EDA" w14:paraId="09104732" w14:textId="77777777" w:rsidTr="005E1135">
        <w:tblPrEx>
          <w:tblW w:w="0" w:type="auto"/>
          <w:tblPrExChange w:id="58" w:author="Zuzak, Casey" w:date="2019-02-14T18:43:00Z">
            <w:tblPrEx>
              <w:tblW w:w="0" w:type="auto"/>
            </w:tblPrEx>
          </w:tblPrExChange>
        </w:tblPrEx>
        <w:tc>
          <w:tcPr>
            <w:tcW w:w="0" w:type="auto"/>
            <w:vMerge w:val="restart"/>
            <w:tcPrChange w:id="59" w:author="Zuzak, Casey" w:date="2019-02-14T18:43:00Z">
              <w:tcPr>
                <w:tcW w:w="0" w:type="auto"/>
                <w:gridSpan w:val="2"/>
                <w:vMerge w:val="restart"/>
              </w:tcPr>
            </w:tcPrChange>
          </w:tcPr>
          <w:p w14:paraId="4EEC5C97" w14:textId="77777777" w:rsidR="006B3712" w:rsidRPr="00252EDA" w:rsidRDefault="006B3712" w:rsidP="005E1135">
            <w:pPr>
              <w:keepNext/>
              <w:spacing w:line="264" w:lineRule="auto"/>
              <w:rPr>
                <w:lang w:val="en-US"/>
              </w:rPr>
            </w:pPr>
            <w:r w:rsidRPr="00252EDA">
              <w:rPr>
                <w:lang w:val="en-US"/>
              </w:rPr>
              <w:t>Further engage the community</w:t>
            </w:r>
          </w:p>
        </w:tc>
        <w:tc>
          <w:tcPr>
            <w:tcW w:w="0" w:type="auto"/>
            <w:tcBorders>
              <w:bottom w:val="nil"/>
            </w:tcBorders>
            <w:tcPrChange w:id="60" w:author="Zuzak, Casey" w:date="2019-02-14T18:43:00Z">
              <w:tcPr>
                <w:tcW w:w="0" w:type="auto"/>
                <w:gridSpan w:val="2"/>
                <w:tcBorders>
                  <w:bottom w:val="nil"/>
                </w:tcBorders>
              </w:tcPr>
            </w:tcPrChange>
          </w:tcPr>
          <w:p w14:paraId="5CA8E233" w14:textId="77777777" w:rsidR="006B3712" w:rsidRPr="00252EDA" w:rsidRDefault="006B3712" w:rsidP="005E1135">
            <w:pPr>
              <w:pStyle w:val="ListParagraph"/>
              <w:keepNext/>
              <w:numPr>
                <w:ilvl w:val="0"/>
                <w:numId w:val="2"/>
              </w:numPr>
              <w:spacing w:line="264" w:lineRule="auto"/>
              <w:ind w:left="360"/>
              <w:rPr>
                <w:lang w:val="en-US"/>
              </w:rPr>
            </w:pPr>
            <w:r w:rsidRPr="00252EDA">
              <w:rPr>
                <w:lang w:val="en-US"/>
              </w:rPr>
              <w:t>Ensure training is robust, applicable, and timely leveraging real-world scenarios</w:t>
            </w:r>
          </w:p>
        </w:tc>
        <w:tc>
          <w:tcPr>
            <w:tcW w:w="0" w:type="auto"/>
            <w:tcBorders>
              <w:bottom w:val="nil"/>
            </w:tcBorders>
            <w:tcPrChange w:id="61" w:author="Zuzak, Casey" w:date="2019-02-14T18:43:00Z">
              <w:tcPr>
                <w:tcW w:w="0" w:type="auto"/>
                <w:tcBorders>
                  <w:bottom w:val="nil"/>
                </w:tcBorders>
              </w:tcPr>
            </w:tcPrChange>
          </w:tcPr>
          <w:p w14:paraId="55FA9418" w14:textId="77777777" w:rsidR="006B3712" w:rsidRPr="00252EDA" w:rsidRDefault="006B3712" w:rsidP="005E1135">
            <w:pPr>
              <w:keepNext/>
              <w:spacing w:line="264" w:lineRule="auto"/>
              <w:jc w:val="center"/>
              <w:rPr>
                <w:lang w:val="en-US"/>
              </w:rPr>
            </w:pPr>
          </w:p>
        </w:tc>
      </w:tr>
      <w:tr w:rsidR="006B3712" w:rsidRPr="00252EDA" w14:paraId="4D5F265C" w14:textId="77777777" w:rsidTr="005E1135">
        <w:tblPrEx>
          <w:tblW w:w="0" w:type="auto"/>
          <w:tblPrExChange w:id="62" w:author="Zuzak, Casey" w:date="2019-02-14T18:43:00Z">
            <w:tblPrEx>
              <w:tblW w:w="0" w:type="auto"/>
            </w:tblPrEx>
          </w:tblPrExChange>
        </w:tblPrEx>
        <w:tc>
          <w:tcPr>
            <w:tcW w:w="0" w:type="auto"/>
            <w:vMerge/>
            <w:tcPrChange w:id="63" w:author="Zuzak, Casey" w:date="2019-02-14T18:43:00Z">
              <w:tcPr>
                <w:tcW w:w="0" w:type="auto"/>
                <w:gridSpan w:val="2"/>
                <w:vMerge/>
              </w:tcPr>
            </w:tcPrChange>
          </w:tcPr>
          <w:p w14:paraId="508800E9" w14:textId="77777777" w:rsidR="006B3712" w:rsidRPr="00252EDA" w:rsidRDefault="006B3712" w:rsidP="005E1135">
            <w:pPr>
              <w:keepNext/>
              <w:spacing w:line="264" w:lineRule="auto"/>
              <w:rPr>
                <w:lang w:val="en-US"/>
              </w:rPr>
            </w:pPr>
          </w:p>
        </w:tc>
        <w:tc>
          <w:tcPr>
            <w:tcW w:w="0" w:type="auto"/>
            <w:tcBorders>
              <w:top w:val="nil"/>
              <w:bottom w:val="nil"/>
            </w:tcBorders>
            <w:tcPrChange w:id="64" w:author="Zuzak, Casey" w:date="2019-02-14T18:43:00Z">
              <w:tcPr>
                <w:tcW w:w="0" w:type="auto"/>
                <w:gridSpan w:val="2"/>
                <w:tcBorders>
                  <w:top w:val="nil"/>
                  <w:bottom w:val="nil"/>
                </w:tcBorders>
              </w:tcPr>
            </w:tcPrChange>
          </w:tcPr>
          <w:p w14:paraId="0C97C9E2" w14:textId="77777777" w:rsidR="006B3712" w:rsidRPr="00252EDA" w:rsidRDefault="006B3712" w:rsidP="005E1135">
            <w:pPr>
              <w:pStyle w:val="ListParagraph"/>
              <w:keepNext/>
              <w:numPr>
                <w:ilvl w:val="0"/>
                <w:numId w:val="2"/>
              </w:numPr>
              <w:spacing w:line="264" w:lineRule="auto"/>
              <w:ind w:left="360"/>
              <w:rPr>
                <w:lang w:val="en-US"/>
              </w:rPr>
            </w:pPr>
            <w:r w:rsidRPr="00252EDA">
              <w:rPr>
                <w:lang w:val="en-US"/>
              </w:rPr>
              <w:t>Perform routine stakeholder analysis</w:t>
            </w:r>
          </w:p>
        </w:tc>
        <w:tc>
          <w:tcPr>
            <w:tcW w:w="0" w:type="auto"/>
            <w:tcBorders>
              <w:top w:val="nil"/>
              <w:bottom w:val="nil"/>
            </w:tcBorders>
            <w:tcPrChange w:id="65" w:author="Zuzak, Casey" w:date="2019-02-14T18:43:00Z">
              <w:tcPr>
                <w:tcW w:w="0" w:type="auto"/>
                <w:tcBorders>
                  <w:top w:val="nil"/>
                  <w:bottom w:val="nil"/>
                </w:tcBorders>
              </w:tcPr>
            </w:tcPrChange>
          </w:tcPr>
          <w:p w14:paraId="36289168" w14:textId="77777777" w:rsidR="006B3712" w:rsidRPr="00252EDA" w:rsidRDefault="006B3712" w:rsidP="005E1135">
            <w:pPr>
              <w:keepNext/>
              <w:spacing w:line="264" w:lineRule="auto"/>
              <w:jc w:val="center"/>
              <w:rPr>
                <w:lang w:val="en-US"/>
              </w:rPr>
            </w:pPr>
            <w:r w:rsidRPr="00252EDA">
              <w:rPr>
                <w:lang w:val="en-US"/>
              </w:rPr>
              <w:sym w:font="Wingdings" w:char="F0FE"/>
            </w:r>
          </w:p>
        </w:tc>
      </w:tr>
      <w:tr w:rsidR="006B3712" w:rsidRPr="00252EDA" w14:paraId="388C037A" w14:textId="77777777" w:rsidTr="005E1135">
        <w:tblPrEx>
          <w:tblW w:w="0" w:type="auto"/>
          <w:tblPrExChange w:id="66" w:author="Zuzak, Casey" w:date="2019-02-14T18:43:00Z">
            <w:tblPrEx>
              <w:tblW w:w="0" w:type="auto"/>
            </w:tblPrEx>
          </w:tblPrExChange>
        </w:tblPrEx>
        <w:tc>
          <w:tcPr>
            <w:tcW w:w="0" w:type="auto"/>
            <w:vMerge/>
            <w:tcBorders>
              <w:bottom w:val="single" w:sz="4" w:space="0" w:color="auto"/>
            </w:tcBorders>
            <w:tcPrChange w:id="67" w:author="Zuzak, Casey" w:date="2019-02-14T18:43:00Z">
              <w:tcPr>
                <w:tcW w:w="0" w:type="auto"/>
                <w:gridSpan w:val="2"/>
                <w:vMerge/>
                <w:tcBorders>
                  <w:bottom w:val="single" w:sz="4" w:space="0" w:color="auto"/>
                </w:tcBorders>
              </w:tcPr>
            </w:tcPrChange>
          </w:tcPr>
          <w:p w14:paraId="564F809F" w14:textId="77777777" w:rsidR="006B3712" w:rsidRPr="00252EDA" w:rsidRDefault="006B3712" w:rsidP="005E1135">
            <w:pPr>
              <w:keepNext/>
              <w:spacing w:line="264" w:lineRule="auto"/>
              <w:rPr>
                <w:lang w:val="en-US"/>
              </w:rPr>
            </w:pPr>
          </w:p>
        </w:tc>
        <w:tc>
          <w:tcPr>
            <w:tcW w:w="0" w:type="auto"/>
            <w:tcBorders>
              <w:top w:val="nil"/>
            </w:tcBorders>
            <w:tcPrChange w:id="68" w:author="Zuzak, Casey" w:date="2019-02-14T18:43:00Z">
              <w:tcPr>
                <w:tcW w:w="0" w:type="auto"/>
                <w:gridSpan w:val="2"/>
                <w:tcBorders>
                  <w:top w:val="nil"/>
                </w:tcBorders>
              </w:tcPr>
            </w:tcPrChange>
          </w:tcPr>
          <w:p w14:paraId="43062E80" w14:textId="77777777" w:rsidR="006B3712" w:rsidRPr="00252EDA" w:rsidRDefault="006B3712" w:rsidP="005E1135">
            <w:pPr>
              <w:pStyle w:val="ListParagraph"/>
              <w:keepNext/>
              <w:numPr>
                <w:ilvl w:val="0"/>
                <w:numId w:val="2"/>
              </w:numPr>
              <w:spacing w:line="264" w:lineRule="auto"/>
              <w:ind w:left="360"/>
              <w:rPr>
                <w:lang w:val="en-US"/>
              </w:rPr>
            </w:pPr>
            <w:r w:rsidRPr="00252EDA">
              <w:rPr>
                <w:lang w:val="en-US"/>
              </w:rPr>
              <w:t>Increase transparency by communicating the development and release schedules, modeling changes, and other Hazus updates</w:t>
            </w:r>
          </w:p>
        </w:tc>
        <w:tc>
          <w:tcPr>
            <w:tcW w:w="0" w:type="auto"/>
            <w:tcBorders>
              <w:top w:val="nil"/>
            </w:tcBorders>
            <w:tcPrChange w:id="69" w:author="Zuzak, Casey" w:date="2019-02-14T18:43:00Z">
              <w:tcPr>
                <w:tcW w:w="0" w:type="auto"/>
                <w:tcBorders>
                  <w:top w:val="nil"/>
                </w:tcBorders>
              </w:tcPr>
            </w:tcPrChange>
          </w:tcPr>
          <w:p w14:paraId="5F32BD10" w14:textId="77777777" w:rsidR="006B3712" w:rsidRPr="00252EDA" w:rsidRDefault="006B3712" w:rsidP="005E1135">
            <w:pPr>
              <w:keepNext/>
              <w:spacing w:line="264" w:lineRule="auto"/>
              <w:jc w:val="center"/>
              <w:rPr>
                <w:lang w:val="en-US"/>
              </w:rPr>
            </w:pPr>
            <w:r w:rsidRPr="00252EDA">
              <w:rPr>
                <w:lang w:val="en-US"/>
              </w:rPr>
              <w:sym w:font="Wingdings" w:char="F0FE"/>
            </w:r>
          </w:p>
        </w:tc>
      </w:tr>
      <w:tr w:rsidR="006B3712" w:rsidRPr="00252EDA" w14:paraId="6A787E02" w14:textId="77777777" w:rsidTr="005E1135">
        <w:tblPrEx>
          <w:tblW w:w="0" w:type="auto"/>
          <w:tblPrExChange w:id="70" w:author="Zuzak, Casey" w:date="2019-02-14T18:43:00Z">
            <w:tblPrEx>
              <w:tblW w:w="0" w:type="auto"/>
            </w:tblPrEx>
          </w:tblPrExChange>
        </w:tblPrEx>
        <w:tc>
          <w:tcPr>
            <w:tcW w:w="0" w:type="auto"/>
            <w:vMerge w:val="restart"/>
            <w:tcPrChange w:id="71" w:author="Zuzak, Casey" w:date="2019-02-14T18:43:00Z">
              <w:tcPr>
                <w:tcW w:w="0" w:type="auto"/>
                <w:gridSpan w:val="2"/>
                <w:vMerge w:val="restart"/>
              </w:tcPr>
            </w:tcPrChange>
          </w:tcPr>
          <w:p w14:paraId="6E6E320A" w14:textId="77777777" w:rsidR="006B3712" w:rsidRPr="00252EDA" w:rsidRDefault="006B3712" w:rsidP="005E1135">
            <w:pPr>
              <w:spacing w:line="264" w:lineRule="auto"/>
              <w:rPr>
                <w:lang w:val="en-US"/>
              </w:rPr>
            </w:pPr>
            <w:r w:rsidRPr="00252EDA">
              <w:rPr>
                <w:lang w:val="en-US"/>
              </w:rPr>
              <w:t>Establish a structure for the updating, maintenance, and implementation of all Hazus elements</w:t>
            </w:r>
          </w:p>
        </w:tc>
        <w:tc>
          <w:tcPr>
            <w:tcW w:w="0" w:type="auto"/>
            <w:tcBorders>
              <w:top w:val="nil"/>
              <w:bottom w:val="nil"/>
            </w:tcBorders>
            <w:tcPrChange w:id="72" w:author="Zuzak, Casey" w:date="2019-02-14T18:43:00Z">
              <w:tcPr>
                <w:tcW w:w="0" w:type="auto"/>
                <w:gridSpan w:val="2"/>
                <w:tcBorders>
                  <w:top w:val="nil"/>
                  <w:bottom w:val="nil"/>
                </w:tcBorders>
              </w:tcPr>
            </w:tcPrChange>
          </w:tcPr>
          <w:p w14:paraId="148297DB" w14:textId="77777777" w:rsidR="006B3712" w:rsidRPr="00252EDA" w:rsidRDefault="006B3712" w:rsidP="005E1135">
            <w:pPr>
              <w:pStyle w:val="ListParagraph"/>
              <w:numPr>
                <w:ilvl w:val="0"/>
                <w:numId w:val="2"/>
              </w:numPr>
              <w:spacing w:line="264" w:lineRule="auto"/>
              <w:ind w:left="360"/>
              <w:rPr>
                <w:lang w:val="en-US"/>
              </w:rPr>
            </w:pPr>
            <w:r w:rsidRPr="00252EDA">
              <w:rPr>
                <w:lang w:val="en-US"/>
              </w:rPr>
              <w:t>Develop performance metrics</w:t>
            </w:r>
          </w:p>
        </w:tc>
        <w:tc>
          <w:tcPr>
            <w:tcW w:w="0" w:type="auto"/>
            <w:tcBorders>
              <w:bottom w:val="nil"/>
            </w:tcBorders>
            <w:tcPrChange w:id="73" w:author="Zuzak, Casey" w:date="2019-02-14T18:43:00Z">
              <w:tcPr>
                <w:tcW w:w="0" w:type="auto"/>
                <w:tcBorders>
                  <w:bottom w:val="nil"/>
                </w:tcBorders>
              </w:tcPr>
            </w:tcPrChange>
          </w:tcPr>
          <w:p w14:paraId="71086786" w14:textId="77777777" w:rsidR="006B3712" w:rsidRPr="00252EDA" w:rsidRDefault="006B3712" w:rsidP="005E1135">
            <w:pPr>
              <w:spacing w:line="264" w:lineRule="auto"/>
              <w:jc w:val="center"/>
              <w:rPr>
                <w:lang w:val="en-US"/>
              </w:rPr>
            </w:pPr>
          </w:p>
        </w:tc>
      </w:tr>
      <w:tr w:rsidR="006B3712" w:rsidRPr="00252EDA" w14:paraId="064C3C77" w14:textId="77777777" w:rsidTr="005E1135">
        <w:tblPrEx>
          <w:tblW w:w="0" w:type="auto"/>
          <w:tblPrExChange w:id="74" w:author="Zuzak, Casey" w:date="2019-02-14T18:43:00Z">
            <w:tblPrEx>
              <w:tblW w:w="0" w:type="auto"/>
            </w:tblPrEx>
          </w:tblPrExChange>
        </w:tblPrEx>
        <w:tc>
          <w:tcPr>
            <w:tcW w:w="0" w:type="auto"/>
            <w:vMerge/>
            <w:tcPrChange w:id="75" w:author="Zuzak, Casey" w:date="2019-02-14T18:43:00Z">
              <w:tcPr>
                <w:tcW w:w="0" w:type="auto"/>
                <w:gridSpan w:val="2"/>
                <w:vMerge/>
              </w:tcPr>
            </w:tcPrChange>
          </w:tcPr>
          <w:p w14:paraId="2B86F628" w14:textId="77777777" w:rsidR="006B3712" w:rsidRPr="00252EDA" w:rsidRDefault="006B3712" w:rsidP="005E1135">
            <w:pPr>
              <w:spacing w:line="264" w:lineRule="auto"/>
              <w:rPr>
                <w:lang w:val="en-US"/>
              </w:rPr>
            </w:pPr>
          </w:p>
        </w:tc>
        <w:tc>
          <w:tcPr>
            <w:tcW w:w="0" w:type="auto"/>
            <w:tcBorders>
              <w:top w:val="nil"/>
              <w:bottom w:val="nil"/>
            </w:tcBorders>
            <w:tcPrChange w:id="76" w:author="Zuzak, Casey" w:date="2019-02-14T18:43:00Z">
              <w:tcPr>
                <w:tcW w:w="0" w:type="auto"/>
                <w:gridSpan w:val="2"/>
                <w:tcBorders>
                  <w:top w:val="nil"/>
                  <w:bottom w:val="nil"/>
                </w:tcBorders>
              </w:tcPr>
            </w:tcPrChange>
          </w:tcPr>
          <w:p w14:paraId="739E37CB" w14:textId="77777777" w:rsidR="006B3712" w:rsidRPr="00252EDA" w:rsidRDefault="006B3712" w:rsidP="005E1135">
            <w:pPr>
              <w:pStyle w:val="ListParagraph"/>
              <w:numPr>
                <w:ilvl w:val="0"/>
                <w:numId w:val="2"/>
              </w:numPr>
              <w:spacing w:line="264" w:lineRule="auto"/>
              <w:ind w:left="360"/>
              <w:rPr>
                <w:lang w:val="en-US"/>
              </w:rPr>
            </w:pPr>
            <w:r w:rsidRPr="00252EDA">
              <w:rPr>
                <w:lang w:val="en-US"/>
              </w:rPr>
              <w:t>Draft a data management plan</w:t>
            </w:r>
          </w:p>
        </w:tc>
        <w:tc>
          <w:tcPr>
            <w:tcW w:w="0" w:type="auto"/>
            <w:tcBorders>
              <w:top w:val="nil"/>
              <w:bottom w:val="nil"/>
            </w:tcBorders>
            <w:tcPrChange w:id="77" w:author="Zuzak, Casey" w:date="2019-02-14T18:43:00Z">
              <w:tcPr>
                <w:tcW w:w="0" w:type="auto"/>
                <w:tcBorders>
                  <w:top w:val="nil"/>
                  <w:bottom w:val="nil"/>
                </w:tcBorders>
              </w:tcPr>
            </w:tcPrChange>
          </w:tcPr>
          <w:p w14:paraId="17CF49BB" w14:textId="77777777" w:rsidR="006B3712" w:rsidRPr="00252EDA" w:rsidRDefault="006B3712" w:rsidP="005E1135">
            <w:pPr>
              <w:spacing w:line="264" w:lineRule="auto"/>
              <w:jc w:val="center"/>
              <w:rPr>
                <w:lang w:val="en-US"/>
              </w:rPr>
            </w:pPr>
          </w:p>
        </w:tc>
      </w:tr>
      <w:tr w:rsidR="006B3712" w:rsidRPr="00252EDA" w14:paraId="1EF9A1FB" w14:textId="77777777" w:rsidTr="005E1135">
        <w:tblPrEx>
          <w:tblW w:w="0" w:type="auto"/>
          <w:tblPrExChange w:id="78" w:author="Zuzak, Casey" w:date="2019-02-14T18:43:00Z">
            <w:tblPrEx>
              <w:tblW w:w="0" w:type="auto"/>
            </w:tblPrEx>
          </w:tblPrExChange>
        </w:tblPrEx>
        <w:tc>
          <w:tcPr>
            <w:tcW w:w="0" w:type="auto"/>
            <w:vMerge/>
            <w:tcPrChange w:id="79" w:author="Zuzak, Casey" w:date="2019-02-14T18:43:00Z">
              <w:tcPr>
                <w:tcW w:w="0" w:type="auto"/>
                <w:gridSpan w:val="2"/>
                <w:vMerge/>
              </w:tcPr>
            </w:tcPrChange>
          </w:tcPr>
          <w:p w14:paraId="35B8572E" w14:textId="77777777" w:rsidR="006B3712" w:rsidRPr="00252EDA" w:rsidRDefault="006B3712" w:rsidP="005E1135">
            <w:pPr>
              <w:spacing w:line="264" w:lineRule="auto"/>
              <w:rPr>
                <w:lang w:val="en-US"/>
              </w:rPr>
            </w:pPr>
          </w:p>
        </w:tc>
        <w:tc>
          <w:tcPr>
            <w:tcW w:w="0" w:type="auto"/>
            <w:vMerge w:val="restart"/>
            <w:tcBorders>
              <w:top w:val="nil"/>
            </w:tcBorders>
            <w:tcPrChange w:id="80" w:author="Zuzak, Casey" w:date="2019-02-14T18:43:00Z">
              <w:tcPr>
                <w:tcW w:w="0" w:type="auto"/>
                <w:gridSpan w:val="2"/>
                <w:vMerge w:val="restart"/>
                <w:tcBorders>
                  <w:top w:val="nil"/>
                </w:tcBorders>
              </w:tcPr>
            </w:tcPrChange>
          </w:tcPr>
          <w:p w14:paraId="7BF55128" w14:textId="77777777" w:rsidR="006B3712" w:rsidRPr="00252EDA" w:rsidRDefault="006B3712" w:rsidP="005E1135">
            <w:pPr>
              <w:pStyle w:val="ListParagraph"/>
              <w:numPr>
                <w:ilvl w:val="0"/>
                <w:numId w:val="2"/>
              </w:numPr>
              <w:spacing w:line="264" w:lineRule="auto"/>
              <w:ind w:left="360"/>
              <w:rPr>
                <w:lang w:val="en-US"/>
              </w:rPr>
            </w:pPr>
            <w:r w:rsidRPr="00252EDA">
              <w:rPr>
                <w:lang w:val="en-US"/>
              </w:rPr>
              <w:t>Coordinate supporting documentation and training materials with software releases</w:t>
            </w:r>
          </w:p>
        </w:tc>
        <w:tc>
          <w:tcPr>
            <w:tcW w:w="0" w:type="auto"/>
            <w:tcBorders>
              <w:top w:val="nil"/>
              <w:bottom w:val="nil"/>
            </w:tcBorders>
            <w:tcPrChange w:id="81" w:author="Zuzak, Casey" w:date="2019-02-14T18:43:00Z">
              <w:tcPr>
                <w:tcW w:w="0" w:type="auto"/>
                <w:tcBorders>
                  <w:top w:val="nil"/>
                  <w:bottom w:val="nil"/>
                </w:tcBorders>
              </w:tcPr>
            </w:tcPrChange>
          </w:tcPr>
          <w:p w14:paraId="0D375662" w14:textId="77777777" w:rsidR="006B3712" w:rsidRPr="00252EDA" w:rsidRDefault="006B3712" w:rsidP="005E1135">
            <w:pPr>
              <w:spacing w:line="264" w:lineRule="auto"/>
              <w:jc w:val="center"/>
              <w:rPr>
                <w:lang w:val="en-US"/>
              </w:rPr>
            </w:pPr>
            <w:r w:rsidRPr="00252EDA">
              <w:rPr>
                <w:lang w:val="en-US"/>
              </w:rPr>
              <w:sym w:font="Wingdings" w:char="F0FE"/>
            </w:r>
          </w:p>
        </w:tc>
      </w:tr>
      <w:tr w:rsidR="006B3712" w:rsidRPr="00252EDA" w14:paraId="35F9F474" w14:textId="77777777" w:rsidTr="005E1135">
        <w:tblPrEx>
          <w:tblW w:w="0" w:type="auto"/>
          <w:tblPrExChange w:id="82" w:author="Zuzak, Casey" w:date="2019-02-14T18:43:00Z">
            <w:tblPrEx>
              <w:tblW w:w="0" w:type="auto"/>
            </w:tblPrEx>
          </w:tblPrExChange>
        </w:tblPrEx>
        <w:tc>
          <w:tcPr>
            <w:tcW w:w="0" w:type="auto"/>
            <w:vMerge/>
            <w:tcBorders>
              <w:bottom w:val="single" w:sz="4" w:space="0" w:color="auto"/>
            </w:tcBorders>
            <w:tcPrChange w:id="83" w:author="Zuzak, Casey" w:date="2019-02-14T18:43:00Z">
              <w:tcPr>
                <w:tcW w:w="0" w:type="auto"/>
                <w:gridSpan w:val="2"/>
                <w:vMerge/>
                <w:tcBorders>
                  <w:bottom w:val="single" w:sz="4" w:space="0" w:color="auto"/>
                </w:tcBorders>
              </w:tcPr>
            </w:tcPrChange>
          </w:tcPr>
          <w:p w14:paraId="69C7CC62" w14:textId="77777777" w:rsidR="006B3712" w:rsidRPr="00252EDA" w:rsidRDefault="006B3712" w:rsidP="005E1135">
            <w:pPr>
              <w:spacing w:line="264" w:lineRule="auto"/>
              <w:rPr>
                <w:lang w:val="en-US"/>
              </w:rPr>
            </w:pPr>
          </w:p>
        </w:tc>
        <w:tc>
          <w:tcPr>
            <w:tcW w:w="0" w:type="auto"/>
            <w:vMerge/>
            <w:tcBorders>
              <w:bottom w:val="single" w:sz="4" w:space="0" w:color="auto"/>
            </w:tcBorders>
            <w:tcPrChange w:id="84" w:author="Zuzak, Casey" w:date="2019-02-14T18:43:00Z">
              <w:tcPr>
                <w:tcW w:w="0" w:type="auto"/>
                <w:gridSpan w:val="2"/>
                <w:vMerge/>
                <w:tcBorders>
                  <w:bottom w:val="single" w:sz="4" w:space="0" w:color="auto"/>
                </w:tcBorders>
              </w:tcPr>
            </w:tcPrChange>
          </w:tcPr>
          <w:p w14:paraId="30F8C044" w14:textId="77777777" w:rsidR="006B3712" w:rsidRPr="00252EDA" w:rsidRDefault="006B3712" w:rsidP="005E1135">
            <w:pPr>
              <w:pStyle w:val="ListParagraph"/>
              <w:numPr>
                <w:ilvl w:val="0"/>
                <w:numId w:val="2"/>
              </w:numPr>
              <w:spacing w:line="264" w:lineRule="auto"/>
              <w:ind w:left="360"/>
              <w:rPr>
                <w:lang w:val="en-US"/>
              </w:rPr>
            </w:pPr>
          </w:p>
        </w:tc>
        <w:tc>
          <w:tcPr>
            <w:tcW w:w="0" w:type="auto"/>
            <w:tcBorders>
              <w:top w:val="nil"/>
              <w:bottom w:val="single" w:sz="4" w:space="0" w:color="auto"/>
            </w:tcBorders>
            <w:tcPrChange w:id="85" w:author="Zuzak, Casey" w:date="2019-02-14T18:43:00Z">
              <w:tcPr>
                <w:tcW w:w="0" w:type="auto"/>
                <w:tcBorders>
                  <w:top w:val="nil"/>
                  <w:bottom w:val="single" w:sz="4" w:space="0" w:color="auto"/>
                </w:tcBorders>
              </w:tcPr>
            </w:tcPrChange>
          </w:tcPr>
          <w:p w14:paraId="51F4C36C" w14:textId="77777777" w:rsidR="006B3712" w:rsidRPr="00252EDA" w:rsidRDefault="006B3712" w:rsidP="005E1135">
            <w:pPr>
              <w:spacing w:line="264" w:lineRule="auto"/>
              <w:jc w:val="center"/>
              <w:rPr>
                <w:lang w:val="en-US"/>
              </w:rPr>
            </w:pPr>
          </w:p>
        </w:tc>
      </w:tr>
    </w:tbl>
    <w:p w14:paraId="5123E766" w14:textId="77777777" w:rsidR="006B3712" w:rsidRPr="008B4F48" w:rsidRDefault="006B3712" w:rsidP="006B3712">
      <w:pPr>
        <w:spacing w:line="360" w:lineRule="auto"/>
        <w:jc w:val="center"/>
        <w:rPr>
          <w:b/>
          <w:i/>
          <w:lang w:val="en-US"/>
        </w:rPr>
      </w:pPr>
    </w:p>
    <w:p w14:paraId="6971050D" w14:textId="3C284CAB" w:rsidR="006B3712" w:rsidRPr="00252EDA" w:rsidRDefault="006B3712" w:rsidP="006B3712">
      <w:pPr>
        <w:rPr>
          <w:b/>
          <w:sz w:val="28"/>
          <w:lang w:val="en-US"/>
        </w:rPr>
      </w:pPr>
      <w:r w:rsidRPr="00252EDA">
        <w:rPr>
          <w:b/>
          <w:sz w:val="28"/>
          <w:lang w:val="en-US"/>
        </w:rPr>
        <w:t>I.</w:t>
      </w:r>
      <w:r>
        <w:rPr>
          <w:b/>
          <w:sz w:val="28"/>
          <w:lang w:val="en-US"/>
        </w:rPr>
        <w:t>1</w:t>
      </w:r>
      <w:r w:rsidRPr="00252EDA">
        <w:rPr>
          <w:b/>
          <w:sz w:val="28"/>
          <w:lang w:val="en-US"/>
        </w:rPr>
        <w:tab/>
        <w:t>Purpose</w:t>
      </w:r>
    </w:p>
    <w:p w14:paraId="2FDBAB20" w14:textId="2CB34CE5" w:rsidR="006B3712" w:rsidRDefault="006B3712" w:rsidP="006B3712">
      <w:pPr>
        <w:spacing w:line="360" w:lineRule="auto"/>
      </w:pPr>
      <w:commentRangeStart w:id="86"/>
      <w:r>
        <w:t xml:space="preserve">The design and functionality </w:t>
      </w:r>
      <w:commentRangeEnd w:id="86"/>
      <w:r w:rsidR="003119D0">
        <w:rPr>
          <w:rStyle w:val="CommentReference"/>
        </w:rPr>
        <w:commentReference w:id="86"/>
      </w:r>
      <w:r>
        <w:t xml:space="preserve">of Hazus have become outdated as interest in risk information has widened and the technical landscape for data analysis has dramatically shifted. Planners and policymakers need risk information that is interpretable by a broad audience and delivered in efficient and universal data </w:t>
      </w:r>
      <w:r>
        <w:lastRenderedPageBreak/>
        <w:t xml:space="preserve">formats. Technical analysts and hazard specialists need risk </w:t>
      </w:r>
      <w:del w:id="87" w:author="McNabb, Sean" w:date="2019-02-11T10:28:00Z">
        <w:r w:rsidDel="003542FA">
          <w:delText>modeling</w:delText>
        </w:r>
      </w:del>
      <w:ins w:id="88" w:author="McNabb, Sean" w:date="2019-02-11T10:28:00Z">
        <w:r w:rsidR="003542FA">
          <w:t>modelling</w:t>
        </w:r>
      </w:ins>
      <w:r>
        <w:t xml:space="preserve"> tools that are customizable and fast with fully documented methodologies. </w:t>
      </w:r>
      <w:commentRangeStart w:id="89"/>
      <w:commentRangeStart w:id="90"/>
      <w:r>
        <w:t>While Hazus in its current form is not meeting these demands</w:t>
      </w:r>
      <w:commentRangeEnd w:id="89"/>
      <w:r w:rsidR="0016637C">
        <w:rPr>
          <w:rStyle w:val="CommentReference"/>
        </w:rPr>
        <w:commentReference w:id="89"/>
      </w:r>
      <w:commentRangeEnd w:id="90"/>
      <w:r w:rsidR="001F42CF">
        <w:rPr>
          <w:rStyle w:val="CommentReference"/>
        </w:rPr>
        <w:commentReference w:id="90"/>
      </w:r>
      <w:r>
        <w:t xml:space="preserve">, an open source, web-based version of Hazus could meet these needs and evolve efficiently as new needs arise. This paper explores possible approaches and outcomes for an open source redesign of Hazus aimed at effectively broadening its scope and better supporting its role as a leading publicly available risk </w:t>
      </w:r>
      <w:del w:id="91" w:author="McNabb, Sean" w:date="2019-02-11T10:29:00Z">
        <w:r w:rsidDel="003542FA">
          <w:delText>modeling</w:delText>
        </w:r>
      </w:del>
      <w:ins w:id="92" w:author="McNabb, Sean" w:date="2019-02-11T10:29:00Z">
        <w:r w:rsidR="003542FA">
          <w:t>modelling</w:t>
        </w:r>
      </w:ins>
      <w:r>
        <w:t xml:space="preserve"> platform. </w:t>
      </w:r>
    </w:p>
    <w:p w14:paraId="1940B794" w14:textId="5259EA04" w:rsidR="006B3712" w:rsidRPr="008B4F48" w:rsidRDefault="006B3712" w:rsidP="006B3712">
      <w:pPr>
        <w:spacing w:line="360" w:lineRule="auto"/>
        <w:rPr>
          <w:lang w:val="en-US"/>
        </w:rPr>
      </w:pPr>
      <w:r>
        <w:t xml:space="preserve">In an age of increasingly frequent and extreme weather events, applied researchers in a range of social and natural sciences are now dealing with the complexities of long-term planning, infrastructure protection, public health, and social vulnerability. This increased interest in quantitative hazard risk assessment has widened the scope of academic communities working with Hazus and, in turn, increased the amount of expert input available for the continued improvement of Hazus modelling capabilities. The development of Hazus as a centralized desktop software requires an update cycle structured to deliver periodic, costly releases. This approach does not support the efficient integration of innovative </w:t>
      </w:r>
      <w:del w:id="93" w:author="Zuzak, Casey" w:date="2019-02-14T18:43:00Z">
        <w:r>
          <w:delText>modeling</w:delText>
        </w:r>
      </w:del>
      <w:ins w:id="94" w:author="McNabb, Sean" w:date="2019-02-11T11:24:00Z">
        <w:r w:rsidR="000223E1">
          <w:t xml:space="preserve">hazard and </w:t>
        </w:r>
      </w:ins>
      <w:ins w:id="95" w:author="McNabb, Sean" w:date="2019-02-11T11:23:00Z">
        <w:r w:rsidR="000223E1">
          <w:t xml:space="preserve">loss </w:t>
        </w:r>
      </w:ins>
      <w:del w:id="96" w:author="McNabb, Sean" w:date="2019-02-11T11:21:00Z">
        <w:r w:rsidDel="000223E1">
          <w:delText>modeling</w:delText>
        </w:r>
      </w:del>
      <w:ins w:id="97" w:author="McNabb, Sean" w:date="2019-02-11T11:21:00Z">
        <w:r w:rsidR="000223E1">
          <w:t>modelling</w:t>
        </w:r>
      </w:ins>
      <w:r>
        <w:t xml:space="preserve"> methodologies at varying stages of validity proposed by hazard and risk researchers on a rolling basis. </w:t>
      </w:r>
      <w:commentRangeStart w:id="98"/>
      <w:r>
        <w:t xml:space="preserve">An </w:t>
      </w:r>
      <w:del w:id="99" w:author="Zuzak, Casey" w:date="2019-02-14T18:43:00Z">
        <w:r>
          <w:delText xml:space="preserve">open source </w:delText>
        </w:r>
      </w:del>
      <w:ins w:id="100" w:author="McNabb, Sean" w:date="2019-02-11T11:22:00Z">
        <w:r w:rsidR="000223E1">
          <w:t>O</w:t>
        </w:r>
      </w:ins>
      <w:del w:id="101" w:author="McNabb, Sean" w:date="2019-02-11T11:22:00Z">
        <w:r w:rsidDel="000223E1">
          <w:delText>o</w:delText>
        </w:r>
      </w:del>
      <w:ins w:id="102" w:author="Zuzak, Casey" w:date="2019-02-14T18:43:00Z">
        <w:r>
          <w:t xml:space="preserve">pen </w:t>
        </w:r>
      </w:ins>
      <w:ins w:id="103" w:author="McNabb, Sean" w:date="2019-02-11T11:22:00Z">
        <w:r w:rsidR="000223E1">
          <w:t>S</w:t>
        </w:r>
      </w:ins>
      <w:del w:id="104" w:author="McNabb, Sean" w:date="2019-02-11T11:22:00Z">
        <w:r w:rsidDel="000223E1">
          <w:delText>s</w:delText>
        </w:r>
      </w:del>
      <w:ins w:id="105" w:author="Zuzak, Casey" w:date="2019-02-14T18:43:00Z">
        <w:r>
          <w:t xml:space="preserve">ource </w:t>
        </w:r>
        <w:commentRangeEnd w:id="98"/>
        <w:r w:rsidR="007B68D8">
          <w:rPr>
            <w:rStyle w:val="CommentReference"/>
          </w:rPr>
          <w:commentReference w:id="98"/>
        </w:r>
      </w:ins>
      <w:r>
        <w:t xml:space="preserve">collection of independent analytical tools would dramatically decrease the resources required to implement methodological upgrades to Hazus and make it </w:t>
      </w:r>
      <w:r w:rsidRPr="00252EDA">
        <w:rPr>
          <w:lang w:val="en-US"/>
        </w:rPr>
        <w:t>easier to solicit contributions from subject matter experts because they can now comment and improve upon methodologies that are available at source code or pseudo source code level. This will build the end user’s confidence in Hazus results and increase the software’s accuracy.</w:t>
      </w:r>
      <w:commentRangeStart w:id="106"/>
      <w:r w:rsidRPr="00252EDA">
        <w:rPr>
          <w:lang w:val="en-US"/>
        </w:rPr>
        <w:t xml:space="preserve"> </w:t>
      </w:r>
      <w:commentRangeStart w:id="107"/>
      <w:commentRangeStart w:id="108"/>
      <w:commentRangeStart w:id="109"/>
      <w:r w:rsidRPr="00252EDA">
        <w:rPr>
          <w:lang w:val="en-US"/>
        </w:rPr>
        <w:t xml:space="preserve">One of the main advantages of OpenHazus will be the establishment of a community of users and developers that, like in many </w:t>
      </w:r>
      <w:ins w:id="110" w:author="McNabb, Sean" w:date="2019-02-11T11:25:00Z">
        <w:r w:rsidR="000223E1">
          <w:rPr>
            <w:lang w:val="en-US"/>
          </w:rPr>
          <w:t>Free and Open Source Software (</w:t>
        </w:r>
      </w:ins>
      <w:r w:rsidRPr="00252EDA">
        <w:rPr>
          <w:lang w:val="en-US"/>
        </w:rPr>
        <w:t>FOSS</w:t>
      </w:r>
      <w:ins w:id="111" w:author="McNabb, Sean" w:date="2019-02-11T11:26:00Z">
        <w:r w:rsidR="000223E1">
          <w:rPr>
            <w:lang w:val="en-US"/>
          </w:rPr>
          <w:t>)</w:t>
        </w:r>
      </w:ins>
      <w:r w:rsidRPr="00252EDA">
        <w:rPr>
          <w:lang w:val="en-US"/>
        </w:rPr>
        <w:t xml:space="preserve"> projects, handle a large share of helpdesk duties and act as a conduit between actual users and developers.</w:t>
      </w:r>
      <w:commentRangeEnd w:id="107"/>
      <w:r w:rsidR="000223E1">
        <w:rPr>
          <w:rStyle w:val="CommentReference"/>
        </w:rPr>
        <w:commentReference w:id="107"/>
      </w:r>
      <w:commentRangeEnd w:id="108"/>
      <w:r w:rsidR="007B68D8">
        <w:rPr>
          <w:rStyle w:val="CommentReference"/>
        </w:rPr>
        <w:commentReference w:id="108"/>
      </w:r>
      <w:commentRangeEnd w:id="109"/>
      <w:r w:rsidR="00152FBE">
        <w:rPr>
          <w:rStyle w:val="CommentReference"/>
        </w:rPr>
        <w:commentReference w:id="109"/>
      </w:r>
      <w:r w:rsidRPr="00252EDA">
        <w:rPr>
          <w:lang w:val="en-US"/>
        </w:rPr>
        <w:t xml:space="preserve"> The increased transparency and accountability should improve stakeholder confidence significantly.</w:t>
      </w:r>
      <w:commentRangeEnd w:id="106"/>
      <w:r w:rsidR="00152FBE">
        <w:rPr>
          <w:rStyle w:val="CommentReference"/>
        </w:rPr>
        <w:commentReference w:id="106"/>
      </w:r>
    </w:p>
    <w:p w14:paraId="62CF7125" w14:textId="77777777" w:rsidR="006B3712" w:rsidRPr="008B4F48" w:rsidRDefault="006B3712" w:rsidP="006B3712">
      <w:pPr>
        <w:spacing w:line="360" w:lineRule="auto"/>
        <w:rPr>
          <w:lang w:val="en-US"/>
        </w:rPr>
      </w:pPr>
      <w:r>
        <w:t xml:space="preserve">Demand for quantitative risk information has increased alongside a widening user base, evident in </w:t>
      </w:r>
      <w:commentRangeStart w:id="112"/>
      <w:commentRangeStart w:id="113"/>
      <w:r>
        <w:t xml:space="preserve">new regulatory requirements </w:t>
      </w:r>
      <w:commentRangeEnd w:id="112"/>
      <w:r>
        <w:rPr>
          <w:rStyle w:val="CommentReference"/>
        </w:rPr>
        <w:commentReference w:id="112"/>
      </w:r>
      <w:commentRangeEnd w:id="113"/>
      <w:r w:rsidR="00051533">
        <w:rPr>
          <w:rStyle w:val="CommentReference"/>
        </w:rPr>
        <w:commentReference w:id="113"/>
      </w:r>
      <w:r>
        <w:t xml:space="preserve">and incentives offered by FEMA programs for communities or projects that implement data-driven decision making towards the reduction of risk. </w:t>
      </w:r>
      <w:commentRangeStart w:id="114"/>
      <w:r>
        <w:t>However, the Hazus Program has not effectively distinguished between non-technical users who benefit primarily from the risk information offered by Hazus</w:t>
      </w:r>
      <w:r w:rsidRPr="006B77FF">
        <w:rPr>
          <w:i/>
        </w:rPr>
        <w:t xml:space="preserve"> results</w:t>
      </w:r>
      <w:r>
        <w:t xml:space="preserve"> and technical users who benefit primarily from the ability to </w:t>
      </w:r>
      <w:r w:rsidRPr="006B77FF">
        <w:rPr>
          <w:i/>
        </w:rPr>
        <w:t>run Hazus analytical models</w:t>
      </w:r>
      <w:commentRangeEnd w:id="114"/>
      <w:r w:rsidR="006D34CC">
        <w:rPr>
          <w:rStyle w:val="CommentReference"/>
        </w:rPr>
        <w:commentReference w:id="114"/>
      </w:r>
      <w:r w:rsidRPr="006B77FF">
        <w:rPr>
          <w:i/>
        </w:rPr>
        <w:t>.</w:t>
      </w:r>
      <w:r>
        <w:rPr>
          <w:i/>
        </w:rPr>
        <w:t xml:space="preserve"> </w:t>
      </w:r>
      <w:r>
        <w:t xml:space="preserve">An Open Source redesign of Hazus should seek to better meet the separate needs of these different user communities. </w:t>
      </w:r>
      <w:del w:id="115" w:author="Zuzak, Casey" w:date="2019-02-14T18:43:00Z">
        <w:r w:rsidRPr="00252EDA">
          <w:rPr>
            <w:lang w:val="en-US"/>
          </w:rPr>
          <w:delText>OpenHazus</w:delText>
        </w:r>
      </w:del>
      <w:commentRangeStart w:id="116"/>
      <w:ins w:id="117" w:author="Zuzak, Casey" w:date="2019-02-14T18:43:00Z">
        <w:r w:rsidRPr="00252EDA">
          <w:rPr>
            <w:lang w:val="en-US"/>
          </w:rPr>
          <w:t>OpenH</w:t>
        </w:r>
        <w:commentRangeEnd w:id="116"/>
        <w:r w:rsidR="006D34CC">
          <w:rPr>
            <w:rStyle w:val="CommentReference"/>
          </w:rPr>
          <w:commentReference w:id="116"/>
        </w:r>
        <w:r w:rsidRPr="00252EDA">
          <w:rPr>
            <w:lang w:val="en-US"/>
          </w:rPr>
          <w:t>azus</w:t>
        </w:r>
      </w:ins>
      <w:r w:rsidRPr="00252EDA">
        <w:rPr>
          <w:lang w:val="en-US"/>
        </w:rPr>
        <w:t xml:space="preserve"> will have a single online resource that will allow </w:t>
      </w:r>
      <w:r>
        <w:rPr>
          <w:lang w:val="en-US"/>
        </w:rPr>
        <w:t xml:space="preserve">planners, project managers, and policymakers to access summarized risk data produced by </w:t>
      </w:r>
      <w:r>
        <w:rPr>
          <w:lang w:val="en-US"/>
        </w:rPr>
        <w:lastRenderedPageBreak/>
        <w:t xml:space="preserve">past Hazus studies at varying geographic levels nationwide. </w:t>
      </w:r>
      <w:r w:rsidRPr="00252EDA">
        <w:rPr>
          <w:lang w:val="en-US"/>
        </w:rPr>
        <w:t xml:space="preserve">This online portal will make </w:t>
      </w:r>
      <w:r>
        <w:rPr>
          <w:lang w:val="en-US"/>
        </w:rPr>
        <w:t xml:space="preserve">summarized Hazus </w:t>
      </w:r>
      <w:r w:rsidRPr="00252EDA">
        <w:rPr>
          <w:lang w:val="en-US"/>
        </w:rPr>
        <w:t xml:space="preserve">results discoverable and available for the appropriate model with updates scheduled at a set frequency, thereby considerably widening the user base of Hazus. Standardized results will allow complicated technical model outputs to be easily digestible and </w:t>
      </w:r>
      <w:commentRangeStart w:id="118"/>
      <w:commentRangeStart w:id="119"/>
      <w:r w:rsidRPr="00252EDA">
        <w:rPr>
          <w:lang w:val="en-US"/>
        </w:rPr>
        <w:t>better understood by the end user</w:t>
      </w:r>
      <w:commentRangeEnd w:id="118"/>
      <w:r w:rsidR="00E30ED9">
        <w:rPr>
          <w:rStyle w:val="CommentReference"/>
        </w:rPr>
        <w:commentReference w:id="118"/>
      </w:r>
      <w:commentRangeEnd w:id="119"/>
      <w:r w:rsidR="009D7B04">
        <w:rPr>
          <w:rStyle w:val="CommentReference"/>
        </w:rPr>
        <w:commentReference w:id="119"/>
      </w:r>
      <w:r>
        <w:rPr>
          <w:lang w:val="en-US"/>
        </w:rPr>
        <w:t xml:space="preserve">, bridging the gap between risk analysts and decision makers. </w:t>
      </w:r>
      <w:r>
        <w:t xml:space="preserve">Redirecting non-technical users toward a more immediately useful risk assessment resource will allow for the decentralization of Hazus analytical capabilities on a separate (but connected) platform geared toward more experienced data analysts.  </w:t>
      </w:r>
    </w:p>
    <w:p w14:paraId="4B34841D" w14:textId="0094C818" w:rsidR="006B3712" w:rsidRDefault="006B3712" w:rsidP="006B3712">
      <w:pPr>
        <w:spacing w:line="360" w:lineRule="auto"/>
      </w:pPr>
      <w:r>
        <w:t xml:space="preserve">As the audience and demand for quantitative risk information have grown, the technical infrastructure available to derive such information has drastically changed. Cloud computing capabilities have become standard, data visualization tools are numerous and designed for non-technical users, and traditional GIS tasks are increasingly integrated into generalized analytical workflows with fewer distinctions between spatial and non-spatial processes. In fact, the functionality of Hazus and other risk </w:t>
      </w:r>
      <w:del w:id="120" w:author="McNabb, Sean" w:date="2019-02-11T11:49:00Z">
        <w:r w:rsidDel="0005642F">
          <w:delText>modeling</w:delText>
        </w:r>
      </w:del>
      <w:ins w:id="121" w:author="McNabb, Sean" w:date="2019-02-11T11:49:00Z">
        <w:r w:rsidR="0005642F">
          <w:t>modelling</w:t>
        </w:r>
      </w:ins>
      <w:r>
        <w:t xml:space="preserve"> </w:t>
      </w:r>
      <w:commentRangeStart w:id="122"/>
      <w:r>
        <w:t xml:space="preserve">technologies do not necessitate a GIS at all. </w:t>
      </w:r>
      <w:commentRangeEnd w:id="122"/>
      <w:r w:rsidR="002000D4">
        <w:rPr>
          <w:rStyle w:val="CommentReference"/>
        </w:rPr>
        <w:commentReference w:id="122"/>
      </w:r>
      <w:r>
        <w:t xml:space="preserve">Hazus dependency on </w:t>
      </w:r>
      <w:del w:id="123" w:author="Zuzak, Casey" w:date="2019-02-14T18:43:00Z">
        <w:r>
          <w:delText>ESRI</w:delText>
        </w:r>
      </w:del>
      <w:commentRangeStart w:id="124"/>
      <w:proofErr w:type="spellStart"/>
      <w:ins w:id="125" w:author="Zuzak, Casey" w:date="2019-02-14T18:43:00Z">
        <w:r>
          <w:t>E</w:t>
        </w:r>
      </w:ins>
      <w:ins w:id="126" w:author="Zuzak, Casey" w:date="2019-02-14T08:36:00Z">
        <w:r w:rsidR="00670C8C">
          <w:t>sri</w:t>
        </w:r>
        <w:commentRangeEnd w:id="124"/>
        <w:proofErr w:type="spellEnd"/>
        <w:r w:rsidR="00670C8C">
          <w:rPr>
            <w:rStyle w:val="CommentReference"/>
          </w:rPr>
          <w:commentReference w:id="124"/>
        </w:r>
      </w:ins>
      <w:del w:id="127" w:author="Zuzak, Casey" w:date="2019-02-14T08:36:00Z">
        <w:r w:rsidDel="00670C8C">
          <w:delText>SRI</w:delText>
        </w:r>
      </w:del>
      <w:r>
        <w:t xml:space="preserve"> software was initially an advantage for Hazus because the majority of technically well-versed users had GIS experience and ESRI’s ArcGIS Desktop platform has been the most widely used GIS in the United States for many years. However, as the community of stakeholders working with spatial data spreads beyond traditional GIS users, the need arises for visualization and analysis tools that effectively integrate spatial and non-spatial data in systems that are agile, accessible, and transparent – regardless of their interface.</w:t>
      </w:r>
    </w:p>
    <w:p w14:paraId="38BD270D" w14:textId="77777777" w:rsidR="006B3712" w:rsidRDefault="006B3712" w:rsidP="006B3712">
      <w:pPr>
        <w:spacing w:line="360" w:lineRule="auto"/>
      </w:pPr>
      <w:commentRangeStart w:id="128"/>
      <w:commentRangeStart w:id="129"/>
      <w:r>
        <w:t xml:space="preserve">A 2018 inventory found that out of XXX lines of code, Hazus only employs XXX lines of geospatial analysis. In fact, the earthquake and hurricane models do not make calls to any ESRI geoprocessing tools.  And while maps are a highly efficient tool for communicating natural hazard risk information, a large fraction of Hazus model results are more effectively communicated through traditional visualization techniques or their modern interactive counterparts (charts, graphs, infographics, etc.). The tight coupling of Hazus with ArcGIS Desktop places a significant burden on users who want to customize the software and extend its capabilities and on the Hazus Program itself, whose resources are largely spent on cumbersome software releases that employ complex code changes to address otherwise straightforward functionality upgrades. Significant resources are also dedicated to ArcGIS version updates, including an estimated 1,500 developer hours for the recent ArcGIS 10.6 release.  </w:t>
      </w:r>
      <w:commentRangeEnd w:id="128"/>
      <w:r w:rsidR="00670C8C">
        <w:rPr>
          <w:rStyle w:val="CommentReference"/>
        </w:rPr>
        <w:commentReference w:id="128"/>
      </w:r>
      <w:commentRangeEnd w:id="129"/>
      <w:r w:rsidR="00B43D5D">
        <w:rPr>
          <w:rStyle w:val="CommentReference"/>
        </w:rPr>
        <w:commentReference w:id="129"/>
      </w:r>
    </w:p>
    <w:p w14:paraId="4B8FE162" w14:textId="77777777" w:rsidR="006B3712" w:rsidRDefault="006B3712" w:rsidP="006B3712">
      <w:pPr>
        <w:spacing w:line="360" w:lineRule="auto"/>
      </w:pPr>
      <w:r>
        <w:t xml:space="preserve">If GIS capabilities represent a small and burdensome fraction of Hazus functionality, it becomes practical to leverage available Open Source geospatial libraries to accomplish spatial data visualization and </w:t>
      </w:r>
      <w:r>
        <w:lastRenderedPageBreak/>
        <w:t>analysis, rather than designing all Hazus capabilities around a GIS interface. In addition to decreasing development costs and increasing customizability of Hazus methods, reducing the role of geospatial processing will substantially improve runtimes because Hazus will leverage the increased capabilities of large, tabular lookup tables and stored, precomputed damage factors.</w:t>
      </w:r>
    </w:p>
    <w:p w14:paraId="69C64743" w14:textId="2D390184" w:rsidR="006B3712" w:rsidRPr="008B4F48" w:rsidRDefault="006B3712" w:rsidP="006B3712">
      <w:pPr>
        <w:spacing w:line="360" w:lineRule="auto"/>
        <w:rPr>
          <w:lang w:val="en-US"/>
        </w:rPr>
      </w:pPr>
      <w:r>
        <w:t xml:space="preserve">Similarly, a relatively small percentage of Hazus users require a desktop environment for their risk </w:t>
      </w:r>
      <w:del w:id="130" w:author="McNabb, Sean" w:date="2019-02-11T12:17:00Z">
        <w:r w:rsidDel="00E4473F">
          <w:delText>modeling</w:delText>
        </w:r>
      </w:del>
      <w:ins w:id="131" w:author="McNabb, Sean" w:date="2019-02-11T12:17:00Z">
        <w:r w:rsidR="00E4473F">
          <w:t>modelling</w:t>
        </w:r>
      </w:ins>
      <w:r>
        <w:t xml:space="preserve"> projects. Users with a legal obligation to maintain secure risk </w:t>
      </w:r>
      <w:del w:id="132" w:author="McNabb, Sean" w:date="2019-02-11T12:17:00Z">
        <w:r w:rsidDel="00E4473F">
          <w:delText>modeling</w:delText>
        </w:r>
      </w:del>
      <w:ins w:id="133" w:author="McNabb, Sean" w:date="2019-02-11T12:17:00Z">
        <w:r w:rsidR="00E4473F">
          <w:t>modelling</w:t>
        </w:r>
      </w:ins>
      <w:r>
        <w:t xml:space="preserve"> data inputs (actuaries, certain military planners, etc.) represent an estimated 5% of Hazus use cases. Given the ongoing shift in computing technologies away from local environments and onto </w:t>
      </w:r>
      <w:commentRangeStart w:id="134"/>
      <w:commentRangeStart w:id="135"/>
      <w:r>
        <w:t>cloud resources</w:t>
      </w:r>
      <w:commentRangeEnd w:id="134"/>
      <w:r w:rsidR="00E4473F">
        <w:rPr>
          <w:rStyle w:val="CommentReference"/>
        </w:rPr>
        <w:commentReference w:id="134"/>
      </w:r>
      <w:commentRangeEnd w:id="135"/>
      <w:r w:rsidR="00670C8C">
        <w:rPr>
          <w:rStyle w:val="CommentReference"/>
        </w:rPr>
        <w:commentReference w:id="135"/>
      </w:r>
      <w:r>
        <w:t xml:space="preserve">, transitioning to a web-based architecture for Hazus could fulfil 95% of user needs while increasing </w:t>
      </w:r>
      <w:del w:id="136" w:author="McNabb, Sean" w:date="2019-02-11T12:17:00Z">
        <w:r w:rsidDel="00E4473F">
          <w:delText>modeling</w:delText>
        </w:r>
      </w:del>
      <w:ins w:id="137" w:author="McNabb, Sean" w:date="2019-02-11T12:17:00Z">
        <w:r w:rsidR="00E4473F">
          <w:t>modelling</w:t>
        </w:r>
      </w:ins>
      <w:r>
        <w:t xml:space="preserve"> speed and access and radically expanding the transparency of model methodologies, data, and results. Leveraging increased storage capabilities on the cloud and increased processing speeds of web servers will also eliminate current constraints on desktop inventory database sizes, including the requirement to use aggregated Census Tract or Block data. A key objective of the OpenHazus initiative is to provide nationwide site-specific risk analysis as a default capability, which will significantly increase the accuracy of FEMA loss estimates and more effectively communicate risk and vulnerability in order to drive cost-effective mitigation strategies. </w:t>
      </w:r>
      <w:r w:rsidRPr="00252EDA">
        <w:rPr>
          <w:lang w:val="en-US"/>
        </w:rPr>
        <w:t xml:space="preserve">OpenHazus will have an easily searchable online repository for users to share inventory including </w:t>
      </w:r>
      <w:commentRangeStart w:id="138"/>
      <w:r w:rsidRPr="00252EDA">
        <w:rPr>
          <w:lang w:val="en-US"/>
        </w:rPr>
        <w:t>User Defined Facilities (UDF)</w:t>
      </w:r>
      <w:commentRangeEnd w:id="138"/>
      <w:r w:rsidR="00CE730D">
        <w:rPr>
          <w:rStyle w:val="CommentReference"/>
        </w:rPr>
        <w:commentReference w:id="138"/>
      </w:r>
      <w:r w:rsidRPr="00252EDA">
        <w:rPr>
          <w:lang w:val="en-US"/>
        </w:rPr>
        <w:t>, best practices, and results. This requires the development of a quality control process and committee to vet new data in collaboration with</w:t>
      </w:r>
      <w:r>
        <w:rPr>
          <w:lang w:val="en-US"/>
        </w:rPr>
        <w:t xml:space="preserve"> FEMA</w:t>
      </w:r>
      <w:r w:rsidRPr="00252EDA">
        <w:rPr>
          <w:lang w:val="en-US"/>
        </w:rPr>
        <w:t xml:space="preserve"> </w:t>
      </w:r>
      <w:r w:rsidRPr="00252EDA">
        <w:rPr>
          <w:rFonts w:ascii="Calibri" w:eastAsia="Times New Roman" w:hAnsi="Calibri" w:cs="Times New Roman"/>
          <w:color w:val="000000"/>
          <w:lang w:val="en-US"/>
        </w:rPr>
        <w:t xml:space="preserve">Production and Technical Services (PTS) </w:t>
      </w:r>
      <w:r>
        <w:rPr>
          <w:rFonts w:ascii="Calibri" w:eastAsia="Times New Roman" w:hAnsi="Calibri" w:cs="Times New Roman"/>
          <w:color w:val="000000"/>
          <w:lang w:val="en-US"/>
        </w:rPr>
        <w:t xml:space="preserve">and Community Engagement and Risk Communication (CERC) </w:t>
      </w:r>
      <w:r w:rsidRPr="00252EDA">
        <w:rPr>
          <w:rFonts w:ascii="Calibri" w:eastAsia="Times New Roman" w:hAnsi="Calibri" w:cs="Times New Roman"/>
          <w:color w:val="000000"/>
          <w:lang w:val="en-US"/>
        </w:rPr>
        <w:t>Contractors</w:t>
      </w:r>
      <w:r>
        <w:rPr>
          <w:lang w:val="en-US"/>
        </w:rPr>
        <w:t xml:space="preserve"> and</w:t>
      </w:r>
      <w:r w:rsidRPr="00252EDA">
        <w:rPr>
          <w:lang w:val="en-US"/>
        </w:rPr>
        <w:t xml:space="preserve"> </w:t>
      </w:r>
      <w:r w:rsidRPr="00252EDA">
        <w:rPr>
          <w:rFonts w:ascii="Calibri" w:eastAsia="Times New Roman" w:hAnsi="Calibri" w:cs="Times New Roman"/>
          <w:color w:val="000000"/>
          <w:lang w:val="en-US"/>
        </w:rPr>
        <w:t>Cooperating Technical Partners (</w:t>
      </w:r>
      <w:r w:rsidRPr="00252EDA">
        <w:rPr>
          <w:lang w:val="en-US"/>
        </w:rPr>
        <w:t>CTP)</w:t>
      </w:r>
      <w:r>
        <w:rPr>
          <w:lang w:val="en-US"/>
        </w:rPr>
        <w:t>.</w:t>
      </w:r>
    </w:p>
    <w:p w14:paraId="76A8CD4C" w14:textId="769A5030" w:rsidR="006B3712" w:rsidRDefault="006B3712" w:rsidP="006B3712">
      <w:pPr>
        <w:spacing w:line="360" w:lineRule="auto"/>
      </w:pPr>
      <w:r>
        <w:t>OpenHazus has been conceptualized as a toolbox of multi-hazard methodologies that may but do not have to use GIS to visualize the spatial distribution of risk to given assets. Removing the dependency not only on ESRI GIS software but also on traditional GIS architecture in general can significantly broaden the range of potential Open</w:t>
      </w:r>
      <w:del w:id="139" w:author="McNabb, Sean" w:date="2019-02-11T12:25:00Z">
        <w:r w:rsidDel="00207533">
          <w:delText xml:space="preserve"> </w:delText>
        </w:r>
      </w:del>
      <w:r>
        <w:t xml:space="preserve">Hazus users. Hazus users and developers would benefit from two different aspects of the proposed “toolbox” of open software architecture. In a highly modularized system leveraging as-needed </w:t>
      </w:r>
      <w:del w:id="140" w:author="Zuzak, Casey" w:date="2019-02-14T18:43:00Z">
        <w:r>
          <w:delText xml:space="preserve">open </w:delText>
        </w:r>
      </w:del>
      <w:ins w:id="141" w:author="McNabb, Sean" w:date="2019-02-11T12:26:00Z">
        <w:r w:rsidR="00207533">
          <w:t>O</w:t>
        </w:r>
      </w:ins>
      <w:del w:id="142" w:author="McNabb, Sean" w:date="2019-02-11T12:26:00Z">
        <w:r w:rsidDel="00207533">
          <w:delText>o</w:delText>
        </w:r>
      </w:del>
      <w:ins w:id="143" w:author="Zuzak, Casey" w:date="2019-02-14T18:43:00Z">
        <w:r>
          <w:t xml:space="preserve">pen </w:t>
        </w:r>
      </w:ins>
      <w:ins w:id="144" w:author="McNabb, Sean" w:date="2019-02-11T12:26:00Z">
        <w:r w:rsidR="00207533">
          <w:t>S</w:t>
        </w:r>
      </w:ins>
      <w:del w:id="145" w:author="McNabb, Sean" w:date="2019-02-11T12:26:00Z">
        <w:r w:rsidDel="00207533">
          <w:delText>s</w:delText>
        </w:r>
      </w:del>
      <w:r>
        <w:t xml:space="preserve">ource analytical libraries, each tool is well documented and can be accessed individually via an Application </w:t>
      </w:r>
      <w:commentRangeStart w:id="146"/>
      <w:r>
        <w:t xml:space="preserve">Programmer’s </w:t>
      </w:r>
      <w:commentRangeEnd w:id="146"/>
      <w:r w:rsidR="00AB3EB2">
        <w:rPr>
          <w:rStyle w:val="CommentReference"/>
        </w:rPr>
        <w:commentReference w:id="146"/>
      </w:r>
      <w:r>
        <w:t xml:space="preserve">Interface or API. Users can employ only those Hazus modules that make sense for their projects, and developers can more efficiently expand and update Hazus functionality by accessing and updating separate analytical modules rather than editing a large, rigid and interdependent workflow. </w:t>
      </w:r>
    </w:p>
    <w:p w14:paraId="44D8D565" w14:textId="28008C7B" w:rsidR="006B3712" w:rsidRDefault="006B3712" w:rsidP="006B3712">
      <w:pPr>
        <w:spacing w:line="360" w:lineRule="auto"/>
      </w:pPr>
      <w:r>
        <w:lastRenderedPageBreak/>
        <w:t xml:space="preserve">OpenHazus will also be designed to seamlessly integrate hazard inputs from authoritative federal agencies, including latest state-of-the-art flood, earthquake, hurricane and tsunami hazard models.  This will increase the quality of risk analysis results and eliminate the need for hazard </w:t>
      </w:r>
      <w:del w:id="147" w:author="McNabb, Sean" w:date="2019-02-11T12:26:00Z">
        <w:r w:rsidDel="00207533">
          <w:delText>modeling</w:delText>
        </w:r>
      </w:del>
      <w:ins w:id="148" w:author="McNabb, Sean" w:date="2019-02-11T12:26:00Z">
        <w:r w:rsidR="00207533">
          <w:t>modelling</w:t>
        </w:r>
      </w:ins>
      <w:r>
        <w:t xml:space="preserve"> capabilities to be embedded within Hazus.  These embedded processes have proven costly to maintain and as well consistently lag behind the latest available hazard </w:t>
      </w:r>
      <w:del w:id="149" w:author="McNabb, Sean" w:date="2019-02-11T12:27:00Z">
        <w:r w:rsidDel="00207533">
          <w:delText>modeling</w:delText>
        </w:r>
      </w:del>
      <w:ins w:id="150" w:author="McNabb, Sean" w:date="2019-02-11T12:27:00Z">
        <w:r w:rsidR="00207533">
          <w:t>modelling</w:t>
        </w:r>
      </w:ins>
      <w:r>
        <w:t xml:space="preserve"> techniques.    </w:t>
      </w:r>
    </w:p>
    <w:p w14:paraId="4D7F5609" w14:textId="2B855BA2" w:rsidR="006B3712" w:rsidRDefault="006B3712" w:rsidP="006B3712">
      <w:pPr>
        <w:spacing w:line="360" w:lineRule="auto"/>
      </w:pPr>
      <w:r>
        <w:t xml:space="preserve">Another beneficial aspect of an open architecture is the reliance on </w:t>
      </w:r>
      <w:del w:id="151" w:author="McNabb, Sean" w:date="2019-02-11T12:27:00Z">
        <w:r w:rsidDel="00207533">
          <w:delText>free and open source software (</w:delText>
        </w:r>
      </w:del>
      <w:r>
        <w:t>FOSS</w:t>
      </w:r>
      <w:del w:id="152" w:author="McNabb, Sean" w:date="2019-02-11T12:27:00Z">
        <w:r w:rsidDel="00207533">
          <w:delText>)</w:delText>
        </w:r>
      </w:del>
      <w:r>
        <w:t>, which would make it easier to customize Hazus for many uses</w:t>
      </w:r>
      <w:del w:id="153" w:author="Rozelle, Jesse" w:date="2019-02-14T19:23:00Z">
        <w:r w:rsidDel="00195056">
          <w:delText xml:space="preserve"> </w:delText>
        </w:r>
        <w:commentRangeStart w:id="154"/>
        <w:r w:rsidDel="00195056">
          <w:delText>beyond its original scope</w:delText>
        </w:r>
      </w:del>
      <w:commentRangeEnd w:id="154"/>
      <w:r w:rsidR="00195056">
        <w:rPr>
          <w:rStyle w:val="CommentReference"/>
        </w:rPr>
        <w:commentReference w:id="154"/>
      </w:r>
      <w:r>
        <w:t xml:space="preserve">. As advanced users develop customized versions of Hazus analytical processes, the Hazus Program can devote more resources toward collaborating with these users to review new model versions and integrate them into the official Hazus architecture, thereby leveraging the largely untapped expertise of the nationwide risk </w:t>
      </w:r>
      <w:del w:id="155" w:author="McNabb, Sean" w:date="2019-02-11T12:27:00Z">
        <w:r w:rsidDel="00207533">
          <w:delText>modeling</w:delText>
        </w:r>
      </w:del>
      <w:ins w:id="156" w:author="McNabb, Sean" w:date="2019-02-11T12:27:00Z">
        <w:r w:rsidR="00207533">
          <w:t>modelling</w:t>
        </w:r>
      </w:ins>
      <w:r>
        <w:t xml:space="preserve"> community. A transition to FOSS would also increase the much-requested transparency of data and methods relied upon by federal agencies, allowing OpenHazus users to access key aspects of risk model architecture, thereby increasing trust in model outcomes.</w:t>
      </w:r>
    </w:p>
    <w:p w14:paraId="29148903" w14:textId="4B7241F0" w:rsidR="006B3712" w:rsidRPr="00252EDA" w:rsidRDefault="006B3712" w:rsidP="006B3712">
      <w:pPr>
        <w:spacing w:line="360" w:lineRule="auto"/>
        <w:rPr>
          <w:lang w:val="en-US"/>
        </w:rPr>
      </w:pPr>
      <w:r>
        <w:t>The next steps for OpenHazus include a phased development built around a modular architecture of Hazus analytical capabilities.  Lightweight desktop utilities for site-specific analyses will be made available for user download in the short term while larger scale versions of these tools are built on web servers for availability in the OpenHazus platform. OpenHazus nationwide inventory requirements will be addressed by integrating the latest building footprint data with HIFLD Open</w:t>
      </w:r>
      <w:ins w:id="157" w:author="Rozelle, Jesse" w:date="2019-02-14T19:26:00Z">
        <w:r w:rsidR="00CD2EA6">
          <w:t xml:space="preserve"> infrastructure and essential facility data</w:t>
        </w:r>
      </w:ins>
      <w:r>
        <w:t xml:space="preserve">, state and local data and developing strategies for effective attribute mapping and dynamic updates. Existing Risk MAP CS </w:t>
      </w:r>
      <w:commentRangeStart w:id="158"/>
      <w:r>
        <w:t>MIP</w:t>
      </w:r>
      <w:commentRangeEnd w:id="158"/>
      <w:r w:rsidR="00207533">
        <w:rPr>
          <w:rStyle w:val="CommentReference"/>
        </w:rPr>
        <w:commentReference w:id="158"/>
      </w:r>
      <w:r>
        <w:t xml:space="preserve"> and MSC capabilities will be leveraged to develop live access and discovery of external hazard data sources directly from the OpenHazus platform. A portal for viewing, downloading and sharing authoritative OpenHazus results from across the US will be deployed in order to shift non-technical users away from the creation of duplicative model data and toward summarized risk information ready for communication with a broad audience.</w:t>
      </w:r>
    </w:p>
    <w:p w14:paraId="13D90797" w14:textId="492CEA78" w:rsidR="006B3712" w:rsidRPr="00252EDA" w:rsidRDefault="006B3712" w:rsidP="006B3712">
      <w:pPr>
        <w:rPr>
          <w:b/>
          <w:sz w:val="28"/>
          <w:lang w:val="en-US"/>
        </w:rPr>
      </w:pPr>
      <w:r w:rsidRPr="00252EDA">
        <w:rPr>
          <w:b/>
          <w:sz w:val="28"/>
          <w:lang w:val="en-US"/>
        </w:rPr>
        <w:t>I.</w:t>
      </w:r>
      <w:r>
        <w:rPr>
          <w:b/>
          <w:sz w:val="28"/>
          <w:lang w:val="en-US"/>
        </w:rPr>
        <w:t>2</w:t>
      </w:r>
      <w:r w:rsidRPr="00252EDA">
        <w:rPr>
          <w:b/>
          <w:sz w:val="28"/>
          <w:lang w:val="en-US"/>
        </w:rPr>
        <w:tab/>
        <w:t>Scope</w:t>
      </w:r>
    </w:p>
    <w:p w14:paraId="0804FAFC" w14:textId="26125254" w:rsidR="006B3712" w:rsidRDefault="006B3712" w:rsidP="006B3712">
      <w:pPr>
        <w:spacing w:line="360" w:lineRule="auto"/>
        <w:rPr>
          <w:lang w:val="en-US"/>
        </w:rPr>
      </w:pPr>
      <w:r>
        <w:rPr>
          <w:lang w:val="en-US"/>
        </w:rPr>
        <w:t>This paper accomplishes tasks outlined by the FEMA Hazus Program in 2018 in preparation for a potential Open Source transition for Hazus. These tasks include identifying key motivations for redesigning Hazus in an Open Source, web-based framework, outlining baseline requirements for a hypothetical OpenHazus, and exploring available Open Source and web technologies for feasibility in an OpenHazus architecture.</w:t>
      </w:r>
    </w:p>
    <w:p w14:paraId="795BCB56" w14:textId="77777777" w:rsidR="00927BCA" w:rsidRDefault="00E2488D" w:rsidP="00927BCA">
      <w:pPr>
        <w:spacing w:line="360" w:lineRule="auto"/>
        <w:rPr>
          <w:b/>
          <w:sz w:val="28"/>
          <w:szCs w:val="28"/>
          <w:lang w:val="en-US"/>
        </w:rPr>
      </w:pPr>
      <w:r>
        <w:rPr>
          <w:b/>
          <w:sz w:val="28"/>
          <w:szCs w:val="28"/>
          <w:lang w:val="en-US"/>
        </w:rPr>
        <w:lastRenderedPageBreak/>
        <w:t>1.3</w:t>
      </w:r>
      <w:r>
        <w:rPr>
          <w:b/>
          <w:sz w:val="28"/>
          <w:szCs w:val="28"/>
          <w:lang w:val="en-US"/>
        </w:rPr>
        <w:tab/>
        <w:t>Assumptions</w:t>
      </w:r>
    </w:p>
    <w:p w14:paraId="3B84C527" w14:textId="056DD652" w:rsidR="00927BCA" w:rsidRDefault="00927BCA" w:rsidP="00927BCA">
      <w:pPr>
        <w:spacing w:line="360" w:lineRule="auto"/>
        <w:rPr>
          <w:lang w:val="en-US"/>
        </w:rPr>
      </w:pPr>
      <w:r w:rsidRPr="00454545">
        <w:rPr>
          <w:b/>
          <w:lang w:val="en-US"/>
        </w:rPr>
        <w:t>1.</w:t>
      </w:r>
      <w:r>
        <w:rPr>
          <w:b/>
          <w:lang w:val="en-US"/>
        </w:rPr>
        <w:t xml:space="preserve"> </w:t>
      </w:r>
      <w:r w:rsidRPr="00454545">
        <w:rPr>
          <w:b/>
          <w:lang w:val="en-US"/>
        </w:rPr>
        <w:t xml:space="preserve">Loss estimation tool: </w:t>
      </w:r>
      <w:r w:rsidRPr="00454545">
        <w:rPr>
          <w:lang w:val="en-US"/>
        </w:rPr>
        <w:t xml:space="preserve">This is the core application of OpenHazus that takes precedence over other potential demands in supporting the mission of FEMA </w:t>
      </w:r>
      <w:r>
        <w:rPr>
          <w:lang w:val="en-US"/>
        </w:rPr>
        <w:t xml:space="preserve">in general </w:t>
      </w:r>
      <w:r w:rsidRPr="00454545">
        <w:rPr>
          <w:lang w:val="en-US"/>
        </w:rPr>
        <w:t>and of the Risk MAP program in particular. Any rewrite of Hazus will have to fulfill its current set of capabilities related to the estimation of social (fatalities, displacement and injuries)</w:t>
      </w:r>
      <w:ins w:id="159" w:author="Rozelle, Jesse" w:date="2019-02-14T19:29:00Z">
        <w:r w:rsidR="00AD1D2B">
          <w:rPr>
            <w:lang w:val="en-US"/>
          </w:rPr>
          <w:t>, infrastructure</w:t>
        </w:r>
      </w:ins>
      <w:del w:id="160" w:author="Rozelle, Jesse" w:date="2019-02-14T19:29:00Z">
        <w:r w:rsidRPr="00454545" w:rsidDel="00AD1D2B">
          <w:rPr>
            <w:lang w:val="en-US"/>
          </w:rPr>
          <w:delText xml:space="preserve"> and</w:delText>
        </w:r>
      </w:del>
      <w:ins w:id="161" w:author="Rozelle, Jesse" w:date="2019-02-14T19:29:00Z">
        <w:r w:rsidR="00AD1D2B">
          <w:rPr>
            <w:lang w:val="en-US"/>
          </w:rPr>
          <w:t xml:space="preserve">, </w:t>
        </w:r>
        <w:r w:rsidR="00AD1D2B" w:rsidRPr="00454545">
          <w:rPr>
            <w:lang w:val="en-US"/>
          </w:rPr>
          <w:t>and</w:t>
        </w:r>
      </w:ins>
      <w:r w:rsidRPr="00454545">
        <w:rPr>
          <w:lang w:val="en-US"/>
        </w:rPr>
        <w:t xml:space="preserve"> building (damages and economic loss) impacts due to natural hazards. This requirement does not include estimating the extent and magnitude of potential hazards.  OpenHazus implementation will emphasize the use of external, authoritative hazard datasets.</w:t>
      </w:r>
    </w:p>
    <w:p w14:paraId="735914ED" w14:textId="092F0AEF" w:rsidR="00927BCA" w:rsidRDefault="00927BCA" w:rsidP="00927BCA">
      <w:pPr>
        <w:spacing w:after="120" w:line="360" w:lineRule="auto"/>
        <w:ind w:right="173"/>
        <w:rPr>
          <w:lang w:val="en-US"/>
        </w:rPr>
      </w:pPr>
      <w:r>
        <w:rPr>
          <w:b/>
          <w:lang w:val="en-US"/>
        </w:rPr>
        <w:t>2</w:t>
      </w:r>
      <w:r w:rsidRPr="004F2C0A">
        <w:rPr>
          <w:b/>
          <w:lang w:val="en-US"/>
        </w:rPr>
        <w:t xml:space="preserve">. </w:t>
      </w:r>
      <w:r>
        <w:rPr>
          <w:b/>
          <w:lang w:val="en-US"/>
        </w:rPr>
        <w:t xml:space="preserve">Free for Users: </w:t>
      </w:r>
      <w:r w:rsidRPr="004F2C0A">
        <w:rPr>
          <w:lang w:val="en-US"/>
        </w:rPr>
        <w:t xml:space="preserve">OpenHazus as a methodology toolset should remain free, as should access to core national datasets. </w:t>
      </w:r>
      <w:commentRangeStart w:id="162"/>
      <w:commentRangeStart w:id="163"/>
      <w:r w:rsidRPr="004F2C0A">
        <w:rPr>
          <w:lang w:val="en-US"/>
        </w:rPr>
        <w:t xml:space="preserve">Private for-profit entities may be charged a fee for usage that </w:t>
      </w:r>
      <w:commentRangeStart w:id="164"/>
      <w:commentRangeStart w:id="165"/>
      <w:r w:rsidRPr="004F2C0A">
        <w:rPr>
          <w:lang w:val="en-US"/>
        </w:rPr>
        <w:t>exceeds five percent of the OpenHazus server load</w:t>
      </w:r>
      <w:commentRangeEnd w:id="164"/>
      <w:commentRangeEnd w:id="165"/>
      <w:ins w:id="166" w:author="Zuzak, Casey" w:date="2019-02-14T18:43:00Z">
        <w:r w:rsidRPr="004F2C0A">
          <w:rPr>
            <w:lang w:val="en-US"/>
          </w:rPr>
          <w:t>.</w:t>
        </w:r>
      </w:ins>
      <w:commentRangeEnd w:id="162"/>
      <w:r w:rsidR="00D82FA2">
        <w:rPr>
          <w:rStyle w:val="CommentReference"/>
        </w:rPr>
        <w:commentReference w:id="164"/>
      </w:r>
      <w:r w:rsidR="00E056B0">
        <w:rPr>
          <w:rStyle w:val="CommentReference"/>
        </w:rPr>
        <w:commentReference w:id="165"/>
      </w:r>
      <w:r w:rsidR="00C76B2F">
        <w:rPr>
          <w:rStyle w:val="CommentReference"/>
        </w:rPr>
        <w:commentReference w:id="162"/>
      </w:r>
      <w:commentRangeEnd w:id="163"/>
      <w:r w:rsidR="00CC7816">
        <w:rPr>
          <w:rStyle w:val="CommentReference"/>
        </w:rPr>
        <w:commentReference w:id="163"/>
      </w:r>
      <w:ins w:id="167" w:author="Raines II, James" w:date="2019-02-14T18:43:00Z">
        <w:r w:rsidRPr="004F2C0A">
          <w:rPr>
            <w:lang w:val="en-US"/>
          </w:rPr>
          <w:t>.</w:t>
        </w:r>
      </w:ins>
    </w:p>
    <w:p w14:paraId="6CC321CD" w14:textId="20DEA6EA" w:rsidR="00DB0AB7" w:rsidRPr="00927BCA" w:rsidRDefault="00DB0AB7" w:rsidP="00927BCA">
      <w:pPr>
        <w:spacing w:after="120" w:line="360" w:lineRule="auto"/>
        <w:ind w:right="173"/>
        <w:rPr>
          <w:lang w:val="en-US"/>
        </w:rPr>
      </w:pPr>
      <w:r w:rsidRPr="00DB0AB7">
        <w:rPr>
          <w:b/>
          <w:lang w:val="en-US"/>
        </w:rPr>
        <w:t>3. Publicly available:</w:t>
      </w:r>
      <w:r>
        <w:rPr>
          <w:lang w:val="en-US"/>
        </w:rPr>
        <w:t xml:space="preserve"> </w:t>
      </w:r>
      <w:r w:rsidRPr="00DB0AB7">
        <w:rPr>
          <w:lang w:val="en-US"/>
        </w:rPr>
        <w:t>Hazus methodology shall continue to be publicly available in the format of user manuals, technical manuals, and other supporting documentation</w:t>
      </w:r>
      <w:commentRangeStart w:id="168"/>
      <w:commentRangeStart w:id="169"/>
      <w:r>
        <w:rPr>
          <w:lang w:val="en-US"/>
        </w:rPr>
        <w:t>.</w:t>
      </w:r>
      <w:commentRangeEnd w:id="168"/>
      <w:r w:rsidR="00C76B2F">
        <w:rPr>
          <w:rStyle w:val="CommentReference"/>
        </w:rPr>
        <w:commentReference w:id="168"/>
      </w:r>
      <w:commentRangeEnd w:id="169"/>
      <w:r w:rsidR="00E056B0">
        <w:rPr>
          <w:rStyle w:val="CommentReference"/>
        </w:rPr>
        <w:commentReference w:id="169"/>
      </w:r>
    </w:p>
    <w:p w14:paraId="421D41D4" w14:textId="767F3FFB" w:rsidR="006B3712" w:rsidRPr="00252EDA" w:rsidRDefault="006B3712" w:rsidP="006B3712">
      <w:pPr>
        <w:rPr>
          <w:b/>
          <w:sz w:val="28"/>
          <w:lang w:val="en-US"/>
        </w:rPr>
      </w:pPr>
      <w:r w:rsidRPr="00252EDA">
        <w:rPr>
          <w:b/>
          <w:sz w:val="28"/>
          <w:lang w:val="en-US"/>
        </w:rPr>
        <w:t>I.</w:t>
      </w:r>
      <w:r w:rsidR="00350D4E">
        <w:rPr>
          <w:b/>
          <w:sz w:val="28"/>
          <w:lang w:val="en-US"/>
        </w:rPr>
        <w:t>4</w:t>
      </w:r>
      <w:r w:rsidRPr="00252EDA">
        <w:rPr>
          <w:b/>
          <w:sz w:val="28"/>
          <w:lang w:val="en-US"/>
        </w:rPr>
        <w:tab/>
        <w:t>Background</w:t>
      </w:r>
    </w:p>
    <w:p w14:paraId="35BC23EB" w14:textId="5ABAFDE8" w:rsidR="007267DF" w:rsidRDefault="006B3712" w:rsidP="007267DF">
      <w:pPr>
        <w:spacing w:line="360" w:lineRule="auto"/>
        <w:rPr>
          <w:lang w:val="en-US"/>
        </w:rPr>
      </w:pPr>
      <w:r w:rsidRPr="00252EDA">
        <w:rPr>
          <w:lang w:val="en-US"/>
        </w:rPr>
        <w:t xml:space="preserve">Hazus is a software suite within the risk mapping, assessment and planning </w:t>
      </w:r>
      <w:ins w:id="170" w:author="McNabb, Sean" w:date="2019-02-11T16:33:00Z">
        <w:r w:rsidR="0034606F">
          <w:rPr>
            <w:lang w:val="en-US"/>
          </w:rPr>
          <w:t>program</w:t>
        </w:r>
      </w:ins>
      <w:del w:id="171" w:author="McNabb, Sean" w:date="2019-02-11T16:33:00Z">
        <w:r w:rsidRPr="00252EDA" w:rsidDel="0034606F">
          <w:rPr>
            <w:lang w:val="en-US"/>
          </w:rPr>
          <w:delText>section</w:delText>
        </w:r>
      </w:del>
      <w:r w:rsidRPr="00252EDA">
        <w:rPr>
          <w:lang w:val="en-US"/>
        </w:rPr>
        <w:t xml:space="preserve"> (Risk MAP) of the Federal Insurance and Mitigation Administration (FIMA) of the Federal Emergency Management Agency (FEMA)</w:t>
      </w:r>
      <w:r>
        <w:rPr>
          <w:lang w:val="en-US"/>
        </w:rPr>
        <w:t xml:space="preserve">, which </w:t>
      </w:r>
      <w:r w:rsidRPr="00252EDA">
        <w:rPr>
          <w:lang w:val="en-US"/>
        </w:rPr>
        <w:t xml:space="preserve">is one of over 20 </w:t>
      </w:r>
      <w:r>
        <w:rPr>
          <w:lang w:val="en-US"/>
        </w:rPr>
        <w:t>component agencies</w:t>
      </w:r>
      <w:r w:rsidRPr="00252EDA">
        <w:rPr>
          <w:lang w:val="en-US"/>
        </w:rPr>
        <w:t xml:space="preserve"> of the Department of Homeland Security (DHS).  </w:t>
      </w:r>
      <w:r w:rsidR="005E1135">
        <w:rPr>
          <w:lang w:val="en-US"/>
        </w:rPr>
        <w:t xml:space="preserve">Hazus provides a cost-effective method for quantifying potential social and </w:t>
      </w:r>
      <w:commentRangeStart w:id="172"/>
      <w:commentRangeStart w:id="173"/>
      <w:r w:rsidR="005E1135">
        <w:rPr>
          <w:lang w:val="en-US"/>
        </w:rPr>
        <w:t>structural</w:t>
      </w:r>
      <w:commentRangeEnd w:id="172"/>
      <w:r w:rsidR="0034606F">
        <w:rPr>
          <w:rStyle w:val="CommentReference"/>
        </w:rPr>
        <w:commentReference w:id="172"/>
      </w:r>
      <w:commentRangeEnd w:id="173"/>
      <w:r w:rsidR="008A2996">
        <w:rPr>
          <w:rStyle w:val="CommentReference"/>
        </w:rPr>
        <w:commentReference w:id="173"/>
      </w:r>
      <w:r w:rsidR="005E1135">
        <w:rPr>
          <w:lang w:val="en-US"/>
        </w:rPr>
        <w:t xml:space="preserve"> impacts resulting from given hazard information for earthquakes, floods, tsunamis and hurricanes. </w:t>
      </w:r>
      <w:r w:rsidR="007267DF" w:rsidRPr="00252EDA">
        <w:rPr>
          <w:lang w:val="en-US"/>
        </w:rPr>
        <w:t>Hazus results allow members of the emergency management community to develop policies that aim to decrease the risk of future loss</w:t>
      </w:r>
      <w:r w:rsidR="007267DF">
        <w:rPr>
          <w:lang w:val="en-US"/>
        </w:rPr>
        <w:t xml:space="preserve"> due to natural hazards – </w:t>
      </w:r>
      <w:commentRangeStart w:id="174"/>
      <w:r w:rsidR="007267DF">
        <w:rPr>
          <w:lang w:val="en-US"/>
        </w:rPr>
        <w:t xml:space="preserve">a capability required by risk reduction policies developed by local, state and federal authorities. </w:t>
      </w:r>
      <w:commentRangeEnd w:id="174"/>
      <w:r w:rsidR="007267DF">
        <w:rPr>
          <w:rStyle w:val="CommentReference"/>
        </w:rPr>
        <w:commentReference w:id="174"/>
      </w:r>
      <w:r w:rsidR="007267DF" w:rsidRPr="00252EDA">
        <w:rPr>
          <w:lang w:val="en-US"/>
        </w:rPr>
        <w:t>The overall objective of the existing Hazus pro</w:t>
      </w:r>
      <w:r w:rsidR="007267DF">
        <w:rPr>
          <w:lang w:val="en-US"/>
        </w:rPr>
        <w:t>gram</w:t>
      </w:r>
      <w:r w:rsidR="007267DF" w:rsidRPr="00252EDA">
        <w:rPr>
          <w:lang w:val="en-US"/>
        </w:rPr>
        <w:t xml:space="preserve"> is to implement a nationally applicable set of standardized multi-hazard methodologies for estimating potential </w:t>
      </w:r>
      <w:r w:rsidR="007267DF">
        <w:rPr>
          <w:lang w:val="en-US"/>
        </w:rPr>
        <w:t>hurricane,</w:t>
      </w:r>
      <w:r w:rsidR="007267DF" w:rsidRPr="00252EDA">
        <w:rPr>
          <w:lang w:val="en-US"/>
        </w:rPr>
        <w:t xml:space="preserve"> flood, </w:t>
      </w:r>
      <w:r w:rsidR="007267DF">
        <w:rPr>
          <w:lang w:val="en-US"/>
        </w:rPr>
        <w:t xml:space="preserve">tsunami </w:t>
      </w:r>
      <w:r w:rsidR="007267DF" w:rsidRPr="00252EDA">
        <w:rPr>
          <w:lang w:val="en-US"/>
        </w:rPr>
        <w:t xml:space="preserve">and earthquake losses </w:t>
      </w:r>
      <w:commentRangeStart w:id="175"/>
      <w:r w:rsidR="007267DF" w:rsidRPr="00252EDA">
        <w:rPr>
          <w:lang w:val="en-US"/>
        </w:rPr>
        <w:t>on a regional scale</w:t>
      </w:r>
      <w:commentRangeEnd w:id="175"/>
      <w:r w:rsidR="00B729BE">
        <w:rPr>
          <w:rStyle w:val="CommentReference"/>
        </w:rPr>
        <w:commentReference w:id="175"/>
      </w:r>
      <w:r w:rsidR="007267DF" w:rsidRPr="00252EDA">
        <w:rPr>
          <w:lang w:val="en-US"/>
        </w:rPr>
        <w:t>.</w:t>
      </w:r>
    </w:p>
    <w:p w14:paraId="5C2B7AEE" w14:textId="77777777" w:rsidR="007267DF" w:rsidRDefault="003E2EEA" w:rsidP="006B3712">
      <w:pPr>
        <w:spacing w:line="360" w:lineRule="auto"/>
        <w:rPr>
          <w:lang w:val="en-US"/>
        </w:rPr>
      </w:pPr>
      <w:r w:rsidRPr="00252EDA">
        <w:rPr>
          <w:lang w:val="en-US"/>
        </w:rPr>
        <w:t>When combined with detailed analyses and expert knowledge, the default datasets and model parameters included with Hazus provide an effective risk assessment tool.</w:t>
      </w:r>
      <w:r>
        <w:rPr>
          <w:lang w:val="en-US"/>
        </w:rPr>
        <w:t xml:space="preserve"> Depending on the availability of reliable hazard and inventory data for a given region or disaster, </w:t>
      </w:r>
      <w:r w:rsidR="005E1135">
        <w:rPr>
          <w:lang w:val="en-US"/>
        </w:rPr>
        <w:t xml:space="preserve">Hazus results can be used to assess damages immediately following a real event, drive planning activities for catastrophic scenarios, or inform mitigation initiatives at the community, state, regional or national level. </w:t>
      </w:r>
      <w:r w:rsidR="005E1135" w:rsidRPr="00252EDA">
        <w:rPr>
          <w:lang w:val="en-US"/>
        </w:rPr>
        <w:t xml:space="preserve">Hazus is also used in </w:t>
      </w:r>
      <w:r w:rsidR="005E1135" w:rsidRPr="00252EDA">
        <w:rPr>
          <w:lang w:val="en-US"/>
        </w:rPr>
        <w:lastRenderedPageBreak/>
        <w:t>support of the Disaster Mitigation Act</w:t>
      </w:r>
      <w:r w:rsidR="005E1135">
        <w:rPr>
          <w:lang w:val="en-US"/>
        </w:rPr>
        <w:t xml:space="preserve"> of 2000</w:t>
      </w:r>
      <w:r w:rsidR="005E1135" w:rsidRPr="00252EDA">
        <w:rPr>
          <w:lang w:val="en-US"/>
        </w:rPr>
        <w:t xml:space="preserve"> (DMA</w:t>
      </w:r>
      <w:r w:rsidR="005E1135">
        <w:rPr>
          <w:lang w:val="en-US"/>
        </w:rPr>
        <w:t xml:space="preserve"> 2000</w:t>
      </w:r>
      <w:r w:rsidR="005E1135" w:rsidRPr="00252EDA">
        <w:rPr>
          <w:lang w:val="en-US"/>
        </w:rPr>
        <w:t xml:space="preserve">) to develop </w:t>
      </w:r>
      <w:r w:rsidR="005E1135">
        <w:rPr>
          <w:lang w:val="en-US"/>
        </w:rPr>
        <w:t>risk assessments leveraged in h</w:t>
      </w:r>
      <w:r w:rsidR="005E1135" w:rsidRPr="00252EDA">
        <w:rPr>
          <w:lang w:val="en-US"/>
        </w:rPr>
        <w:t xml:space="preserve">azard </w:t>
      </w:r>
      <w:r w:rsidR="005E1135">
        <w:rPr>
          <w:lang w:val="en-US"/>
        </w:rPr>
        <w:t>m</w:t>
      </w:r>
      <w:r w:rsidR="005E1135" w:rsidRPr="00252EDA">
        <w:rPr>
          <w:lang w:val="en-US"/>
        </w:rPr>
        <w:t xml:space="preserve">itigation plans to provide critical information for decision makers. </w:t>
      </w:r>
    </w:p>
    <w:p w14:paraId="16F1E87A" w14:textId="6AE9D0E7" w:rsidR="007267DF" w:rsidRPr="007267DF" w:rsidRDefault="003E2EEA" w:rsidP="003E2EEA">
      <w:pPr>
        <w:spacing w:line="360" w:lineRule="auto"/>
        <w:rPr>
          <w:rFonts w:cstheme="minorHAnsi"/>
          <w:lang w:val="en-US"/>
        </w:rPr>
      </w:pPr>
      <w:r>
        <w:rPr>
          <w:lang w:val="en-US"/>
        </w:rPr>
        <w:t>S</w:t>
      </w:r>
      <w:r w:rsidRPr="00252EDA">
        <w:rPr>
          <w:lang w:val="en-US"/>
        </w:rPr>
        <w:t>ubject matter experts from leading scientific</w:t>
      </w:r>
      <w:r>
        <w:rPr>
          <w:lang w:val="en-US"/>
        </w:rPr>
        <w:t xml:space="preserve">, </w:t>
      </w:r>
      <w:r w:rsidRPr="00252EDA">
        <w:rPr>
          <w:lang w:val="en-US"/>
        </w:rPr>
        <w:t>engineering</w:t>
      </w:r>
      <w:r>
        <w:rPr>
          <w:lang w:val="en-US"/>
        </w:rPr>
        <w:t>,</w:t>
      </w:r>
      <w:r w:rsidRPr="00252EDA">
        <w:rPr>
          <w:lang w:val="en-US"/>
        </w:rPr>
        <w:t xml:space="preserve"> and academic communities </w:t>
      </w:r>
      <w:r>
        <w:rPr>
          <w:lang w:val="en-US"/>
        </w:rPr>
        <w:t xml:space="preserve">collaborate with Hazus program staff to develop analytical capabilities for each hazard, </w:t>
      </w:r>
      <w:r w:rsidR="007267DF">
        <w:rPr>
          <w:lang w:val="en-US"/>
        </w:rPr>
        <w:t xml:space="preserve">improve the accuracy and software speed of existing Hazus tools, expand model functionalities, and foster community involvement from risk management professionals. </w:t>
      </w:r>
      <w:r w:rsidRPr="00252EDA">
        <w:rPr>
          <w:lang w:val="en-US"/>
        </w:rPr>
        <w:t xml:space="preserve">Hazus </w:t>
      </w:r>
      <w:r>
        <w:rPr>
          <w:lang w:val="en-US"/>
        </w:rPr>
        <w:t>p</w:t>
      </w:r>
      <w:r w:rsidR="007267DF">
        <w:rPr>
          <w:lang w:val="en-US"/>
        </w:rPr>
        <w:t>r</w:t>
      </w:r>
      <w:r>
        <w:rPr>
          <w:lang w:val="en-US"/>
        </w:rPr>
        <w:t>ovides</w:t>
      </w:r>
      <w:r w:rsidR="007267DF">
        <w:rPr>
          <w:lang w:val="en-US"/>
        </w:rPr>
        <w:t xml:space="preserve"> the</w:t>
      </w:r>
      <w:r>
        <w:rPr>
          <w:lang w:val="en-US"/>
        </w:rPr>
        <w:t xml:space="preserve"> integrated </w:t>
      </w:r>
      <w:r w:rsidRPr="00252EDA">
        <w:rPr>
          <w:lang w:val="en-US"/>
        </w:rPr>
        <w:t>multi-hazard loss estimation</w:t>
      </w:r>
      <w:r>
        <w:rPr>
          <w:lang w:val="en-US"/>
        </w:rPr>
        <w:t xml:space="preserve"> capabilitie</w:t>
      </w:r>
      <w:r w:rsidR="007267DF">
        <w:rPr>
          <w:lang w:val="en-US"/>
        </w:rPr>
        <w:t>s</w:t>
      </w:r>
      <w:r>
        <w:rPr>
          <w:lang w:val="en-US"/>
        </w:rPr>
        <w:t xml:space="preserve"> </w:t>
      </w:r>
      <w:r w:rsidR="007267DF">
        <w:rPr>
          <w:lang w:val="en-US"/>
        </w:rPr>
        <w:t xml:space="preserve">outlined in </w:t>
      </w:r>
      <w:commentRangeStart w:id="176"/>
      <w:r w:rsidR="007267DF">
        <w:rPr>
          <w:lang w:val="en-US"/>
        </w:rPr>
        <w:t>Table</w:t>
      </w:r>
      <w:r>
        <w:rPr>
          <w:lang w:val="en-US"/>
        </w:rPr>
        <w:t xml:space="preserve"> </w:t>
      </w:r>
      <w:r w:rsidR="007267DF">
        <w:rPr>
          <w:lang w:val="en-US"/>
        </w:rPr>
        <w:t xml:space="preserve">2 </w:t>
      </w:r>
      <w:r>
        <w:rPr>
          <w:lang w:val="en-US"/>
        </w:rPr>
        <w:t xml:space="preserve">below. </w:t>
      </w:r>
      <w:commentRangeEnd w:id="176"/>
      <w:r w:rsidR="00DD47AB">
        <w:rPr>
          <w:rStyle w:val="CommentReference"/>
        </w:rPr>
        <w:commentReference w:id="176"/>
      </w:r>
      <w:r>
        <w:rPr>
          <w:lang w:val="en-US"/>
        </w:rPr>
        <w:t>Specific capabilities vary according to user needs, hazard analyzed, and data availab</w:t>
      </w:r>
      <w:r w:rsidR="007267DF">
        <w:rPr>
          <w:lang w:val="en-US"/>
        </w:rPr>
        <w:t>ility</w:t>
      </w:r>
      <w:r>
        <w:rPr>
          <w:lang w:val="en-US"/>
        </w:rPr>
        <w:t>. See Appendix 2 for a detailed breakdown of typical Hazus analytical workflows.</w:t>
      </w:r>
      <w:r w:rsidR="007267DF">
        <w:rPr>
          <w:lang w:val="en-US"/>
        </w:rPr>
        <w:t xml:space="preserve"> </w:t>
      </w:r>
      <w:r w:rsidR="007267DF" w:rsidRPr="00252EDA">
        <w:rPr>
          <w:rFonts w:cstheme="minorHAnsi"/>
          <w:lang w:val="en-US"/>
        </w:rPr>
        <w:t>To provide flexibility, losses are estimated based on the accuracy of input data</w:t>
      </w:r>
      <w:r w:rsidR="007267DF">
        <w:rPr>
          <w:rFonts w:cstheme="minorHAnsi"/>
          <w:lang w:val="en-US"/>
        </w:rPr>
        <w:t xml:space="preserve"> (Figure 1).</w:t>
      </w:r>
      <w:r w:rsidR="007267DF" w:rsidRPr="00252EDA">
        <w:rPr>
          <w:rFonts w:cstheme="minorHAnsi"/>
          <w:lang w:val="en-US"/>
        </w:rPr>
        <w:t xml:space="preserve"> Basic analys</w:t>
      </w:r>
      <w:r w:rsidR="007267DF">
        <w:rPr>
          <w:rFonts w:cstheme="minorHAnsi"/>
          <w:lang w:val="en-US"/>
        </w:rPr>
        <w:t xml:space="preserve">es (“Level 1”) are </w:t>
      </w:r>
      <w:r w:rsidR="007267DF" w:rsidRPr="00252EDA">
        <w:rPr>
          <w:rFonts w:cstheme="minorHAnsi"/>
          <w:lang w:val="en-US"/>
        </w:rPr>
        <w:t xml:space="preserve">based on default </w:t>
      </w:r>
      <w:r w:rsidR="007267DF">
        <w:rPr>
          <w:rFonts w:cstheme="minorHAnsi"/>
          <w:lang w:val="en-US"/>
        </w:rPr>
        <w:t xml:space="preserve">inventory </w:t>
      </w:r>
      <w:r w:rsidR="007267DF" w:rsidRPr="00252EDA">
        <w:rPr>
          <w:rFonts w:cstheme="minorHAnsi"/>
          <w:lang w:val="en-US"/>
        </w:rPr>
        <w:t xml:space="preserve">data </w:t>
      </w:r>
      <w:r w:rsidR="007267DF">
        <w:rPr>
          <w:rFonts w:cstheme="minorHAnsi"/>
          <w:lang w:val="en-US"/>
        </w:rPr>
        <w:t xml:space="preserve">aggregated at census geographies </w:t>
      </w:r>
      <w:r w:rsidR="007267DF" w:rsidRPr="00252EDA">
        <w:rPr>
          <w:rFonts w:cstheme="minorHAnsi"/>
          <w:lang w:val="en-US"/>
        </w:rPr>
        <w:t>and parameter data provided within Hazus. Advanced analys</w:t>
      </w:r>
      <w:r w:rsidR="007267DF">
        <w:rPr>
          <w:rFonts w:cstheme="minorHAnsi"/>
          <w:lang w:val="en-US"/>
        </w:rPr>
        <w:t>es (“Level 2” and “Level 3”)</w:t>
      </w:r>
      <w:r w:rsidR="007267DF" w:rsidRPr="00252EDA">
        <w:rPr>
          <w:rFonts w:cstheme="minorHAnsi"/>
          <w:lang w:val="en-US"/>
        </w:rPr>
        <w:t xml:space="preserve"> </w:t>
      </w:r>
      <w:r w:rsidR="007267DF">
        <w:rPr>
          <w:rFonts w:cstheme="minorHAnsi"/>
          <w:lang w:val="en-US"/>
        </w:rPr>
        <w:t>are based on</w:t>
      </w:r>
      <w:r w:rsidR="007267DF" w:rsidRPr="00252EDA">
        <w:rPr>
          <w:rFonts w:cstheme="minorHAnsi"/>
          <w:lang w:val="en-US"/>
        </w:rPr>
        <w:t xml:space="preserve"> more accurate</w:t>
      </w:r>
      <w:r w:rsidR="007267DF">
        <w:rPr>
          <w:rFonts w:cstheme="minorHAnsi"/>
          <w:lang w:val="en-US"/>
        </w:rPr>
        <w:t>, user-supplied data for hazard, structure or damage parameter inputs. An advanced analysis may</w:t>
      </w:r>
      <w:r w:rsidR="007267DF" w:rsidRPr="00252EDA">
        <w:rPr>
          <w:rFonts w:cstheme="minorHAnsi"/>
          <w:lang w:val="en-US"/>
        </w:rPr>
        <w:t xml:space="preserve"> also incorporate data from </w:t>
      </w:r>
      <w:commentRangeStart w:id="177"/>
      <w:r w:rsidR="007267DF">
        <w:rPr>
          <w:rFonts w:cstheme="minorHAnsi"/>
          <w:lang w:val="en-US"/>
        </w:rPr>
        <w:t>previous external risk</w:t>
      </w:r>
      <w:r w:rsidR="007267DF" w:rsidRPr="00252EDA">
        <w:rPr>
          <w:rFonts w:cstheme="minorHAnsi"/>
          <w:lang w:val="en-US"/>
        </w:rPr>
        <w:t xml:space="preserve"> studies</w:t>
      </w:r>
      <w:commentRangeEnd w:id="177"/>
      <w:r w:rsidR="0034606F">
        <w:rPr>
          <w:rStyle w:val="CommentReference"/>
        </w:rPr>
        <w:commentReference w:id="177"/>
      </w:r>
      <w:r w:rsidR="007267DF" w:rsidRPr="00252EDA">
        <w:rPr>
          <w:rFonts w:cstheme="minorHAnsi"/>
          <w:lang w:val="en-US"/>
        </w:rPr>
        <w:t>. The appropriate level of analysis must be determined to meet the needs and resources of the user.</w:t>
      </w:r>
    </w:p>
    <w:p w14:paraId="7412F904" w14:textId="76D7E1CA" w:rsidR="006B3712" w:rsidRDefault="006B3712" w:rsidP="006B3712">
      <w:pPr>
        <w:spacing w:line="360" w:lineRule="auto"/>
        <w:rPr>
          <w:lang w:val="en-US"/>
        </w:rPr>
      </w:pPr>
      <w:r w:rsidRPr="00252EDA">
        <w:rPr>
          <w:lang w:val="en-US"/>
        </w:rPr>
        <w:t xml:space="preserve">Hazus is distributed free of charge. However, it is designed to run as an extension to the commercial GIS software ArcGIS Desktop, developed and distributed by ESRI, Inc. This software costs approximately $6,500 per seat, which is cost-prohibitive for many potential users. ESRI is phasing out its development of ArcGIS Desktop in favor of a more modern architecture called ArcGIS Pro. </w:t>
      </w:r>
      <w:commentRangeStart w:id="178"/>
      <w:commentRangeStart w:id="179"/>
      <w:r w:rsidRPr="00252EDA">
        <w:rPr>
          <w:lang w:val="en-US"/>
        </w:rPr>
        <w:t>Hazus is so tightly integrated with the dynamic link libraries of ArcGIS Desktop that a switch to ArcGIS Pro would require a complete rewrite of Hazus</w:t>
      </w:r>
      <w:commentRangeEnd w:id="178"/>
      <w:r w:rsidR="00CC7816">
        <w:rPr>
          <w:rStyle w:val="CommentReference"/>
        </w:rPr>
        <w:commentReference w:id="178"/>
      </w:r>
      <w:commentRangeEnd w:id="179"/>
      <w:r w:rsidR="000F5906">
        <w:rPr>
          <w:rStyle w:val="CommentReference"/>
        </w:rPr>
        <w:commentReference w:id="179"/>
      </w:r>
      <w:r w:rsidRPr="00252EDA">
        <w:rPr>
          <w:lang w:val="en-US"/>
        </w:rPr>
        <w:t>. While there are other reasons to pursue “open” solutions (</w:t>
      </w:r>
      <w:r w:rsidR="00DD47AB">
        <w:rPr>
          <w:lang w:val="en-US"/>
        </w:rPr>
        <w:t>see Section I.1 above</w:t>
      </w:r>
      <w:r w:rsidRPr="00252EDA">
        <w:rPr>
          <w:lang w:val="en-US"/>
        </w:rPr>
        <w:t xml:space="preserve">), the significant impending cost of rewriting Hazus to maintain compatibility with ArcGIS Pro has precipitated the need to redesign </w:t>
      </w:r>
      <w:commentRangeStart w:id="180"/>
      <w:r w:rsidRPr="00252EDA">
        <w:rPr>
          <w:lang w:val="en-US"/>
        </w:rPr>
        <w:t>Hazus independent of external GIS viewers</w:t>
      </w:r>
      <w:commentRangeEnd w:id="180"/>
      <w:r w:rsidR="003208F9">
        <w:rPr>
          <w:rStyle w:val="CommentReference"/>
        </w:rPr>
        <w:commentReference w:id="180"/>
      </w:r>
      <w:r w:rsidR="00DD47AB">
        <w:rPr>
          <w:lang w:val="en-US"/>
        </w:rPr>
        <w:t xml:space="preserve">, which provides an opportunity to identify key obstacles </w:t>
      </w:r>
      <w:r w:rsidR="00097BCC">
        <w:rPr>
          <w:lang w:val="en-US"/>
        </w:rPr>
        <w:t>preventing Hazus from effectively meeting the needs of users and revisit Hazus requirements (outlined in Section I.3).</w:t>
      </w:r>
    </w:p>
    <w:p w14:paraId="7A7F35EE" w14:textId="7D44EF7B" w:rsidR="007267DF" w:rsidRDefault="007267DF" w:rsidP="006B3712">
      <w:pPr>
        <w:spacing w:line="360" w:lineRule="auto"/>
        <w:rPr>
          <w:lang w:val="en-US"/>
        </w:rPr>
      </w:pPr>
      <w:r w:rsidRPr="00252EDA">
        <w:rPr>
          <w:noProof/>
          <w:lang w:val="en-US"/>
        </w:rPr>
        <w:lastRenderedPageBreak/>
        <w:drawing>
          <wp:inline distT="0" distB="0" distL="0" distR="0" wp14:anchorId="58A443FC" wp14:editId="30D0EF97">
            <wp:extent cx="5068572" cy="2636508"/>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1882" name="Picture 1882"/>
                    <pic:cNvPicPr/>
                  </pic:nvPicPr>
                  <pic:blipFill>
                    <a:blip r:embed="rId13"/>
                    <a:stretch>
                      <a:fillRect/>
                    </a:stretch>
                  </pic:blipFill>
                  <pic:spPr>
                    <a:xfrm>
                      <a:off x="0" y="0"/>
                      <a:ext cx="5068572" cy="2636508"/>
                    </a:xfrm>
                    <a:prstGeom prst="rect">
                      <a:avLst/>
                    </a:prstGeom>
                  </pic:spPr>
                </pic:pic>
              </a:graphicData>
            </a:graphic>
          </wp:inline>
        </w:drawing>
      </w:r>
    </w:p>
    <w:tbl>
      <w:tblPr>
        <w:tblW w:w="9240" w:type="dxa"/>
        <w:tblCellMar>
          <w:left w:w="0" w:type="dxa"/>
          <w:right w:w="0" w:type="dxa"/>
        </w:tblCellMar>
        <w:tblLook w:val="04A0" w:firstRow="1" w:lastRow="0" w:firstColumn="1" w:lastColumn="0" w:noHBand="0" w:noVBand="1"/>
      </w:tblPr>
      <w:tblGrid>
        <w:gridCol w:w="2680"/>
        <w:gridCol w:w="1480"/>
        <w:gridCol w:w="1680"/>
        <w:gridCol w:w="1700"/>
        <w:gridCol w:w="1700"/>
      </w:tblGrid>
      <w:tr w:rsidR="007267DF" w:rsidRPr="00C95104" w14:paraId="154C6B84" w14:textId="77777777" w:rsidTr="002D6B6C">
        <w:trPr>
          <w:trHeight w:val="647"/>
        </w:trPr>
        <w:tc>
          <w:tcPr>
            <w:tcW w:w="2680" w:type="dxa"/>
            <w:tcBorders>
              <w:top w:val="single" w:sz="8" w:space="0" w:color="B4C7E7"/>
              <w:left w:val="single" w:sz="8" w:space="0" w:color="B4C7E7"/>
              <w:bottom w:val="single" w:sz="8" w:space="0" w:color="B4C7E7"/>
              <w:right w:val="single" w:sz="8" w:space="0" w:color="B4C7E7"/>
            </w:tcBorders>
            <w:shd w:val="clear" w:color="auto" w:fill="FFFFFF"/>
            <w:tcMar>
              <w:top w:w="46" w:type="dxa"/>
              <w:left w:w="92" w:type="dxa"/>
              <w:bottom w:w="46" w:type="dxa"/>
              <w:right w:w="92" w:type="dxa"/>
            </w:tcMar>
            <w:hideMark/>
          </w:tcPr>
          <w:p w14:paraId="05531AB8" w14:textId="77777777" w:rsidR="007267DF" w:rsidRPr="00C95104" w:rsidRDefault="007267DF" w:rsidP="002D6B6C"/>
        </w:tc>
        <w:tc>
          <w:tcPr>
            <w:tcW w:w="1480" w:type="dxa"/>
            <w:tcBorders>
              <w:top w:val="single" w:sz="8" w:space="0" w:color="B4C7E7"/>
              <w:left w:val="single" w:sz="8" w:space="0" w:color="B4C7E7"/>
              <w:bottom w:val="single" w:sz="8" w:space="0" w:color="B4C7E7"/>
              <w:right w:val="single" w:sz="8" w:space="0" w:color="B4C7E7"/>
            </w:tcBorders>
            <w:shd w:val="clear" w:color="auto" w:fill="F4B183"/>
            <w:tcMar>
              <w:top w:w="46" w:type="dxa"/>
              <w:left w:w="92" w:type="dxa"/>
              <w:bottom w:w="46" w:type="dxa"/>
              <w:right w:w="92" w:type="dxa"/>
            </w:tcMar>
            <w:hideMark/>
          </w:tcPr>
          <w:p w14:paraId="6034B3E6" w14:textId="77777777" w:rsidR="007267DF" w:rsidRPr="00C95104" w:rsidRDefault="007267DF" w:rsidP="002D6B6C">
            <w:r w:rsidRPr="00C95104">
              <w:rPr>
                <w:b/>
                <w:bCs/>
              </w:rPr>
              <w:t>Earthquake</w:t>
            </w:r>
          </w:p>
          <w:p w14:paraId="60E65B17" w14:textId="77777777" w:rsidR="007267DF" w:rsidRPr="00C95104" w:rsidRDefault="007267DF" w:rsidP="002D6B6C">
            <w:r w:rsidRPr="00C95104">
              <w:t>Ground Shaking</w:t>
            </w:r>
          </w:p>
          <w:p w14:paraId="004167B6" w14:textId="77777777" w:rsidR="007267DF" w:rsidRPr="00C95104" w:rsidRDefault="007267DF" w:rsidP="002D6B6C">
            <w:r w:rsidRPr="00C95104">
              <w:t>Ground Failure</w:t>
            </w:r>
          </w:p>
        </w:tc>
        <w:tc>
          <w:tcPr>
            <w:tcW w:w="1680" w:type="dxa"/>
            <w:tcBorders>
              <w:top w:val="single" w:sz="8" w:space="0" w:color="B4C7E7"/>
              <w:left w:val="single" w:sz="8" w:space="0" w:color="B4C7E7"/>
              <w:bottom w:val="single" w:sz="8" w:space="0" w:color="B4C7E7"/>
              <w:right w:val="single" w:sz="8" w:space="0" w:color="B4C7E7"/>
            </w:tcBorders>
            <w:shd w:val="clear" w:color="auto" w:fill="8FAADC"/>
            <w:tcMar>
              <w:top w:w="46" w:type="dxa"/>
              <w:left w:w="92" w:type="dxa"/>
              <w:bottom w:w="46" w:type="dxa"/>
              <w:right w:w="92" w:type="dxa"/>
            </w:tcMar>
            <w:hideMark/>
          </w:tcPr>
          <w:p w14:paraId="6834693D" w14:textId="77777777" w:rsidR="007267DF" w:rsidRPr="00C95104" w:rsidRDefault="007267DF" w:rsidP="002D6B6C">
            <w:r w:rsidRPr="00C95104">
              <w:rPr>
                <w:b/>
                <w:bCs/>
              </w:rPr>
              <w:t xml:space="preserve">Flood </w:t>
            </w:r>
          </w:p>
          <w:p w14:paraId="3DB624E0" w14:textId="77777777" w:rsidR="007267DF" w:rsidRPr="00C95104" w:rsidRDefault="007267DF" w:rsidP="002D6B6C">
            <w:r w:rsidRPr="00C95104">
              <w:t>Frequency | Depth   Riverine | Coastal  Surge</w:t>
            </w:r>
            <w:r w:rsidRPr="00C95104">
              <w:rPr>
                <w:b/>
                <w:bCs/>
              </w:rPr>
              <w:t xml:space="preserve"> </w:t>
            </w:r>
          </w:p>
        </w:tc>
        <w:tc>
          <w:tcPr>
            <w:tcW w:w="1700" w:type="dxa"/>
            <w:tcBorders>
              <w:top w:val="single" w:sz="8" w:space="0" w:color="B4C7E7"/>
              <w:left w:val="single" w:sz="8" w:space="0" w:color="B4C7E7"/>
              <w:bottom w:val="single" w:sz="8" w:space="0" w:color="B4C7E7"/>
              <w:right w:val="single" w:sz="8" w:space="0" w:color="B4C7E7"/>
            </w:tcBorders>
            <w:shd w:val="clear" w:color="auto" w:fill="A9D18E"/>
            <w:tcMar>
              <w:top w:w="46" w:type="dxa"/>
              <w:left w:w="92" w:type="dxa"/>
              <w:bottom w:w="46" w:type="dxa"/>
              <w:right w:w="92" w:type="dxa"/>
            </w:tcMar>
            <w:hideMark/>
          </w:tcPr>
          <w:p w14:paraId="0FB173D4" w14:textId="77777777" w:rsidR="007267DF" w:rsidRPr="00C95104" w:rsidRDefault="007267DF" w:rsidP="002D6B6C">
            <w:r w:rsidRPr="00C95104">
              <w:rPr>
                <w:b/>
                <w:bCs/>
              </w:rPr>
              <w:t xml:space="preserve">Hurricane </w:t>
            </w:r>
          </w:p>
          <w:p w14:paraId="25B54650" w14:textId="77777777" w:rsidR="007267DF" w:rsidRPr="00C95104" w:rsidRDefault="007267DF" w:rsidP="002D6B6C">
            <w:r w:rsidRPr="00C95104">
              <w:t>Wind | Surge</w:t>
            </w:r>
            <w:r w:rsidRPr="00C95104">
              <w:rPr>
                <w:b/>
                <w:bCs/>
              </w:rPr>
              <w:t xml:space="preserve"> </w:t>
            </w:r>
          </w:p>
        </w:tc>
        <w:tc>
          <w:tcPr>
            <w:tcW w:w="1700" w:type="dxa"/>
            <w:tcBorders>
              <w:top w:val="single" w:sz="8" w:space="0" w:color="B4C7E7"/>
              <w:left w:val="single" w:sz="8" w:space="0" w:color="B4C7E7"/>
              <w:bottom w:val="single" w:sz="8" w:space="0" w:color="B4C7E7"/>
              <w:right w:val="single" w:sz="8" w:space="0" w:color="B4C7E7"/>
            </w:tcBorders>
            <w:shd w:val="clear" w:color="auto" w:fill="FFD966"/>
            <w:tcMar>
              <w:top w:w="46" w:type="dxa"/>
              <w:left w:w="92" w:type="dxa"/>
              <w:bottom w:w="46" w:type="dxa"/>
              <w:right w:w="92" w:type="dxa"/>
            </w:tcMar>
            <w:hideMark/>
          </w:tcPr>
          <w:p w14:paraId="36572AAD" w14:textId="77777777" w:rsidR="007267DF" w:rsidRPr="00C95104" w:rsidRDefault="007267DF" w:rsidP="002D6B6C">
            <w:r w:rsidRPr="00C95104">
              <w:rPr>
                <w:b/>
                <w:bCs/>
              </w:rPr>
              <w:t xml:space="preserve">Tsunami </w:t>
            </w:r>
          </w:p>
          <w:p w14:paraId="490D10DB" w14:textId="77777777" w:rsidR="007267DF" w:rsidRPr="00C95104" w:rsidRDefault="007267DF" w:rsidP="002D6B6C">
            <w:r w:rsidRPr="00C95104">
              <w:t>Depth | Momentum Flux | Runup | Velocity</w:t>
            </w:r>
          </w:p>
        </w:tc>
      </w:tr>
      <w:tr w:rsidR="007267DF" w:rsidRPr="00C95104" w14:paraId="42C60D24" w14:textId="77777777" w:rsidTr="002D6B6C">
        <w:trPr>
          <w:trHeight w:val="275"/>
        </w:trPr>
        <w:tc>
          <w:tcPr>
            <w:tcW w:w="9240" w:type="dxa"/>
            <w:gridSpan w:val="5"/>
            <w:tcBorders>
              <w:top w:val="single" w:sz="8" w:space="0" w:color="B4C7E7"/>
              <w:left w:val="single" w:sz="8" w:space="0" w:color="B4C7E7"/>
              <w:bottom w:val="single" w:sz="8" w:space="0" w:color="B4C7E7"/>
              <w:right w:val="single" w:sz="8" w:space="0" w:color="B4C7E7"/>
            </w:tcBorders>
            <w:shd w:val="clear" w:color="auto" w:fill="2F5597"/>
            <w:tcMar>
              <w:top w:w="46" w:type="dxa"/>
              <w:left w:w="83" w:type="dxa"/>
              <w:bottom w:w="46" w:type="dxa"/>
              <w:right w:w="83" w:type="dxa"/>
            </w:tcMar>
            <w:hideMark/>
          </w:tcPr>
          <w:p w14:paraId="2FC56525" w14:textId="77777777" w:rsidR="007267DF" w:rsidRPr="00C95104" w:rsidRDefault="007267DF" w:rsidP="002D6B6C">
            <w:r w:rsidRPr="00C95104">
              <w:rPr>
                <w:b/>
                <w:bCs/>
              </w:rPr>
              <w:t xml:space="preserve">Inputs </w:t>
            </w:r>
          </w:p>
        </w:tc>
      </w:tr>
      <w:tr w:rsidR="007267DF" w:rsidRPr="00C95104" w14:paraId="4B56F637" w14:textId="77777777" w:rsidTr="002D6B6C">
        <w:trPr>
          <w:trHeight w:val="298"/>
        </w:trPr>
        <w:tc>
          <w:tcPr>
            <w:tcW w:w="2680" w:type="dxa"/>
            <w:tcBorders>
              <w:top w:val="single" w:sz="8" w:space="0" w:color="B4C7E7"/>
              <w:left w:val="single" w:sz="8" w:space="0" w:color="B4C7E7"/>
              <w:bottom w:val="single" w:sz="8" w:space="0" w:color="B4C7E7"/>
              <w:right w:val="single" w:sz="8" w:space="0" w:color="B4C7E7"/>
            </w:tcBorders>
            <w:shd w:val="clear" w:color="auto" w:fill="DAE3F3"/>
            <w:tcMar>
              <w:top w:w="46" w:type="dxa"/>
              <w:left w:w="92" w:type="dxa"/>
              <w:bottom w:w="46" w:type="dxa"/>
              <w:right w:w="92" w:type="dxa"/>
            </w:tcMar>
            <w:hideMark/>
          </w:tcPr>
          <w:p w14:paraId="42F2E99B" w14:textId="77777777" w:rsidR="007267DF" w:rsidRPr="00C95104" w:rsidRDefault="007267DF" w:rsidP="002D6B6C">
            <w:r w:rsidRPr="00C95104">
              <w:rPr>
                <w:b/>
                <w:bCs/>
              </w:rPr>
              <w:t>Historic</w:t>
            </w:r>
          </w:p>
        </w:tc>
        <w:tc>
          <w:tcPr>
            <w:tcW w:w="1480" w:type="dxa"/>
            <w:tcBorders>
              <w:top w:val="single" w:sz="8" w:space="0" w:color="B4C7E7"/>
              <w:left w:val="single" w:sz="8" w:space="0" w:color="B4C7E7"/>
              <w:bottom w:val="single" w:sz="8" w:space="0" w:color="B4C7E7"/>
              <w:right w:val="single" w:sz="8" w:space="0" w:color="B4C7E7"/>
            </w:tcBorders>
            <w:shd w:val="clear" w:color="auto" w:fill="FBE5D6"/>
            <w:tcMar>
              <w:top w:w="46" w:type="dxa"/>
              <w:left w:w="92" w:type="dxa"/>
              <w:bottom w:w="46" w:type="dxa"/>
              <w:right w:w="92" w:type="dxa"/>
            </w:tcMar>
            <w:hideMark/>
          </w:tcPr>
          <w:p w14:paraId="7BF8BCBE" w14:textId="77777777" w:rsidR="007267DF" w:rsidRPr="00C95104" w:rsidRDefault="007267DF" w:rsidP="002D6B6C">
            <w:r w:rsidRPr="00C95104">
              <w:rPr>
                <w:b/>
                <w:bCs/>
              </w:rPr>
              <w:sym w:font="Wingdings" w:char="00FC"/>
            </w:r>
            <w:r w:rsidRPr="00C95104">
              <w:rPr>
                <w:b/>
                <w:bCs/>
              </w:rPr>
              <w:t xml:space="preserve"> </w:t>
            </w:r>
          </w:p>
        </w:tc>
        <w:tc>
          <w:tcPr>
            <w:tcW w:w="1680" w:type="dxa"/>
            <w:tcBorders>
              <w:top w:val="single" w:sz="8" w:space="0" w:color="B4C7E7"/>
              <w:left w:val="single" w:sz="8" w:space="0" w:color="B4C7E7"/>
              <w:bottom w:val="single" w:sz="8" w:space="0" w:color="B4C7E7"/>
              <w:right w:val="single" w:sz="8" w:space="0" w:color="B4C7E7"/>
            </w:tcBorders>
            <w:shd w:val="clear" w:color="auto" w:fill="DAE3F3"/>
            <w:tcMar>
              <w:top w:w="46" w:type="dxa"/>
              <w:left w:w="92" w:type="dxa"/>
              <w:bottom w:w="46" w:type="dxa"/>
              <w:right w:w="92" w:type="dxa"/>
            </w:tcMar>
            <w:hideMark/>
          </w:tcPr>
          <w:p w14:paraId="106DB246" w14:textId="77777777" w:rsidR="007267DF" w:rsidRPr="00C95104" w:rsidRDefault="007267DF" w:rsidP="002D6B6C"/>
        </w:tc>
        <w:tc>
          <w:tcPr>
            <w:tcW w:w="1700" w:type="dxa"/>
            <w:tcBorders>
              <w:top w:val="single" w:sz="8" w:space="0" w:color="B4C7E7"/>
              <w:left w:val="single" w:sz="8" w:space="0" w:color="B4C7E7"/>
              <w:bottom w:val="single" w:sz="8" w:space="0" w:color="B4C7E7"/>
              <w:right w:val="single" w:sz="8" w:space="0" w:color="B4C7E7"/>
            </w:tcBorders>
            <w:shd w:val="clear" w:color="auto" w:fill="E2F0D9"/>
            <w:tcMar>
              <w:top w:w="46" w:type="dxa"/>
              <w:left w:w="92" w:type="dxa"/>
              <w:bottom w:w="46" w:type="dxa"/>
              <w:right w:w="92" w:type="dxa"/>
            </w:tcMar>
            <w:hideMark/>
          </w:tcPr>
          <w:p w14:paraId="5B5CD49C" w14:textId="77777777" w:rsidR="007267DF" w:rsidRPr="00C95104" w:rsidRDefault="007267DF" w:rsidP="002D6B6C">
            <w:r w:rsidRPr="00C95104">
              <w:rPr>
                <w:b/>
                <w:bCs/>
              </w:rPr>
              <w:sym w:font="Wingdings" w:char="00FC"/>
            </w:r>
            <w:r w:rsidRPr="00C95104">
              <w:t xml:space="preserve"> </w:t>
            </w:r>
          </w:p>
        </w:tc>
        <w:tc>
          <w:tcPr>
            <w:tcW w:w="1700" w:type="dxa"/>
            <w:tcBorders>
              <w:top w:val="single" w:sz="8" w:space="0" w:color="B4C7E7"/>
              <w:left w:val="single" w:sz="8" w:space="0" w:color="B4C7E7"/>
              <w:bottom w:val="single" w:sz="8" w:space="0" w:color="B4C7E7"/>
              <w:right w:val="single" w:sz="8" w:space="0" w:color="B4C7E7"/>
            </w:tcBorders>
            <w:shd w:val="clear" w:color="auto" w:fill="FFF2CC"/>
            <w:tcMar>
              <w:top w:w="46" w:type="dxa"/>
              <w:left w:w="92" w:type="dxa"/>
              <w:bottom w:w="46" w:type="dxa"/>
              <w:right w:w="92" w:type="dxa"/>
            </w:tcMar>
            <w:hideMark/>
          </w:tcPr>
          <w:p w14:paraId="135552D2" w14:textId="77777777" w:rsidR="007267DF" w:rsidRPr="00C95104" w:rsidRDefault="007267DF" w:rsidP="002D6B6C"/>
        </w:tc>
      </w:tr>
      <w:tr w:rsidR="007267DF" w:rsidRPr="00C95104" w14:paraId="4CDD9D18" w14:textId="77777777" w:rsidTr="002D6B6C">
        <w:trPr>
          <w:trHeight w:val="298"/>
        </w:trPr>
        <w:tc>
          <w:tcPr>
            <w:tcW w:w="2680" w:type="dxa"/>
            <w:tcBorders>
              <w:top w:val="single" w:sz="8" w:space="0" w:color="B4C7E7"/>
              <w:left w:val="single" w:sz="8" w:space="0" w:color="B4C7E7"/>
              <w:bottom w:val="single" w:sz="8" w:space="0" w:color="B4C7E7"/>
              <w:right w:val="single" w:sz="8" w:space="0" w:color="B4C7E7"/>
            </w:tcBorders>
            <w:shd w:val="clear" w:color="auto" w:fill="DAE3F3"/>
            <w:tcMar>
              <w:top w:w="46" w:type="dxa"/>
              <w:left w:w="92" w:type="dxa"/>
              <w:bottom w:w="46" w:type="dxa"/>
              <w:right w:w="92" w:type="dxa"/>
            </w:tcMar>
            <w:hideMark/>
          </w:tcPr>
          <w:p w14:paraId="62307119" w14:textId="77777777" w:rsidR="007267DF" w:rsidRPr="00C95104" w:rsidRDefault="007267DF" w:rsidP="002D6B6C">
            <w:r w:rsidRPr="00C95104">
              <w:rPr>
                <w:b/>
                <w:bCs/>
              </w:rPr>
              <w:t>Deterministic</w:t>
            </w:r>
          </w:p>
        </w:tc>
        <w:tc>
          <w:tcPr>
            <w:tcW w:w="1480" w:type="dxa"/>
            <w:tcBorders>
              <w:top w:val="single" w:sz="8" w:space="0" w:color="B4C7E7"/>
              <w:left w:val="single" w:sz="8" w:space="0" w:color="B4C7E7"/>
              <w:bottom w:val="single" w:sz="8" w:space="0" w:color="B4C7E7"/>
              <w:right w:val="single" w:sz="8" w:space="0" w:color="B4C7E7"/>
            </w:tcBorders>
            <w:shd w:val="clear" w:color="auto" w:fill="FBE5D6"/>
            <w:tcMar>
              <w:top w:w="46" w:type="dxa"/>
              <w:left w:w="92" w:type="dxa"/>
              <w:bottom w:w="46" w:type="dxa"/>
              <w:right w:w="92" w:type="dxa"/>
            </w:tcMar>
            <w:hideMark/>
          </w:tcPr>
          <w:p w14:paraId="776FB31B" w14:textId="77777777" w:rsidR="007267DF" w:rsidRPr="00C95104" w:rsidRDefault="007267DF" w:rsidP="002D6B6C">
            <w:r w:rsidRPr="00C95104">
              <w:rPr>
                <w:b/>
                <w:bCs/>
              </w:rPr>
              <w:sym w:font="Wingdings" w:char="00FC"/>
            </w:r>
            <w:r w:rsidRPr="00C95104">
              <w:t xml:space="preserve"> </w:t>
            </w:r>
          </w:p>
        </w:tc>
        <w:tc>
          <w:tcPr>
            <w:tcW w:w="1680" w:type="dxa"/>
            <w:tcBorders>
              <w:top w:val="single" w:sz="8" w:space="0" w:color="B4C7E7"/>
              <w:left w:val="single" w:sz="8" w:space="0" w:color="B4C7E7"/>
              <w:bottom w:val="single" w:sz="8" w:space="0" w:color="B4C7E7"/>
              <w:right w:val="single" w:sz="8" w:space="0" w:color="B4C7E7"/>
            </w:tcBorders>
            <w:shd w:val="clear" w:color="auto" w:fill="DAE3F3"/>
            <w:tcMar>
              <w:top w:w="46" w:type="dxa"/>
              <w:left w:w="92" w:type="dxa"/>
              <w:bottom w:w="46" w:type="dxa"/>
              <w:right w:w="92" w:type="dxa"/>
            </w:tcMar>
            <w:hideMark/>
          </w:tcPr>
          <w:p w14:paraId="133709A6" w14:textId="77777777" w:rsidR="007267DF" w:rsidRPr="00C95104" w:rsidRDefault="007267DF" w:rsidP="002D6B6C">
            <w:r w:rsidRPr="00C95104">
              <w:rPr>
                <w:b/>
                <w:bCs/>
              </w:rPr>
              <w:sym w:font="Wingdings" w:char="00FC"/>
            </w:r>
            <w:r w:rsidRPr="00C95104">
              <w:t xml:space="preserve"> </w:t>
            </w:r>
          </w:p>
        </w:tc>
        <w:tc>
          <w:tcPr>
            <w:tcW w:w="1700" w:type="dxa"/>
            <w:tcBorders>
              <w:top w:val="single" w:sz="8" w:space="0" w:color="B4C7E7"/>
              <w:left w:val="single" w:sz="8" w:space="0" w:color="B4C7E7"/>
              <w:bottom w:val="single" w:sz="8" w:space="0" w:color="B4C7E7"/>
              <w:right w:val="single" w:sz="8" w:space="0" w:color="B4C7E7"/>
            </w:tcBorders>
            <w:shd w:val="clear" w:color="auto" w:fill="E2F0D9"/>
            <w:tcMar>
              <w:top w:w="46" w:type="dxa"/>
              <w:left w:w="92" w:type="dxa"/>
              <w:bottom w:w="46" w:type="dxa"/>
              <w:right w:w="92" w:type="dxa"/>
            </w:tcMar>
            <w:hideMark/>
          </w:tcPr>
          <w:p w14:paraId="4179DC14" w14:textId="77777777" w:rsidR="007267DF" w:rsidRPr="00C95104" w:rsidRDefault="007267DF" w:rsidP="002D6B6C">
            <w:r w:rsidRPr="00C95104">
              <w:rPr>
                <w:b/>
                <w:bCs/>
              </w:rPr>
              <w:sym w:font="Wingdings" w:char="00FC"/>
            </w:r>
            <w:r w:rsidRPr="00C95104">
              <w:t xml:space="preserve"> </w:t>
            </w:r>
          </w:p>
        </w:tc>
        <w:tc>
          <w:tcPr>
            <w:tcW w:w="1700" w:type="dxa"/>
            <w:tcBorders>
              <w:top w:val="single" w:sz="8" w:space="0" w:color="B4C7E7"/>
              <w:left w:val="single" w:sz="8" w:space="0" w:color="B4C7E7"/>
              <w:bottom w:val="single" w:sz="8" w:space="0" w:color="B4C7E7"/>
              <w:right w:val="single" w:sz="8" w:space="0" w:color="B4C7E7"/>
            </w:tcBorders>
            <w:shd w:val="clear" w:color="auto" w:fill="FFF2CC"/>
            <w:tcMar>
              <w:top w:w="46" w:type="dxa"/>
              <w:left w:w="92" w:type="dxa"/>
              <w:bottom w:w="46" w:type="dxa"/>
              <w:right w:w="92" w:type="dxa"/>
            </w:tcMar>
            <w:hideMark/>
          </w:tcPr>
          <w:p w14:paraId="7AFCBCA2" w14:textId="77777777" w:rsidR="007267DF" w:rsidRPr="00C95104" w:rsidRDefault="007267DF" w:rsidP="002D6B6C">
            <w:r w:rsidRPr="00C95104">
              <w:rPr>
                <w:b/>
                <w:bCs/>
              </w:rPr>
              <w:sym w:font="Wingdings" w:char="00FC"/>
            </w:r>
            <w:r w:rsidRPr="00C95104">
              <w:t xml:space="preserve"> </w:t>
            </w:r>
          </w:p>
        </w:tc>
      </w:tr>
      <w:tr w:rsidR="007267DF" w:rsidRPr="00C95104" w14:paraId="66C3E5FA" w14:textId="77777777" w:rsidTr="002D6B6C">
        <w:trPr>
          <w:trHeight w:val="298"/>
        </w:trPr>
        <w:tc>
          <w:tcPr>
            <w:tcW w:w="2680" w:type="dxa"/>
            <w:tcBorders>
              <w:top w:val="single" w:sz="8" w:space="0" w:color="B4C7E7"/>
              <w:left w:val="single" w:sz="8" w:space="0" w:color="B4C7E7"/>
              <w:bottom w:val="single" w:sz="8" w:space="0" w:color="B4C7E7"/>
              <w:right w:val="single" w:sz="8" w:space="0" w:color="B4C7E7"/>
            </w:tcBorders>
            <w:shd w:val="clear" w:color="auto" w:fill="DAE3F3"/>
            <w:tcMar>
              <w:top w:w="46" w:type="dxa"/>
              <w:left w:w="92" w:type="dxa"/>
              <w:bottom w:w="46" w:type="dxa"/>
              <w:right w:w="92" w:type="dxa"/>
            </w:tcMar>
            <w:hideMark/>
          </w:tcPr>
          <w:p w14:paraId="6CE08080" w14:textId="77777777" w:rsidR="007267DF" w:rsidRPr="00C95104" w:rsidRDefault="007267DF" w:rsidP="002D6B6C">
            <w:r w:rsidRPr="00C95104">
              <w:rPr>
                <w:b/>
                <w:bCs/>
              </w:rPr>
              <w:t>Probabilistic</w:t>
            </w:r>
          </w:p>
        </w:tc>
        <w:tc>
          <w:tcPr>
            <w:tcW w:w="1480" w:type="dxa"/>
            <w:tcBorders>
              <w:top w:val="single" w:sz="8" w:space="0" w:color="B4C7E7"/>
              <w:left w:val="single" w:sz="8" w:space="0" w:color="B4C7E7"/>
              <w:bottom w:val="single" w:sz="8" w:space="0" w:color="B4C7E7"/>
              <w:right w:val="single" w:sz="8" w:space="0" w:color="B4C7E7"/>
            </w:tcBorders>
            <w:shd w:val="clear" w:color="auto" w:fill="FBE5D6"/>
            <w:tcMar>
              <w:top w:w="46" w:type="dxa"/>
              <w:left w:w="92" w:type="dxa"/>
              <w:bottom w:w="46" w:type="dxa"/>
              <w:right w:w="92" w:type="dxa"/>
            </w:tcMar>
            <w:hideMark/>
          </w:tcPr>
          <w:p w14:paraId="7BAEA615" w14:textId="77777777" w:rsidR="007267DF" w:rsidRPr="00C95104" w:rsidRDefault="007267DF" w:rsidP="002D6B6C">
            <w:r w:rsidRPr="00C95104">
              <w:rPr>
                <w:b/>
                <w:bCs/>
              </w:rPr>
              <w:sym w:font="Wingdings" w:char="00FC"/>
            </w:r>
            <w:r w:rsidRPr="00C95104">
              <w:rPr>
                <w:b/>
                <w:bCs/>
              </w:rPr>
              <w:t xml:space="preserve"> </w:t>
            </w:r>
          </w:p>
        </w:tc>
        <w:tc>
          <w:tcPr>
            <w:tcW w:w="1680" w:type="dxa"/>
            <w:tcBorders>
              <w:top w:val="single" w:sz="8" w:space="0" w:color="B4C7E7"/>
              <w:left w:val="single" w:sz="8" w:space="0" w:color="B4C7E7"/>
              <w:bottom w:val="single" w:sz="8" w:space="0" w:color="B4C7E7"/>
              <w:right w:val="single" w:sz="8" w:space="0" w:color="B4C7E7"/>
            </w:tcBorders>
            <w:shd w:val="clear" w:color="auto" w:fill="DAE3F3"/>
            <w:tcMar>
              <w:top w:w="46" w:type="dxa"/>
              <w:left w:w="92" w:type="dxa"/>
              <w:bottom w:w="46" w:type="dxa"/>
              <w:right w:w="92" w:type="dxa"/>
            </w:tcMar>
            <w:hideMark/>
          </w:tcPr>
          <w:p w14:paraId="76266FEF" w14:textId="77777777" w:rsidR="007267DF" w:rsidRPr="00C95104" w:rsidRDefault="007267DF" w:rsidP="002D6B6C">
            <w:r w:rsidRPr="00C95104">
              <w:rPr>
                <w:b/>
                <w:bCs/>
              </w:rPr>
              <w:sym w:font="Wingdings" w:char="00FC"/>
            </w:r>
            <w:r w:rsidRPr="00C95104">
              <w:t xml:space="preserve"> </w:t>
            </w:r>
          </w:p>
        </w:tc>
        <w:tc>
          <w:tcPr>
            <w:tcW w:w="1700" w:type="dxa"/>
            <w:tcBorders>
              <w:top w:val="single" w:sz="8" w:space="0" w:color="B4C7E7"/>
              <w:left w:val="single" w:sz="8" w:space="0" w:color="B4C7E7"/>
              <w:bottom w:val="single" w:sz="8" w:space="0" w:color="B4C7E7"/>
              <w:right w:val="single" w:sz="8" w:space="0" w:color="B4C7E7"/>
            </w:tcBorders>
            <w:shd w:val="clear" w:color="auto" w:fill="E2F0D9"/>
            <w:tcMar>
              <w:top w:w="46" w:type="dxa"/>
              <w:left w:w="92" w:type="dxa"/>
              <w:bottom w:w="46" w:type="dxa"/>
              <w:right w:w="92" w:type="dxa"/>
            </w:tcMar>
            <w:hideMark/>
          </w:tcPr>
          <w:p w14:paraId="3BA10ADA" w14:textId="77777777" w:rsidR="007267DF" w:rsidRPr="00C95104" w:rsidRDefault="007267DF" w:rsidP="002D6B6C">
            <w:r w:rsidRPr="00C95104">
              <w:rPr>
                <w:b/>
                <w:bCs/>
              </w:rPr>
              <w:sym w:font="Wingdings" w:char="00FC"/>
            </w:r>
            <w:r w:rsidRPr="00C95104">
              <w:t xml:space="preserve"> </w:t>
            </w:r>
          </w:p>
        </w:tc>
        <w:tc>
          <w:tcPr>
            <w:tcW w:w="1700" w:type="dxa"/>
            <w:tcBorders>
              <w:top w:val="single" w:sz="8" w:space="0" w:color="B4C7E7"/>
              <w:left w:val="single" w:sz="8" w:space="0" w:color="B4C7E7"/>
              <w:bottom w:val="single" w:sz="8" w:space="0" w:color="B4C7E7"/>
              <w:right w:val="single" w:sz="8" w:space="0" w:color="B4C7E7"/>
            </w:tcBorders>
            <w:shd w:val="clear" w:color="auto" w:fill="FFF2CC"/>
            <w:tcMar>
              <w:top w:w="46" w:type="dxa"/>
              <w:left w:w="92" w:type="dxa"/>
              <w:bottom w:w="46" w:type="dxa"/>
              <w:right w:w="92" w:type="dxa"/>
            </w:tcMar>
            <w:hideMark/>
          </w:tcPr>
          <w:p w14:paraId="2C2A1DBF" w14:textId="77777777" w:rsidR="007267DF" w:rsidRPr="00C95104" w:rsidRDefault="007267DF" w:rsidP="002D6B6C"/>
        </w:tc>
      </w:tr>
      <w:tr w:rsidR="007267DF" w:rsidRPr="00C95104" w14:paraId="155965C2" w14:textId="77777777" w:rsidTr="002D6B6C">
        <w:trPr>
          <w:trHeight w:val="298"/>
        </w:trPr>
        <w:tc>
          <w:tcPr>
            <w:tcW w:w="2680" w:type="dxa"/>
            <w:tcBorders>
              <w:top w:val="single" w:sz="8" w:space="0" w:color="B4C7E7"/>
              <w:left w:val="single" w:sz="8" w:space="0" w:color="B4C7E7"/>
              <w:bottom w:val="single" w:sz="8" w:space="0" w:color="B4C7E7"/>
              <w:right w:val="single" w:sz="8" w:space="0" w:color="B4C7E7"/>
            </w:tcBorders>
            <w:shd w:val="clear" w:color="auto" w:fill="DAE3F3"/>
            <w:tcMar>
              <w:top w:w="46" w:type="dxa"/>
              <w:left w:w="92" w:type="dxa"/>
              <w:bottom w:w="46" w:type="dxa"/>
              <w:right w:w="92" w:type="dxa"/>
            </w:tcMar>
            <w:hideMark/>
          </w:tcPr>
          <w:p w14:paraId="045A8D81" w14:textId="77777777" w:rsidR="007267DF" w:rsidRPr="00C95104" w:rsidRDefault="007267DF" w:rsidP="002D6B6C">
            <w:r w:rsidRPr="00C95104">
              <w:rPr>
                <w:b/>
                <w:bCs/>
              </w:rPr>
              <w:t>User-supplied</w:t>
            </w:r>
          </w:p>
        </w:tc>
        <w:tc>
          <w:tcPr>
            <w:tcW w:w="1480" w:type="dxa"/>
            <w:tcBorders>
              <w:top w:val="single" w:sz="8" w:space="0" w:color="B4C7E7"/>
              <w:left w:val="single" w:sz="8" w:space="0" w:color="B4C7E7"/>
              <w:bottom w:val="single" w:sz="8" w:space="0" w:color="B4C7E7"/>
              <w:right w:val="single" w:sz="8" w:space="0" w:color="B4C7E7"/>
            </w:tcBorders>
            <w:shd w:val="clear" w:color="auto" w:fill="FBE5D6"/>
            <w:tcMar>
              <w:top w:w="46" w:type="dxa"/>
              <w:left w:w="92" w:type="dxa"/>
              <w:bottom w:w="46" w:type="dxa"/>
              <w:right w:w="92" w:type="dxa"/>
            </w:tcMar>
            <w:hideMark/>
          </w:tcPr>
          <w:p w14:paraId="20F32DA3" w14:textId="77777777" w:rsidR="007267DF" w:rsidRPr="00C95104" w:rsidRDefault="007267DF" w:rsidP="002D6B6C">
            <w:r w:rsidRPr="00C95104">
              <w:rPr>
                <w:b/>
                <w:bCs/>
              </w:rPr>
              <w:sym w:font="Wingdings" w:char="00FC"/>
            </w:r>
            <w:r w:rsidRPr="00C95104">
              <w:rPr>
                <w:b/>
                <w:bCs/>
              </w:rPr>
              <w:t xml:space="preserve"> </w:t>
            </w:r>
          </w:p>
        </w:tc>
        <w:tc>
          <w:tcPr>
            <w:tcW w:w="1680" w:type="dxa"/>
            <w:tcBorders>
              <w:top w:val="single" w:sz="8" w:space="0" w:color="B4C7E7"/>
              <w:left w:val="single" w:sz="8" w:space="0" w:color="B4C7E7"/>
              <w:bottom w:val="single" w:sz="8" w:space="0" w:color="B4C7E7"/>
              <w:right w:val="single" w:sz="8" w:space="0" w:color="B4C7E7"/>
            </w:tcBorders>
            <w:shd w:val="clear" w:color="auto" w:fill="DAE3F3"/>
            <w:tcMar>
              <w:top w:w="46" w:type="dxa"/>
              <w:left w:w="92" w:type="dxa"/>
              <w:bottom w:w="46" w:type="dxa"/>
              <w:right w:w="92" w:type="dxa"/>
            </w:tcMar>
            <w:hideMark/>
          </w:tcPr>
          <w:p w14:paraId="2C2A7A4B" w14:textId="77777777" w:rsidR="007267DF" w:rsidRPr="00C95104" w:rsidRDefault="007267DF" w:rsidP="002D6B6C">
            <w:r w:rsidRPr="00C95104">
              <w:rPr>
                <w:b/>
                <w:bCs/>
              </w:rPr>
              <w:sym w:font="Wingdings" w:char="00FC"/>
            </w:r>
            <w:r w:rsidRPr="00C95104">
              <w:t xml:space="preserve"> </w:t>
            </w:r>
          </w:p>
        </w:tc>
        <w:tc>
          <w:tcPr>
            <w:tcW w:w="1700" w:type="dxa"/>
            <w:tcBorders>
              <w:top w:val="single" w:sz="8" w:space="0" w:color="B4C7E7"/>
              <w:left w:val="single" w:sz="8" w:space="0" w:color="B4C7E7"/>
              <w:bottom w:val="single" w:sz="8" w:space="0" w:color="B4C7E7"/>
              <w:right w:val="single" w:sz="8" w:space="0" w:color="B4C7E7"/>
            </w:tcBorders>
            <w:shd w:val="clear" w:color="auto" w:fill="E2F0D9"/>
            <w:tcMar>
              <w:top w:w="46" w:type="dxa"/>
              <w:left w:w="92" w:type="dxa"/>
              <w:bottom w:w="46" w:type="dxa"/>
              <w:right w:w="92" w:type="dxa"/>
            </w:tcMar>
            <w:hideMark/>
          </w:tcPr>
          <w:p w14:paraId="74A24BEF" w14:textId="77777777" w:rsidR="007267DF" w:rsidRPr="00C95104" w:rsidRDefault="007267DF" w:rsidP="002D6B6C">
            <w:r w:rsidRPr="00C95104">
              <w:rPr>
                <w:b/>
                <w:bCs/>
              </w:rPr>
              <w:sym w:font="Wingdings" w:char="00FC"/>
            </w:r>
            <w:r w:rsidRPr="00C95104">
              <w:t xml:space="preserve"> </w:t>
            </w:r>
          </w:p>
        </w:tc>
        <w:tc>
          <w:tcPr>
            <w:tcW w:w="1700" w:type="dxa"/>
            <w:tcBorders>
              <w:top w:val="single" w:sz="8" w:space="0" w:color="B4C7E7"/>
              <w:left w:val="single" w:sz="8" w:space="0" w:color="B4C7E7"/>
              <w:bottom w:val="single" w:sz="8" w:space="0" w:color="B4C7E7"/>
              <w:right w:val="single" w:sz="8" w:space="0" w:color="B4C7E7"/>
            </w:tcBorders>
            <w:shd w:val="clear" w:color="auto" w:fill="FFF2CC"/>
            <w:tcMar>
              <w:top w:w="46" w:type="dxa"/>
              <w:left w:w="92" w:type="dxa"/>
              <w:bottom w:w="46" w:type="dxa"/>
              <w:right w:w="92" w:type="dxa"/>
            </w:tcMar>
            <w:hideMark/>
          </w:tcPr>
          <w:p w14:paraId="114814FA" w14:textId="77777777" w:rsidR="007267DF" w:rsidRPr="00C95104" w:rsidRDefault="007267DF" w:rsidP="002D6B6C">
            <w:r w:rsidRPr="00C95104">
              <w:rPr>
                <w:b/>
                <w:bCs/>
              </w:rPr>
              <w:sym w:font="Wingdings" w:char="00FC"/>
            </w:r>
            <w:r w:rsidRPr="00C95104">
              <w:t xml:space="preserve"> </w:t>
            </w:r>
          </w:p>
        </w:tc>
      </w:tr>
      <w:tr w:rsidR="007267DF" w:rsidRPr="00C95104" w14:paraId="796AFC0E" w14:textId="77777777" w:rsidTr="002D6B6C">
        <w:trPr>
          <w:trHeight w:val="717"/>
        </w:trPr>
        <w:tc>
          <w:tcPr>
            <w:tcW w:w="2680" w:type="dxa"/>
            <w:tcBorders>
              <w:top w:val="single" w:sz="8" w:space="0" w:color="B4C7E7"/>
              <w:left w:val="single" w:sz="8" w:space="0" w:color="B4C7E7"/>
              <w:bottom w:val="single" w:sz="8" w:space="0" w:color="B4C7E7"/>
              <w:right w:val="single" w:sz="8" w:space="0" w:color="B4C7E7"/>
            </w:tcBorders>
            <w:shd w:val="clear" w:color="auto" w:fill="DAE3F3"/>
            <w:tcMar>
              <w:top w:w="46" w:type="dxa"/>
              <w:left w:w="92" w:type="dxa"/>
              <w:bottom w:w="46" w:type="dxa"/>
              <w:right w:w="92" w:type="dxa"/>
            </w:tcMar>
            <w:vAlign w:val="center"/>
            <w:hideMark/>
          </w:tcPr>
          <w:p w14:paraId="21A17A07" w14:textId="77777777" w:rsidR="007267DF" w:rsidRPr="00C95104" w:rsidRDefault="007267DF" w:rsidP="002D6B6C">
            <w:r w:rsidRPr="00C95104">
              <w:rPr>
                <w:b/>
                <w:bCs/>
              </w:rPr>
              <w:t>Other supported inputs</w:t>
            </w:r>
          </w:p>
        </w:tc>
        <w:tc>
          <w:tcPr>
            <w:tcW w:w="1480" w:type="dxa"/>
            <w:tcBorders>
              <w:top w:val="single" w:sz="8" w:space="0" w:color="B4C7E7"/>
              <w:left w:val="single" w:sz="8" w:space="0" w:color="B4C7E7"/>
              <w:bottom w:val="single" w:sz="8" w:space="0" w:color="B4C7E7"/>
              <w:right w:val="single" w:sz="8" w:space="0" w:color="B4C7E7"/>
            </w:tcBorders>
            <w:shd w:val="clear" w:color="auto" w:fill="FBE5D6"/>
            <w:tcMar>
              <w:top w:w="46" w:type="dxa"/>
              <w:left w:w="92" w:type="dxa"/>
              <w:bottom w:w="46" w:type="dxa"/>
              <w:right w:w="92" w:type="dxa"/>
            </w:tcMar>
            <w:vAlign w:val="center"/>
            <w:hideMark/>
          </w:tcPr>
          <w:p w14:paraId="4AD31B03" w14:textId="77777777" w:rsidR="007267DF" w:rsidRPr="00C95104" w:rsidRDefault="007267DF" w:rsidP="002D6B6C">
            <w:r w:rsidRPr="00C95104">
              <w:t xml:space="preserve">Real-time &amp; scenario USGS </w:t>
            </w:r>
            <w:proofErr w:type="spellStart"/>
            <w:r w:rsidRPr="00C95104">
              <w:t>ShakeMaps</w:t>
            </w:r>
            <w:proofErr w:type="spellEnd"/>
            <w:r w:rsidRPr="00C95104">
              <w:t xml:space="preserve"> </w:t>
            </w:r>
          </w:p>
        </w:tc>
        <w:tc>
          <w:tcPr>
            <w:tcW w:w="1680" w:type="dxa"/>
            <w:tcBorders>
              <w:top w:val="single" w:sz="8" w:space="0" w:color="B4C7E7"/>
              <w:left w:val="single" w:sz="8" w:space="0" w:color="B4C7E7"/>
              <w:bottom w:val="single" w:sz="8" w:space="0" w:color="B4C7E7"/>
              <w:right w:val="single" w:sz="8" w:space="0" w:color="B4C7E7"/>
            </w:tcBorders>
            <w:shd w:val="clear" w:color="auto" w:fill="DAE3F3"/>
            <w:tcMar>
              <w:top w:w="46" w:type="dxa"/>
              <w:left w:w="92" w:type="dxa"/>
              <w:bottom w:w="46" w:type="dxa"/>
              <w:right w:w="92" w:type="dxa"/>
            </w:tcMar>
            <w:vAlign w:val="center"/>
            <w:hideMark/>
          </w:tcPr>
          <w:p w14:paraId="1FC00BF9" w14:textId="77777777" w:rsidR="007267DF" w:rsidRPr="00C95104" w:rsidRDefault="007267DF" w:rsidP="002D6B6C">
            <w:r w:rsidRPr="00C95104">
              <w:t>Risk MAP,  User-supplied depth grids (</w:t>
            </w:r>
            <w:proofErr w:type="spellStart"/>
            <w:r w:rsidRPr="00C95104">
              <w:t>ArcGRID</w:t>
            </w:r>
            <w:proofErr w:type="spellEnd"/>
            <w:r w:rsidRPr="00C95104">
              <w:t xml:space="preserve">, </w:t>
            </w:r>
            <w:proofErr w:type="spellStart"/>
            <w:r w:rsidRPr="00C95104">
              <w:t>GeoTIFF</w:t>
            </w:r>
            <w:proofErr w:type="spellEnd"/>
            <w:r w:rsidRPr="00C95104">
              <w:t>, IMAGINE), HEC-RAS (.FLT)</w:t>
            </w:r>
          </w:p>
        </w:tc>
        <w:tc>
          <w:tcPr>
            <w:tcW w:w="1700" w:type="dxa"/>
            <w:tcBorders>
              <w:top w:val="single" w:sz="8" w:space="0" w:color="B4C7E7"/>
              <w:left w:val="single" w:sz="8" w:space="0" w:color="B4C7E7"/>
              <w:bottom w:val="single" w:sz="8" w:space="0" w:color="B4C7E7"/>
              <w:right w:val="single" w:sz="8" w:space="0" w:color="B4C7E7"/>
            </w:tcBorders>
            <w:shd w:val="clear" w:color="auto" w:fill="E2F0D9"/>
            <w:tcMar>
              <w:top w:w="46" w:type="dxa"/>
              <w:left w:w="92" w:type="dxa"/>
              <w:bottom w:w="46" w:type="dxa"/>
              <w:right w:w="92" w:type="dxa"/>
            </w:tcMar>
            <w:vAlign w:val="center"/>
            <w:hideMark/>
          </w:tcPr>
          <w:p w14:paraId="259806AE" w14:textId="77777777" w:rsidR="007267DF" w:rsidRPr="00C95104" w:rsidRDefault="007267DF" w:rsidP="002D6B6C">
            <w:r w:rsidRPr="00C95104">
              <w:t>Hurrevac, User-supplied wind files (.</w:t>
            </w:r>
            <w:proofErr w:type="spellStart"/>
            <w:r w:rsidRPr="00C95104">
              <w:t>dat</w:t>
            </w:r>
            <w:proofErr w:type="spellEnd"/>
            <w:r w:rsidRPr="00C95104">
              <w:t>)</w:t>
            </w:r>
          </w:p>
        </w:tc>
        <w:tc>
          <w:tcPr>
            <w:tcW w:w="1700" w:type="dxa"/>
            <w:tcBorders>
              <w:top w:val="single" w:sz="8" w:space="0" w:color="B4C7E7"/>
              <w:left w:val="single" w:sz="8" w:space="0" w:color="B4C7E7"/>
              <w:bottom w:val="single" w:sz="8" w:space="0" w:color="B4C7E7"/>
              <w:right w:val="single" w:sz="8" w:space="0" w:color="B4C7E7"/>
            </w:tcBorders>
            <w:shd w:val="clear" w:color="auto" w:fill="FFF2CC"/>
            <w:tcMar>
              <w:top w:w="46" w:type="dxa"/>
              <w:left w:w="92" w:type="dxa"/>
              <w:bottom w:w="46" w:type="dxa"/>
              <w:right w:w="92" w:type="dxa"/>
            </w:tcMar>
            <w:vAlign w:val="center"/>
            <w:hideMark/>
          </w:tcPr>
          <w:p w14:paraId="54451607" w14:textId="77777777" w:rsidR="007267DF" w:rsidRPr="00C95104" w:rsidRDefault="007267DF" w:rsidP="002D6B6C">
            <w:r w:rsidRPr="00C95104">
              <w:t>NOAA PMEL SIFT, State models</w:t>
            </w:r>
          </w:p>
        </w:tc>
      </w:tr>
      <w:tr w:rsidR="007267DF" w:rsidRPr="00C95104" w14:paraId="0366ED6C" w14:textId="77777777" w:rsidTr="002D6B6C">
        <w:trPr>
          <w:trHeight w:val="275"/>
        </w:trPr>
        <w:tc>
          <w:tcPr>
            <w:tcW w:w="9240" w:type="dxa"/>
            <w:gridSpan w:val="5"/>
            <w:tcBorders>
              <w:top w:val="single" w:sz="8" w:space="0" w:color="B4C7E7"/>
              <w:left w:val="single" w:sz="8" w:space="0" w:color="B4C7E7"/>
              <w:bottom w:val="single" w:sz="8" w:space="0" w:color="B4C7E7"/>
              <w:right w:val="single" w:sz="8" w:space="0" w:color="B4C7E7"/>
            </w:tcBorders>
            <w:shd w:val="clear" w:color="auto" w:fill="2F5597"/>
            <w:tcMar>
              <w:top w:w="46" w:type="dxa"/>
              <w:left w:w="131" w:type="dxa"/>
              <w:bottom w:w="46" w:type="dxa"/>
              <w:right w:w="131" w:type="dxa"/>
            </w:tcMar>
            <w:hideMark/>
          </w:tcPr>
          <w:p w14:paraId="1854AC69" w14:textId="77777777" w:rsidR="007267DF" w:rsidRPr="00C95104" w:rsidRDefault="007267DF" w:rsidP="002D6B6C">
            <w:r w:rsidRPr="00C95104">
              <w:rPr>
                <w:b/>
                <w:bCs/>
              </w:rPr>
              <w:t>Direct Damage</w:t>
            </w:r>
          </w:p>
        </w:tc>
      </w:tr>
      <w:tr w:rsidR="007267DF" w:rsidRPr="00C95104" w14:paraId="47DE3E7B" w14:textId="77777777" w:rsidTr="002D6B6C">
        <w:trPr>
          <w:trHeight w:val="298"/>
        </w:trPr>
        <w:tc>
          <w:tcPr>
            <w:tcW w:w="2680" w:type="dxa"/>
            <w:tcBorders>
              <w:top w:val="single" w:sz="8" w:space="0" w:color="B4C7E7"/>
              <w:left w:val="single" w:sz="8" w:space="0" w:color="B4C7E7"/>
              <w:bottom w:val="single" w:sz="8" w:space="0" w:color="B4C7E7"/>
              <w:right w:val="single" w:sz="8" w:space="0" w:color="B4C7E7"/>
            </w:tcBorders>
            <w:shd w:val="clear" w:color="auto" w:fill="E9EBF5"/>
            <w:tcMar>
              <w:top w:w="46" w:type="dxa"/>
              <w:left w:w="92" w:type="dxa"/>
              <w:bottom w:w="46" w:type="dxa"/>
              <w:right w:w="92" w:type="dxa"/>
            </w:tcMar>
            <w:hideMark/>
          </w:tcPr>
          <w:p w14:paraId="1EAF0155" w14:textId="77777777" w:rsidR="007267DF" w:rsidRPr="00C95104" w:rsidRDefault="007267DF" w:rsidP="002D6B6C">
            <w:r w:rsidRPr="00C95104">
              <w:rPr>
                <w:b/>
                <w:bCs/>
              </w:rPr>
              <w:t>General Building Stock</w:t>
            </w:r>
          </w:p>
        </w:tc>
        <w:tc>
          <w:tcPr>
            <w:tcW w:w="1480" w:type="dxa"/>
            <w:tcBorders>
              <w:top w:val="single" w:sz="8" w:space="0" w:color="B4C7E7"/>
              <w:left w:val="single" w:sz="8" w:space="0" w:color="B4C7E7"/>
              <w:bottom w:val="single" w:sz="8" w:space="0" w:color="B4C7E7"/>
              <w:right w:val="single" w:sz="8" w:space="0" w:color="B4C7E7"/>
            </w:tcBorders>
            <w:shd w:val="clear" w:color="auto" w:fill="FBE5D6"/>
            <w:tcMar>
              <w:top w:w="46" w:type="dxa"/>
              <w:left w:w="92" w:type="dxa"/>
              <w:bottom w:w="46" w:type="dxa"/>
              <w:right w:w="92" w:type="dxa"/>
            </w:tcMar>
            <w:hideMark/>
          </w:tcPr>
          <w:p w14:paraId="3AD2DD17" w14:textId="77777777" w:rsidR="007267DF" w:rsidRPr="00C95104" w:rsidRDefault="007267DF" w:rsidP="002D6B6C">
            <w:r w:rsidRPr="00C95104">
              <w:rPr>
                <w:b/>
                <w:bCs/>
              </w:rPr>
              <w:sym w:font="Wingdings" w:char="00FC"/>
            </w:r>
            <w:r w:rsidRPr="00C95104">
              <w:rPr>
                <w:b/>
                <w:bCs/>
              </w:rPr>
              <w:t xml:space="preserve"> </w:t>
            </w:r>
          </w:p>
        </w:tc>
        <w:tc>
          <w:tcPr>
            <w:tcW w:w="1680" w:type="dxa"/>
            <w:tcBorders>
              <w:top w:val="single" w:sz="8" w:space="0" w:color="B4C7E7"/>
              <w:left w:val="single" w:sz="8" w:space="0" w:color="B4C7E7"/>
              <w:bottom w:val="single" w:sz="8" w:space="0" w:color="B4C7E7"/>
              <w:right w:val="single" w:sz="8" w:space="0" w:color="B4C7E7"/>
            </w:tcBorders>
            <w:shd w:val="clear" w:color="auto" w:fill="DAE3F3"/>
            <w:tcMar>
              <w:top w:w="46" w:type="dxa"/>
              <w:left w:w="92" w:type="dxa"/>
              <w:bottom w:w="46" w:type="dxa"/>
              <w:right w:w="92" w:type="dxa"/>
            </w:tcMar>
            <w:hideMark/>
          </w:tcPr>
          <w:p w14:paraId="46789292" w14:textId="77777777" w:rsidR="007267DF" w:rsidRPr="00C95104" w:rsidRDefault="007267DF" w:rsidP="002D6B6C">
            <w:r w:rsidRPr="00C95104">
              <w:rPr>
                <w:b/>
                <w:bCs/>
              </w:rPr>
              <w:sym w:font="Wingdings" w:char="00FC"/>
            </w:r>
            <w:r w:rsidRPr="00C95104">
              <w:t xml:space="preserve"> </w:t>
            </w:r>
          </w:p>
        </w:tc>
        <w:tc>
          <w:tcPr>
            <w:tcW w:w="1700" w:type="dxa"/>
            <w:tcBorders>
              <w:top w:val="single" w:sz="8" w:space="0" w:color="B4C7E7"/>
              <w:left w:val="single" w:sz="8" w:space="0" w:color="B4C7E7"/>
              <w:bottom w:val="single" w:sz="8" w:space="0" w:color="B4C7E7"/>
              <w:right w:val="single" w:sz="8" w:space="0" w:color="B4C7E7"/>
            </w:tcBorders>
            <w:shd w:val="clear" w:color="auto" w:fill="E2F0D9"/>
            <w:tcMar>
              <w:top w:w="46" w:type="dxa"/>
              <w:left w:w="92" w:type="dxa"/>
              <w:bottom w:w="46" w:type="dxa"/>
              <w:right w:w="92" w:type="dxa"/>
            </w:tcMar>
            <w:hideMark/>
          </w:tcPr>
          <w:p w14:paraId="1A9BD55D" w14:textId="77777777" w:rsidR="007267DF" w:rsidRPr="00C95104" w:rsidRDefault="007267DF" w:rsidP="002D6B6C">
            <w:r w:rsidRPr="00C95104">
              <w:rPr>
                <w:b/>
                <w:bCs/>
              </w:rPr>
              <w:sym w:font="Wingdings" w:char="00FC"/>
            </w:r>
            <w:r w:rsidRPr="00C95104">
              <w:t xml:space="preserve"> </w:t>
            </w:r>
          </w:p>
        </w:tc>
        <w:tc>
          <w:tcPr>
            <w:tcW w:w="1700" w:type="dxa"/>
            <w:tcBorders>
              <w:top w:val="single" w:sz="8" w:space="0" w:color="B4C7E7"/>
              <w:left w:val="single" w:sz="8" w:space="0" w:color="B4C7E7"/>
              <w:bottom w:val="single" w:sz="8" w:space="0" w:color="B4C7E7"/>
              <w:right w:val="single" w:sz="8" w:space="0" w:color="B4C7E7"/>
            </w:tcBorders>
            <w:shd w:val="clear" w:color="auto" w:fill="FFF2CC"/>
            <w:tcMar>
              <w:top w:w="46" w:type="dxa"/>
              <w:left w:w="92" w:type="dxa"/>
              <w:bottom w:w="46" w:type="dxa"/>
              <w:right w:w="92" w:type="dxa"/>
            </w:tcMar>
            <w:hideMark/>
          </w:tcPr>
          <w:p w14:paraId="675520F5" w14:textId="77777777" w:rsidR="007267DF" w:rsidRPr="00C95104" w:rsidRDefault="007267DF" w:rsidP="002D6B6C">
            <w:r w:rsidRPr="00C95104">
              <w:rPr>
                <w:b/>
                <w:bCs/>
              </w:rPr>
              <w:sym w:font="Wingdings" w:char="00FC"/>
            </w:r>
            <w:r w:rsidRPr="00C95104">
              <w:t xml:space="preserve"> </w:t>
            </w:r>
          </w:p>
        </w:tc>
      </w:tr>
      <w:tr w:rsidR="007267DF" w:rsidRPr="00C95104" w14:paraId="392DE974" w14:textId="77777777" w:rsidTr="002D6B6C">
        <w:trPr>
          <w:trHeight w:val="298"/>
        </w:trPr>
        <w:tc>
          <w:tcPr>
            <w:tcW w:w="2680" w:type="dxa"/>
            <w:tcBorders>
              <w:top w:val="single" w:sz="8" w:space="0" w:color="B4C7E7"/>
              <w:left w:val="single" w:sz="8" w:space="0" w:color="B4C7E7"/>
              <w:bottom w:val="single" w:sz="8" w:space="0" w:color="B4C7E7"/>
              <w:right w:val="single" w:sz="8" w:space="0" w:color="B4C7E7"/>
            </w:tcBorders>
            <w:shd w:val="clear" w:color="auto" w:fill="E9EBF5"/>
            <w:tcMar>
              <w:top w:w="46" w:type="dxa"/>
              <w:left w:w="92" w:type="dxa"/>
              <w:bottom w:w="46" w:type="dxa"/>
              <w:right w:w="92" w:type="dxa"/>
            </w:tcMar>
            <w:hideMark/>
          </w:tcPr>
          <w:p w14:paraId="340FC89B" w14:textId="77777777" w:rsidR="007267DF" w:rsidRPr="00C95104" w:rsidRDefault="007267DF" w:rsidP="002D6B6C">
            <w:r w:rsidRPr="00C95104">
              <w:rPr>
                <w:b/>
                <w:bCs/>
              </w:rPr>
              <w:lastRenderedPageBreak/>
              <w:t>Essential Facilities</w:t>
            </w:r>
          </w:p>
        </w:tc>
        <w:tc>
          <w:tcPr>
            <w:tcW w:w="1480" w:type="dxa"/>
            <w:tcBorders>
              <w:top w:val="single" w:sz="8" w:space="0" w:color="B4C7E7"/>
              <w:left w:val="single" w:sz="8" w:space="0" w:color="B4C7E7"/>
              <w:bottom w:val="single" w:sz="8" w:space="0" w:color="B4C7E7"/>
              <w:right w:val="single" w:sz="8" w:space="0" w:color="B4C7E7"/>
            </w:tcBorders>
            <w:shd w:val="clear" w:color="auto" w:fill="FBE5D6"/>
            <w:tcMar>
              <w:top w:w="46" w:type="dxa"/>
              <w:left w:w="92" w:type="dxa"/>
              <w:bottom w:w="46" w:type="dxa"/>
              <w:right w:w="92" w:type="dxa"/>
            </w:tcMar>
            <w:hideMark/>
          </w:tcPr>
          <w:p w14:paraId="5C8FA691" w14:textId="77777777" w:rsidR="007267DF" w:rsidRPr="00C95104" w:rsidRDefault="007267DF" w:rsidP="002D6B6C">
            <w:r w:rsidRPr="00C95104">
              <w:rPr>
                <w:b/>
                <w:bCs/>
              </w:rPr>
              <w:sym w:font="Wingdings" w:char="00FC"/>
            </w:r>
            <w:r w:rsidRPr="00C95104">
              <w:t xml:space="preserve"> </w:t>
            </w:r>
          </w:p>
        </w:tc>
        <w:tc>
          <w:tcPr>
            <w:tcW w:w="1680" w:type="dxa"/>
            <w:tcBorders>
              <w:top w:val="single" w:sz="8" w:space="0" w:color="B4C7E7"/>
              <w:left w:val="single" w:sz="8" w:space="0" w:color="B4C7E7"/>
              <w:bottom w:val="single" w:sz="8" w:space="0" w:color="B4C7E7"/>
              <w:right w:val="single" w:sz="8" w:space="0" w:color="B4C7E7"/>
            </w:tcBorders>
            <w:shd w:val="clear" w:color="auto" w:fill="DAE3F3"/>
            <w:tcMar>
              <w:top w:w="46" w:type="dxa"/>
              <w:left w:w="92" w:type="dxa"/>
              <w:bottom w:w="46" w:type="dxa"/>
              <w:right w:w="92" w:type="dxa"/>
            </w:tcMar>
            <w:hideMark/>
          </w:tcPr>
          <w:p w14:paraId="0DF5F4BA" w14:textId="77777777" w:rsidR="007267DF" w:rsidRPr="00C95104" w:rsidRDefault="007267DF" w:rsidP="002D6B6C">
            <w:r w:rsidRPr="00C95104">
              <w:rPr>
                <w:b/>
                <w:bCs/>
              </w:rPr>
              <w:sym w:font="Wingdings" w:char="00FC"/>
            </w:r>
            <w:r w:rsidRPr="00C95104">
              <w:t xml:space="preserve"> </w:t>
            </w:r>
          </w:p>
        </w:tc>
        <w:tc>
          <w:tcPr>
            <w:tcW w:w="1700" w:type="dxa"/>
            <w:tcBorders>
              <w:top w:val="single" w:sz="8" w:space="0" w:color="B4C7E7"/>
              <w:left w:val="single" w:sz="8" w:space="0" w:color="B4C7E7"/>
              <w:bottom w:val="single" w:sz="8" w:space="0" w:color="B4C7E7"/>
              <w:right w:val="single" w:sz="8" w:space="0" w:color="B4C7E7"/>
            </w:tcBorders>
            <w:shd w:val="clear" w:color="auto" w:fill="E2F0D9"/>
            <w:tcMar>
              <w:top w:w="46" w:type="dxa"/>
              <w:left w:w="92" w:type="dxa"/>
              <w:bottom w:w="46" w:type="dxa"/>
              <w:right w:w="92" w:type="dxa"/>
            </w:tcMar>
            <w:hideMark/>
          </w:tcPr>
          <w:p w14:paraId="2FBA3433" w14:textId="77777777" w:rsidR="007267DF" w:rsidRPr="00C95104" w:rsidRDefault="007267DF" w:rsidP="002D6B6C">
            <w:r w:rsidRPr="00C95104">
              <w:rPr>
                <w:b/>
                <w:bCs/>
              </w:rPr>
              <w:sym w:font="Wingdings" w:char="00FC"/>
            </w:r>
            <w:r w:rsidRPr="00C95104">
              <w:t xml:space="preserve"> </w:t>
            </w:r>
          </w:p>
        </w:tc>
        <w:tc>
          <w:tcPr>
            <w:tcW w:w="1700" w:type="dxa"/>
            <w:tcBorders>
              <w:top w:val="single" w:sz="8" w:space="0" w:color="B4C7E7"/>
              <w:left w:val="single" w:sz="8" w:space="0" w:color="B4C7E7"/>
              <w:bottom w:val="single" w:sz="8" w:space="0" w:color="B4C7E7"/>
              <w:right w:val="single" w:sz="8" w:space="0" w:color="B4C7E7"/>
            </w:tcBorders>
            <w:shd w:val="clear" w:color="auto" w:fill="FFF2CC"/>
            <w:tcMar>
              <w:top w:w="46" w:type="dxa"/>
              <w:left w:w="92" w:type="dxa"/>
              <w:bottom w:w="46" w:type="dxa"/>
              <w:right w:w="92" w:type="dxa"/>
            </w:tcMar>
            <w:hideMark/>
          </w:tcPr>
          <w:p w14:paraId="15715DF3" w14:textId="77777777" w:rsidR="007267DF" w:rsidRPr="00C95104" w:rsidRDefault="007267DF" w:rsidP="002D6B6C"/>
        </w:tc>
      </w:tr>
      <w:tr w:rsidR="007267DF" w:rsidRPr="00C95104" w14:paraId="09FB66A8" w14:textId="77777777" w:rsidTr="002D6B6C">
        <w:trPr>
          <w:trHeight w:val="298"/>
        </w:trPr>
        <w:tc>
          <w:tcPr>
            <w:tcW w:w="2680" w:type="dxa"/>
            <w:tcBorders>
              <w:top w:val="single" w:sz="8" w:space="0" w:color="B4C7E7"/>
              <w:left w:val="single" w:sz="8" w:space="0" w:color="B4C7E7"/>
              <w:bottom w:val="single" w:sz="8" w:space="0" w:color="B4C7E7"/>
              <w:right w:val="single" w:sz="8" w:space="0" w:color="B4C7E7"/>
            </w:tcBorders>
            <w:shd w:val="clear" w:color="auto" w:fill="E9EBF5"/>
            <w:tcMar>
              <w:top w:w="46" w:type="dxa"/>
              <w:left w:w="92" w:type="dxa"/>
              <w:bottom w:w="46" w:type="dxa"/>
              <w:right w:w="92" w:type="dxa"/>
            </w:tcMar>
            <w:hideMark/>
          </w:tcPr>
          <w:p w14:paraId="3161C721" w14:textId="77777777" w:rsidR="007267DF" w:rsidRPr="00C95104" w:rsidRDefault="007267DF" w:rsidP="002D6B6C">
            <w:r w:rsidRPr="00C95104">
              <w:rPr>
                <w:b/>
                <w:bCs/>
              </w:rPr>
              <w:t>Transportation Systems</w:t>
            </w:r>
          </w:p>
        </w:tc>
        <w:tc>
          <w:tcPr>
            <w:tcW w:w="1480" w:type="dxa"/>
            <w:tcBorders>
              <w:top w:val="single" w:sz="8" w:space="0" w:color="B4C7E7"/>
              <w:left w:val="single" w:sz="8" w:space="0" w:color="B4C7E7"/>
              <w:bottom w:val="single" w:sz="8" w:space="0" w:color="B4C7E7"/>
              <w:right w:val="single" w:sz="8" w:space="0" w:color="B4C7E7"/>
            </w:tcBorders>
            <w:shd w:val="clear" w:color="auto" w:fill="FBE5D6"/>
            <w:tcMar>
              <w:top w:w="46" w:type="dxa"/>
              <w:left w:w="92" w:type="dxa"/>
              <w:bottom w:w="46" w:type="dxa"/>
              <w:right w:w="92" w:type="dxa"/>
            </w:tcMar>
            <w:hideMark/>
          </w:tcPr>
          <w:p w14:paraId="0F211B7A" w14:textId="77777777" w:rsidR="007267DF" w:rsidRPr="00C95104" w:rsidRDefault="007267DF" w:rsidP="002D6B6C">
            <w:r w:rsidRPr="00C95104">
              <w:rPr>
                <w:b/>
                <w:bCs/>
              </w:rPr>
              <w:sym w:font="Wingdings" w:char="00FC"/>
            </w:r>
            <w:r w:rsidRPr="00C95104">
              <w:t xml:space="preserve"> </w:t>
            </w:r>
          </w:p>
        </w:tc>
        <w:tc>
          <w:tcPr>
            <w:tcW w:w="1680" w:type="dxa"/>
            <w:tcBorders>
              <w:top w:val="single" w:sz="8" w:space="0" w:color="B4C7E7"/>
              <w:left w:val="single" w:sz="8" w:space="0" w:color="B4C7E7"/>
              <w:bottom w:val="single" w:sz="8" w:space="0" w:color="B4C7E7"/>
              <w:right w:val="single" w:sz="8" w:space="0" w:color="B4C7E7"/>
            </w:tcBorders>
            <w:shd w:val="clear" w:color="auto" w:fill="DAE3F3"/>
            <w:tcMar>
              <w:top w:w="46" w:type="dxa"/>
              <w:left w:w="92" w:type="dxa"/>
              <w:bottom w:w="46" w:type="dxa"/>
              <w:right w:w="92" w:type="dxa"/>
            </w:tcMar>
            <w:hideMark/>
          </w:tcPr>
          <w:p w14:paraId="0427CCAC" w14:textId="77777777" w:rsidR="007267DF" w:rsidRPr="00C95104" w:rsidRDefault="007267DF" w:rsidP="002D6B6C">
            <w:r w:rsidRPr="00C95104">
              <w:rPr>
                <w:b/>
                <w:bCs/>
              </w:rPr>
              <w:sym w:font="Wingdings" w:char="00FC"/>
            </w:r>
            <w:r w:rsidRPr="00C95104">
              <w:t xml:space="preserve"> </w:t>
            </w:r>
          </w:p>
        </w:tc>
        <w:tc>
          <w:tcPr>
            <w:tcW w:w="1700" w:type="dxa"/>
            <w:tcBorders>
              <w:top w:val="single" w:sz="8" w:space="0" w:color="B4C7E7"/>
              <w:left w:val="single" w:sz="8" w:space="0" w:color="B4C7E7"/>
              <w:bottom w:val="single" w:sz="8" w:space="0" w:color="B4C7E7"/>
              <w:right w:val="single" w:sz="8" w:space="0" w:color="B4C7E7"/>
            </w:tcBorders>
            <w:shd w:val="clear" w:color="auto" w:fill="E2F0D9"/>
            <w:tcMar>
              <w:top w:w="46" w:type="dxa"/>
              <w:left w:w="92" w:type="dxa"/>
              <w:bottom w:w="46" w:type="dxa"/>
              <w:right w:w="92" w:type="dxa"/>
            </w:tcMar>
            <w:hideMark/>
          </w:tcPr>
          <w:p w14:paraId="05E3A28D" w14:textId="77777777" w:rsidR="007267DF" w:rsidRPr="00C95104" w:rsidRDefault="007267DF" w:rsidP="002D6B6C"/>
        </w:tc>
        <w:tc>
          <w:tcPr>
            <w:tcW w:w="1700" w:type="dxa"/>
            <w:tcBorders>
              <w:top w:val="single" w:sz="8" w:space="0" w:color="B4C7E7"/>
              <w:left w:val="single" w:sz="8" w:space="0" w:color="B4C7E7"/>
              <w:bottom w:val="single" w:sz="8" w:space="0" w:color="B4C7E7"/>
              <w:right w:val="single" w:sz="8" w:space="0" w:color="B4C7E7"/>
            </w:tcBorders>
            <w:shd w:val="clear" w:color="auto" w:fill="FFF2CC"/>
            <w:tcMar>
              <w:top w:w="46" w:type="dxa"/>
              <w:left w:w="92" w:type="dxa"/>
              <w:bottom w:w="46" w:type="dxa"/>
              <w:right w:w="92" w:type="dxa"/>
            </w:tcMar>
            <w:hideMark/>
          </w:tcPr>
          <w:p w14:paraId="08DFBA51" w14:textId="77777777" w:rsidR="007267DF" w:rsidRPr="00C95104" w:rsidRDefault="007267DF" w:rsidP="002D6B6C"/>
        </w:tc>
      </w:tr>
      <w:tr w:rsidR="007267DF" w:rsidRPr="00C95104" w14:paraId="1230722C" w14:textId="77777777" w:rsidTr="002D6B6C">
        <w:trPr>
          <w:trHeight w:val="298"/>
        </w:trPr>
        <w:tc>
          <w:tcPr>
            <w:tcW w:w="2680" w:type="dxa"/>
            <w:tcBorders>
              <w:top w:val="single" w:sz="8" w:space="0" w:color="B4C7E7"/>
              <w:left w:val="single" w:sz="8" w:space="0" w:color="B4C7E7"/>
              <w:bottom w:val="single" w:sz="8" w:space="0" w:color="B4C7E7"/>
              <w:right w:val="single" w:sz="8" w:space="0" w:color="B4C7E7"/>
            </w:tcBorders>
            <w:shd w:val="clear" w:color="auto" w:fill="E9EBF5"/>
            <w:tcMar>
              <w:top w:w="46" w:type="dxa"/>
              <w:left w:w="92" w:type="dxa"/>
              <w:bottom w:w="46" w:type="dxa"/>
              <w:right w:w="92" w:type="dxa"/>
            </w:tcMar>
            <w:hideMark/>
          </w:tcPr>
          <w:p w14:paraId="0C9DFB79" w14:textId="77777777" w:rsidR="007267DF" w:rsidRPr="00C95104" w:rsidRDefault="007267DF" w:rsidP="002D6B6C">
            <w:r w:rsidRPr="00C95104">
              <w:rPr>
                <w:b/>
                <w:bCs/>
              </w:rPr>
              <w:t>Utility Systems</w:t>
            </w:r>
          </w:p>
        </w:tc>
        <w:tc>
          <w:tcPr>
            <w:tcW w:w="1480" w:type="dxa"/>
            <w:tcBorders>
              <w:top w:val="single" w:sz="8" w:space="0" w:color="B4C7E7"/>
              <w:left w:val="single" w:sz="8" w:space="0" w:color="B4C7E7"/>
              <w:bottom w:val="single" w:sz="8" w:space="0" w:color="B4C7E7"/>
              <w:right w:val="single" w:sz="8" w:space="0" w:color="B4C7E7"/>
            </w:tcBorders>
            <w:shd w:val="clear" w:color="auto" w:fill="FBE5D6"/>
            <w:tcMar>
              <w:top w:w="46" w:type="dxa"/>
              <w:left w:w="92" w:type="dxa"/>
              <w:bottom w:w="46" w:type="dxa"/>
              <w:right w:w="92" w:type="dxa"/>
            </w:tcMar>
            <w:hideMark/>
          </w:tcPr>
          <w:p w14:paraId="23C50C87" w14:textId="77777777" w:rsidR="007267DF" w:rsidRPr="00C95104" w:rsidRDefault="007267DF" w:rsidP="002D6B6C">
            <w:r w:rsidRPr="00C95104">
              <w:rPr>
                <w:b/>
                <w:bCs/>
              </w:rPr>
              <w:sym w:font="Wingdings" w:char="00FC"/>
            </w:r>
            <w:r w:rsidRPr="00C95104">
              <w:t xml:space="preserve"> </w:t>
            </w:r>
          </w:p>
        </w:tc>
        <w:tc>
          <w:tcPr>
            <w:tcW w:w="1680" w:type="dxa"/>
            <w:tcBorders>
              <w:top w:val="single" w:sz="8" w:space="0" w:color="B4C7E7"/>
              <w:left w:val="single" w:sz="8" w:space="0" w:color="B4C7E7"/>
              <w:bottom w:val="single" w:sz="8" w:space="0" w:color="B4C7E7"/>
              <w:right w:val="single" w:sz="8" w:space="0" w:color="B4C7E7"/>
            </w:tcBorders>
            <w:shd w:val="clear" w:color="auto" w:fill="DAE3F3"/>
            <w:tcMar>
              <w:top w:w="46" w:type="dxa"/>
              <w:left w:w="92" w:type="dxa"/>
              <w:bottom w:w="46" w:type="dxa"/>
              <w:right w:w="92" w:type="dxa"/>
            </w:tcMar>
            <w:hideMark/>
          </w:tcPr>
          <w:p w14:paraId="597E5A07" w14:textId="77777777" w:rsidR="007267DF" w:rsidRPr="00C95104" w:rsidRDefault="007267DF" w:rsidP="002D6B6C">
            <w:r w:rsidRPr="00C95104">
              <w:rPr>
                <w:b/>
                <w:bCs/>
              </w:rPr>
              <w:sym w:font="Wingdings" w:char="00FC"/>
            </w:r>
            <w:r w:rsidRPr="00C95104">
              <w:t xml:space="preserve"> </w:t>
            </w:r>
          </w:p>
        </w:tc>
        <w:tc>
          <w:tcPr>
            <w:tcW w:w="1700" w:type="dxa"/>
            <w:tcBorders>
              <w:top w:val="single" w:sz="8" w:space="0" w:color="B4C7E7"/>
              <w:left w:val="single" w:sz="8" w:space="0" w:color="B4C7E7"/>
              <w:bottom w:val="single" w:sz="8" w:space="0" w:color="B4C7E7"/>
              <w:right w:val="single" w:sz="8" w:space="0" w:color="B4C7E7"/>
            </w:tcBorders>
            <w:shd w:val="clear" w:color="auto" w:fill="E2F0D9"/>
            <w:tcMar>
              <w:top w:w="46" w:type="dxa"/>
              <w:left w:w="92" w:type="dxa"/>
              <w:bottom w:w="46" w:type="dxa"/>
              <w:right w:w="92" w:type="dxa"/>
            </w:tcMar>
            <w:hideMark/>
          </w:tcPr>
          <w:p w14:paraId="5F50A737" w14:textId="77777777" w:rsidR="007267DF" w:rsidRPr="00C95104" w:rsidRDefault="007267DF" w:rsidP="002D6B6C"/>
        </w:tc>
        <w:tc>
          <w:tcPr>
            <w:tcW w:w="1700" w:type="dxa"/>
            <w:tcBorders>
              <w:top w:val="single" w:sz="8" w:space="0" w:color="B4C7E7"/>
              <w:left w:val="single" w:sz="8" w:space="0" w:color="B4C7E7"/>
              <w:bottom w:val="single" w:sz="8" w:space="0" w:color="B4C7E7"/>
              <w:right w:val="single" w:sz="8" w:space="0" w:color="B4C7E7"/>
            </w:tcBorders>
            <w:shd w:val="clear" w:color="auto" w:fill="FFF2CC"/>
            <w:tcMar>
              <w:top w:w="46" w:type="dxa"/>
              <w:left w:w="92" w:type="dxa"/>
              <w:bottom w:w="46" w:type="dxa"/>
              <w:right w:w="92" w:type="dxa"/>
            </w:tcMar>
            <w:hideMark/>
          </w:tcPr>
          <w:p w14:paraId="342BDFAB" w14:textId="77777777" w:rsidR="007267DF" w:rsidRPr="00C95104" w:rsidRDefault="007267DF" w:rsidP="002D6B6C"/>
        </w:tc>
      </w:tr>
      <w:tr w:rsidR="007267DF" w:rsidRPr="00C95104" w14:paraId="1039062E" w14:textId="77777777" w:rsidTr="002D6B6C">
        <w:trPr>
          <w:trHeight w:val="298"/>
        </w:trPr>
        <w:tc>
          <w:tcPr>
            <w:tcW w:w="2680" w:type="dxa"/>
            <w:tcBorders>
              <w:top w:val="single" w:sz="8" w:space="0" w:color="B4C7E7"/>
              <w:left w:val="single" w:sz="8" w:space="0" w:color="B4C7E7"/>
              <w:bottom w:val="single" w:sz="8" w:space="0" w:color="B4C7E7"/>
              <w:right w:val="single" w:sz="8" w:space="0" w:color="B4C7E7"/>
            </w:tcBorders>
            <w:shd w:val="clear" w:color="auto" w:fill="E9EBF5"/>
            <w:tcMar>
              <w:top w:w="46" w:type="dxa"/>
              <w:left w:w="92" w:type="dxa"/>
              <w:bottom w:w="46" w:type="dxa"/>
              <w:right w:w="92" w:type="dxa"/>
            </w:tcMar>
            <w:hideMark/>
          </w:tcPr>
          <w:p w14:paraId="6798CDA9" w14:textId="77777777" w:rsidR="007267DF" w:rsidRPr="00C95104" w:rsidRDefault="007267DF" w:rsidP="002D6B6C">
            <w:r w:rsidRPr="00C95104">
              <w:rPr>
                <w:b/>
                <w:bCs/>
              </w:rPr>
              <w:t>User-Defined Facilities</w:t>
            </w:r>
          </w:p>
        </w:tc>
        <w:tc>
          <w:tcPr>
            <w:tcW w:w="1480" w:type="dxa"/>
            <w:tcBorders>
              <w:top w:val="single" w:sz="8" w:space="0" w:color="B4C7E7"/>
              <w:left w:val="single" w:sz="8" w:space="0" w:color="B4C7E7"/>
              <w:bottom w:val="single" w:sz="8" w:space="0" w:color="B4C7E7"/>
              <w:right w:val="single" w:sz="8" w:space="0" w:color="B4C7E7"/>
            </w:tcBorders>
            <w:shd w:val="clear" w:color="auto" w:fill="FBE5D6"/>
            <w:tcMar>
              <w:top w:w="46" w:type="dxa"/>
              <w:left w:w="92" w:type="dxa"/>
              <w:bottom w:w="46" w:type="dxa"/>
              <w:right w:w="92" w:type="dxa"/>
            </w:tcMar>
            <w:hideMark/>
          </w:tcPr>
          <w:p w14:paraId="6C16B7C4" w14:textId="77777777" w:rsidR="007267DF" w:rsidRPr="00C95104" w:rsidRDefault="007267DF" w:rsidP="002D6B6C">
            <w:r w:rsidRPr="00C95104">
              <w:rPr>
                <w:b/>
                <w:bCs/>
              </w:rPr>
              <w:sym w:font="Wingdings" w:char="00FC"/>
            </w:r>
            <w:r w:rsidRPr="00C95104">
              <w:t xml:space="preserve"> </w:t>
            </w:r>
          </w:p>
        </w:tc>
        <w:tc>
          <w:tcPr>
            <w:tcW w:w="1680" w:type="dxa"/>
            <w:tcBorders>
              <w:top w:val="single" w:sz="8" w:space="0" w:color="B4C7E7"/>
              <w:left w:val="single" w:sz="8" w:space="0" w:color="B4C7E7"/>
              <w:bottom w:val="single" w:sz="8" w:space="0" w:color="B4C7E7"/>
              <w:right w:val="single" w:sz="8" w:space="0" w:color="B4C7E7"/>
            </w:tcBorders>
            <w:shd w:val="clear" w:color="auto" w:fill="DAE3F3"/>
            <w:tcMar>
              <w:top w:w="46" w:type="dxa"/>
              <w:left w:w="92" w:type="dxa"/>
              <w:bottom w:w="46" w:type="dxa"/>
              <w:right w:w="92" w:type="dxa"/>
            </w:tcMar>
            <w:hideMark/>
          </w:tcPr>
          <w:p w14:paraId="3E94BF35" w14:textId="77777777" w:rsidR="007267DF" w:rsidRPr="00C95104" w:rsidRDefault="007267DF" w:rsidP="002D6B6C">
            <w:r w:rsidRPr="00C95104">
              <w:rPr>
                <w:b/>
                <w:bCs/>
              </w:rPr>
              <w:sym w:font="Wingdings" w:char="00FC"/>
            </w:r>
            <w:r w:rsidRPr="00C95104">
              <w:t xml:space="preserve"> </w:t>
            </w:r>
          </w:p>
        </w:tc>
        <w:tc>
          <w:tcPr>
            <w:tcW w:w="1700" w:type="dxa"/>
            <w:tcBorders>
              <w:top w:val="single" w:sz="8" w:space="0" w:color="B4C7E7"/>
              <w:left w:val="single" w:sz="8" w:space="0" w:color="B4C7E7"/>
              <w:bottom w:val="single" w:sz="8" w:space="0" w:color="B4C7E7"/>
              <w:right w:val="single" w:sz="8" w:space="0" w:color="B4C7E7"/>
            </w:tcBorders>
            <w:shd w:val="clear" w:color="auto" w:fill="E2F0D9"/>
            <w:tcMar>
              <w:top w:w="46" w:type="dxa"/>
              <w:left w:w="92" w:type="dxa"/>
              <w:bottom w:w="46" w:type="dxa"/>
              <w:right w:w="92" w:type="dxa"/>
            </w:tcMar>
            <w:hideMark/>
          </w:tcPr>
          <w:p w14:paraId="6B782865" w14:textId="77777777" w:rsidR="007267DF" w:rsidRPr="00C95104" w:rsidRDefault="007267DF" w:rsidP="002D6B6C">
            <w:r w:rsidRPr="00C95104">
              <w:rPr>
                <w:b/>
                <w:bCs/>
              </w:rPr>
              <w:sym w:font="Wingdings" w:char="00FC"/>
            </w:r>
            <w:r w:rsidRPr="00C95104">
              <w:t xml:space="preserve"> </w:t>
            </w:r>
          </w:p>
        </w:tc>
        <w:tc>
          <w:tcPr>
            <w:tcW w:w="1700" w:type="dxa"/>
            <w:tcBorders>
              <w:top w:val="single" w:sz="8" w:space="0" w:color="B4C7E7"/>
              <w:left w:val="single" w:sz="8" w:space="0" w:color="B4C7E7"/>
              <w:bottom w:val="single" w:sz="8" w:space="0" w:color="B4C7E7"/>
              <w:right w:val="single" w:sz="8" w:space="0" w:color="B4C7E7"/>
            </w:tcBorders>
            <w:shd w:val="clear" w:color="auto" w:fill="FFF2CC"/>
            <w:tcMar>
              <w:top w:w="46" w:type="dxa"/>
              <w:left w:w="92" w:type="dxa"/>
              <w:bottom w:w="46" w:type="dxa"/>
              <w:right w:w="92" w:type="dxa"/>
            </w:tcMar>
            <w:hideMark/>
          </w:tcPr>
          <w:p w14:paraId="7BB2AA37" w14:textId="77777777" w:rsidR="007267DF" w:rsidRPr="00C95104" w:rsidRDefault="007267DF" w:rsidP="002D6B6C">
            <w:r w:rsidRPr="00C95104">
              <w:rPr>
                <w:b/>
                <w:bCs/>
              </w:rPr>
              <w:sym w:font="Wingdings" w:char="00FC"/>
            </w:r>
            <w:r w:rsidRPr="00C95104">
              <w:t xml:space="preserve"> </w:t>
            </w:r>
          </w:p>
        </w:tc>
      </w:tr>
      <w:tr w:rsidR="007267DF" w:rsidRPr="00C95104" w14:paraId="2BCD5BE7" w14:textId="77777777" w:rsidTr="002D6B6C">
        <w:trPr>
          <w:trHeight w:val="275"/>
        </w:trPr>
        <w:tc>
          <w:tcPr>
            <w:tcW w:w="9240" w:type="dxa"/>
            <w:gridSpan w:val="5"/>
            <w:tcBorders>
              <w:top w:val="single" w:sz="8" w:space="0" w:color="B4C7E7"/>
              <w:left w:val="single" w:sz="8" w:space="0" w:color="B4C7E7"/>
              <w:bottom w:val="single" w:sz="8" w:space="0" w:color="B4C7E7"/>
              <w:right w:val="single" w:sz="8" w:space="0" w:color="B4C7E7"/>
            </w:tcBorders>
            <w:shd w:val="clear" w:color="auto" w:fill="2F5597"/>
            <w:tcMar>
              <w:top w:w="46" w:type="dxa"/>
              <w:left w:w="131" w:type="dxa"/>
              <w:bottom w:w="46" w:type="dxa"/>
              <w:right w:w="131" w:type="dxa"/>
            </w:tcMar>
            <w:hideMark/>
          </w:tcPr>
          <w:p w14:paraId="76AED279" w14:textId="77777777" w:rsidR="007267DF" w:rsidRPr="00C95104" w:rsidRDefault="007267DF" w:rsidP="002D6B6C">
            <w:r w:rsidRPr="00C95104">
              <w:rPr>
                <w:b/>
                <w:bCs/>
              </w:rPr>
              <w:t>Induced Damage</w:t>
            </w:r>
          </w:p>
        </w:tc>
      </w:tr>
      <w:tr w:rsidR="007267DF" w:rsidRPr="00C95104" w14:paraId="2915F78E" w14:textId="77777777" w:rsidTr="002D6B6C">
        <w:trPr>
          <w:trHeight w:val="298"/>
        </w:trPr>
        <w:tc>
          <w:tcPr>
            <w:tcW w:w="2680" w:type="dxa"/>
            <w:tcBorders>
              <w:top w:val="single" w:sz="8" w:space="0" w:color="B4C7E7"/>
              <w:left w:val="single" w:sz="8" w:space="0" w:color="B4C7E7"/>
              <w:bottom w:val="single" w:sz="8" w:space="0" w:color="B4C7E7"/>
              <w:right w:val="single" w:sz="8" w:space="0" w:color="B4C7E7"/>
            </w:tcBorders>
            <w:shd w:val="clear" w:color="auto" w:fill="E9EBF5"/>
            <w:tcMar>
              <w:top w:w="46" w:type="dxa"/>
              <w:left w:w="92" w:type="dxa"/>
              <w:bottom w:w="46" w:type="dxa"/>
              <w:right w:w="92" w:type="dxa"/>
            </w:tcMar>
            <w:hideMark/>
          </w:tcPr>
          <w:p w14:paraId="004B6EC9" w14:textId="77777777" w:rsidR="007267DF" w:rsidRPr="00C95104" w:rsidRDefault="007267DF" w:rsidP="002D6B6C">
            <w:r w:rsidRPr="00C95104">
              <w:rPr>
                <w:b/>
                <w:bCs/>
              </w:rPr>
              <w:t>Fire Following</w:t>
            </w:r>
          </w:p>
        </w:tc>
        <w:tc>
          <w:tcPr>
            <w:tcW w:w="1480" w:type="dxa"/>
            <w:tcBorders>
              <w:top w:val="single" w:sz="8" w:space="0" w:color="B4C7E7"/>
              <w:left w:val="single" w:sz="8" w:space="0" w:color="B4C7E7"/>
              <w:bottom w:val="single" w:sz="8" w:space="0" w:color="B4C7E7"/>
              <w:right w:val="single" w:sz="8" w:space="0" w:color="B4C7E7"/>
            </w:tcBorders>
            <w:shd w:val="clear" w:color="auto" w:fill="FBE5D6"/>
            <w:tcMar>
              <w:top w:w="46" w:type="dxa"/>
              <w:left w:w="92" w:type="dxa"/>
              <w:bottom w:w="46" w:type="dxa"/>
              <w:right w:w="92" w:type="dxa"/>
            </w:tcMar>
            <w:hideMark/>
          </w:tcPr>
          <w:p w14:paraId="68E5BB88" w14:textId="77777777" w:rsidR="007267DF" w:rsidRPr="00C95104" w:rsidRDefault="007267DF" w:rsidP="002D6B6C">
            <w:r w:rsidRPr="00C95104">
              <w:rPr>
                <w:b/>
                <w:bCs/>
              </w:rPr>
              <w:sym w:font="Wingdings" w:char="00FC"/>
            </w:r>
            <w:r w:rsidRPr="00C95104">
              <w:t xml:space="preserve"> </w:t>
            </w:r>
          </w:p>
        </w:tc>
        <w:tc>
          <w:tcPr>
            <w:tcW w:w="1680" w:type="dxa"/>
            <w:tcBorders>
              <w:top w:val="single" w:sz="8" w:space="0" w:color="B4C7E7"/>
              <w:left w:val="single" w:sz="8" w:space="0" w:color="B4C7E7"/>
              <w:bottom w:val="single" w:sz="8" w:space="0" w:color="B4C7E7"/>
              <w:right w:val="single" w:sz="8" w:space="0" w:color="B4C7E7"/>
            </w:tcBorders>
            <w:shd w:val="clear" w:color="auto" w:fill="DAE3F3"/>
            <w:tcMar>
              <w:top w:w="46" w:type="dxa"/>
              <w:left w:w="92" w:type="dxa"/>
              <w:bottom w:w="46" w:type="dxa"/>
              <w:right w:w="92" w:type="dxa"/>
            </w:tcMar>
            <w:hideMark/>
          </w:tcPr>
          <w:p w14:paraId="5058382F" w14:textId="77777777" w:rsidR="007267DF" w:rsidRPr="00C95104" w:rsidRDefault="007267DF" w:rsidP="002D6B6C"/>
        </w:tc>
        <w:tc>
          <w:tcPr>
            <w:tcW w:w="1700" w:type="dxa"/>
            <w:tcBorders>
              <w:top w:val="single" w:sz="8" w:space="0" w:color="B4C7E7"/>
              <w:left w:val="single" w:sz="8" w:space="0" w:color="B4C7E7"/>
              <w:bottom w:val="single" w:sz="8" w:space="0" w:color="B4C7E7"/>
              <w:right w:val="single" w:sz="8" w:space="0" w:color="B4C7E7"/>
            </w:tcBorders>
            <w:shd w:val="clear" w:color="auto" w:fill="E2F0D9"/>
            <w:tcMar>
              <w:top w:w="46" w:type="dxa"/>
              <w:left w:w="92" w:type="dxa"/>
              <w:bottom w:w="46" w:type="dxa"/>
              <w:right w:w="92" w:type="dxa"/>
            </w:tcMar>
            <w:hideMark/>
          </w:tcPr>
          <w:p w14:paraId="63703AE3" w14:textId="77777777" w:rsidR="007267DF" w:rsidRPr="00C95104" w:rsidRDefault="007267DF" w:rsidP="002D6B6C"/>
        </w:tc>
        <w:tc>
          <w:tcPr>
            <w:tcW w:w="1700" w:type="dxa"/>
            <w:tcBorders>
              <w:top w:val="single" w:sz="8" w:space="0" w:color="B4C7E7"/>
              <w:left w:val="single" w:sz="8" w:space="0" w:color="B4C7E7"/>
              <w:bottom w:val="single" w:sz="8" w:space="0" w:color="B4C7E7"/>
              <w:right w:val="single" w:sz="8" w:space="0" w:color="B4C7E7"/>
            </w:tcBorders>
            <w:shd w:val="clear" w:color="auto" w:fill="FFF2CC"/>
            <w:tcMar>
              <w:top w:w="46" w:type="dxa"/>
              <w:left w:w="92" w:type="dxa"/>
              <w:bottom w:w="46" w:type="dxa"/>
              <w:right w:w="92" w:type="dxa"/>
            </w:tcMar>
            <w:hideMark/>
          </w:tcPr>
          <w:p w14:paraId="6390122B" w14:textId="77777777" w:rsidR="007267DF" w:rsidRPr="00C95104" w:rsidRDefault="007267DF" w:rsidP="002D6B6C"/>
        </w:tc>
      </w:tr>
      <w:tr w:rsidR="007267DF" w:rsidRPr="00C95104" w14:paraId="1C94470D" w14:textId="77777777" w:rsidTr="002D6B6C">
        <w:trPr>
          <w:trHeight w:val="298"/>
        </w:trPr>
        <w:tc>
          <w:tcPr>
            <w:tcW w:w="2680" w:type="dxa"/>
            <w:tcBorders>
              <w:top w:val="single" w:sz="8" w:space="0" w:color="B4C7E7"/>
              <w:left w:val="single" w:sz="8" w:space="0" w:color="B4C7E7"/>
              <w:bottom w:val="single" w:sz="8" w:space="0" w:color="B4C7E7"/>
              <w:right w:val="single" w:sz="8" w:space="0" w:color="B4C7E7"/>
            </w:tcBorders>
            <w:shd w:val="clear" w:color="auto" w:fill="E9EBF5"/>
            <w:tcMar>
              <w:top w:w="46" w:type="dxa"/>
              <w:left w:w="92" w:type="dxa"/>
              <w:bottom w:w="46" w:type="dxa"/>
              <w:right w:w="92" w:type="dxa"/>
            </w:tcMar>
            <w:hideMark/>
          </w:tcPr>
          <w:p w14:paraId="4AC6C6B2" w14:textId="77777777" w:rsidR="007267DF" w:rsidRPr="00C95104" w:rsidRDefault="007267DF" w:rsidP="002D6B6C">
            <w:r w:rsidRPr="00C95104">
              <w:rPr>
                <w:b/>
                <w:bCs/>
              </w:rPr>
              <w:t>Debris Generation</w:t>
            </w:r>
          </w:p>
        </w:tc>
        <w:tc>
          <w:tcPr>
            <w:tcW w:w="1480" w:type="dxa"/>
            <w:tcBorders>
              <w:top w:val="single" w:sz="8" w:space="0" w:color="B4C7E7"/>
              <w:left w:val="single" w:sz="8" w:space="0" w:color="B4C7E7"/>
              <w:bottom w:val="single" w:sz="8" w:space="0" w:color="B4C7E7"/>
              <w:right w:val="single" w:sz="8" w:space="0" w:color="B4C7E7"/>
            </w:tcBorders>
            <w:shd w:val="clear" w:color="auto" w:fill="FBE5D6"/>
            <w:tcMar>
              <w:top w:w="46" w:type="dxa"/>
              <w:left w:w="92" w:type="dxa"/>
              <w:bottom w:w="46" w:type="dxa"/>
              <w:right w:w="92" w:type="dxa"/>
            </w:tcMar>
            <w:hideMark/>
          </w:tcPr>
          <w:p w14:paraId="46C178C6" w14:textId="77777777" w:rsidR="007267DF" w:rsidRPr="00C95104" w:rsidRDefault="007267DF" w:rsidP="002D6B6C">
            <w:r w:rsidRPr="00C95104">
              <w:rPr>
                <w:b/>
                <w:bCs/>
              </w:rPr>
              <w:sym w:font="Wingdings" w:char="00FC"/>
            </w:r>
            <w:r w:rsidRPr="00C95104">
              <w:t xml:space="preserve"> </w:t>
            </w:r>
          </w:p>
        </w:tc>
        <w:tc>
          <w:tcPr>
            <w:tcW w:w="1680" w:type="dxa"/>
            <w:tcBorders>
              <w:top w:val="single" w:sz="8" w:space="0" w:color="B4C7E7"/>
              <w:left w:val="single" w:sz="8" w:space="0" w:color="B4C7E7"/>
              <w:bottom w:val="single" w:sz="8" w:space="0" w:color="B4C7E7"/>
              <w:right w:val="single" w:sz="8" w:space="0" w:color="B4C7E7"/>
            </w:tcBorders>
            <w:shd w:val="clear" w:color="auto" w:fill="DAE3F3"/>
            <w:tcMar>
              <w:top w:w="46" w:type="dxa"/>
              <w:left w:w="92" w:type="dxa"/>
              <w:bottom w:w="46" w:type="dxa"/>
              <w:right w:w="92" w:type="dxa"/>
            </w:tcMar>
            <w:hideMark/>
          </w:tcPr>
          <w:p w14:paraId="0743232B" w14:textId="77777777" w:rsidR="007267DF" w:rsidRPr="00C95104" w:rsidRDefault="007267DF" w:rsidP="002D6B6C">
            <w:r w:rsidRPr="00C95104">
              <w:rPr>
                <w:b/>
                <w:bCs/>
              </w:rPr>
              <w:sym w:font="Wingdings" w:char="00FC"/>
            </w:r>
            <w:r w:rsidRPr="00C95104">
              <w:t xml:space="preserve"> </w:t>
            </w:r>
          </w:p>
        </w:tc>
        <w:tc>
          <w:tcPr>
            <w:tcW w:w="1700" w:type="dxa"/>
            <w:tcBorders>
              <w:top w:val="single" w:sz="8" w:space="0" w:color="B4C7E7"/>
              <w:left w:val="single" w:sz="8" w:space="0" w:color="B4C7E7"/>
              <w:bottom w:val="single" w:sz="8" w:space="0" w:color="B4C7E7"/>
              <w:right w:val="single" w:sz="8" w:space="0" w:color="B4C7E7"/>
            </w:tcBorders>
            <w:shd w:val="clear" w:color="auto" w:fill="E2F0D9"/>
            <w:tcMar>
              <w:top w:w="46" w:type="dxa"/>
              <w:left w:w="92" w:type="dxa"/>
              <w:bottom w:w="46" w:type="dxa"/>
              <w:right w:w="92" w:type="dxa"/>
            </w:tcMar>
            <w:hideMark/>
          </w:tcPr>
          <w:p w14:paraId="35A8D6EE" w14:textId="77777777" w:rsidR="007267DF" w:rsidRPr="00C95104" w:rsidRDefault="007267DF" w:rsidP="002D6B6C">
            <w:r w:rsidRPr="00C95104">
              <w:rPr>
                <w:b/>
                <w:bCs/>
              </w:rPr>
              <w:sym w:font="Wingdings" w:char="00FC"/>
            </w:r>
            <w:r w:rsidRPr="00C95104">
              <w:t xml:space="preserve"> </w:t>
            </w:r>
          </w:p>
        </w:tc>
        <w:tc>
          <w:tcPr>
            <w:tcW w:w="1700" w:type="dxa"/>
            <w:tcBorders>
              <w:top w:val="single" w:sz="8" w:space="0" w:color="B4C7E7"/>
              <w:left w:val="single" w:sz="8" w:space="0" w:color="B4C7E7"/>
              <w:bottom w:val="single" w:sz="8" w:space="0" w:color="B4C7E7"/>
              <w:right w:val="single" w:sz="8" w:space="0" w:color="B4C7E7"/>
            </w:tcBorders>
            <w:shd w:val="clear" w:color="auto" w:fill="FFF2CC"/>
            <w:tcMar>
              <w:top w:w="46" w:type="dxa"/>
              <w:left w:w="92" w:type="dxa"/>
              <w:bottom w:w="46" w:type="dxa"/>
              <w:right w:w="92" w:type="dxa"/>
            </w:tcMar>
            <w:hideMark/>
          </w:tcPr>
          <w:p w14:paraId="294A25AE" w14:textId="77777777" w:rsidR="007267DF" w:rsidRPr="00C95104" w:rsidRDefault="007267DF" w:rsidP="002D6B6C"/>
        </w:tc>
      </w:tr>
      <w:tr w:rsidR="007267DF" w:rsidRPr="00C95104" w14:paraId="7E0401A5" w14:textId="77777777" w:rsidTr="002D6B6C">
        <w:trPr>
          <w:trHeight w:val="275"/>
        </w:trPr>
        <w:tc>
          <w:tcPr>
            <w:tcW w:w="9240" w:type="dxa"/>
            <w:gridSpan w:val="5"/>
            <w:tcBorders>
              <w:top w:val="single" w:sz="8" w:space="0" w:color="B4C7E7"/>
              <w:left w:val="single" w:sz="8" w:space="0" w:color="B4C7E7"/>
              <w:bottom w:val="single" w:sz="8" w:space="0" w:color="B4C7E7"/>
              <w:right w:val="single" w:sz="8" w:space="0" w:color="B4C7E7"/>
            </w:tcBorders>
            <w:shd w:val="clear" w:color="auto" w:fill="2F5597"/>
            <w:tcMar>
              <w:top w:w="46" w:type="dxa"/>
              <w:left w:w="131" w:type="dxa"/>
              <w:bottom w:w="46" w:type="dxa"/>
              <w:right w:w="131" w:type="dxa"/>
            </w:tcMar>
            <w:hideMark/>
          </w:tcPr>
          <w:p w14:paraId="7F767218" w14:textId="77777777" w:rsidR="007267DF" w:rsidRPr="00C95104" w:rsidRDefault="007267DF" w:rsidP="002D6B6C">
            <w:r w:rsidRPr="00C95104">
              <w:rPr>
                <w:b/>
                <w:bCs/>
              </w:rPr>
              <w:t>Direct Losses</w:t>
            </w:r>
          </w:p>
        </w:tc>
      </w:tr>
      <w:tr w:rsidR="007267DF" w:rsidRPr="00C95104" w14:paraId="3F8BFC0D" w14:textId="77777777" w:rsidTr="002D6B6C">
        <w:trPr>
          <w:trHeight w:val="298"/>
        </w:trPr>
        <w:tc>
          <w:tcPr>
            <w:tcW w:w="2680" w:type="dxa"/>
            <w:tcBorders>
              <w:top w:val="single" w:sz="8" w:space="0" w:color="B4C7E7"/>
              <w:left w:val="single" w:sz="8" w:space="0" w:color="B4C7E7"/>
              <w:bottom w:val="single" w:sz="8" w:space="0" w:color="B4C7E7"/>
              <w:right w:val="single" w:sz="8" w:space="0" w:color="B4C7E7"/>
            </w:tcBorders>
            <w:shd w:val="clear" w:color="auto" w:fill="E9EBF5"/>
            <w:tcMar>
              <w:top w:w="46" w:type="dxa"/>
              <w:left w:w="92" w:type="dxa"/>
              <w:bottom w:w="46" w:type="dxa"/>
              <w:right w:w="92" w:type="dxa"/>
            </w:tcMar>
            <w:hideMark/>
          </w:tcPr>
          <w:p w14:paraId="7AC00BC0" w14:textId="77777777" w:rsidR="007267DF" w:rsidRPr="00C95104" w:rsidRDefault="007267DF" w:rsidP="002D6B6C">
            <w:r w:rsidRPr="00C95104">
              <w:rPr>
                <w:b/>
                <w:bCs/>
              </w:rPr>
              <w:t>Cost of Repair</w:t>
            </w:r>
          </w:p>
        </w:tc>
        <w:tc>
          <w:tcPr>
            <w:tcW w:w="1480" w:type="dxa"/>
            <w:tcBorders>
              <w:top w:val="single" w:sz="8" w:space="0" w:color="B4C7E7"/>
              <w:left w:val="single" w:sz="8" w:space="0" w:color="B4C7E7"/>
              <w:bottom w:val="single" w:sz="8" w:space="0" w:color="B4C7E7"/>
              <w:right w:val="single" w:sz="8" w:space="0" w:color="B4C7E7"/>
            </w:tcBorders>
            <w:shd w:val="clear" w:color="auto" w:fill="FBE5D6"/>
            <w:tcMar>
              <w:top w:w="46" w:type="dxa"/>
              <w:left w:w="92" w:type="dxa"/>
              <w:bottom w:w="46" w:type="dxa"/>
              <w:right w:w="92" w:type="dxa"/>
            </w:tcMar>
            <w:hideMark/>
          </w:tcPr>
          <w:p w14:paraId="348FCBD9" w14:textId="77777777" w:rsidR="007267DF" w:rsidRPr="00C95104" w:rsidRDefault="007267DF" w:rsidP="002D6B6C">
            <w:r w:rsidRPr="00C95104">
              <w:rPr>
                <w:b/>
                <w:bCs/>
              </w:rPr>
              <w:sym w:font="Wingdings" w:char="00FC"/>
            </w:r>
            <w:r w:rsidRPr="00C95104">
              <w:t xml:space="preserve"> </w:t>
            </w:r>
          </w:p>
        </w:tc>
        <w:tc>
          <w:tcPr>
            <w:tcW w:w="1680" w:type="dxa"/>
            <w:tcBorders>
              <w:top w:val="single" w:sz="8" w:space="0" w:color="B4C7E7"/>
              <w:left w:val="single" w:sz="8" w:space="0" w:color="B4C7E7"/>
              <w:bottom w:val="single" w:sz="8" w:space="0" w:color="B4C7E7"/>
              <w:right w:val="single" w:sz="8" w:space="0" w:color="B4C7E7"/>
            </w:tcBorders>
            <w:shd w:val="clear" w:color="auto" w:fill="DAE3F3"/>
            <w:tcMar>
              <w:top w:w="46" w:type="dxa"/>
              <w:left w:w="92" w:type="dxa"/>
              <w:bottom w:w="46" w:type="dxa"/>
              <w:right w:w="92" w:type="dxa"/>
            </w:tcMar>
            <w:hideMark/>
          </w:tcPr>
          <w:p w14:paraId="0B8C0A7E" w14:textId="77777777" w:rsidR="007267DF" w:rsidRPr="00C95104" w:rsidRDefault="007267DF" w:rsidP="002D6B6C">
            <w:r w:rsidRPr="00C95104">
              <w:rPr>
                <w:b/>
                <w:bCs/>
              </w:rPr>
              <w:sym w:font="Wingdings" w:char="00FC"/>
            </w:r>
            <w:r w:rsidRPr="00C95104">
              <w:t xml:space="preserve"> </w:t>
            </w:r>
          </w:p>
        </w:tc>
        <w:tc>
          <w:tcPr>
            <w:tcW w:w="1700" w:type="dxa"/>
            <w:tcBorders>
              <w:top w:val="single" w:sz="8" w:space="0" w:color="B4C7E7"/>
              <w:left w:val="single" w:sz="8" w:space="0" w:color="B4C7E7"/>
              <w:bottom w:val="single" w:sz="8" w:space="0" w:color="B4C7E7"/>
              <w:right w:val="single" w:sz="8" w:space="0" w:color="B4C7E7"/>
            </w:tcBorders>
            <w:shd w:val="clear" w:color="auto" w:fill="E2F0D9"/>
            <w:tcMar>
              <w:top w:w="46" w:type="dxa"/>
              <w:left w:w="92" w:type="dxa"/>
              <w:bottom w:w="46" w:type="dxa"/>
              <w:right w:w="92" w:type="dxa"/>
            </w:tcMar>
            <w:hideMark/>
          </w:tcPr>
          <w:p w14:paraId="167B4244" w14:textId="77777777" w:rsidR="007267DF" w:rsidRPr="00C95104" w:rsidRDefault="007267DF" w:rsidP="002D6B6C">
            <w:r w:rsidRPr="00C95104">
              <w:rPr>
                <w:b/>
                <w:bCs/>
              </w:rPr>
              <w:sym w:font="Wingdings" w:char="00FC"/>
            </w:r>
            <w:r w:rsidRPr="00C95104">
              <w:t xml:space="preserve"> </w:t>
            </w:r>
          </w:p>
        </w:tc>
        <w:tc>
          <w:tcPr>
            <w:tcW w:w="1700" w:type="dxa"/>
            <w:tcBorders>
              <w:top w:val="single" w:sz="8" w:space="0" w:color="B4C7E7"/>
              <w:left w:val="single" w:sz="8" w:space="0" w:color="B4C7E7"/>
              <w:bottom w:val="single" w:sz="8" w:space="0" w:color="B4C7E7"/>
              <w:right w:val="single" w:sz="8" w:space="0" w:color="B4C7E7"/>
            </w:tcBorders>
            <w:shd w:val="clear" w:color="auto" w:fill="FFF2CC"/>
            <w:tcMar>
              <w:top w:w="46" w:type="dxa"/>
              <w:left w:w="92" w:type="dxa"/>
              <w:bottom w:w="46" w:type="dxa"/>
              <w:right w:w="92" w:type="dxa"/>
            </w:tcMar>
            <w:hideMark/>
          </w:tcPr>
          <w:p w14:paraId="11A9F0EA" w14:textId="77777777" w:rsidR="007267DF" w:rsidRPr="00C95104" w:rsidRDefault="007267DF" w:rsidP="002D6B6C">
            <w:r w:rsidRPr="00C95104">
              <w:rPr>
                <w:b/>
                <w:bCs/>
              </w:rPr>
              <w:sym w:font="Wingdings" w:char="00FC"/>
            </w:r>
            <w:r w:rsidRPr="00C95104">
              <w:t xml:space="preserve"> </w:t>
            </w:r>
          </w:p>
        </w:tc>
      </w:tr>
      <w:tr w:rsidR="007267DF" w:rsidRPr="00C95104" w14:paraId="0157185D" w14:textId="77777777" w:rsidTr="002D6B6C">
        <w:trPr>
          <w:trHeight w:val="298"/>
        </w:trPr>
        <w:tc>
          <w:tcPr>
            <w:tcW w:w="2680" w:type="dxa"/>
            <w:tcBorders>
              <w:top w:val="single" w:sz="8" w:space="0" w:color="B4C7E7"/>
              <w:left w:val="single" w:sz="8" w:space="0" w:color="B4C7E7"/>
              <w:bottom w:val="single" w:sz="8" w:space="0" w:color="B4C7E7"/>
              <w:right w:val="single" w:sz="8" w:space="0" w:color="B4C7E7"/>
            </w:tcBorders>
            <w:shd w:val="clear" w:color="auto" w:fill="E9EBF5"/>
            <w:tcMar>
              <w:top w:w="46" w:type="dxa"/>
              <w:left w:w="92" w:type="dxa"/>
              <w:bottom w:w="46" w:type="dxa"/>
              <w:right w:w="92" w:type="dxa"/>
            </w:tcMar>
            <w:hideMark/>
          </w:tcPr>
          <w:p w14:paraId="78515DA7" w14:textId="77777777" w:rsidR="007267DF" w:rsidRPr="00C95104" w:rsidRDefault="007267DF" w:rsidP="002D6B6C">
            <w:r w:rsidRPr="00C95104">
              <w:rPr>
                <w:b/>
                <w:bCs/>
              </w:rPr>
              <w:t>Income Loss</w:t>
            </w:r>
          </w:p>
        </w:tc>
        <w:tc>
          <w:tcPr>
            <w:tcW w:w="1480" w:type="dxa"/>
            <w:tcBorders>
              <w:top w:val="single" w:sz="8" w:space="0" w:color="B4C7E7"/>
              <w:left w:val="single" w:sz="8" w:space="0" w:color="B4C7E7"/>
              <w:bottom w:val="single" w:sz="8" w:space="0" w:color="B4C7E7"/>
              <w:right w:val="single" w:sz="8" w:space="0" w:color="B4C7E7"/>
            </w:tcBorders>
            <w:shd w:val="clear" w:color="auto" w:fill="FBE5D6"/>
            <w:tcMar>
              <w:top w:w="46" w:type="dxa"/>
              <w:left w:w="92" w:type="dxa"/>
              <w:bottom w:w="46" w:type="dxa"/>
              <w:right w:w="92" w:type="dxa"/>
            </w:tcMar>
            <w:hideMark/>
          </w:tcPr>
          <w:p w14:paraId="6482D530" w14:textId="77777777" w:rsidR="007267DF" w:rsidRPr="00C95104" w:rsidRDefault="007267DF" w:rsidP="002D6B6C">
            <w:r w:rsidRPr="00C95104">
              <w:rPr>
                <w:b/>
                <w:bCs/>
              </w:rPr>
              <w:sym w:font="Wingdings" w:char="00FC"/>
            </w:r>
            <w:r w:rsidRPr="00C95104">
              <w:t xml:space="preserve"> </w:t>
            </w:r>
          </w:p>
        </w:tc>
        <w:tc>
          <w:tcPr>
            <w:tcW w:w="1680" w:type="dxa"/>
            <w:tcBorders>
              <w:top w:val="single" w:sz="8" w:space="0" w:color="B4C7E7"/>
              <w:left w:val="single" w:sz="8" w:space="0" w:color="B4C7E7"/>
              <w:bottom w:val="single" w:sz="8" w:space="0" w:color="B4C7E7"/>
              <w:right w:val="single" w:sz="8" w:space="0" w:color="B4C7E7"/>
            </w:tcBorders>
            <w:shd w:val="clear" w:color="auto" w:fill="DAE3F3"/>
            <w:tcMar>
              <w:top w:w="46" w:type="dxa"/>
              <w:left w:w="92" w:type="dxa"/>
              <w:bottom w:w="46" w:type="dxa"/>
              <w:right w:w="92" w:type="dxa"/>
            </w:tcMar>
            <w:hideMark/>
          </w:tcPr>
          <w:p w14:paraId="0A3986A8" w14:textId="77777777" w:rsidR="007267DF" w:rsidRPr="00C95104" w:rsidRDefault="007267DF" w:rsidP="002D6B6C">
            <w:r w:rsidRPr="00C95104">
              <w:rPr>
                <w:b/>
                <w:bCs/>
              </w:rPr>
              <w:sym w:font="Wingdings" w:char="00FC"/>
            </w:r>
            <w:r w:rsidRPr="00C95104">
              <w:t xml:space="preserve"> </w:t>
            </w:r>
          </w:p>
        </w:tc>
        <w:tc>
          <w:tcPr>
            <w:tcW w:w="1700" w:type="dxa"/>
            <w:tcBorders>
              <w:top w:val="single" w:sz="8" w:space="0" w:color="B4C7E7"/>
              <w:left w:val="single" w:sz="8" w:space="0" w:color="B4C7E7"/>
              <w:bottom w:val="single" w:sz="8" w:space="0" w:color="B4C7E7"/>
              <w:right w:val="single" w:sz="8" w:space="0" w:color="B4C7E7"/>
            </w:tcBorders>
            <w:shd w:val="clear" w:color="auto" w:fill="E2F0D9"/>
            <w:tcMar>
              <w:top w:w="46" w:type="dxa"/>
              <w:left w:w="92" w:type="dxa"/>
              <w:bottom w:w="46" w:type="dxa"/>
              <w:right w:w="92" w:type="dxa"/>
            </w:tcMar>
            <w:hideMark/>
          </w:tcPr>
          <w:p w14:paraId="5BEF83F1" w14:textId="77777777" w:rsidR="007267DF" w:rsidRPr="00C95104" w:rsidRDefault="007267DF" w:rsidP="002D6B6C">
            <w:r w:rsidRPr="00C95104">
              <w:rPr>
                <w:b/>
                <w:bCs/>
              </w:rPr>
              <w:sym w:font="Wingdings" w:char="00FC"/>
            </w:r>
            <w:r w:rsidRPr="00C95104">
              <w:t xml:space="preserve"> </w:t>
            </w:r>
          </w:p>
        </w:tc>
        <w:tc>
          <w:tcPr>
            <w:tcW w:w="1700" w:type="dxa"/>
            <w:tcBorders>
              <w:top w:val="single" w:sz="8" w:space="0" w:color="B4C7E7"/>
              <w:left w:val="single" w:sz="8" w:space="0" w:color="B4C7E7"/>
              <w:bottom w:val="single" w:sz="8" w:space="0" w:color="B4C7E7"/>
              <w:right w:val="single" w:sz="8" w:space="0" w:color="B4C7E7"/>
            </w:tcBorders>
            <w:shd w:val="clear" w:color="auto" w:fill="FFF2CC"/>
            <w:tcMar>
              <w:top w:w="46" w:type="dxa"/>
              <w:left w:w="92" w:type="dxa"/>
              <w:bottom w:w="46" w:type="dxa"/>
              <w:right w:w="92" w:type="dxa"/>
            </w:tcMar>
            <w:hideMark/>
          </w:tcPr>
          <w:p w14:paraId="0EA59523" w14:textId="77777777" w:rsidR="007267DF" w:rsidRPr="00C95104" w:rsidRDefault="007267DF" w:rsidP="002D6B6C">
            <w:r w:rsidRPr="00C95104">
              <w:rPr>
                <w:b/>
                <w:bCs/>
              </w:rPr>
              <w:sym w:font="Wingdings" w:char="00FC"/>
            </w:r>
            <w:r w:rsidRPr="00C95104">
              <w:t xml:space="preserve"> </w:t>
            </w:r>
          </w:p>
        </w:tc>
      </w:tr>
      <w:tr w:rsidR="007267DF" w:rsidRPr="00C95104" w14:paraId="7B573102" w14:textId="77777777" w:rsidTr="002D6B6C">
        <w:trPr>
          <w:trHeight w:val="298"/>
        </w:trPr>
        <w:tc>
          <w:tcPr>
            <w:tcW w:w="2680" w:type="dxa"/>
            <w:tcBorders>
              <w:top w:val="single" w:sz="8" w:space="0" w:color="B4C7E7"/>
              <w:left w:val="single" w:sz="8" w:space="0" w:color="B4C7E7"/>
              <w:bottom w:val="single" w:sz="8" w:space="0" w:color="B4C7E7"/>
              <w:right w:val="single" w:sz="8" w:space="0" w:color="B4C7E7"/>
            </w:tcBorders>
            <w:shd w:val="clear" w:color="auto" w:fill="E9EBF5"/>
            <w:tcMar>
              <w:top w:w="46" w:type="dxa"/>
              <w:left w:w="92" w:type="dxa"/>
              <w:bottom w:w="46" w:type="dxa"/>
              <w:right w:w="92" w:type="dxa"/>
            </w:tcMar>
            <w:hideMark/>
          </w:tcPr>
          <w:p w14:paraId="054E678E" w14:textId="77777777" w:rsidR="007267DF" w:rsidRPr="00C95104" w:rsidRDefault="007267DF" w:rsidP="002D6B6C">
            <w:r w:rsidRPr="00C95104">
              <w:rPr>
                <w:b/>
                <w:bCs/>
              </w:rPr>
              <w:t>Agricultural</w:t>
            </w:r>
          </w:p>
        </w:tc>
        <w:tc>
          <w:tcPr>
            <w:tcW w:w="1480" w:type="dxa"/>
            <w:tcBorders>
              <w:top w:val="single" w:sz="8" w:space="0" w:color="B4C7E7"/>
              <w:left w:val="single" w:sz="8" w:space="0" w:color="B4C7E7"/>
              <w:bottom w:val="single" w:sz="8" w:space="0" w:color="B4C7E7"/>
              <w:right w:val="single" w:sz="8" w:space="0" w:color="B4C7E7"/>
            </w:tcBorders>
            <w:shd w:val="clear" w:color="auto" w:fill="FBE5D6"/>
            <w:tcMar>
              <w:top w:w="46" w:type="dxa"/>
              <w:left w:w="92" w:type="dxa"/>
              <w:bottom w:w="46" w:type="dxa"/>
              <w:right w:w="92" w:type="dxa"/>
            </w:tcMar>
            <w:hideMark/>
          </w:tcPr>
          <w:p w14:paraId="2BE755CE" w14:textId="77777777" w:rsidR="007267DF" w:rsidRPr="00C95104" w:rsidRDefault="007267DF" w:rsidP="002D6B6C"/>
        </w:tc>
        <w:tc>
          <w:tcPr>
            <w:tcW w:w="1680" w:type="dxa"/>
            <w:tcBorders>
              <w:top w:val="single" w:sz="8" w:space="0" w:color="B4C7E7"/>
              <w:left w:val="single" w:sz="8" w:space="0" w:color="B4C7E7"/>
              <w:bottom w:val="single" w:sz="8" w:space="0" w:color="B4C7E7"/>
              <w:right w:val="single" w:sz="8" w:space="0" w:color="B4C7E7"/>
            </w:tcBorders>
            <w:shd w:val="clear" w:color="auto" w:fill="DAE3F3"/>
            <w:tcMar>
              <w:top w:w="46" w:type="dxa"/>
              <w:left w:w="92" w:type="dxa"/>
              <w:bottom w:w="46" w:type="dxa"/>
              <w:right w:w="92" w:type="dxa"/>
            </w:tcMar>
            <w:hideMark/>
          </w:tcPr>
          <w:p w14:paraId="64D38D0B" w14:textId="77777777" w:rsidR="007267DF" w:rsidRPr="00C95104" w:rsidRDefault="007267DF" w:rsidP="002D6B6C">
            <w:r w:rsidRPr="00C95104">
              <w:rPr>
                <w:b/>
                <w:bCs/>
              </w:rPr>
              <w:sym w:font="Wingdings" w:char="00FC"/>
            </w:r>
            <w:r w:rsidRPr="00C95104">
              <w:t xml:space="preserve"> </w:t>
            </w:r>
          </w:p>
        </w:tc>
        <w:tc>
          <w:tcPr>
            <w:tcW w:w="1700" w:type="dxa"/>
            <w:tcBorders>
              <w:top w:val="single" w:sz="8" w:space="0" w:color="B4C7E7"/>
              <w:left w:val="single" w:sz="8" w:space="0" w:color="B4C7E7"/>
              <w:bottom w:val="single" w:sz="8" w:space="0" w:color="B4C7E7"/>
              <w:right w:val="single" w:sz="8" w:space="0" w:color="B4C7E7"/>
            </w:tcBorders>
            <w:shd w:val="clear" w:color="auto" w:fill="E2F0D9"/>
            <w:tcMar>
              <w:top w:w="46" w:type="dxa"/>
              <w:left w:w="92" w:type="dxa"/>
              <w:bottom w:w="46" w:type="dxa"/>
              <w:right w:w="92" w:type="dxa"/>
            </w:tcMar>
            <w:hideMark/>
          </w:tcPr>
          <w:p w14:paraId="22D6CB4F" w14:textId="77777777" w:rsidR="007267DF" w:rsidRPr="00C95104" w:rsidRDefault="007267DF" w:rsidP="002D6B6C"/>
        </w:tc>
        <w:tc>
          <w:tcPr>
            <w:tcW w:w="1700" w:type="dxa"/>
            <w:tcBorders>
              <w:top w:val="single" w:sz="8" w:space="0" w:color="B4C7E7"/>
              <w:left w:val="single" w:sz="8" w:space="0" w:color="B4C7E7"/>
              <w:bottom w:val="single" w:sz="8" w:space="0" w:color="B4C7E7"/>
              <w:right w:val="single" w:sz="8" w:space="0" w:color="B4C7E7"/>
            </w:tcBorders>
            <w:shd w:val="clear" w:color="auto" w:fill="FFF2CC"/>
            <w:tcMar>
              <w:top w:w="46" w:type="dxa"/>
              <w:left w:w="92" w:type="dxa"/>
              <w:bottom w:w="46" w:type="dxa"/>
              <w:right w:w="92" w:type="dxa"/>
            </w:tcMar>
            <w:hideMark/>
          </w:tcPr>
          <w:p w14:paraId="25424B80" w14:textId="77777777" w:rsidR="007267DF" w:rsidRPr="00C95104" w:rsidRDefault="007267DF" w:rsidP="002D6B6C"/>
        </w:tc>
      </w:tr>
      <w:tr w:rsidR="007267DF" w:rsidRPr="00C95104" w14:paraId="3F5DE1A9" w14:textId="77777777" w:rsidTr="002D6B6C">
        <w:trPr>
          <w:trHeight w:val="298"/>
        </w:trPr>
        <w:tc>
          <w:tcPr>
            <w:tcW w:w="2680" w:type="dxa"/>
            <w:tcBorders>
              <w:top w:val="single" w:sz="8" w:space="0" w:color="B4C7E7"/>
              <w:left w:val="single" w:sz="8" w:space="0" w:color="B4C7E7"/>
              <w:bottom w:val="single" w:sz="8" w:space="0" w:color="B4C7E7"/>
              <w:right w:val="single" w:sz="8" w:space="0" w:color="B4C7E7"/>
            </w:tcBorders>
            <w:shd w:val="clear" w:color="auto" w:fill="E9EBF5"/>
            <w:tcMar>
              <w:top w:w="46" w:type="dxa"/>
              <w:left w:w="92" w:type="dxa"/>
              <w:bottom w:w="46" w:type="dxa"/>
              <w:right w:w="92" w:type="dxa"/>
            </w:tcMar>
            <w:hideMark/>
          </w:tcPr>
          <w:p w14:paraId="5B000CD1" w14:textId="77777777" w:rsidR="007267DF" w:rsidRPr="00C95104" w:rsidRDefault="007267DF" w:rsidP="002D6B6C">
            <w:r w:rsidRPr="00C95104">
              <w:rPr>
                <w:b/>
                <w:bCs/>
              </w:rPr>
              <w:t>Casualties</w:t>
            </w:r>
          </w:p>
        </w:tc>
        <w:tc>
          <w:tcPr>
            <w:tcW w:w="1480" w:type="dxa"/>
            <w:tcBorders>
              <w:top w:val="single" w:sz="8" w:space="0" w:color="B4C7E7"/>
              <w:left w:val="single" w:sz="8" w:space="0" w:color="B4C7E7"/>
              <w:bottom w:val="single" w:sz="8" w:space="0" w:color="B4C7E7"/>
              <w:right w:val="single" w:sz="8" w:space="0" w:color="B4C7E7"/>
            </w:tcBorders>
            <w:shd w:val="clear" w:color="auto" w:fill="FBE5D6"/>
            <w:tcMar>
              <w:top w:w="46" w:type="dxa"/>
              <w:left w:w="92" w:type="dxa"/>
              <w:bottom w:w="46" w:type="dxa"/>
              <w:right w:w="92" w:type="dxa"/>
            </w:tcMar>
            <w:hideMark/>
          </w:tcPr>
          <w:p w14:paraId="2BF887C4" w14:textId="77777777" w:rsidR="007267DF" w:rsidRPr="00C95104" w:rsidRDefault="007267DF" w:rsidP="002D6B6C">
            <w:r w:rsidRPr="00C95104">
              <w:rPr>
                <w:b/>
                <w:bCs/>
              </w:rPr>
              <w:sym w:font="Wingdings" w:char="00FC"/>
            </w:r>
            <w:r w:rsidRPr="00C95104">
              <w:t xml:space="preserve"> </w:t>
            </w:r>
          </w:p>
        </w:tc>
        <w:tc>
          <w:tcPr>
            <w:tcW w:w="1680" w:type="dxa"/>
            <w:tcBorders>
              <w:top w:val="single" w:sz="8" w:space="0" w:color="B4C7E7"/>
              <w:left w:val="single" w:sz="8" w:space="0" w:color="B4C7E7"/>
              <w:bottom w:val="single" w:sz="8" w:space="0" w:color="B4C7E7"/>
              <w:right w:val="single" w:sz="8" w:space="0" w:color="B4C7E7"/>
            </w:tcBorders>
            <w:shd w:val="clear" w:color="auto" w:fill="DAE3F3"/>
            <w:tcMar>
              <w:top w:w="46" w:type="dxa"/>
              <w:left w:w="92" w:type="dxa"/>
              <w:bottom w:w="46" w:type="dxa"/>
              <w:right w:w="92" w:type="dxa"/>
            </w:tcMar>
            <w:hideMark/>
          </w:tcPr>
          <w:p w14:paraId="787D3BDF" w14:textId="77777777" w:rsidR="007267DF" w:rsidRPr="00C95104" w:rsidRDefault="007267DF" w:rsidP="002D6B6C"/>
        </w:tc>
        <w:tc>
          <w:tcPr>
            <w:tcW w:w="1700" w:type="dxa"/>
            <w:tcBorders>
              <w:top w:val="single" w:sz="8" w:space="0" w:color="B4C7E7"/>
              <w:left w:val="single" w:sz="8" w:space="0" w:color="B4C7E7"/>
              <w:bottom w:val="single" w:sz="8" w:space="0" w:color="B4C7E7"/>
              <w:right w:val="single" w:sz="8" w:space="0" w:color="B4C7E7"/>
            </w:tcBorders>
            <w:shd w:val="clear" w:color="auto" w:fill="E2F0D9"/>
            <w:tcMar>
              <w:top w:w="46" w:type="dxa"/>
              <w:left w:w="92" w:type="dxa"/>
              <w:bottom w:w="46" w:type="dxa"/>
              <w:right w:w="92" w:type="dxa"/>
            </w:tcMar>
            <w:hideMark/>
          </w:tcPr>
          <w:p w14:paraId="776ED9C3" w14:textId="77777777" w:rsidR="007267DF" w:rsidRPr="00C95104" w:rsidRDefault="007267DF" w:rsidP="002D6B6C"/>
        </w:tc>
        <w:tc>
          <w:tcPr>
            <w:tcW w:w="1700" w:type="dxa"/>
            <w:tcBorders>
              <w:top w:val="single" w:sz="8" w:space="0" w:color="B4C7E7"/>
              <w:left w:val="single" w:sz="8" w:space="0" w:color="B4C7E7"/>
              <w:bottom w:val="single" w:sz="8" w:space="0" w:color="B4C7E7"/>
              <w:right w:val="single" w:sz="8" w:space="0" w:color="B4C7E7"/>
            </w:tcBorders>
            <w:shd w:val="clear" w:color="auto" w:fill="FFF2CC"/>
            <w:tcMar>
              <w:top w:w="46" w:type="dxa"/>
              <w:left w:w="92" w:type="dxa"/>
              <w:bottom w:w="46" w:type="dxa"/>
              <w:right w:w="92" w:type="dxa"/>
            </w:tcMar>
            <w:hideMark/>
          </w:tcPr>
          <w:p w14:paraId="72A50280" w14:textId="77777777" w:rsidR="007267DF" w:rsidRPr="00C95104" w:rsidRDefault="007267DF" w:rsidP="002D6B6C">
            <w:r w:rsidRPr="00C95104">
              <w:rPr>
                <w:b/>
                <w:bCs/>
              </w:rPr>
              <w:sym w:font="Wingdings" w:char="00FC"/>
            </w:r>
            <w:r w:rsidRPr="00C95104">
              <w:t xml:space="preserve"> </w:t>
            </w:r>
          </w:p>
        </w:tc>
      </w:tr>
      <w:tr w:rsidR="007267DF" w:rsidRPr="00C95104" w14:paraId="155CB637" w14:textId="77777777" w:rsidTr="002D6B6C">
        <w:trPr>
          <w:trHeight w:val="298"/>
        </w:trPr>
        <w:tc>
          <w:tcPr>
            <w:tcW w:w="2680" w:type="dxa"/>
            <w:tcBorders>
              <w:top w:val="single" w:sz="8" w:space="0" w:color="B4C7E7"/>
              <w:left w:val="single" w:sz="8" w:space="0" w:color="B4C7E7"/>
              <w:bottom w:val="single" w:sz="8" w:space="0" w:color="B4C7E7"/>
              <w:right w:val="single" w:sz="8" w:space="0" w:color="B4C7E7"/>
            </w:tcBorders>
            <w:shd w:val="clear" w:color="auto" w:fill="E9EBF5"/>
            <w:tcMar>
              <w:top w:w="46" w:type="dxa"/>
              <w:left w:w="92" w:type="dxa"/>
              <w:bottom w:w="46" w:type="dxa"/>
              <w:right w:w="92" w:type="dxa"/>
            </w:tcMar>
            <w:hideMark/>
          </w:tcPr>
          <w:p w14:paraId="0FA6DF4C" w14:textId="77777777" w:rsidR="007267DF" w:rsidRPr="00C95104" w:rsidRDefault="007267DF" w:rsidP="002D6B6C">
            <w:r w:rsidRPr="00C95104">
              <w:rPr>
                <w:b/>
                <w:bCs/>
              </w:rPr>
              <w:t>Shelter and/or Evacuation Needs</w:t>
            </w:r>
          </w:p>
        </w:tc>
        <w:tc>
          <w:tcPr>
            <w:tcW w:w="1480" w:type="dxa"/>
            <w:tcBorders>
              <w:top w:val="single" w:sz="8" w:space="0" w:color="B4C7E7"/>
              <w:left w:val="single" w:sz="8" w:space="0" w:color="B4C7E7"/>
              <w:bottom w:val="single" w:sz="8" w:space="0" w:color="B4C7E7"/>
              <w:right w:val="single" w:sz="8" w:space="0" w:color="B4C7E7"/>
            </w:tcBorders>
            <w:shd w:val="clear" w:color="auto" w:fill="FBE5D6"/>
            <w:tcMar>
              <w:top w:w="46" w:type="dxa"/>
              <w:left w:w="92" w:type="dxa"/>
              <w:bottom w:w="46" w:type="dxa"/>
              <w:right w:w="92" w:type="dxa"/>
            </w:tcMar>
            <w:hideMark/>
          </w:tcPr>
          <w:p w14:paraId="0FD1245B" w14:textId="77777777" w:rsidR="007267DF" w:rsidRPr="00C95104" w:rsidRDefault="007267DF" w:rsidP="002D6B6C">
            <w:r w:rsidRPr="00C95104">
              <w:rPr>
                <w:b/>
                <w:bCs/>
              </w:rPr>
              <w:sym w:font="Wingdings" w:char="00FC"/>
            </w:r>
            <w:r w:rsidRPr="00C95104">
              <w:t xml:space="preserve"> </w:t>
            </w:r>
          </w:p>
        </w:tc>
        <w:tc>
          <w:tcPr>
            <w:tcW w:w="1680" w:type="dxa"/>
            <w:tcBorders>
              <w:top w:val="single" w:sz="8" w:space="0" w:color="B4C7E7"/>
              <w:left w:val="single" w:sz="8" w:space="0" w:color="B4C7E7"/>
              <w:bottom w:val="single" w:sz="8" w:space="0" w:color="B4C7E7"/>
              <w:right w:val="single" w:sz="8" w:space="0" w:color="B4C7E7"/>
            </w:tcBorders>
            <w:shd w:val="clear" w:color="auto" w:fill="DAE3F3"/>
            <w:tcMar>
              <w:top w:w="46" w:type="dxa"/>
              <w:left w:w="92" w:type="dxa"/>
              <w:bottom w:w="46" w:type="dxa"/>
              <w:right w:w="92" w:type="dxa"/>
            </w:tcMar>
            <w:hideMark/>
          </w:tcPr>
          <w:p w14:paraId="656C5DF2" w14:textId="77777777" w:rsidR="007267DF" w:rsidRPr="00C95104" w:rsidRDefault="007267DF" w:rsidP="002D6B6C">
            <w:r w:rsidRPr="00C95104">
              <w:rPr>
                <w:b/>
                <w:bCs/>
              </w:rPr>
              <w:sym w:font="Wingdings" w:char="00FC"/>
            </w:r>
            <w:r w:rsidRPr="00C95104">
              <w:t xml:space="preserve"> </w:t>
            </w:r>
          </w:p>
        </w:tc>
        <w:tc>
          <w:tcPr>
            <w:tcW w:w="1700" w:type="dxa"/>
            <w:tcBorders>
              <w:top w:val="single" w:sz="8" w:space="0" w:color="B4C7E7"/>
              <w:left w:val="single" w:sz="8" w:space="0" w:color="B4C7E7"/>
              <w:bottom w:val="single" w:sz="8" w:space="0" w:color="B4C7E7"/>
              <w:right w:val="single" w:sz="8" w:space="0" w:color="B4C7E7"/>
            </w:tcBorders>
            <w:shd w:val="clear" w:color="auto" w:fill="E2F0D9"/>
            <w:tcMar>
              <w:top w:w="46" w:type="dxa"/>
              <w:left w:w="92" w:type="dxa"/>
              <w:bottom w:w="46" w:type="dxa"/>
              <w:right w:w="92" w:type="dxa"/>
            </w:tcMar>
            <w:hideMark/>
          </w:tcPr>
          <w:p w14:paraId="095CF12C" w14:textId="77777777" w:rsidR="007267DF" w:rsidRPr="00C95104" w:rsidRDefault="007267DF" w:rsidP="002D6B6C">
            <w:r w:rsidRPr="00C95104">
              <w:rPr>
                <w:b/>
                <w:bCs/>
              </w:rPr>
              <w:sym w:font="Wingdings" w:char="00FC"/>
            </w:r>
            <w:r w:rsidRPr="00C95104">
              <w:t xml:space="preserve"> </w:t>
            </w:r>
          </w:p>
        </w:tc>
        <w:tc>
          <w:tcPr>
            <w:tcW w:w="1700" w:type="dxa"/>
            <w:tcBorders>
              <w:top w:val="single" w:sz="8" w:space="0" w:color="B4C7E7"/>
              <w:left w:val="single" w:sz="8" w:space="0" w:color="B4C7E7"/>
              <w:bottom w:val="single" w:sz="8" w:space="0" w:color="B4C7E7"/>
              <w:right w:val="single" w:sz="8" w:space="0" w:color="B4C7E7"/>
            </w:tcBorders>
            <w:shd w:val="clear" w:color="auto" w:fill="FFF2CC"/>
            <w:tcMar>
              <w:top w:w="46" w:type="dxa"/>
              <w:left w:w="92" w:type="dxa"/>
              <w:bottom w:w="46" w:type="dxa"/>
              <w:right w:w="92" w:type="dxa"/>
            </w:tcMar>
            <w:hideMark/>
          </w:tcPr>
          <w:p w14:paraId="4D9CD9CF" w14:textId="77777777" w:rsidR="007267DF" w:rsidRPr="00C95104" w:rsidRDefault="007267DF" w:rsidP="002D6B6C">
            <w:r w:rsidRPr="00C95104">
              <w:rPr>
                <w:b/>
                <w:bCs/>
              </w:rPr>
              <w:sym w:font="Wingdings" w:char="00FC"/>
            </w:r>
            <w:r w:rsidRPr="00C95104">
              <w:t xml:space="preserve"> </w:t>
            </w:r>
          </w:p>
        </w:tc>
      </w:tr>
      <w:tr w:rsidR="007267DF" w:rsidRPr="00C95104" w14:paraId="06B481B5" w14:textId="77777777" w:rsidTr="002D6B6C">
        <w:trPr>
          <w:trHeight w:val="298"/>
        </w:trPr>
        <w:tc>
          <w:tcPr>
            <w:tcW w:w="2680" w:type="dxa"/>
            <w:tcBorders>
              <w:top w:val="single" w:sz="8" w:space="0" w:color="B4C7E7"/>
              <w:left w:val="single" w:sz="8" w:space="0" w:color="B4C7E7"/>
              <w:bottom w:val="single" w:sz="8" w:space="0" w:color="B4C7E7"/>
              <w:right w:val="single" w:sz="8" w:space="0" w:color="B4C7E7"/>
            </w:tcBorders>
            <w:shd w:val="clear" w:color="auto" w:fill="E9EBF5"/>
            <w:tcMar>
              <w:top w:w="46" w:type="dxa"/>
              <w:left w:w="92" w:type="dxa"/>
              <w:bottom w:w="46" w:type="dxa"/>
              <w:right w:w="92" w:type="dxa"/>
            </w:tcMar>
            <w:hideMark/>
          </w:tcPr>
          <w:p w14:paraId="20C7118E" w14:textId="77777777" w:rsidR="007267DF" w:rsidRPr="00C95104" w:rsidRDefault="007267DF" w:rsidP="002D6B6C">
            <w:r w:rsidRPr="00C95104">
              <w:rPr>
                <w:b/>
                <w:bCs/>
              </w:rPr>
              <w:t>Average Annualized Loss (AAL)</w:t>
            </w:r>
          </w:p>
        </w:tc>
        <w:tc>
          <w:tcPr>
            <w:tcW w:w="1480" w:type="dxa"/>
            <w:tcBorders>
              <w:top w:val="single" w:sz="8" w:space="0" w:color="B4C7E7"/>
              <w:left w:val="single" w:sz="8" w:space="0" w:color="B4C7E7"/>
              <w:bottom w:val="single" w:sz="8" w:space="0" w:color="B4C7E7"/>
              <w:right w:val="single" w:sz="8" w:space="0" w:color="B4C7E7"/>
            </w:tcBorders>
            <w:shd w:val="clear" w:color="auto" w:fill="FBE5D6"/>
            <w:tcMar>
              <w:top w:w="46" w:type="dxa"/>
              <w:left w:w="92" w:type="dxa"/>
              <w:bottom w:w="46" w:type="dxa"/>
              <w:right w:w="92" w:type="dxa"/>
            </w:tcMar>
            <w:hideMark/>
          </w:tcPr>
          <w:p w14:paraId="0FF9498F" w14:textId="77777777" w:rsidR="007267DF" w:rsidRPr="00C95104" w:rsidRDefault="007267DF" w:rsidP="002D6B6C">
            <w:r w:rsidRPr="00C95104">
              <w:rPr>
                <w:b/>
                <w:bCs/>
              </w:rPr>
              <w:sym w:font="Wingdings" w:char="00FC"/>
            </w:r>
            <w:r w:rsidRPr="00C95104">
              <w:t xml:space="preserve"> </w:t>
            </w:r>
          </w:p>
        </w:tc>
        <w:tc>
          <w:tcPr>
            <w:tcW w:w="1680" w:type="dxa"/>
            <w:tcBorders>
              <w:top w:val="single" w:sz="8" w:space="0" w:color="B4C7E7"/>
              <w:left w:val="single" w:sz="8" w:space="0" w:color="B4C7E7"/>
              <w:bottom w:val="single" w:sz="8" w:space="0" w:color="B4C7E7"/>
              <w:right w:val="single" w:sz="8" w:space="0" w:color="B4C7E7"/>
            </w:tcBorders>
            <w:shd w:val="clear" w:color="auto" w:fill="DAE3F3"/>
            <w:tcMar>
              <w:top w:w="46" w:type="dxa"/>
              <w:left w:w="92" w:type="dxa"/>
              <w:bottom w:w="46" w:type="dxa"/>
              <w:right w:w="92" w:type="dxa"/>
            </w:tcMar>
            <w:hideMark/>
          </w:tcPr>
          <w:p w14:paraId="6987A5AC" w14:textId="77777777" w:rsidR="007267DF" w:rsidRPr="00C95104" w:rsidRDefault="007267DF" w:rsidP="002D6B6C">
            <w:r w:rsidRPr="00C95104">
              <w:rPr>
                <w:b/>
                <w:bCs/>
              </w:rPr>
              <w:sym w:font="Wingdings" w:char="00FC"/>
            </w:r>
            <w:r w:rsidRPr="00C95104">
              <w:t xml:space="preserve"> </w:t>
            </w:r>
          </w:p>
        </w:tc>
        <w:tc>
          <w:tcPr>
            <w:tcW w:w="1700" w:type="dxa"/>
            <w:tcBorders>
              <w:top w:val="single" w:sz="8" w:space="0" w:color="B4C7E7"/>
              <w:left w:val="single" w:sz="8" w:space="0" w:color="B4C7E7"/>
              <w:bottom w:val="single" w:sz="8" w:space="0" w:color="B4C7E7"/>
              <w:right w:val="single" w:sz="8" w:space="0" w:color="B4C7E7"/>
            </w:tcBorders>
            <w:shd w:val="clear" w:color="auto" w:fill="E2F0D9"/>
            <w:tcMar>
              <w:top w:w="46" w:type="dxa"/>
              <w:left w:w="92" w:type="dxa"/>
              <w:bottom w:w="46" w:type="dxa"/>
              <w:right w:w="92" w:type="dxa"/>
            </w:tcMar>
            <w:hideMark/>
          </w:tcPr>
          <w:p w14:paraId="13EBB691" w14:textId="77777777" w:rsidR="007267DF" w:rsidRPr="00C95104" w:rsidRDefault="007267DF" w:rsidP="002D6B6C">
            <w:r w:rsidRPr="00C95104">
              <w:rPr>
                <w:b/>
                <w:bCs/>
              </w:rPr>
              <w:sym w:font="Wingdings" w:char="00FC"/>
            </w:r>
            <w:r w:rsidRPr="00C95104">
              <w:t xml:space="preserve"> </w:t>
            </w:r>
          </w:p>
        </w:tc>
        <w:tc>
          <w:tcPr>
            <w:tcW w:w="1700" w:type="dxa"/>
            <w:tcBorders>
              <w:top w:val="single" w:sz="8" w:space="0" w:color="B4C7E7"/>
              <w:left w:val="single" w:sz="8" w:space="0" w:color="B4C7E7"/>
              <w:bottom w:val="single" w:sz="8" w:space="0" w:color="B4C7E7"/>
              <w:right w:val="single" w:sz="8" w:space="0" w:color="B4C7E7"/>
            </w:tcBorders>
            <w:shd w:val="clear" w:color="auto" w:fill="FFF2CC"/>
            <w:tcMar>
              <w:top w:w="46" w:type="dxa"/>
              <w:left w:w="92" w:type="dxa"/>
              <w:bottom w:w="46" w:type="dxa"/>
              <w:right w:w="92" w:type="dxa"/>
            </w:tcMar>
            <w:hideMark/>
          </w:tcPr>
          <w:p w14:paraId="54C78E8C" w14:textId="77777777" w:rsidR="007267DF" w:rsidRPr="00C95104" w:rsidRDefault="007267DF" w:rsidP="002D6B6C"/>
        </w:tc>
      </w:tr>
    </w:tbl>
    <w:p w14:paraId="2A259D19" w14:textId="30244691" w:rsidR="00454545" w:rsidRDefault="00454545" w:rsidP="00454545">
      <w:pPr>
        <w:tabs>
          <w:tab w:val="left" w:pos="2006"/>
        </w:tabs>
        <w:rPr>
          <w:lang w:val="en-US"/>
        </w:rPr>
      </w:pPr>
    </w:p>
    <w:p w14:paraId="5FB8BD98" w14:textId="58C4A2B7" w:rsidR="00454545" w:rsidRPr="00454545" w:rsidRDefault="00454545" w:rsidP="00454545">
      <w:pPr>
        <w:tabs>
          <w:tab w:val="left" w:pos="2006"/>
        </w:tabs>
        <w:rPr>
          <w:lang w:val="en-US"/>
        </w:rPr>
        <w:sectPr w:rsidR="00454545" w:rsidRPr="00454545" w:rsidSect="005E1135">
          <w:headerReference w:type="default" r:id="rId14"/>
          <w:footerReference w:type="default" r:id="rId15"/>
          <w:pgSz w:w="12240" w:h="15840"/>
          <w:pgMar w:top="1440" w:right="1440" w:bottom="1440" w:left="1440" w:header="720" w:footer="720" w:gutter="0"/>
          <w:pgNumType w:start="1"/>
          <w:cols w:space="720"/>
          <w:docGrid w:linePitch="360"/>
        </w:sectPr>
      </w:pPr>
      <w:r>
        <w:rPr>
          <w:lang w:val="en-US"/>
        </w:rPr>
        <w:tab/>
      </w:r>
    </w:p>
    <w:p w14:paraId="4D4E6089" w14:textId="4E86BB33" w:rsidR="006B3712" w:rsidRPr="00252EDA" w:rsidRDefault="006B3712" w:rsidP="006B3712">
      <w:pPr>
        <w:rPr>
          <w:b/>
          <w:sz w:val="32"/>
          <w:lang w:val="en-US"/>
        </w:rPr>
      </w:pPr>
      <w:r w:rsidRPr="00252EDA">
        <w:rPr>
          <w:b/>
          <w:sz w:val="32"/>
          <w:lang w:val="en-US"/>
        </w:rPr>
        <w:lastRenderedPageBreak/>
        <w:t>II.</w:t>
      </w:r>
      <w:r w:rsidRPr="00252EDA">
        <w:rPr>
          <w:b/>
          <w:sz w:val="32"/>
          <w:lang w:val="en-US"/>
        </w:rPr>
        <w:tab/>
      </w:r>
      <w:r w:rsidR="00B9093D">
        <w:rPr>
          <w:b/>
          <w:sz w:val="32"/>
          <w:lang w:val="en-US"/>
        </w:rPr>
        <w:t>User Analysis</w:t>
      </w:r>
    </w:p>
    <w:p w14:paraId="6CA77904" w14:textId="73BA1FAE" w:rsidR="00B9093D" w:rsidRPr="00D3200F" w:rsidRDefault="00B9093D" w:rsidP="00B9093D">
      <w:pPr>
        <w:spacing w:line="360" w:lineRule="auto"/>
        <w:rPr>
          <w:lang w:val="en-US"/>
        </w:rPr>
      </w:pPr>
      <w:r w:rsidRPr="00D3200F">
        <w:rPr>
          <w:lang w:val="en-US"/>
        </w:rPr>
        <w:t xml:space="preserve">The Hazus user community is large and diverse, with an estimated 10,000 users globally according to a survey completed in 2013. </w:t>
      </w:r>
      <w:commentRangeStart w:id="181"/>
      <w:r w:rsidRPr="00D3200F">
        <w:rPr>
          <w:lang w:val="en-US"/>
        </w:rPr>
        <w:t xml:space="preserve">As FEMA’s standardized method for estimating damage and loss due to natural disasters, the intended audience for Hazus is with emergency managers who work in mitigation planning. </w:t>
      </w:r>
      <w:commentRangeEnd w:id="181"/>
      <w:r w:rsidR="003A7103">
        <w:rPr>
          <w:rStyle w:val="CommentReference"/>
        </w:rPr>
        <w:commentReference w:id="181"/>
      </w:r>
      <w:r w:rsidRPr="00D3200F">
        <w:rPr>
          <w:lang w:val="en-US"/>
        </w:rPr>
        <w:t>However, as indicated in Table 1</w:t>
      </w:r>
      <w:r w:rsidR="00D3200F" w:rsidRPr="00D3200F">
        <w:rPr>
          <w:lang w:val="en-US"/>
        </w:rPr>
        <w:t xml:space="preserve"> (Section I.4)</w:t>
      </w:r>
      <w:r w:rsidRPr="00D3200F">
        <w:rPr>
          <w:lang w:val="en-US"/>
        </w:rPr>
        <w:t xml:space="preserve">, the wide range of functionality available within Hazus makes it a useful tool for many other sectors and industries both within and outside of emergency management. More recent surveys of the user community have found that nearly all attendees at FEMA-certified training events come from an emergency management job role, whereas a separate survey of Help Desk tickets found that Hazus users seeking assistance through the Help Desk are almost evenly distributed across job categories, sectors of emergency management, and even usage level within the software functionality. </w:t>
      </w:r>
      <w:r w:rsidR="00D3200F" w:rsidRPr="00D3200F">
        <w:rPr>
          <w:lang w:val="en-US"/>
        </w:rPr>
        <w:t>See Appendix 3 for demographic survey results from Hazus user training courses.</w:t>
      </w:r>
    </w:p>
    <w:p w14:paraId="61D9693F" w14:textId="6F6EC102" w:rsidR="00B9093D" w:rsidRPr="00D3200F" w:rsidRDefault="00D3200F" w:rsidP="006B3712">
      <w:pPr>
        <w:spacing w:line="360" w:lineRule="auto"/>
        <w:rPr>
          <w:lang w:val="en-US"/>
        </w:rPr>
      </w:pPr>
      <w:r>
        <w:rPr>
          <w:lang w:val="en-US"/>
        </w:rPr>
        <w:t>The size and diversity of the Hazus</w:t>
      </w:r>
      <w:r w:rsidR="00B9093D" w:rsidRPr="00D3200F">
        <w:rPr>
          <w:lang w:val="en-US"/>
        </w:rPr>
        <w:t xml:space="preserve"> user community makes it difficult to </w:t>
      </w:r>
      <w:r>
        <w:rPr>
          <w:lang w:val="en-US"/>
        </w:rPr>
        <w:t>effectively summarize or categorize</w:t>
      </w:r>
      <w:r w:rsidR="00B9093D" w:rsidRPr="00D3200F">
        <w:rPr>
          <w:lang w:val="en-US"/>
        </w:rPr>
        <w:t xml:space="preserve">. Table 2 shows possible user categorizations and sub-categories, which may be overlapping and cyclical according to where the user works, their specific job roles as related to Hazus, and training received in GIS or SQL platforms. See Appendix </w:t>
      </w:r>
      <w:r w:rsidR="00BD354E">
        <w:rPr>
          <w:lang w:val="en-US"/>
        </w:rPr>
        <w:t>4</w:t>
      </w:r>
      <w:r w:rsidR="00B9093D" w:rsidRPr="00D3200F">
        <w:rPr>
          <w:lang w:val="en-US"/>
        </w:rPr>
        <w:t xml:space="preserve"> for user profiles which demonstrate how single users can map to multiple categories simultaneously.</w:t>
      </w:r>
    </w:p>
    <w:p w14:paraId="1BAEDCDA" w14:textId="791917D0" w:rsidR="006B3712" w:rsidRDefault="00D3200F" w:rsidP="006B3712">
      <w:pPr>
        <w:spacing w:line="360" w:lineRule="auto"/>
        <w:rPr>
          <w:rFonts w:cstheme="minorHAnsi"/>
          <w:lang w:val="en-US"/>
        </w:rPr>
      </w:pPr>
      <w:r>
        <w:rPr>
          <w:rFonts w:cstheme="minorHAnsi"/>
          <w:lang w:val="en-US"/>
        </w:rPr>
        <w:t xml:space="preserve">OpenHazus provides an opportunity to rethink the classification of Hazus users in light of their overlapping and shifting roles. The more fundamental classification framework </w:t>
      </w:r>
      <w:r w:rsidR="00B02EBC">
        <w:rPr>
          <w:rFonts w:cstheme="minorHAnsi"/>
          <w:lang w:val="en-US"/>
        </w:rPr>
        <w:t>in Figure 2</w:t>
      </w:r>
      <w:r>
        <w:rPr>
          <w:rFonts w:cstheme="minorHAnsi"/>
          <w:lang w:val="en-US"/>
        </w:rPr>
        <w:t xml:space="preserve"> would simplify and improve the efficacy of Hazus development and outreach.</w:t>
      </w:r>
      <w:r w:rsidR="00F223DE">
        <w:rPr>
          <w:rFonts w:cstheme="minorHAnsi"/>
          <w:lang w:val="en-US"/>
        </w:rPr>
        <w:t xml:space="preserve"> </w:t>
      </w:r>
      <w:commentRangeStart w:id="182"/>
      <w:r w:rsidR="00F223DE">
        <w:rPr>
          <w:rFonts w:cstheme="minorHAnsi"/>
          <w:lang w:val="en-US"/>
        </w:rPr>
        <w:t>Designing OpenHazus to target users needing only authoritative results rather than analytical capabilities as a significant user category will eliminate the “Levels of Analysis” originally prescribed for Hazus users</w:t>
      </w:r>
      <w:commentRangeEnd w:id="182"/>
      <w:r w:rsidR="00CC7816">
        <w:rPr>
          <w:rStyle w:val="CommentReference"/>
        </w:rPr>
        <w:commentReference w:id="182"/>
      </w:r>
      <w:r w:rsidR="00F223DE">
        <w:rPr>
          <w:rFonts w:cstheme="minorHAnsi"/>
          <w:lang w:val="en-US"/>
        </w:rPr>
        <w:t xml:space="preserve">. If baseline Hazus model results are provided in a user-friendly online platform, OpenHazus analytical modules will only be run by users seeking to leverage some combination of customized damage functions, inventory data, or hazard data specific to a scenario or community. An actuary may use default inventory and nationwide probabilistic hazard data, but customize the damage functions available in OpenHazus. A local planner might use default OpenHazus damage functions, but upload custom scenario-based hazard data and updated site-specific inventory information to use as model inputs. </w:t>
      </w:r>
      <w:commentRangeStart w:id="183"/>
      <w:r w:rsidR="00F223DE">
        <w:rPr>
          <w:rFonts w:cstheme="minorHAnsi"/>
          <w:lang w:val="en-US"/>
        </w:rPr>
        <w:t xml:space="preserve">Since any user running OpenHazus will be using some kind of customized model input, distinguishing between “levels” of customization would overcomplicate OpenHazus implementation. </w:t>
      </w:r>
      <w:commentRangeEnd w:id="183"/>
      <w:r w:rsidR="00CC7816">
        <w:rPr>
          <w:rStyle w:val="CommentReference"/>
        </w:rPr>
        <w:commentReference w:id="183"/>
      </w:r>
    </w:p>
    <w:tbl>
      <w:tblPr>
        <w:tblW w:w="11640" w:type="dxa"/>
        <w:tblInd w:w="-786" w:type="dxa"/>
        <w:tblLook w:val="04A0" w:firstRow="1" w:lastRow="0" w:firstColumn="1" w:lastColumn="0" w:noHBand="0" w:noVBand="1"/>
      </w:tblPr>
      <w:tblGrid>
        <w:gridCol w:w="2140"/>
        <w:gridCol w:w="2354"/>
        <w:gridCol w:w="2446"/>
        <w:gridCol w:w="4700"/>
      </w:tblGrid>
      <w:tr w:rsidR="00B02EBC" w:rsidRPr="006C336D" w14:paraId="45112BFB" w14:textId="77777777" w:rsidTr="00E449BA">
        <w:trPr>
          <w:trHeight w:val="330"/>
        </w:trPr>
        <w:tc>
          <w:tcPr>
            <w:tcW w:w="2140" w:type="dxa"/>
            <w:tcBorders>
              <w:top w:val="double" w:sz="6" w:space="0" w:color="3F3F3F"/>
              <w:left w:val="double" w:sz="6" w:space="0" w:color="3F3F3F"/>
              <w:bottom w:val="double" w:sz="6" w:space="0" w:color="3F3F3F"/>
              <w:right w:val="double" w:sz="6" w:space="0" w:color="3F3F3F"/>
            </w:tcBorders>
            <w:shd w:val="clear" w:color="000000" w:fill="A5A5A5"/>
            <w:noWrap/>
            <w:vAlign w:val="bottom"/>
            <w:hideMark/>
          </w:tcPr>
          <w:p w14:paraId="591688BE" w14:textId="77777777" w:rsidR="00B02EBC" w:rsidRPr="006C336D" w:rsidRDefault="00B02EBC" w:rsidP="00E449BA">
            <w:pPr>
              <w:spacing w:after="0" w:line="240" w:lineRule="auto"/>
              <w:rPr>
                <w:rFonts w:ascii="Calibri" w:eastAsia="Times New Roman" w:hAnsi="Calibri" w:cs="Times New Roman"/>
                <w:b/>
                <w:bCs/>
                <w:color w:val="FFFFFF"/>
                <w:lang w:val="en-US"/>
              </w:rPr>
            </w:pPr>
            <w:r w:rsidRPr="006C336D">
              <w:rPr>
                <w:rFonts w:ascii="Calibri" w:eastAsia="Times New Roman" w:hAnsi="Calibri" w:cs="Times New Roman"/>
                <w:b/>
                <w:bCs/>
                <w:color w:val="FFFFFF"/>
                <w:lang w:val="en-US"/>
              </w:rPr>
              <w:lastRenderedPageBreak/>
              <w:t>Hazard/Geography</w:t>
            </w:r>
          </w:p>
        </w:tc>
        <w:tc>
          <w:tcPr>
            <w:tcW w:w="2354" w:type="dxa"/>
            <w:tcBorders>
              <w:top w:val="double" w:sz="6" w:space="0" w:color="3F3F3F"/>
              <w:left w:val="nil"/>
              <w:bottom w:val="double" w:sz="6" w:space="0" w:color="3F3F3F"/>
              <w:right w:val="double" w:sz="6" w:space="0" w:color="3F3F3F"/>
            </w:tcBorders>
            <w:shd w:val="clear" w:color="000000" w:fill="A5A5A5"/>
            <w:noWrap/>
            <w:vAlign w:val="bottom"/>
            <w:hideMark/>
          </w:tcPr>
          <w:p w14:paraId="5088C773" w14:textId="77777777" w:rsidR="00B02EBC" w:rsidRPr="006C336D" w:rsidRDefault="00B02EBC" w:rsidP="00E449BA">
            <w:pPr>
              <w:spacing w:after="0" w:line="240" w:lineRule="auto"/>
              <w:rPr>
                <w:rFonts w:ascii="Calibri" w:eastAsia="Times New Roman" w:hAnsi="Calibri" w:cs="Times New Roman"/>
                <w:b/>
                <w:bCs/>
                <w:color w:val="FFFFFF"/>
                <w:lang w:val="en-US"/>
              </w:rPr>
            </w:pPr>
            <w:r w:rsidRPr="006C336D">
              <w:rPr>
                <w:rFonts w:ascii="Calibri" w:eastAsia="Times New Roman" w:hAnsi="Calibri" w:cs="Times New Roman"/>
                <w:b/>
                <w:bCs/>
                <w:color w:val="FFFFFF"/>
                <w:lang w:val="en-US"/>
              </w:rPr>
              <w:t>Job Category</w:t>
            </w:r>
          </w:p>
        </w:tc>
        <w:tc>
          <w:tcPr>
            <w:tcW w:w="2446" w:type="dxa"/>
            <w:tcBorders>
              <w:top w:val="double" w:sz="6" w:space="0" w:color="3F3F3F"/>
              <w:left w:val="nil"/>
              <w:bottom w:val="double" w:sz="6" w:space="0" w:color="3F3F3F"/>
              <w:right w:val="double" w:sz="6" w:space="0" w:color="3F3F3F"/>
            </w:tcBorders>
            <w:shd w:val="clear" w:color="000000" w:fill="A5A5A5"/>
            <w:noWrap/>
            <w:vAlign w:val="bottom"/>
            <w:hideMark/>
          </w:tcPr>
          <w:p w14:paraId="2A586C3B" w14:textId="77777777" w:rsidR="00B02EBC" w:rsidRPr="006C336D" w:rsidRDefault="00B02EBC" w:rsidP="00E449BA">
            <w:pPr>
              <w:spacing w:after="0" w:line="240" w:lineRule="auto"/>
              <w:rPr>
                <w:rFonts w:ascii="Calibri" w:eastAsia="Times New Roman" w:hAnsi="Calibri" w:cs="Times New Roman"/>
                <w:b/>
                <w:bCs/>
                <w:color w:val="FFFFFF"/>
                <w:lang w:val="en-US"/>
              </w:rPr>
            </w:pPr>
            <w:r w:rsidRPr="006C336D">
              <w:rPr>
                <w:rFonts w:ascii="Calibri" w:eastAsia="Times New Roman" w:hAnsi="Calibri" w:cs="Times New Roman"/>
                <w:b/>
                <w:bCs/>
                <w:color w:val="FFFFFF"/>
                <w:lang w:val="en-US"/>
              </w:rPr>
              <w:t xml:space="preserve">Emergency </w:t>
            </w:r>
            <w:proofErr w:type="spellStart"/>
            <w:r w:rsidRPr="006C336D">
              <w:rPr>
                <w:rFonts w:ascii="Calibri" w:eastAsia="Times New Roman" w:hAnsi="Calibri" w:cs="Times New Roman"/>
                <w:b/>
                <w:bCs/>
                <w:color w:val="FFFFFF"/>
                <w:lang w:val="en-US"/>
              </w:rPr>
              <w:t>Mgmt</w:t>
            </w:r>
            <w:proofErr w:type="spellEnd"/>
            <w:r w:rsidRPr="006C336D">
              <w:rPr>
                <w:rFonts w:ascii="Calibri" w:eastAsia="Times New Roman" w:hAnsi="Calibri" w:cs="Times New Roman"/>
                <w:b/>
                <w:bCs/>
                <w:color w:val="FFFFFF"/>
                <w:lang w:val="en-US"/>
              </w:rPr>
              <w:t xml:space="preserve"> Phase</w:t>
            </w:r>
          </w:p>
        </w:tc>
        <w:tc>
          <w:tcPr>
            <w:tcW w:w="4700" w:type="dxa"/>
            <w:tcBorders>
              <w:top w:val="double" w:sz="6" w:space="0" w:color="3F3F3F"/>
              <w:left w:val="nil"/>
              <w:bottom w:val="double" w:sz="6" w:space="0" w:color="3F3F3F"/>
              <w:right w:val="double" w:sz="6" w:space="0" w:color="3F3F3F"/>
            </w:tcBorders>
            <w:shd w:val="clear" w:color="000000" w:fill="A5A5A5"/>
            <w:vAlign w:val="bottom"/>
            <w:hideMark/>
          </w:tcPr>
          <w:p w14:paraId="1D3CEB07" w14:textId="77777777" w:rsidR="00B02EBC" w:rsidRPr="006C336D" w:rsidRDefault="00B02EBC" w:rsidP="00E449BA">
            <w:pPr>
              <w:spacing w:after="0" w:line="240" w:lineRule="auto"/>
              <w:rPr>
                <w:rFonts w:ascii="Calibri" w:eastAsia="Times New Roman" w:hAnsi="Calibri" w:cs="Times New Roman"/>
                <w:b/>
                <w:bCs/>
                <w:color w:val="FFFFFF"/>
                <w:lang w:val="en-US"/>
              </w:rPr>
            </w:pPr>
            <w:r w:rsidRPr="006C336D">
              <w:rPr>
                <w:rFonts w:ascii="Calibri" w:eastAsia="Times New Roman" w:hAnsi="Calibri" w:cs="Times New Roman"/>
                <w:b/>
                <w:bCs/>
                <w:color w:val="FFFFFF"/>
                <w:lang w:val="en-US"/>
              </w:rPr>
              <w:t>Hazus User Level</w:t>
            </w:r>
          </w:p>
        </w:tc>
      </w:tr>
      <w:tr w:rsidR="00B02EBC" w:rsidRPr="006C336D" w14:paraId="28816F52" w14:textId="77777777" w:rsidTr="00E449BA">
        <w:trPr>
          <w:trHeight w:val="315"/>
        </w:trPr>
        <w:tc>
          <w:tcPr>
            <w:tcW w:w="2140" w:type="dxa"/>
            <w:tcBorders>
              <w:top w:val="nil"/>
              <w:left w:val="nil"/>
              <w:bottom w:val="nil"/>
              <w:right w:val="nil"/>
            </w:tcBorders>
            <w:shd w:val="clear" w:color="auto" w:fill="auto"/>
            <w:noWrap/>
            <w:vAlign w:val="bottom"/>
            <w:hideMark/>
          </w:tcPr>
          <w:p w14:paraId="3ED11E1E" w14:textId="77777777" w:rsidR="00B02EBC" w:rsidRPr="006C336D" w:rsidRDefault="00B02EBC" w:rsidP="00E449BA">
            <w:pPr>
              <w:spacing w:after="0" w:line="240" w:lineRule="auto"/>
              <w:rPr>
                <w:rFonts w:ascii="Calibri" w:eastAsia="Times New Roman" w:hAnsi="Calibri" w:cs="Times New Roman"/>
                <w:color w:val="000000"/>
                <w:lang w:val="en-US"/>
              </w:rPr>
            </w:pPr>
            <w:r w:rsidRPr="006C336D">
              <w:rPr>
                <w:rFonts w:ascii="Calibri" w:eastAsia="Times New Roman" w:hAnsi="Calibri" w:cs="Times New Roman"/>
                <w:color w:val="000000"/>
                <w:lang w:val="en-US"/>
              </w:rPr>
              <w:t>Flood</w:t>
            </w:r>
          </w:p>
        </w:tc>
        <w:tc>
          <w:tcPr>
            <w:tcW w:w="2354" w:type="dxa"/>
            <w:tcBorders>
              <w:top w:val="nil"/>
              <w:left w:val="nil"/>
              <w:bottom w:val="nil"/>
              <w:right w:val="nil"/>
            </w:tcBorders>
            <w:shd w:val="clear" w:color="auto" w:fill="auto"/>
            <w:noWrap/>
            <w:vAlign w:val="bottom"/>
            <w:hideMark/>
          </w:tcPr>
          <w:p w14:paraId="777D27E2" w14:textId="77777777" w:rsidR="00B02EBC" w:rsidRPr="006C336D" w:rsidRDefault="00B02EBC" w:rsidP="00E449BA">
            <w:pPr>
              <w:spacing w:after="0" w:line="240" w:lineRule="auto"/>
              <w:rPr>
                <w:rFonts w:ascii="Calibri" w:eastAsia="Times New Roman" w:hAnsi="Calibri" w:cs="Times New Roman"/>
                <w:color w:val="000000"/>
                <w:lang w:val="en-US"/>
              </w:rPr>
            </w:pPr>
            <w:r w:rsidRPr="006C336D">
              <w:rPr>
                <w:rFonts w:ascii="Calibri" w:eastAsia="Times New Roman" w:hAnsi="Calibri" w:cs="Times New Roman"/>
                <w:color w:val="000000"/>
                <w:lang w:val="en-US"/>
              </w:rPr>
              <w:t>Local Government</w:t>
            </w:r>
          </w:p>
        </w:tc>
        <w:tc>
          <w:tcPr>
            <w:tcW w:w="2446" w:type="dxa"/>
            <w:tcBorders>
              <w:top w:val="nil"/>
              <w:left w:val="nil"/>
              <w:bottom w:val="nil"/>
              <w:right w:val="nil"/>
            </w:tcBorders>
            <w:shd w:val="clear" w:color="auto" w:fill="auto"/>
            <w:noWrap/>
            <w:vAlign w:val="bottom"/>
            <w:hideMark/>
          </w:tcPr>
          <w:p w14:paraId="176FF1C7" w14:textId="77777777" w:rsidR="00B02EBC" w:rsidRPr="006C336D" w:rsidRDefault="00B02EBC" w:rsidP="00E449BA">
            <w:pPr>
              <w:spacing w:after="0" w:line="240" w:lineRule="auto"/>
              <w:rPr>
                <w:rFonts w:ascii="Calibri" w:eastAsia="Times New Roman" w:hAnsi="Calibri" w:cs="Times New Roman"/>
                <w:color w:val="000000"/>
                <w:lang w:val="en-US"/>
              </w:rPr>
            </w:pPr>
            <w:r w:rsidRPr="006C336D">
              <w:rPr>
                <w:rFonts w:ascii="Calibri" w:eastAsia="Times New Roman" w:hAnsi="Calibri" w:cs="Times New Roman"/>
                <w:color w:val="000000"/>
                <w:lang w:val="en-US"/>
              </w:rPr>
              <w:t>Mitigation</w:t>
            </w:r>
          </w:p>
        </w:tc>
        <w:tc>
          <w:tcPr>
            <w:tcW w:w="4700" w:type="dxa"/>
            <w:tcBorders>
              <w:top w:val="nil"/>
              <w:left w:val="nil"/>
              <w:bottom w:val="nil"/>
              <w:right w:val="nil"/>
            </w:tcBorders>
            <w:shd w:val="clear" w:color="auto" w:fill="auto"/>
            <w:vAlign w:val="bottom"/>
            <w:hideMark/>
          </w:tcPr>
          <w:p w14:paraId="3C9B2FB1" w14:textId="77777777" w:rsidR="00B02EBC" w:rsidRPr="006C336D" w:rsidRDefault="00B02EBC" w:rsidP="00E449BA">
            <w:pPr>
              <w:spacing w:after="0" w:line="240" w:lineRule="auto"/>
              <w:rPr>
                <w:rFonts w:ascii="Calibri" w:eastAsia="Times New Roman" w:hAnsi="Calibri" w:cs="Times New Roman"/>
                <w:color w:val="000000"/>
                <w:lang w:val="en-US"/>
              </w:rPr>
            </w:pPr>
            <w:r w:rsidRPr="006C336D">
              <w:rPr>
                <w:rFonts w:ascii="Calibri" w:eastAsia="Times New Roman" w:hAnsi="Calibri" w:cs="Times New Roman"/>
                <w:color w:val="000000"/>
                <w:lang w:val="en-US"/>
              </w:rPr>
              <w:t>1: No user-defined data</w:t>
            </w:r>
          </w:p>
        </w:tc>
      </w:tr>
      <w:tr w:rsidR="00B02EBC" w:rsidRPr="006C336D" w14:paraId="67DAA91A" w14:textId="77777777" w:rsidTr="00E449BA">
        <w:trPr>
          <w:trHeight w:val="300"/>
        </w:trPr>
        <w:tc>
          <w:tcPr>
            <w:tcW w:w="2140" w:type="dxa"/>
            <w:tcBorders>
              <w:top w:val="nil"/>
              <w:left w:val="nil"/>
              <w:bottom w:val="nil"/>
              <w:right w:val="nil"/>
            </w:tcBorders>
            <w:shd w:val="clear" w:color="auto" w:fill="auto"/>
            <w:noWrap/>
            <w:vAlign w:val="bottom"/>
            <w:hideMark/>
          </w:tcPr>
          <w:p w14:paraId="08986459" w14:textId="77777777" w:rsidR="00B02EBC" w:rsidRPr="006C336D" w:rsidRDefault="00B02EBC" w:rsidP="00E449BA">
            <w:pPr>
              <w:spacing w:after="0" w:line="240" w:lineRule="auto"/>
              <w:rPr>
                <w:rFonts w:ascii="Calibri" w:eastAsia="Times New Roman" w:hAnsi="Calibri" w:cs="Times New Roman"/>
                <w:color w:val="000000"/>
                <w:lang w:val="en-US"/>
              </w:rPr>
            </w:pPr>
            <w:r w:rsidRPr="006C336D">
              <w:rPr>
                <w:rFonts w:ascii="Calibri" w:eastAsia="Times New Roman" w:hAnsi="Calibri" w:cs="Times New Roman"/>
                <w:color w:val="000000"/>
                <w:lang w:val="en-US"/>
              </w:rPr>
              <w:t>Hurricane</w:t>
            </w:r>
          </w:p>
        </w:tc>
        <w:tc>
          <w:tcPr>
            <w:tcW w:w="2354" w:type="dxa"/>
            <w:tcBorders>
              <w:top w:val="nil"/>
              <w:left w:val="nil"/>
              <w:bottom w:val="nil"/>
              <w:right w:val="nil"/>
            </w:tcBorders>
            <w:shd w:val="clear" w:color="auto" w:fill="auto"/>
            <w:noWrap/>
            <w:vAlign w:val="bottom"/>
            <w:hideMark/>
          </w:tcPr>
          <w:p w14:paraId="594E6FB7" w14:textId="77777777" w:rsidR="00B02EBC" w:rsidRPr="006C336D" w:rsidRDefault="00B02EBC" w:rsidP="00E449BA">
            <w:pPr>
              <w:spacing w:after="0" w:line="240" w:lineRule="auto"/>
              <w:rPr>
                <w:rFonts w:ascii="Calibri" w:eastAsia="Times New Roman" w:hAnsi="Calibri" w:cs="Times New Roman"/>
                <w:color w:val="000000"/>
                <w:lang w:val="en-US"/>
              </w:rPr>
            </w:pPr>
            <w:r w:rsidRPr="006C336D">
              <w:rPr>
                <w:rFonts w:ascii="Calibri" w:eastAsia="Times New Roman" w:hAnsi="Calibri" w:cs="Times New Roman"/>
                <w:color w:val="000000"/>
                <w:lang w:val="en-US"/>
              </w:rPr>
              <w:t>State Government</w:t>
            </w:r>
          </w:p>
        </w:tc>
        <w:tc>
          <w:tcPr>
            <w:tcW w:w="2446" w:type="dxa"/>
            <w:tcBorders>
              <w:top w:val="nil"/>
              <w:left w:val="nil"/>
              <w:bottom w:val="nil"/>
              <w:right w:val="nil"/>
            </w:tcBorders>
            <w:shd w:val="clear" w:color="auto" w:fill="auto"/>
            <w:noWrap/>
            <w:vAlign w:val="bottom"/>
            <w:hideMark/>
          </w:tcPr>
          <w:p w14:paraId="3120A0F7" w14:textId="77777777" w:rsidR="00B02EBC" w:rsidRPr="006C336D" w:rsidRDefault="00B02EBC" w:rsidP="00E449BA">
            <w:pPr>
              <w:spacing w:after="0" w:line="240" w:lineRule="auto"/>
              <w:rPr>
                <w:rFonts w:ascii="Calibri" w:eastAsia="Times New Roman" w:hAnsi="Calibri" w:cs="Times New Roman"/>
                <w:color w:val="000000"/>
                <w:lang w:val="en-US"/>
              </w:rPr>
            </w:pPr>
            <w:r w:rsidRPr="006C336D">
              <w:rPr>
                <w:rFonts w:ascii="Calibri" w:eastAsia="Times New Roman" w:hAnsi="Calibri" w:cs="Times New Roman"/>
                <w:color w:val="000000"/>
                <w:lang w:val="en-US"/>
              </w:rPr>
              <w:t>Preparedness</w:t>
            </w:r>
          </w:p>
        </w:tc>
        <w:tc>
          <w:tcPr>
            <w:tcW w:w="4700" w:type="dxa"/>
            <w:tcBorders>
              <w:top w:val="nil"/>
              <w:left w:val="nil"/>
              <w:bottom w:val="nil"/>
              <w:right w:val="nil"/>
            </w:tcBorders>
            <w:shd w:val="clear" w:color="auto" w:fill="auto"/>
            <w:vAlign w:val="bottom"/>
            <w:hideMark/>
          </w:tcPr>
          <w:p w14:paraId="4BCBE345" w14:textId="77777777" w:rsidR="00B02EBC" w:rsidRPr="006C336D" w:rsidRDefault="00B02EBC" w:rsidP="00E449BA">
            <w:pPr>
              <w:spacing w:after="0" w:line="240" w:lineRule="auto"/>
              <w:rPr>
                <w:rFonts w:ascii="Calibri" w:eastAsia="Times New Roman" w:hAnsi="Calibri" w:cs="Times New Roman"/>
                <w:color w:val="000000"/>
                <w:lang w:val="en-US"/>
              </w:rPr>
            </w:pPr>
            <w:r w:rsidRPr="006C336D">
              <w:rPr>
                <w:rFonts w:ascii="Calibri" w:eastAsia="Times New Roman" w:hAnsi="Calibri" w:cs="Times New Roman"/>
                <w:color w:val="000000"/>
                <w:lang w:val="en-US"/>
              </w:rPr>
              <w:t>2: Imports user-defined inventory or hazard data</w:t>
            </w:r>
          </w:p>
        </w:tc>
      </w:tr>
      <w:tr w:rsidR="00B02EBC" w:rsidRPr="006C336D" w14:paraId="242C00CB" w14:textId="77777777" w:rsidTr="00E449BA">
        <w:trPr>
          <w:trHeight w:val="600"/>
        </w:trPr>
        <w:tc>
          <w:tcPr>
            <w:tcW w:w="2140" w:type="dxa"/>
            <w:tcBorders>
              <w:top w:val="nil"/>
              <w:left w:val="nil"/>
              <w:bottom w:val="nil"/>
              <w:right w:val="nil"/>
            </w:tcBorders>
            <w:shd w:val="clear" w:color="auto" w:fill="auto"/>
            <w:noWrap/>
            <w:vAlign w:val="center"/>
            <w:hideMark/>
          </w:tcPr>
          <w:p w14:paraId="4A963EE2" w14:textId="77777777" w:rsidR="00B02EBC" w:rsidRPr="006C336D" w:rsidRDefault="00B02EBC" w:rsidP="00E449BA">
            <w:pPr>
              <w:spacing w:after="0" w:line="240" w:lineRule="auto"/>
              <w:rPr>
                <w:rFonts w:ascii="Calibri" w:eastAsia="Times New Roman" w:hAnsi="Calibri" w:cs="Times New Roman"/>
                <w:color w:val="000000"/>
                <w:lang w:val="en-US"/>
              </w:rPr>
            </w:pPr>
            <w:r w:rsidRPr="006C336D">
              <w:rPr>
                <w:rFonts w:ascii="Calibri" w:eastAsia="Times New Roman" w:hAnsi="Calibri" w:cs="Times New Roman"/>
                <w:color w:val="000000"/>
                <w:lang w:val="en-US"/>
              </w:rPr>
              <w:t>Earthquake</w:t>
            </w:r>
          </w:p>
        </w:tc>
        <w:tc>
          <w:tcPr>
            <w:tcW w:w="2354" w:type="dxa"/>
            <w:tcBorders>
              <w:top w:val="nil"/>
              <w:left w:val="nil"/>
              <w:bottom w:val="nil"/>
              <w:right w:val="nil"/>
            </w:tcBorders>
            <w:shd w:val="clear" w:color="auto" w:fill="auto"/>
            <w:noWrap/>
            <w:vAlign w:val="center"/>
            <w:hideMark/>
          </w:tcPr>
          <w:p w14:paraId="00F74849" w14:textId="77777777" w:rsidR="00B02EBC" w:rsidRPr="006C336D" w:rsidRDefault="00B02EBC" w:rsidP="00E449BA">
            <w:pPr>
              <w:spacing w:after="0" w:line="240" w:lineRule="auto"/>
              <w:rPr>
                <w:rFonts w:ascii="Calibri" w:eastAsia="Times New Roman" w:hAnsi="Calibri" w:cs="Times New Roman"/>
                <w:color w:val="000000"/>
                <w:lang w:val="en-US"/>
              </w:rPr>
            </w:pPr>
            <w:r w:rsidRPr="006C336D">
              <w:rPr>
                <w:rFonts w:ascii="Calibri" w:eastAsia="Times New Roman" w:hAnsi="Calibri" w:cs="Times New Roman"/>
                <w:color w:val="000000"/>
                <w:lang w:val="en-US"/>
              </w:rPr>
              <w:t>Federal Government</w:t>
            </w:r>
          </w:p>
        </w:tc>
        <w:tc>
          <w:tcPr>
            <w:tcW w:w="2446" w:type="dxa"/>
            <w:tcBorders>
              <w:top w:val="nil"/>
              <w:left w:val="nil"/>
              <w:bottom w:val="nil"/>
              <w:right w:val="nil"/>
            </w:tcBorders>
            <w:shd w:val="clear" w:color="auto" w:fill="auto"/>
            <w:noWrap/>
            <w:vAlign w:val="center"/>
            <w:hideMark/>
          </w:tcPr>
          <w:p w14:paraId="299CC661" w14:textId="77777777" w:rsidR="00B02EBC" w:rsidRPr="006C336D" w:rsidRDefault="00B02EBC" w:rsidP="00E449BA">
            <w:pPr>
              <w:spacing w:after="0" w:line="240" w:lineRule="auto"/>
              <w:rPr>
                <w:rFonts w:ascii="Calibri" w:eastAsia="Times New Roman" w:hAnsi="Calibri" w:cs="Times New Roman"/>
                <w:color w:val="000000"/>
                <w:lang w:val="en-US"/>
              </w:rPr>
            </w:pPr>
            <w:r w:rsidRPr="006C336D">
              <w:rPr>
                <w:rFonts w:ascii="Calibri" w:eastAsia="Times New Roman" w:hAnsi="Calibri" w:cs="Times New Roman"/>
                <w:color w:val="000000"/>
                <w:lang w:val="en-US"/>
              </w:rPr>
              <w:t>Response</w:t>
            </w:r>
          </w:p>
        </w:tc>
        <w:tc>
          <w:tcPr>
            <w:tcW w:w="4700" w:type="dxa"/>
            <w:tcBorders>
              <w:top w:val="nil"/>
              <w:left w:val="nil"/>
              <w:bottom w:val="nil"/>
              <w:right w:val="nil"/>
            </w:tcBorders>
            <w:shd w:val="clear" w:color="auto" w:fill="auto"/>
            <w:vAlign w:val="center"/>
            <w:hideMark/>
          </w:tcPr>
          <w:p w14:paraId="7E733101" w14:textId="77777777" w:rsidR="00B02EBC" w:rsidRPr="006C336D" w:rsidRDefault="00B02EBC" w:rsidP="00E449BA">
            <w:pPr>
              <w:spacing w:after="0" w:line="240" w:lineRule="auto"/>
              <w:rPr>
                <w:rFonts w:ascii="Calibri" w:eastAsia="Times New Roman" w:hAnsi="Calibri" w:cs="Times New Roman"/>
                <w:color w:val="000000"/>
                <w:lang w:val="en-US"/>
              </w:rPr>
            </w:pPr>
            <w:r w:rsidRPr="006C336D">
              <w:rPr>
                <w:rFonts w:ascii="Calibri" w:eastAsia="Times New Roman" w:hAnsi="Calibri" w:cs="Times New Roman"/>
                <w:color w:val="000000"/>
                <w:lang w:val="en-US"/>
              </w:rPr>
              <w:t>3: Imports Level 2 data, plus advanced engineering/damage data</w:t>
            </w:r>
          </w:p>
        </w:tc>
      </w:tr>
      <w:tr w:rsidR="00B02EBC" w:rsidRPr="006C336D" w14:paraId="6C4A7AE9" w14:textId="77777777" w:rsidTr="00E449BA">
        <w:trPr>
          <w:trHeight w:val="300"/>
        </w:trPr>
        <w:tc>
          <w:tcPr>
            <w:tcW w:w="2140" w:type="dxa"/>
            <w:tcBorders>
              <w:top w:val="nil"/>
              <w:left w:val="nil"/>
              <w:bottom w:val="nil"/>
              <w:right w:val="nil"/>
            </w:tcBorders>
            <w:shd w:val="clear" w:color="auto" w:fill="auto"/>
            <w:noWrap/>
            <w:vAlign w:val="bottom"/>
            <w:hideMark/>
          </w:tcPr>
          <w:p w14:paraId="47272C8F" w14:textId="77777777" w:rsidR="00B02EBC" w:rsidRPr="006C336D" w:rsidRDefault="00B02EBC" w:rsidP="00E449BA">
            <w:pPr>
              <w:spacing w:after="0" w:line="240" w:lineRule="auto"/>
              <w:rPr>
                <w:rFonts w:ascii="Calibri" w:eastAsia="Times New Roman" w:hAnsi="Calibri" w:cs="Times New Roman"/>
                <w:color w:val="000000"/>
                <w:lang w:val="en-US"/>
              </w:rPr>
            </w:pPr>
            <w:r w:rsidRPr="006C336D">
              <w:rPr>
                <w:rFonts w:ascii="Calibri" w:eastAsia="Times New Roman" w:hAnsi="Calibri" w:cs="Times New Roman"/>
                <w:color w:val="000000"/>
                <w:lang w:val="en-US"/>
              </w:rPr>
              <w:t>Tsunami</w:t>
            </w:r>
          </w:p>
        </w:tc>
        <w:tc>
          <w:tcPr>
            <w:tcW w:w="2354" w:type="dxa"/>
            <w:tcBorders>
              <w:top w:val="nil"/>
              <w:left w:val="nil"/>
              <w:bottom w:val="nil"/>
              <w:right w:val="nil"/>
            </w:tcBorders>
            <w:shd w:val="clear" w:color="auto" w:fill="auto"/>
            <w:noWrap/>
            <w:vAlign w:val="bottom"/>
            <w:hideMark/>
          </w:tcPr>
          <w:p w14:paraId="44E5485C" w14:textId="77777777" w:rsidR="00B02EBC" w:rsidRPr="006C336D" w:rsidRDefault="00B02EBC" w:rsidP="00E449BA">
            <w:pPr>
              <w:spacing w:after="0" w:line="240" w:lineRule="auto"/>
              <w:rPr>
                <w:rFonts w:ascii="Calibri" w:eastAsia="Times New Roman" w:hAnsi="Calibri" w:cs="Times New Roman"/>
                <w:color w:val="000000"/>
                <w:lang w:val="en-US"/>
              </w:rPr>
            </w:pPr>
            <w:r w:rsidRPr="006C336D">
              <w:rPr>
                <w:rFonts w:ascii="Calibri" w:eastAsia="Times New Roman" w:hAnsi="Calibri" w:cs="Times New Roman"/>
                <w:color w:val="000000"/>
                <w:lang w:val="en-US"/>
              </w:rPr>
              <w:t>NGO/Research</w:t>
            </w:r>
          </w:p>
        </w:tc>
        <w:tc>
          <w:tcPr>
            <w:tcW w:w="2446" w:type="dxa"/>
            <w:tcBorders>
              <w:top w:val="nil"/>
              <w:left w:val="nil"/>
              <w:bottom w:val="nil"/>
              <w:right w:val="nil"/>
            </w:tcBorders>
            <w:shd w:val="clear" w:color="auto" w:fill="auto"/>
            <w:noWrap/>
            <w:vAlign w:val="bottom"/>
            <w:hideMark/>
          </w:tcPr>
          <w:p w14:paraId="2B15C62B" w14:textId="77777777" w:rsidR="00B02EBC" w:rsidRPr="006C336D" w:rsidRDefault="00B02EBC" w:rsidP="00E449BA">
            <w:pPr>
              <w:spacing w:after="0" w:line="240" w:lineRule="auto"/>
              <w:rPr>
                <w:rFonts w:ascii="Calibri" w:eastAsia="Times New Roman" w:hAnsi="Calibri" w:cs="Times New Roman"/>
                <w:color w:val="000000"/>
                <w:lang w:val="en-US"/>
              </w:rPr>
            </w:pPr>
            <w:r w:rsidRPr="006C336D">
              <w:rPr>
                <w:rFonts w:ascii="Calibri" w:eastAsia="Times New Roman" w:hAnsi="Calibri" w:cs="Times New Roman"/>
                <w:color w:val="000000"/>
                <w:lang w:val="en-US"/>
              </w:rPr>
              <w:t>Recovery</w:t>
            </w:r>
          </w:p>
        </w:tc>
        <w:tc>
          <w:tcPr>
            <w:tcW w:w="4700" w:type="dxa"/>
            <w:tcBorders>
              <w:top w:val="nil"/>
              <w:left w:val="nil"/>
              <w:bottom w:val="nil"/>
              <w:right w:val="nil"/>
            </w:tcBorders>
            <w:shd w:val="clear" w:color="auto" w:fill="auto"/>
            <w:vAlign w:val="bottom"/>
            <w:hideMark/>
          </w:tcPr>
          <w:p w14:paraId="7D6023CD" w14:textId="77777777" w:rsidR="00B02EBC" w:rsidRPr="006C336D" w:rsidRDefault="00B02EBC" w:rsidP="00E449BA">
            <w:pPr>
              <w:spacing w:after="0" w:line="240" w:lineRule="auto"/>
              <w:rPr>
                <w:rFonts w:ascii="Calibri" w:eastAsia="Times New Roman" w:hAnsi="Calibri" w:cs="Times New Roman"/>
                <w:color w:val="000000"/>
                <w:lang w:val="en-US"/>
              </w:rPr>
            </w:pPr>
          </w:p>
        </w:tc>
      </w:tr>
      <w:tr w:rsidR="00B02EBC" w:rsidRPr="006C336D" w14:paraId="14DEA6E0" w14:textId="77777777" w:rsidTr="00E449BA">
        <w:trPr>
          <w:trHeight w:val="300"/>
        </w:trPr>
        <w:tc>
          <w:tcPr>
            <w:tcW w:w="2140" w:type="dxa"/>
            <w:tcBorders>
              <w:top w:val="nil"/>
              <w:left w:val="nil"/>
              <w:bottom w:val="nil"/>
              <w:right w:val="nil"/>
            </w:tcBorders>
            <w:shd w:val="clear" w:color="auto" w:fill="auto"/>
            <w:noWrap/>
            <w:vAlign w:val="bottom"/>
            <w:hideMark/>
          </w:tcPr>
          <w:p w14:paraId="005A3E33" w14:textId="77777777" w:rsidR="00B02EBC" w:rsidRPr="006C336D" w:rsidRDefault="00B02EBC" w:rsidP="00E449BA">
            <w:pPr>
              <w:spacing w:after="0" w:line="240" w:lineRule="auto"/>
              <w:rPr>
                <w:rFonts w:ascii="Calibri" w:eastAsia="Times New Roman" w:hAnsi="Calibri" w:cs="Times New Roman"/>
                <w:color w:val="000000"/>
                <w:lang w:val="en-US"/>
              </w:rPr>
            </w:pPr>
          </w:p>
        </w:tc>
        <w:tc>
          <w:tcPr>
            <w:tcW w:w="2354" w:type="dxa"/>
            <w:tcBorders>
              <w:top w:val="nil"/>
              <w:left w:val="nil"/>
              <w:bottom w:val="nil"/>
              <w:right w:val="nil"/>
            </w:tcBorders>
            <w:shd w:val="clear" w:color="auto" w:fill="auto"/>
            <w:noWrap/>
            <w:vAlign w:val="bottom"/>
            <w:hideMark/>
          </w:tcPr>
          <w:p w14:paraId="2110E041" w14:textId="77777777" w:rsidR="00B02EBC" w:rsidRPr="006C336D" w:rsidRDefault="00B02EBC" w:rsidP="00E449BA">
            <w:pPr>
              <w:spacing w:after="0" w:line="240" w:lineRule="auto"/>
              <w:rPr>
                <w:rFonts w:ascii="Calibri" w:eastAsia="Times New Roman" w:hAnsi="Calibri" w:cs="Times New Roman"/>
                <w:color w:val="000000"/>
                <w:lang w:val="en-US"/>
              </w:rPr>
            </w:pPr>
            <w:r w:rsidRPr="006C336D">
              <w:rPr>
                <w:rFonts w:ascii="Calibri" w:eastAsia="Times New Roman" w:hAnsi="Calibri" w:cs="Times New Roman"/>
                <w:color w:val="000000"/>
                <w:lang w:val="en-US"/>
              </w:rPr>
              <w:t>Government Contractor</w:t>
            </w:r>
          </w:p>
        </w:tc>
        <w:tc>
          <w:tcPr>
            <w:tcW w:w="2446" w:type="dxa"/>
            <w:tcBorders>
              <w:top w:val="nil"/>
              <w:left w:val="nil"/>
              <w:bottom w:val="nil"/>
              <w:right w:val="nil"/>
            </w:tcBorders>
            <w:shd w:val="clear" w:color="auto" w:fill="auto"/>
            <w:noWrap/>
            <w:vAlign w:val="bottom"/>
            <w:hideMark/>
          </w:tcPr>
          <w:p w14:paraId="1F77DA29" w14:textId="77777777" w:rsidR="00B02EBC" w:rsidRPr="006C336D" w:rsidRDefault="00B02EBC" w:rsidP="00E449BA">
            <w:pPr>
              <w:spacing w:after="0" w:line="240" w:lineRule="auto"/>
              <w:rPr>
                <w:rFonts w:ascii="Calibri" w:eastAsia="Times New Roman" w:hAnsi="Calibri" w:cs="Times New Roman"/>
                <w:color w:val="000000"/>
                <w:lang w:val="en-US"/>
              </w:rPr>
            </w:pPr>
          </w:p>
        </w:tc>
        <w:tc>
          <w:tcPr>
            <w:tcW w:w="4700" w:type="dxa"/>
            <w:tcBorders>
              <w:top w:val="nil"/>
              <w:left w:val="nil"/>
              <w:bottom w:val="nil"/>
              <w:right w:val="nil"/>
            </w:tcBorders>
            <w:shd w:val="clear" w:color="auto" w:fill="auto"/>
            <w:vAlign w:val="bottom"/>
            <w:hideMark/>
          </w:tcPr>
          <w:p w14:paraId="53F90FC4" w14:textId="77777777" w:rsidR="00B02EBC" w:rsidRPr="006C336D" w:rsidRDefault="00B02EBC" w:rsidP="00E449BA">
            <w:pPr>
              <w:spacing w:after="0" w:line="240" w:lineRule="auto"/>
              <w:rPr>
                <w:rFonts w:ascii="Calibri" w:eastAsia="Times New Roman" w:hAnsi="Calibri" w:cs="Times New Roman"/>
                <w:color w:val="000000"/>
                <w:lang w:val="en-US"/>
              </w:rPr>
            </w:pPr>
          </w:p>
        </w:tc>
      </w:tr>
      <w:tr w:rsidR="00B02EBC" w:rsidRPr="006C336D" w14:paraId="6CC62683" w14:textId="77777777" w:rsidTr="00E449BA">
        <w:trPr>
          <w:trHeight w:val="300"/>
        </w:trPr>
        <w:tc>
          <w:tcPr>
            <w:tcW w:w="2140" w:type="dxa"/>
            <w:tcBorders>
              <w:top w:val="nil"/>
              <w:left w:val="nil"/>
              <w:bottom w:val="nil"/>
              <w:right w:val="nil"/>
            </w:tcBorders>
            <w:shd w:val="clear" w:color="auto" w:fill="auto"/>
            <w:noWrap/>
            <w:vAlign w:val="bottom"/>
            <w:hideMark/>
          </w:tcPr>
          <w:p w14:paraId="3CB49C98" w14:textId="77777777" w:rsidR="00B02EBC" w:rsidRPr="006C336D" w:rsidRDefault="00B02EBC" w:rsidP="00E449BA">
            <w:pPr>
              <w:spacing w:after="0" w:line="240" w:lineRule="auto"/>
              <w:rPr>
                <w:rFonts w:ascii="Calibri" w:eastAsia="Times New Roman" w:hAnsi="Calibri" w:cs="Times New Roman"/>
                <w:color w:val="000000"/>
                <w:lang w:val="en-US"/>
              </w:rPr>
            </w:pPr>
          </w:p>
        </w:tc>
        <w:tc>
          <w:tcPr>
            <w:tcW w:w="2354" w:type="dxa"/>
            <w:tcBorders>
              <w:top w:val="nil"/>
              <w:left w:val="nil"/>
              <w:bottom w:val="nil"/>
              <w:right w:val="nil"/>
            </w:tcBorders>
            <w:shd w:val="clear" w:color="auto" w:fill="auto"/>
            <w:noWrap/>
            <w:vAlign w:val="bottom"/>
            <w:hideMark/>
          </w:tcPr>
          <w:p w14:paraId="77E8360D" w14:textId="77777777" w:rsidR="00B02EBC" w:rsidRPr="006C336D" w:rsidRDefault="00B02EBC" w:rsidP="00E449BA">
            <w:pPr>
              <w:spacing w:after="0" w:line="240" w:lineRule="auto"/>
              <w:rPr>
                <w:rFonts w:ascii="Calibri" w:eastAsia="Times New Roman" w:hAnsi="Calibri" w:cs="Times New Roman"/>
                <w:color w:val="000000"/>
                <w:lang w:val="en-US"/>
              </w:rPr>
            </w:pPr>
            <w:r w:rsidRPr="006C336D">
              <w:rPr>
                <w:rFonts w:ascii="Calibri" w:eastAsia="Times New Roman" w:hAnsi="Calibri" w:cs="Times New Roman"/>
                <w:color w:val="000000"/>
                <w:lang w:val="en-US"/>
              </w:rPr>
              <w:t>Private Sector</w:t>
            </w:r>
          </w:p>
        </w:tc>
        <w:tc>
          <w:tcPr>
            <w:tcW w:w="2446" w:type="dxa"/>
            <w:tcBorders>
              <w:top w:val="nil"/>
              <w:left w:val="nil"/>
              <w:bottom w:val="nil"/>
              <w:right w:val="nil"/>
            </w:tcBorders>
            <w:shd w:val="clear" w:color="auto" w:fill="auto"/>
            <w:noWrap/>
            <w:vAlign w:val="bottom"/>
            <w:hideMark/>
          </w:tcPr>
          <w:p w14:paraId="226E91D4" w14:textId="77777777" w:rsidR="00B02EBC" w:rsidRPr="006C336D" w:rsidRDefault="00B02EBC" w:rsidP="00E449BA">
            <w:pPr>
              <w:spacing w:after="0" w:line="240" w:lineRule="auto"/>
              <w:rPr>
                <w:rFonts w:ascii="Calibri" w:eastAsia="Times New Roman" w:hAnsi="Calibri" w:cs="Times New Roman"/>
                <w:color w:val="000000"/>
                <w:lang w:val="en-US"/>
              </w:rPr>
            </w:pPr>
          </w:p>
        </w:tc>
        <w:tc>
          <w:tcPr>
            <w:tcW w:w="4700" w:type="dxa"/>
            <w:tcBorders>
              <w:top w:val="nil"/>
              <w:left w:val="nil"/>
              <w:bottom w:val="nil"/>
              <w:right w:val="nil"/>
            </w:tcBorders>
            <w:shd w:val="clear" w:color="auto" w:fill="auto"/>
            <w:vAlign w:val="bottom"/>
            <w:hideMark/>
          </w:tcPr>
          <w:p w14:paraId="06DD244C" w14:textId="77777777" w:rsidR="00B02EBC" w:rsidRPr="006C336D" w:rsidRDefault="00B02EBC" w:rsidP="00E449BA">
            <w:pPr>
              <w:spacing w:after="0" w:line="240" w:lineRule="auto"/>
              <w:rPr>
                <w:rFonts w:ascii="Calibri" w:eastAsia="Times New Roman" w:hAnsi="Calibri" w:cs="Times New Roman"/>
                <w:color w:val="000000"/>
                <w:lang w:val="en-US"/>
              </w:rPr>
            </w:pPr>
          </w:p>
        </w:tc>
      </w:tr>
      <w:tr w:rsidR="00B02EBC" w:rsidRPr="006C336D" w14:paraId="3A585F48" w14:textId="77777777" w:rsidTr="00E449BA">
        <w:trPr>
          <w:trHeight w:val="300"/>
        </w:trPr>
        <w:tc>
          <w:tcPr>
            <w:tcW w:w="2140" w:type="dxa"/>
            <w:tcBorders>
              <w:top w:val="nil"/>
              <w:left w:val="nil"/>
              <w:bottom w:val="nil"/>
              <w:right w:val="nil"/>
            </w:tcBorders>
            <w:shd w:val="clear" w:color="auto" w:fill="auto"/>
            <w:noWrap/>
            <w:vAlign w:val="bottom"/>
            <w:hideMark/>
          </w:tcPr>
          <w:p w14:paraId="08C0648E" w14:textId="77777777" w:rsidR="00B02EBC" w:rsidRPr="006C336D" w:rsidRDefault="00B02EBC" w:rsidP="00E449BA">
            <w:pPr>
              <w:spacing w:after="0" w:line="240" w:lineRule="auto"/>
              <w:rPr>
                <w:rFonts w:ascii="Calibri" w:eastAsia="Times New Roman" w:hAnsi="Calibri" w:cs="Times New Roman"/>
                <w:color w:val="000000"/>
                <w:lang w:val="en-US"/>
              </w:rPr>
            </w:pPr>
          </w:p>
        </w:tc>
        <w:tc>
          <w:tcPr>
            <w:tcW w:w="2354" w:type="dxa"/>
            <w:tcBorders>
              <w:top w:val="nil"/>
              <w:left w:val="nil"/>
              <w:bottom w:val="nil"/>
              <w:right w:val="nil"/>
            </w:tcBorders>
            <w:shd w:val="clear" w:color="auto" w:fill="auto"/>
            <w:noWrap/>
            <w:vAlign w:val="bottom"/>
            <w:hideMark/>
          </w:tcPr>
          <w:p w14:paraId="57DE63E4" w14:textId="77777777" w:rsidR="00B02EBC" w:rsidRPr="006C336D" w:rsidRDefault="00B02EBC" w:rsidP="00E449BA">
            <w:pPr>
              <w:spacing w:after="0" w:line="240" w:lineRule="auto"/>
              <w:rPr>
                <w:rFonts w:ascii="Calibri" w:eastAsia="Times New Roman" w:hAnsi="Calibri" w:cs="Times New Roman"/>
                <w:color w:val="000000"/>
                <w:lang w:val="en-US"/>
              </w:rPr>
            </w:pPr>
            <w:r w:rsidRPr="006C336D">
              <w:rPr>
                <w:rFonts w:ascii="Calibri" w:eastAsia="Times New Roman" w:hAnsi="Calibri" w:cs="Times New Roman"/>
                <w:color w:val="000000"/>
                <w:lang w:val="en-US"/>
              </w:rPr>
              <w:t>Academic</w:t>
            </w:r>
          </w:p>
        </w:tc>
        <w:tc>
          <w:tcPr>
            <w:tcW w:w="2446" w:type="dxa"/>
            <w:tcBorders>
              <w:top w:val="nil"/>
              <w:left w:val="nil"/>
              <w:bottom w:val="nil"/>
              <w:right w:val="nil"/>
            </w:tcBorders>
            <w:shd w:val="clear" w:color="auto" w:fill="auto"/>
            <w:noWrap/>
            <w:vAlign w:val="bottom"/>
            <w:hideMark/>
          </w:tcPr>
          <w:p w14:paraId="09AB0689" w14:textId="77777777" w:rsidR="00B02EBC" w:rsidRPr="006C336D" w:rsidRDefault="00B02EBC" w:rsidP="00E449BA">
            <w:pPr>
              <w:spacing w:after="0" w:line="240" w:lineRule="auto"/>
              <w:rPr>
                <w:rFonts w:ascii="Calibri" w:eastAsia="Times New Roman" w:hAnsi="Calibri" w:cs="Times New Roman"/>
                <w:color w:val="000000"/>
                <w:lang w:val="en-US"/>
              </w:rPr>
            </w:pPr>
          </w:p>
        </w:tc>
        <w:tc>
          <w:tcPr>
            <w:tcW w:w="4700" w:type="dxa"/>
            <w:tcBorders>
              <w:top w:val="nil"/>
              <w:left w:val="nil"/>
              <w:bottom w:val="nil"/>
              <w:right w:val="nil"/>
            </w:tcBorders>
            <w:shd w:val="clear" w:color="auto" w:fill="auto"/>
            <w:vAlign w:val="bottom"/>
            <w:hideMark/>
          </w:tcPr>
          <w:p w14:paraId="01266E0B" w14:textId="77777777" w:rsidR="00B02EBC" w:rsidRPr="006C336D" w:rsidRDefault="00B02EBC" w:rsidP="00E449BA">
            <w:pPr>
              <w:spacing w:after="0" w:line="240" w:lineRule="auto"/>
              <w:rPr>
                <w:rFonts w:ascii="Calibri" w:eastAsia="Times New Roman" w:hAnsi="Calibri" w:cs="Times New Roman"/>
                <w:color w:val="000000"/>
                <w:lang w:val="en-US"/>
              </w:rPr>
            </w:pPr>
          </w:p>
        </w:tc>
      </w:tr>
      <w:tr w:rsidR="00B02EBC" w:rsidRPr="006C336D" w14:paraId="0BE3E233" w14:textId="77777777" w:rsidTr="00E449BA">
        <w:trPr>
          <w:trHeight w:val="300"/>
        </w:trPr>
        <w:tc>
          <w:tcPr>
            <w:tcW w:w="2140" w:type="dxa"/>
            <w:tcBorders>
              <w:top w:val="nil"/>
              <w:left w:val="nil"/>
              <w:bottom w:val="nil"/>
              <w:right w:val="nil"/>
            </w:tcBorders>
            <w:shd w:val="clear" w:color="auto" w:fill="auto"/>
            <w:noWrap/>
            <w:vAlign w:val="bottom"/>
            <w:hideMark/>
          </w:tcPr>
          <w:p w14:paraId="6B4C2B57" w14:textId="77777777" w:rsidR="00B02EBC" w:rsidRPr="006C336D" w:rsidRDefault="00B02EBC" w:rsidP="00E449BA">
            <w:pPr>
              <w:spacing w:after="0" w:line="240" w:lineRule="auto"/>
              <w:rPr>
                <w:rFonts w:ascii="Calibri" w:eastAsia="Times New Roman" w:hAnsi="Calibri" w:cs="Times New Roman"/>
                <w:color w:val="000000"/>
                <w:lang w:val="en-US"/>
              </w:rPr>
            </w:pPr>
          </w:p>
        </w:tc>
        <w:tc>
          <w:tcPr>
            <w:tcW w:w="2354" w:type="dxa"/>
            <w:tcBorders>
              <w:top w:val="nil"/>
              <w:left w:val="nil"/>
              <w:bottom w:val="nil"/>
              <w:right w:val="nil"/>
            </w:tcBorders>
            <w:shd w:val="clear" w:color="auto" w:fill="auto"/>
            <w:noWrap/>
            <w:vAlign w:val="bottom"/>
            <w:hideMark/>
          </w:tcPr>
          <w:p w14:paraId="64279A45" w14:textId="77777777" w:rsidR="00B02EBC" w:rsidRPr="006C336D" w:rsidRDefault="00B02EBC" w:rsidP="00E449BA">
            <w:pPr>
              <w:spacing w:after="0" w:line="240" w:lineRule="auto"/>
              <w:rPr>
                <w:rFonts w:ascii="Calibri" w:eastAsia="Times New Roman" w:hAnsi="Calibri" w:cs="Times New Roman"/>
                <w:color w:val="000000"/>
                <w:lang w:val="en-US"/>
              </w:rPr>
            </w:pPr>
            <w:r w:rsidRPr="006C336D">
              <w:rPr>
                <w:rFonts w:ascii="Calibri" w:eastAsia="Times New Roman" w:hAnsi="Calibri" w:cs="Times New Roman"/>
                <w:color w:val="000000"/>
                <w:lang w:val="en-US"/>
              </w:rPr>
              <w:t>International</w:t>
            </w:r>
          </w:p>
        </w:tc>
        <w:tc>
          <w:tcPr>
            <w:tcW w:w="2446" w:type="dxa"/>
            <w:tcBorders>
              <w:top w:val="nil"/>
              <w:left w:val="nil"/>
              <w:bottom w:val="nil"/>
              <w:right w:val="nil"/>
            </w:tcBorders>
            <w:shd w:val="clear" w:color="auto" w:fill="auto"/>
            <w:noWrap/>
            <w:vAlign w:val="bottom"/>
            <w:hideMark/>
          </w:tcPr>
          <w:p w14:paraId="5E563809" w14:textId="77777777" w:rsidR="00B02EBC" w:rsidRPr="006C336D" w:rsidRDefault="00B02EBC" w:rsidP="00E449BA">
            <w:pPr>
              <w:spacing w:after="0" w:line="240" w:lineRule="auto"/>
              <w:rPr>
                <w:rFonts w:ascii="Calibri" w:eastAsia="Times New Roman" w:hAnsi="Calibri" w:cs="Times New Roman"/>
                <w:color w:val="000000"/>
                <w:lang w:val="en-US"/>
              </w:rPr>
            </w:pPr>
          </w:p>
        </w:tc>
        <w:tc>
          <w:tcPr>
            <w:tcW w:w="4700" w:type="dxa"/>
            <w:tcBorders>
              <w:top w:val="nil"/>
              <w:left w:val="nil"/>
              <w:bottom w:val="nil"/>
              <w:right w:val="nil"/>
            </w:tcBorders>
            <w:shd w:val="clear" w:color="auto" w:fill="auto"/>
            <w:vAlign w:val="bottom"/>
            <w:hideMark/>
          </w:tcPr>
          <w:p w14:paraId="2CB08B7C" w14:textId="77777777" w:rsidR="00B02EBC" w:rsidRPr="006C336D" w:rsidRDefault="00B02EBC" w:rsidP="00E449BA">
            <w:pPr>
              <w:spacing w:after="0" w:line="240" w:lineRule="auto"/>
              <w:rPr>
                <w:rFonts w:ascii="Calibri" w:eastAsia="Times New Roman" w:hAnsi="Calibri" w:cs="Times New Roman"/>
                <w:color w:val="000000"/>
                <w:lang w:val="en-US"/>
              </w:rPr>
            </w:pPr>
          </w:p>
        </w:tc>
      </w:tr>
    </w:tbl>
    <w:p w14:paraId="65AA80A8" w14:textId="77777777" w:rsidR="00B02EBC" w:rsidRDefault="00B02EBC" w:rsidP="006B3712">
      <w:pPr>
        <w:spacing w:line="360" w:lineRule="auto"/>
        <w:rPr>
          <w:rFonts w:cstheme="minorHAnsi"/>
          <w:lang w:val="en-US"/>
        </w:rPr>
      </w:pPr>
    </w:p>
    <w:p w14:paraId="078F52C8" w14:textId="1FFE6ACF" w:rsidR="00927BCA" w:rsidRDefault="00927BCA" w:rsidP="00927BCA">
      <w:pPr>
        <w:spacing w:line="360" w:lineRule="auto"/>
        <w:jc w:val="center"/>
        <w:rPr>
          <w:rFonts w:cstheme="minorHAnsi"/>
          <w:lang w:val="en-US"/>
        </w:rPr>
      </w:pPr>
      <w:r>
        <w:rPr>
          <w:rFonts w:cstheme="minorHAnsi"/>
          <w:noProof/>
          <w:lang w:val="en-US"/>
        </w:rPr>
        <w:drawing>
          <wp:inline distT="0" distB="0" distL="0" distR="0" wp14:anchorId="19F976AF" wp14:editId="70E64ADC">
            <wp:extent cx="5029202" cy="2828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erCategories.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50303" cy="2840794"/>
                    </a:xfrm>
                    <a:prstGeom prst="rect">
                      <a:avLst/>
                    </a:prstGeom>
                  </pic:spPr>
                </pic:pic>
              </a:graphicData>
            </a:graphic>
          </wp:inline>
        </w:drawing>
      </w:r>
    </w:p>
    <w:p w14:paraId="7E5456C5" w14:textId="4DD2DE05" w:rsidR="00927BCA" w:rsidRDefault="00927BCA" w:rsidP="00927BCA">
      <w:pPr>
        <w:spacing w:line="360" w:lineRule="auto"/>
        <w:rPr>
          <w:lang w:val="en-US"/>
        </w:rPr>
      </w:pPr>
      <w:r w:rsidRPr="00DF75C8">
        <w:rPr>
          <w:lang w:val="en-US"/>
        </w:rPr>
        <w:t>User analysis has indicated</w:t>
      </w:r>
      <w:r w:rsidR="002D6B6C" w:rsidRPr="00DF75C8">
        <w:rPr>
          <w:lang w:val="en-US"/>
        </w:rPr>
        <w:t xml:space="preserve"> </w:t>
      </w:r>
      <w:r w:rsidRPr="00DF75C8">
        <w:rPr>
          <w:lang w:val="en-US"/>
        </w:rPr>
        <w:t xml:space="preserve">that users </w:t>
      </w:r>
      <w:r w:rsidR="002D6B6C" w:rsidRPr="00DF75C8">
        <w:rPr>
          <w:lang w:val="en-US"/>
        </w:rPr>
        <w:t xml:space="preserve">face similar challenges when engaging with the Hazus Program regardless of their user categorization. </w:t>
      </w:r>
      <w:r w:rsidR="00B02EBC" w:rsidRPr="00DF75C8">
        <w:rPr>
          <w:lang w:val="en-US"/>
        </w:rPr>
        <w:t>Requirements (Section III) were developed with the goal of alleviating these challenges.</w:t>
      </w:r>
      <w:r w:rsidR="00B02EBC">
        <w:rPr>
          <w:lang w:val="en-US"/>
        </w:rPr>
        <w:t xml:space="preserve"> </w:t>
      </w:r>
      <w:r w:rsidR="002D6B6C" w:rsidRPr="00DF75C8">
        <w:rPr>
          <w:lang w:val="en-US"/>
        </w:rPr>
        <w:t>These common challenges are summarized below.</w:t>
      </w:r>
    </w:p>
    <w:p w14:paraId="2D9C48A6" w14:textId="0A1B01AE" w:rsidR="00294655" w:rsidRPr="00294655" w:rsidRDefault="00294655" w:rsidP="00927BCA">
      <w:pPr>
        <w:spacing w:line="360" w:lineRule="auto"/>
        <w:rPr>
          <w:b/>
          <w:sz w:val="28"/>
          <w:szCs w:val="28"/>
          <w:lang w:val="en-US"/>
        </w:rPr>
      </w:pPr>
      <w:r w:rsidRPr="00294655">
        <w:rPr>
          <w:b/>
          <w:sz w:val="28"/>
          <w:szCs w:val="28"/>
          <w:lang w:val="en-US"/>
        </w:rPr>
        <w:t xml:space="preserve">II.1 </w:t>
      </w:r>
      <w:r w:rsidRPr="00294655">
        <w:rPr>
          <w:b/>
          <w:sz w:val="28"/>
          <w:szCs w:val="28"/>
          <w:lang w:val="en-US"/>
        </w:rPr>
        <w:tab/>
        <w:t>Challenges</w:t>
      </w:r>
    </w:p>
    <w:p w14:paraId="243EB579" w14:textId="782DC8E5" w:rsidR="00B02EBC" w:rsidRPr="00294655" w:rsidRDefault="00B02EBC" w:rsidP="002D6B6C">
      <w:pPr>
        <w:spacing w:line="360" w:lineRule="auto"/>
        <w:rPr>
          <w:b/>
          <w:sz w:val="24"/>
          <w:szCs w:val="24"/>
          <w:lang w:val="en-US"/>
        </w:rPr>
      </w:pPr>
      <w:r w:rsidRPr="00294655">
        <w:rPr>
          <w:b/>
          <w:sz w:val="24"/>
          <w:szCs w:val="24"/>
          <w:lang w:val="en-US"/>
        </w:rPr>
        <w:t>II.1</w:t>
      </w:r>
      <w:r w:rsidR="00294655" w:rsidRPr="00294655">
        <w:rPr>
          <w:b/>
          <w:sz w:val="24"/>
          <w:szCs w:val="24"/>
          <w:lang w:val="en-US"/>
        </w:rPr>
        <w:t>.1</w:t>
      </w:r>
      <w:r w:rsidRPr="00294655">
        <w:rPr>
          <w:b/>
          <w:sz w:val="24"/>
          <w:szCs w:val="24"/>
          <w:lang w:val="en-US"/>
        </w:rPr>
        <w:t xml:space="preserve"> </w:t>
      </w:r>
      <w:r w:rsidRPr="00294655">
        <w:rPr>
          <w:b/>
          <w:sz w:val="24"/>
          <w:szCs w:val="24"/>
          <w:lang w:val="en-US"/>
        </w:rPr>
        <w:tab/>
      </w:r>
      <w:r w:rsidR="002D6B6C" w:rsidRPr="00294655">
        <w:rPr>
          <w:b/>
          <w:sz w:val="24"/>
          <w:szCs w:val="24"/>
          <w:lang w:val="en-US"/>
        </w:rPr>
        <w:t>Desktop Architecture</w:t>
      </w:r>
    </w:p>
    <w:p w14:paraId="604B81FD" w14:textId="0A91E6D8" w:rsidR="00DF75C8" w:rsidRPr="00594323" w:rsidRDefault="00AE21E2" w:rsidP="00594323">
      <w:pPr>
        <w:spacing w:after="120" w:line="360" w:lineRule="auto"/>
        <w:ind w:right="173"/>
        <w:rPr>
          <w:lang w:val="en-US"/>
        </w:rPr>
      </w:pPr>
      <w:r w:rsidRPr="00DF75C8">
        <w:rPr>
          <w:lang w:val="en-US"/>
        </w:rPr>
        <w:t>Users must download and install Hazus in a desktop environment.</w:t>
      </w:r>
      <w:r>
        <w:rPr>
          <w:lang w:val="en-US"/>
        </w:rPr>
        <w:t xml:space="preserve"> </w:t>
      </w:r>
      <w:r w:rsidR="00DF75C8" w:rsidRPr="00DF75C8">
        <w:rPr>
          <w:lang w:val="en-US"/>
        </w:rPr>
        <w:t xml:space="preserve">Hazus software development and release cycles take place every </w:t>
      </w:r>
      <w:commentRangeStart w:id="184"/>
      <w:r w:rsidR="00DF75C8" w:rsidRPr="00DF75C8">
        <w:rPr>
          <w:lang w:val="en-US"/>
        </w:rPr>
        <w:t xml:space="preserve">4-6 months </w:t>
      </w:r>
      <w:commentRangeEnd w:id="184"/>
      <w:r w:rsidR="00A37DCC">
        <w:rPr>
          <w:rStyle w:val="CommentReference"/>
        </w:rPr>
        <w:commentReference w:id="184"/>
      </w:r>
      <w:r w:rsidR="00DF75C8" w:rsidRPr="00DF75C8">
        <w:rPr>
          <w:lang w:val="en-US"/>
        </w:rPr>
        <w:t xml:space="preserve">and accomplish a pre-established set of tasks requested by FEMA. </w:t>
      </w:r>
    </w:p>
    <w:p w14:paraId="5918CED9" w14:textId="10FFED6A" w:rsidR="00DF75C8" w:rsidRDefault="00DF75C8" w:rsidP="00DF75C8">
      <w:pPr>
        <w:pStyle w:val="ListParagraph"/>
        <w:numPr>
          <w:ilvl w:val="0"/>
          <w:numId w:val="37"/>
        </w:numPr>
        <w:spacing w:line="360" w:lineRule="auto"/>
        <w:rPr>
          <w:lang w:val="en-US"/>
        </w:rPr>
      </w:pPr>
      <w:r>
        <w:rPr>
          <w:lang w:val="en-US"/>
        </w:rPr>
        <w:lastRenderedPageBreak/>
        <w:t>R</w:t>
      </w:r>
      <w:r w:rsidR="002D6B6C" w:rsidRPr="00DF75C8">
        <w:rPr>
          <w:lang w:val="en-US"/>
        </w:rPr>
        <w:t>elease cycles cannot accommodate ad-hoc methodology improvements discovered year-round through engagement with researchers and risk management professionals</w:t>
      </w:r>
      <w:r>
        <w:rPr>
          <w:lang w:val="en-US"/>
        </w:rPr>
        <w:t>. Risk assessment technology and methods evolve at a much faster rate than Hazus software, leaving Hazus continually behind what is considered state-of-the-art in risk analysis.</w:t>
      </w:r>
    </w:p>
    <w:p w14:paraId="573BF40E" w14:textId="77777777" w:rsidR="00DF75C8" w:rsidRDefault="00DF75C8" w:rsidP="00DF75C8">
      <w:pPr>
        <w:pStyle w:val="ListParagraph"/>
        <w:numPr>
          <w:ilvl w:val="0"/>
          <w:numId w:val="37"/>
        </w:numPr>
        <w:spacing w:line="360" w:lineRule="auto"/>
        <w:rPr>
          <w:lang w:val="en-US"/>
        </w:rPr>
      </w:pPr>
      <w:r>
        <w:rPr>
          <w:lang w:val="en-US"/>
        </w:rPr>
        <w:t xml:space="preserve">Release cycles cannot accommodate real-time bug fixes. </w:t>
      </w:r>
    </w:p>
    <w:p w14:paraId="45FBD9AB" w14:textId="43125273" w:rsidR="002D6B6C" w:rsidRDefault="00DF75C8" w:rsidP="00DF75C8">
      <w:pPr>
        <w:pStyle w:val="ListParagraph"/>
        <w:numPr>
          <w:ilvl w:val="0"/>
          <w:numId w:val="37"/>
        </w:numPr>
        <w:spacing w:line="360" w:lineRule="auto"/>
        <w:rPr>
          <w:lang w:val="en-US"/>
        </w:rPr>
      </w:pPr>
      <w:r>
        <w:rPr>
          <w:lang w:val="en-US"/>
        </w:rPr>
        <w:t xml:space="preserve">Installation of Hazus releases is a cumbersome process for users that can take </w:t>
      </w:r>
      <w:commentRangeStart w:id="185"/>
      <w:commentRangeStart w:id="186"/>
      <w:r>
        <w:rPr>
          <w:lang w:val="en-US"/>
        </w:rPr>
        <w:t xml:space="preserve">days </w:t>
      </w:r>
      <w:commentRangeEnd w:id="185"/>
      <w:r w:rsidR="00A37DCC">
        <w:rPr>
          <w:rStyle w:val="CommentReference"/>
        </w:rPr>
        <w:commentReference w:id="185"/>
      </w:r>
      <w:commentRangeEnd w:id="186"/>
      <w:r w:rsidR="000F25F3">
        <w:rPr>
          <w:rStyle w:val="CommentReference"/>
        </w:rPr>
        <w:commentReference w:id="186"/>
      </w:r>
      <w:r>
        <w:rPr>
          <w:lang w:val="en-US"/>
        </w:rPr>
        <w:t>depending on security permissions.</w:t>
      </w:r>
    </w:p>
    <w:p w14:paraId="30F1E41D" w14:textId="75B7286A" w:rsidR="00DF75C8" w:rsidRDefault="00DF75C8" w:rsidP="00DF75C8">
      <w:pPr>
        <w:pStyle w:val="ListParagraph"/>
        <w:numPr>
          <w:ilvl w:val="0"/>
          <w:numId w:val="37"/>
        </w:numPr>
        <w:spacing w:line="360" w:lineRule="auto"/>
        <w:rPr>
          <w:lang w:val="en-US"/>
        </w:rPr>
      </w:pPr>
      <w:r>
        <w:rPr>
          <w:lang w:val="en-US"/>
        </w:rPr>
        <w:t>High version dependency between Hazus and other desktop products (ESRI ArcGIS, SQL Server, and Windows OS) makes installation difficult for users and development costly for the Hazus Program.</w:t>
      </w:r>
    </w:p>
    <w:p w14:paraId="0E964F11" w14:textId="16C9F2E2" w:rsidR="00AE21E2" w:rsidRDefault="00AE21E2" w:rsidP="00DF75C8">
      <w:pPr>
        <w:pStyle w:val="ListParagraph"/>
        <w:numPr>
          <w:ilvl w:val="0"/>
          <w:numId w:val="37"/>
        </w:numPr>
        <w:spacing w:line="360" w:lineRule="auto"/>
        <w:rPr>
          <w:lang w:val="en-US"/>
        </w:rPr>
      </w:pPr>
      <w:r>
        <w:rPr>
          <w:lang w:val="en-US"/>
        </w:rPr>
        <w:t>Hazus model processing speeds are dictated by user desktop hardware capabilities.</w:t>
      </w:r>
    </w:p>
    <w:p w14:paraId="5C778252" w14:textId="5AA345C6" w:rsidR="00594323" w:rsidRDefault="00594323" w:rsidP="00DF75C8">
      <w:pPr>
        <w:pStyle w:val="ListParagraph"/>
        <w:numPr>
          <w:ilvl w:val="0"/>
          <w:numId w:val="37"/>
        </w:numPr>
        <w:spacing w:line="360" w:lineRule="auto"/>
        <w:rPr>
          <w:lang w:val="en-US"/>
        </w:rPr>
      </w:pPr>
      <w:r>
        <w:rPr>
          <w:lang w:val="en-US"/>
        </w:rPr>
        <w:t>The storage of large input datasets and Hazus results on local machines discourages efficient sharing among users and between users and the Hazus Program, contributing to a lack of transparency and accessibility in the Hazus community.</w:t>
      </w:r>
    </w:p>
    <w:p w14:paraId="46249319" w14:textId="3FFAE257" w:rsidR="00594323" w:rsidRPr="00594323" w:rsidRDefault="00594323" w:rsidP="00594323">
      <w:pPr>
        <w:spacing w:line="360" w:lineRule="auto"/>
        <w:rPr>
          <w:lang w:val="en-US"/>
        </w:rPr>
      </w:pPr>
      <w:r>
        <w:rPr>
          <w:lang w:val="en-US"/>
        </w:rPr>
        <w:t>Designing OpenHazus to be independent of desktop software would</w:t>
      </w:r>
      <w:r w:rsidRPr="00594323">
        <w:rPr>
          <w:lang w:val="en-US"/>
        </w:rPr>
        <w:t xml:space="preserve"> drastically reduce development costs, eliminate complications with user desktop installs, increase processing power and associated analytical capabilities, and increase transparency and accessibility of model data, methods, and results.</w:t>
      </w:r>
    </w:p>
    <w:p w14:paraId="56E865E6" w14:textId="21BA84C3" w:rsidR="00B02EBC" w:rsidRPr="00294655" w:rsidRDefault="00B02EBC" w:rsidP="002D6B6C">
      <w:pPr>
        <w:spacing w:line="360" w:lineRule="auto"/>
        <w:rPr>
          <w:b/>
          <w:sz w:val="24"/>
          <w:szCs w:val="24"/>
          <w:lang w:val="en-US"/>
        </w:rPr>
      </w:pPr>
      <w:r w:rsidRPr="00294655">
        <w:rPr>
          <w:b/>
          <w:sz w:val="24"/>
          <w:szCs w:val="24"/>
          <w:lang w:val="en-US"/>
        </w:rPr>
        <w:t>II.</w:t>
      </w:r>
      <w:r w:rsidR="00294655" w:rsidRPr="00294655">
        <w:rPr>
          <w:b/>
          <w:sz w:val="24"/>
          <w:szCs w:val="24"/>
          <w:lang w:val="en-US"/>
        </w:rPr>
        <w:t>1.2</w:t>
      </w:r>
      <w:r w:rsidRPr="00294655">
        <w:rPr>
          <w:b/>
          <w:sz w:val="24"/>
          <w:szCs w:val="24"/>
          <w:lang w:val="en-US"/>
        </w:rPr>
        <w:t xml:space="preserve"> </w:t>
      </w:r>
      <w:r w:rsidRPr="00294655">
        <w:rPr>
          <w:b/>
          <w:sz w:val="24"/>
          <w:szCs w:val="24"/>
          <w:lang w:val="en-US"/>
        </w:rPr>
        <w:tab/>
      </w:r>
      <w:r w:rsidR="00DF75C8" w:rsidRPr="00294655">
        <w:rPr>
          <w:b/>
          <w:sz w:val="24"/>
          <w:szCs w:val="24"/>
          <w:lang w:val="en-US"/>
        </w:rPr>
        <w:t>User Input</w:t>
      </w:r>
    </w:p>
    <w:p w14:paraId="5995A35D" w14:textId="647E2899" w:rsidR="00DF75C8" w:rsidRDefault="00DF75C8" w:rsidP="002D6B6C">
      <w:pPr>
        <w:spacing w:line="360" w:lineRule="auto"/>
        <w:rPr>
          <w:lang w:val="en-US"/>
        </w:rPr>
      </w:pPr>
      <w:r>
        <w:rPr>
          <w:lang w:val="en-US"/>
        </w:rPr>
        <w:t>There is no structured system by which users can recommend model improvements</w:t>
      </w:r>
      <w:r w:rsidR="007072DE">
        <w:rPr>
          <w:lang w:val="en-US"/>
        </w:rPr>
        <w:t>,</w:t>
      </w:r>
      <w:r>
        <w:rPr>
          <w:lang w:val="en-US"/>
        </w:rPr>
        <w:t xml:space="preserve"> submit customizations</w:t>
      </w:r>
      <w:r w:rsidR="007072DE">
        <w:rPr>
          <w:lang w:val="en-US"/>
        </w:rPr>
        <w:t>, or share results from successful Hazus projects.</w:t>
      </w:r>
      <w:r>
        <w:rPr>
          <w:lang w:val="en-US"/>
        </w:rPr>
        <w:t xml:space="preserve"> </w:t>
      </w:r>
      <w:r w:rsidR="007072DE">
        <w:rPr>
          <w:lang w:val="en-US"/>
        </w:rPr>
        <w:t>User input is incorporated into Hazus Program activities through ad-hoc connections made between Hazus Program staff and the user community. Hazus result data are produced in formats that are either GIS-specific or stored in databases that are difficult for users to access.</w:t>
      </w:r>
    </w:p>
    <w:p w14:paraId="3B7D6D51" w14:textId="1DADA65B" w:rsidR="007072DE" w:rsidRDefault="00DF75C8" w:rsidP="00DF75C8">
      <w:pPr>
        <w:pStyle w:val="ListParagraph"/>
        <w:numPr>
          <w:ilvl w:val="0"/>
          <w:numId w:val="38"/>
        </w:numPr>
        <w:spacing w:line="360" w:lineRule="auto"/>
        <w:rPr>
          <w:lang w:val="en-US"/>
        </w:rPr>
      </w:pPr>
      <w:r>
        <w:rPr>
          <w:lang w:val="en-US"/>
        </w:rPr>
        <w:t xml:space="preserve">Customized </w:t>
      </w:r>
      <w:r w:rsidR="007072DE">
        <w:rPr>
          <w:lang w:val="en-US"/>
        </w:rPr>
        <w:t>or improved analytical processes or datasets are not effectively incorporated into Hazus software.</w:t>
      </w:r>
    </w:p>
    <w:p w14:paraId="2311E7FC" w14:textId="5955685A" w:rsidR="007072DE" w:rsidRDefault="007072DE" w:rsidP="00DF75C8">
      <w:pPr>
        <w:pStyle w:val="ListParagraph"/>
        <w:numPr>
          <w:ilvl w:val="0"/>
          <w:numId w:val="38"/>
        </w:numPr>
        <w:spacing w:line="360" w:lineRule="auto"/>
        <w:rPr>
          <w:lang w:val="en-US"/>
        </w:rPr>
      </w:pPr>
      <w:r>
        <w:rPr>
          <w:lang w:val="en-US"/>
        </w:rPr>
        <w:t xml:space="preserve">Hazus project results are not effectively shared among the user community. </w:t>
      </w:r>
    </w:p>
    <w:p w14:paraId="69DA5148" w14:textId="7EFF258B" w:rsidR="002D6B6C" w:rsidRPr="00DF75C8" w:rsidRDefault="007072DE" w:rsidP="00DF75C8">
      <w:pPr>
        <w:pStyle w:val="ListParagraph"/>
        <w:numPr>
          <w:ilvl w:val="0"/>
          <w:numId w:val="38"/>
        </w:numPr>
        <w:spacing w:line="360" w:lineRule="auto"/>
        <w:rPr>
          <w:lang w:val="en-US"/>
        </w:rPr>
      </w:pPr>
      <w:r>
        <w:rPr>
          <w:lang w:val="en-US"/>
        </w:rPr>
        <w:t>Hazus user community efforts remain siloed instead of collective, risk assessment efforts are often duplicated, and decision-makers remain largely unaware of Hazus capabilities.</w:t>
      </w:r>
    </w:p>
    <w:p w14:paraId="31CC4650" w14:textId="22BBE2C5" w:rsidR="00B02EBC" w:rsidRPr="00294655" w:rsidRDefault="00B02EBC" w:rsidP="002D6B6C">
      <w:pPr>
        <w:spacing w:line="360" w:lineRule="auto"/>
        <w:rPr>
          <w:b/>
          <w:sz w:val="24"/>
          <w:szCs w:val="24"/>
          <w:lang w:val="en-US"/>
        </w:rPr>
      </w:pPr>
      <w:r w:rsidRPr="00294655">
        <w:rPr>
          <w:b/>
          <w:sz w:val="24"/>
          <w:szCs w:val="24"/>
          <w:lang w:val="en-US"/>
        </w:rPr>
        <w:t>II.</w:t>
      </w:r>
      <w:r w:rsidR="00294655" w:rsidRPr="00294655">
        <w:rPr>
          <w:b/>
          <w:sz w:val="24"/>
          <w:szCs w:val="24"/>
          <w:lang w:val="en-US"/>
        </w:rPr>
        <w:t>1.3</w:t>
      </w:r>
      <w:r w:rsidRPr="00294655">
        <w:rPr>
          <w:b/>
          <w:sz w:val="24"/>
          <w:szCs w:val="24"/>
          <w:lang w:val="en-US"/>
        </w:rPr>
        <w:t xml:space="preserve"> </w:t>
      </w:r>
      <w:r w:rsidRPr="00294655">
        <w:rPr>
          <w:b/>
          <w:sz w:val="24"/>
          <w:szCs w:val="24"/>
          <w:lang w:val="en-US"/>
        </w:rPr>
        <w:tab/>
      </w:r>
      <w:r w:rsidR="007072DE" w:rsidRPr="00294655">
        <w:rPr>
          <w:b/>
          <w:sz w:val="24"/>
          <w:szCs w:val="24"/>
          <w:lang w:val="en-US"/>
        </w:rPr>
        <w:t>User Categorization</w:t>
      </w:r>
    </w:p>
    <w:p w14:paraId="17A92C72" w14:textId="00AE179B" w:rsidR="00AD45D1" w:rsidRDefault="002D6B6C" w:rsidP="002D6B6C">
      <w:pPr>
        <w:spacing w:line="360" w:lineRule="auto"/>
        <w:rPr>
          <w:lang w:val="en-US"/>
        </w:rPr>
      </w:pPr>
      <w:r>
        <w:rPr>
          <w:lang w:val="en-US"/>
        </w:rPr>
        <w:lastRenderedPageBreak/>
        <w:t xml:space="preserve">Hazus users have been categorized primarily according to the “level” of analysis they perform (basic or advanced), encouraging a broad base of risk management professionals to be trained to perform basic Hazus analyses, while more technically experienced users are trained for advanced analyses. </w:t>
      </w:r>
    </w:p>
    <w:p w14:paraId="3B520420" w14:textId="77777777" w:rsidR="00AD45D1" w:rsidRDefault="00AD45D1" w:rsidP="00AD45D1">
      <w:pPr>
        <w:pStyle w:val="ListParagraph"/>
        <w:numPr>
          <w:ilvl w:val="0"/>
          <w:numId w:val="39"/>
        </w:numPr>
        <w:spacing w:line="360" w:lineRule="auto"/>
        <w:rPr>
          <w:lang w:val="en-US"/>
        </w:rPr>
      </w:pPr>
      <w:r>
        <w:rPr>
          <w:lang w:val="en-US"/>
        </w:rPr>
        <w:t>S</w:t>
      </w:r>
      <w:r w:rsidR="002D6B6C" w:rsidRPr="00AD45D1">
        <w:rPr>
          <w:lang w:val="en-US"/>
        </w:rPr>
        <w:t xml:space="preserve">ignificant resources </w:t>
      </w:r>
      <w:r>
        <w:rPr>
          <w:lang w:val="en-US"/>
        </w:rPr>
        <w:t xml:space="preserve">are </w:t>
      </w:r>
      <w:r w:rsidR="002D6B6C" w:rsidRPr="00AD45D1">
        <w:rPr>
          <w:lang w:val="en-US"/>
        </w:rPr>
        <w:t xml:space="preserve">spent </w:t>
      </w:r>
      <w:r>
        <w:rPr>
          <w:lang w:val="en-US"/>
        </w:rPr>
        <w:t>providing Hazus</w:t>
      </w:r>
      <w:r w:rsidR="002D6B6C" w:rsidRPr="00AD45D1">
        <w:rPr>
          <w:lang w:val="en-US"/>
        </w:rPr>
        <w:t xml:space="preserve"> </w:t>
      </w:r>
      <w:r>
        <w:rPr>
          <w:lang w:val="en-US"/>
        </w:rPr>
        <w:t xml:space="preserve">model </w:t>
      </w:r>
      <w:r w:rsidR="002D6B6C" w:rsidRPr="00AD45D1">
        <w:rPr>
          <w:lang w:val="en-US"/>
        </w:rPr>
        <w:t>training</w:t>
      </w:r>
      <w:r>
        <w:rPr>
          <w:lang w:val="en-US"/>
        </w:rPr>
        <w:t xml:space="preserve"> for non-technical</w:t>
      </w:r>
      <w:r w:rsidR="002D6B6C" w:rsidRPr="00AD45D1">
        <w:rPr>
          <w:lang w:val="en-US"/>
        </w:rPr>
        <w:t xml:space="preserve"> members of the risk management community who are more interested in applying and communicating Hazus results than deriving them. </w:t>
      </w:r>
    </w:p>
    <w:p w14:paraId="3098FCA2" w14:textId="123FDE54" w:rsidR="002D6B6C" w:rsidRDefault="00AD45D1" w:rsidP="00AD45D1">
      <w:pPr>
        <w:pStyle w:val="ListParagraph"/>
        <w:numPr>
          <w:ilvl w:val="0"/>
          <w:numId w:val="39"/>
        </w:numPr>
        <w:spacing w:line="360" w:lineRule="auto"/>
        <w:rPr>
          <w:lang w:val="en-US"/>
        </w:rPr>
      </w:pPr>
      <w:r>
        <w:rPr>
          <w:lang w:val="en-US"/>
        </w:rPr>
        <w:t>The subset of Hazus users who primarily need to interpret, apply, and communicate Hazus loss estimates (rather than generate them) are not specifically targeted by Hazus Program activities.</w:t>
      </w:r>
    </w:p>
    <w:p w14:paraId="3740FA8F" w14:textId="5C38CE91" w:rsidR="00AD45D1" w:rsidRPr="00AD45D1" w:rsidRDefault="00AD45D1" w:rsidP="00AD45D1">
      <w:pPr>
        <w:pStyle w:val="ListParagraph"/>
        <w:numPr>
          <w:ilvl w:val="0"/>
          <w:numId w:val="39"/>
        </w:numPr>
        <w:spacing w:line="360" w:lineRule="auto"/>
        <w:rPr>
          <w:lang w:val="en-US"/>
        </w:rPr>
      </w:pPr>
      <w:r>
        <w:rPr>
          <w:lang w:val="en-US"/>
        </w:rPr>
        <w:t>Hazus results are often misinterpreted and not effectively applied for risk reduction purposes.</w:t>
      </w:r>
    </w:p>
    <w:p w14:paraId="698896E6" w14:textId="4494D4E6" w:rsidR="00B02EBC" w:rsidRPr="00294655" w:rsidRDefault="00B02EBC" w:rsidP="00927BCA">
      <w:pPr>
        <w:spacing w:line="360" w:lineRule="auto"/>
        <w:rPr>
          <w:b/>
          <w:sz w:val="24"/>
          <w:szCs w:val="24"/>
          <w:lang w:val="en-US"/>
        </w:rPr>
      </w:pPr>
      <w:r w:rsidRPr="00294655">
        <w:rPr>
          <w:b/>
          <w:sz w:val="24"/>
          <w:szCs w:val="24"/>
          <w:lang w:val="en-US"/>
        </w:rPr>
        <w:t>II.</w:t>
      </w:r>
      <w:r w:rsidR="00294655" w:rsidRPr="00294655">
        <w:rPr>
          <w:b/>
          <w:sz w:val="24"/>
          <w:szCs w:val="24"/>
          <w:lang w:val="en-US"/>
        </w:rPr>
        <w:t>1.4</w:t>
      </w:r>
      <w:r w:rsidRPr="00294655">
        <w:rPr>
          <w:b/>
          <w:sz w:val="24"/>
          <w:szCs w:val="24"/>
          <w:lang w:val="en-US"/>
        </w:rPr>
        <w:t xml:space="preserve"> </w:t>
      </w:r>
      <w:r w:rsidRPr="00294655">
        <w:rPr>
          <w:b/>
          <w:sz w:val="24"/>
          <w:szCs w:val="24"/>
          <w:lang w:val="en-US"/>
        </w:rPr>
        <w:tab/>
      </w:r>
      <w:r w:rsidR="00AD45D1" w:rsidRPr="00294655">
        <w:rPr>
          <w:b/>
          <w:sz w:val="24"/>
          <w:szCs w:val="24"/>
          <w:lang w:val="en-US"/>
        </w:rPr>
        <w:t>Credibility Management</w:t>
      </w:r>
    </w:p>
    <w:p w14:paraId="70295CAF" w14:textId="3EAC0D57" w:rsidR="00AD45D1" w:rsidRDefault="00AD45D1" w:rsidP="00927BCA">
      <w:pPr>
        <w:spacing w:line="360" w:lineRule="auto"/>
        <w:rPr>
          <w:lang w:val="en-US"/>
        </w:rPr>
      </w:pPr>
      <w:r>
        <w:rPr>
          <w:lang w:val="en-US"/>
        </w:rPr>
        <w:t xml:space="preserve">Hazus source code is developed based on transparent engagement with the academic community in order to ensure state-of-the-art methodology. However, Hazus source code is not accessible by users and the provenance of Hazus model results generated by the user community is not centrally tracked. </w:t>
      </w:r>
    </w:p>
    <w:p w14:paraId="0ECDA8BB" w14:textId="77777777" w:rsidR="00AD45D1" w:rsidRDefault="00AD45D1" w:rsidP="00AD45D1">
      <w:pPr>
        <w:pStyle w:val="ListParagraph"/>
        <w:numPr>
          <w:ilvl w:val="0"/>
          <w:numId w:val="40"/>
        </w:numPr>
        <w:spacing w:line="360" w:lineRule="auto"/>
        <w:rPr>
          <w:lang w:val="en-US"/>
        </w:rPr>
      </w:pPr>
      <w:r>
        <w:rPr>
          <w:lang w:val="en-US"/>
        </w:rPr>
        <w:t xml:space="preserve">Users cannot verify for themselves the accuracy of Hazus model results. </w:t>
      </w:r>
    </w:p>
    <w:p w14:paraId="6BD2438D" w14:textId="77777777" w:rsidR="00B02EBC" w:rsidRDefault="00AD45D1" w:rsidP="00AD45D1">
      <w:pPr>
        <w:pStyle w:val="ListParagraph"/>
        <w:numPr>
          <w:ilvl w:val="0"/>
          <w:numId w:val="40"/>
        </w:numPr>
        <w:spacing w:line="360" w:lineRule="auto"/>
        <w:rPr>
          <w:lang w:val="en-US"/>
        </w:rPr>
      </w:pPr>
      <w:r>
        <w:rPr>
          <w:lang w:val="en-US"/>
        </w:rPr>
        <w:t>Users cannot easily distinguish between authoritative and erroneous Hazus results</w:t>
      </w:r>
      <w:r w:rsidR="00B02EBC">
        <w:rPr>
          <w:lang w:val="en-US"/>
        </w:rPr>
        <w:t>.</w:t>
      </w:r>
    </w:p>
    <w:p w14:paraId="39D89C95" w14:textId="12050505" w:rsidR="002D6B6C" w:rsidRDefault="00B02EBC" w:rsidP="00AD45D1">
      <w:pPr>
        <w:pStyle w:val="ListParagraph"/>
        <w:numPr>
          <w:ilvl w:val="0"/>
          <w:numId w:val="40"/>
        </w:numPr>
        <w:spacing w:line="360" w:lineRule="auto"/>
        <w:rPr>
          <w:lang w:val="en-US"/>
        </w:rPr>
      </w:pPr>
      <w:r>
        <w:rPr>
          <w:lang w:val="en-US"/>
        </w:rPr>
        <w:t>Incorrect, misinterpreted or out-of-context Hazus results are often circulated among the risk management community, which erodes Hazus Program credibility.</w:t>
      </w:r>
      <w:r w:rsidR="00AD45D1">
        <w:rPr>
          <w:lang w:val="en-US"/>
        </w:rPr>
        <w:t xml:space="preserve"> </w:t>
      </w:r>
    </w:p>
    <w:p w14:paraId="659E573F" w14:textId="78AC3270" w:rsidR="00A16942" w:rsidRDefault="00A16942" w:rsidP="00A16942">
      <w:pPr>
        <w:spacing w:line="360" w:lineRule="auto"/>
        <w:rPr>
          <w:b/>
          <w:sz w:val="24"/>
          <w:szCs w:val="24"/>
          <w:lang w:val="en-US"/>
        </w:rPr>
      </w:pPr>
      <w:r w:rsidRPr="00A16942">
        <w:rPr>
          <w:b/>
          <w:sz w:val="24"/>
          <w:szCs w:val="24"/>
          <w:lang w:val="en-US"/>
        </w:rPr>
        <w:t xml:space="preserve">II.1.4 </w:t>
      </w:r>
      <w:r w:rsidRPr="00A16942">
        <w:rPr>
          <w:b/>
          <w:sz w:val="24"/>
          <w:szCs w:val="24"/>
          <w:lang w:val="en-US"/>
        </w:rPr>
        <w:tab/>
        <w:t>GIS Dependence</w:t>
      </w:r>
    </w:p>
    <w:p w14:paraId="57E5799B" w14:textId="4D0953A6" w:rsidR="00D92B78" w:rsidRDefault="005E4375" w:rsidP="00A16942">
      <w:pPr>
        <w:spacing w:line="360" w:lineRule="auto"/>
        <w:rPr>
          <w:lang w:val="en-US"/>
        </w:rPr>
      </w:pPr>
      <w:commentRangeStart w:id="187"/>
      <w:r>
        <w:rPr>
          <w:lang w:val="en-US"/>
        </w:rPr>
        <w:t>T</w:t>
      </w:r>
      <w:r w:rsidR="00D92B78">
        <w:rPr>
          <w:lang w:val="en-US"/>
        </w:rPr>
        <w:t>he traditional GIS architecture of Hazus obscures the technical</w:t>
      </w:r>
      <w:r>
        <w:rPr>
          <w:lang w:val="en-US"/>
        </w:rPr>
        <w:t xml:space="preserve">ly </w:t>
      </w:r>
      <w:r w:rsidR="00D92B78">
        <w:rPr>
          <w:lang w:val="en-US"/>
        </w:rPr>
        <w:t>complex</w:t>
      </w:r>
      <w:r>
        <w:rPr>
          <w:lang w:val="en-US"/>
        </w:rPr>
        <w:t xml:space="preserve"> processes</w:t>
      </w:r>
      <w:r w:rsidR="00D92B78">
        <w:rPr>
          <w:lang w:val="en-US"/>
        </w:rPr>
        <w:t xml:space="preserve"> of hazard risk modeling</w:t>
      </w:r>
      <w:r>
        <w:rPr>
          <w:lang w:val="en-US"/>
        </w:rPr>
        <w:t xml:space="preserve"> behind a map interface.</w:t>
      </w:r>
      <w:r w:rsidR="00D92B78">
        <w:rPr>
          <w:lang w:val="en-US"/>
        </w:rPr>
        <w:t xml:space="preserve"> </w:t>
      </w:r>
      <w:r>
        <w:rPr>
          <w:lang w:val="en-US"/>
        </w:rPr>
        <w:t>U</w:t>
      </w:r>
      <w:r w:rsidR="00D92B78">
        <w:rPr>
          <w:lang w:val="en-US"/>
        </w:rPr>
        <w:t>sers with GIS specializations are expected to undertake risk assessment projects that require professional or academic expertise in engineering, earthquake physics, structural dynamics, and advanced statistics</w:t>
      </w:r>
      <w:r>
        <w:rPr>
          <w:lang w:val="en-US"/>
        </w:rPr>
        <w:t xml:space="preserve">, while experts in these areas without GIS skills are prohibited from leveraging Hazus for their risk modeling projects.  As data analysis skillsets become more common throughout disaster-related disciplines, the risk modeling community has grown to include those who are interested in estimating hazard impacts but are unfamiliar with traditional GIS technology. The reliance of Hazus on desktop GIS software alienates these potential users. A more agnostic risk modeling platform – one that seamlessly incorporates both spatial and non-spatial components – would address the needs of a much broader user base. </w:t>
      </w:r>
      <w:commentRangeEnd w:id="187"/>
      <w:r w:rsidR="00562706">
        <w:rPr>
          <w:rStyle w:val="CommentReference"/>
        </w:rPr>
        <w:commentReference w:id="187"/>
      </w:r>
    </w:p>
    <w:p w14:paraId="035D0F85" w14:textId="3A14FEC0" w:rsidR="00A16942" w:rsidRDefault="00A16942" w:rsidP="00A16942">
      <w:pPr>
        <w:spacing w:line="360" w:lineRule="auto"/>
        <w:rPr>
          <w:lang w:val="en-US"/>
        </w:rPr>
      </w:pPr>
      <w:r>
        <w:rPr>
          <w:lang w:val="en-US"/>
        </w:rPr>
        <w:lastRenderedPageBreak/>
        <w:t xml:space="preserve">A tiny fraction of current Hazus analytical processes are uniquely geospatial. This small fraction includes traditional desktop GIS functions for clipping, mapping, projecting, and developing flood-related </w:t>
      </w:r>
      <w:proofErr w:type="spellStart"/>
      <w:r>
        <w:rPr>
          <w:lang w:val="en-US"/>
        </w:rPr>
        <w:t>rasters</w:t>
      </w:r>
      <w:proofErr w:type="spellEnd"/>
      <w:r>
        <w:rPr>
          <w:lang w:val="en-US"/>
        </w:rPr>
        <w:t xml:space="preserve">. Geoprocessing steps dedicated to developing flood hazard data will be eliminated by the OpenHazus emphasis on external authoritative hazard datasets as model inputs. </w:t>
      </w:r>
      <w:commentRangeStart w:id="188"/>
      <w:r>
        <w:rPr>
          <w:lang w:val="en-US"/>
        </w:rPr>
        <w:t xml:space="preserve">Aside from these geospatial analysis functions, the primary role of desktop GIS software in Hazus is the spatial visualization of data inputs (inventory, hazard) and model results (losses). </w:t>
      </w:r>
      <w:commentRangeEnd w:id="188"/>
      <w:r w:rsidR="00984F87">
        <w:rPr>
          <w:rStyle w:val="CommentReference"/>
        </w:rPr>
        <w:commentReference w:id="188"/>
      </w:r>
      <w:r>
        <w:rPr>
          <w:lang w:val="en-US"/>
        </w:rPr>
        <w:t xml:space="preserve">As spatial and non-spatial data analytics become increasingly integrated, </w:t>
      </w:r>
      <w:commentRangeStart w:id="189"/>
      <w:r>
        <w:rPr>
          <w:lang w:val="en-US"/>
        </w:rPr>
        <w:t>mapping functionality is more logically provided to users under a larger umbrella of data reporting tools.</w:t>
      </w:r>
      <w:r w:rsidR="00D92B78">
        <w:rPr>
          <w:lang w:val="en-US"/>
        </w:rPr>
        <w:t xml:space="preserve"> </w:t>
      </w:r>
      <w:commentRangeEnd w:id="189"/>
      <w:r w:rsidR="00984F87">
        <w:rPr>
          <w:rStyle w:val="CommentReference"/>
        </w:rPr>
        <w:commentReference w:id="189"/>
      </w:r>
      <w:r w:rsidR="00D92B78">
        <w:rPr>
          <w:lang w:val="en-US"/>
        </w:rPr>
        <w:t xml:space="preserve">The relatively </w:t>
      </w:r>
      <w:commentRangeStart w:id="190"/>
      <w:r w:rsidR="00D92B78">
        <w:rPr>
          <w:lang w:val="en-US"/>
        </w:rPr>
        <w:t>simple geospatial analysis and map functions required by Hazus can be easily replaced by Open Source geospatial libraries that meet these needs independent from a traditional desktop GIS architecture.</w:t>
      </w:r>
      <w:commentRangeEnd w:id="190"/>
      <w:r w:rsidR="00984F87">
        <w:rPr>
          <w:rStyle w:val="CommentReference"/>
        </w:rPr>
        <w:commentReference w:id="190"/>
      </w:r>
    </w:p>
    <w:p w14:paraId="527DF087" w14:textId="08732A36" w:rsidR="009F7E99" w:rsidRPr="009F7E99" w:rsidRDefault="009F7E99" w:rsidP="00A16942">
      <w:pPr>
        <w:spacing w:line="360" w:lineRule="auto"/>
        <w:rPr>
          <w:b/>
          <w:sz w:val="24"/>
          <w:lang w:val="en-US"/>
        </w:rPr>
      </w:pPr>
      <w:r w:rsidRPr="009F7E99">
        <w:rPr>
          <w:b/>
          <w:sz w:val="24"/>
          <w:lang w:val="en-US"/>
        </w:rPr>
        <w:t xml:space="preserve">II.1.5 </w:t>
      </w:r>
      <w:r w:rsidRPr="009F7E99">
        <w:rPr>
          <w:b/>
          <w:sz w:val="24"/>
          <w:lang w:val="en-US"/>
        </w:rPr>
        <w:tab/>
        <w:t>Flood Hazard Generation</w:t>
      </w:r>
    </w:p>
    <w:p w14:paraId="45271988" w14:textId="36A02A5E" w:rsidR="009F7E99" w:rsidRDefault="009F7E99" w:rsidP="00A16942">
      <w:pPr>
        <w:spacing w:line="360" w:lineRule="auto"/>
        <w:rPr>
          <w:lang w:val="en-US"/>
        </w:rPr>
      </w:pPr>
      <w:r>
        <w:rPr>
          <w:lang w:val="en-US"/>
        </w:rPr>
        <w:t xml:space="preserve">The lack of sufficiently detailed flood hazard data nationwide has created a significant gap in probabilistic flood risk that no authoritative agency has yet filled. Hazus developed an internal flood depth grid generation tool in order to partially fill this gap. This capability leverages simplified hydrologic analysis to derive a rough estimate of flood depths in gridded form. Hazus loss estimation based on these internally generated depth grids have been shown to be inaccurate, which has eroded trust in Hazus as a credible flood risk analysis tool. </w:t>
      </w:r>
      <w:commentRangeStart w:id="191"/>
      <w:r>
        <w:rPr>
          <w:lang w:val="en-US"/>
        </w:rPr>
        <w:t xml:space="preserve">Since the majority of FEMA </w:t>
      </w:r>
      <w:del w:id="192" w:author="Zuzak, Casey" w:date="2019-02-14T18:43:00Z">
        <w:r>
          <w:rPr>
            <w:lang w:val="en-US"/>
          </w:rPr>
          <w:delText>RiskMAP</w:delText>
        </w:r>
      </w:del>
      <w:ins w:id="193" w:author="Zuzak, Casey" w:date="2019-02-14T18:43:00Z">
        <w:r>
          <w:rPr>
            <w:lang w:val="en-US"/>
          </w:rPr>
          <w:t>Risk</w:t>
        </w:r>
      </w:ins>
      <w:ins w:id="194" w:author="McNabb, Sean" w:date="2019-02-11T17:11:00Z">
        <w:r w:rsidR="000E5305">
          <w:rPr>
            <w:lang w:val="en-US"/>
          </w:rPr>
          <w:t xml:space="preserve"> </w:t>
        </w:r>
      </w:ins>
      <w:ins w:id="195" w:author="Zuzak, Casey" w:date="2019-02-14T18:43:00Z">
        <w:r>
          <w:rPr>
            <w:lang w:val="en-US"/>
          </w:rPr>
          <w:t>MAP</w:t>
        </w:r>
      </w:ins>
      <w:r>
        <w:rPr>
          <w:lang w:val="en-US"/>
        </w:rPr>
        <w:t xml:space="preserve"> programs are centered on quantitative flood assessment, this lack of trust results in a shrinking user base for Hazus flood models.</w:t>
      </w:r>
      <w:r w:rsidR="000A4F8A">
        <w:rPr>
          <w:lang w:val="en-US"/>
        </w:rPr>
        <w:t xml:space="preserve"> </w:t>
      </w:r>
      <w:commentRangeEnd w:id="191"/>
      <w:r w:rsidR="000E5305">
        <w:rPr>
          <w:rStyle w:val="CommentReference"/>
        </w:rPr>
        <w:commentReference w:id="191"/>
      </w:r>
      <w:r w:rsidR="000A4F8A">
        <w:rPr>
          <w:lang w:val="en-US"/>
        </w:rPr>
        <w:t xml:space="preserve">Hazus internal flood hazard generation processes are also computationally intensive and exceedingly slow to complete, which when combined with their inaccuracy results in significant user dissatisfaction. Computational requirements for flood hazard generation pose a singular restraint on Hazus processing speed, since the </w:t>
      </w:r>
      <w:r w:rsidR="000A4F8A" w:rsidRPr="00252EDA">
        <w:rPr>
          <w:lang w:val="en-US"/>
        </w:rPr>
        <w:t>remaining steps</w:t>
      </w:r>
      <w:r w:rsidR="000A4F8A">
        <w:rPr>
          <w:lang w:val="en-US"/>
        </w:rPr>
        <w:t xml:space="preserve"> in a risk analysis</w:t>
      </w:r>
      <w:r w:rsidR="000A4F8A" w:rsidRPr="00252EDA">
        <w:rPr>
          <w:lang w:val="en-US"/>
        </w:rPr>
        <w:t xml:space="preserve"> </w:t>
      </w:r>
      <w:r w:rsidR="000A4F8A">
        <w:rPr>
          <w:lang w:val="en-US"/>
        </w:rPr>
        <w:t>– identifying hazard severity at inventory locations</w:t>
      </w:r>
      <w:r w:rsidR="000A4F8A" w:rsidRPr="00252EDA">
        <w:rPr>
          <w:lang w:val="en-US"/>
        </w:rPr>
        <w:t xml:space="preserve">, damage, loss, and impact estimation, as well as the generation of report elements are </w:t>
      </w:r>
      <w:r w:rsidR="000A4F8A">
        <w:rPr>
          <w:lang w:val="en-US"/>
        </w:rPr>
        <w:t>simple tabular calculations handled easily by lightweight desktop utilities or web services.</w:t>
      </w:r>
    </w:p>
    <w:p w14:paraId="076327F3" w14:textId="4304DC40" w:rsidR="007E1155" w:rsidRDefault="007E1155" w:rsidP="00A16942">
      <w:pPr>
        <w:spacing w:line="360" w:lineRule="auto"/>
        <w:rPr>
          <w:b/>
          <w:sz w:val="24"/>
          <w:szCs w:val="24"/>
          <w:lang w:val="en-US"/>
        </w:rPr>
      </w:pPr>
      <w:r w:rsidRPr="007E1155">
        <w:rPr>
          <w:b/>
          <w:sz w:val="24"/>
          <w:szCs w:val="24"/>
          <w:lang w:val="en-US"/>
        </w:rPr>
        <w:t xml:space="preserve">II.1.6 </w:t>
      </w:r>
      <w:r w:rsidRPr="007E1155">
        <w:rPr>
          <w:b/>
          <w:sz w:val="24"/>
          <w:szCs w:val="24"/>
          <w:lang w:val="en-US"/>
        </w:rPr>
        <w:tab/>
        <w:t>Outdated and Generalized Inventory Data</w:t>
      </w:r>
    </w:p>
    <w:p w14:paraId="5345C4E4" w14:textId="77777777" w:rsidR="00E6433C" w:rsidRDefault="007E1155" w:rsidP="007E1155">
      <w:pPr>
        <w:spacing w:after="120" w:line="360" w:lineRule="auto"/>
        <w:ind w:right="173"/>
        <w:rPr>
          <w:lang w:val="en-US"/>
        </w:rPr>
      </w:pPr>
      <w:r w:rsidRPr="004F2C0A">
        <w:rPr>
          <w:lang w:val="en-US"/>
        </w:rPr>
        <w:t xml:space="preserve">A significant obstacle to a more widespread use of Hazus is the amount of effort it takes to create inventory data. </w:t>
      </w:r>
      <w:r w:rsidRPr="00252EDA">
        <w:rPr>
          <w:lang w:val="en-US"/>
        </w:rPr>
        <w:t xml:space="preserve">Developing the high-quality data required for an accurate and applicable risk assessment is </w:t>
      </w:r>
      <w:r>
        <w:rPr>
          <w:lang w:val="en-US"/>
        </w:rPr>
        <w:t xml:space="preserve">without question the costliest part of performing a risk study, and often </w:t>
      </w:r>
      <w:r w:rsidRPr="00252EDA">
        <w:rPr>
          <w:lang w:val="en-US"/>
        </w:rPr>
        <w:t xml:space="preserve">cost-prohibitive. </w:t>
      </w:r>
      <w:r w:rsidRPr="004F2C0A">
        <w:rPr>
          <w:lang w:val="en-US"/>
        </w:rPr>
        <w:t>FEMA has</w:t>
      </w:r>
      <w:r>
        <w:rPr>
          <w:lang w:val="en-US"/>
        </w:rPr>
        <w:t xml:space="preserve"> </w:t>
      </w:r>
      <w:r w:rsidRPr="004F2C0A">
        <w:rPr>
          <w:lang w:val="en-US"/>
        </w:rPr>
        <w:t xml:space="preserve">developed an incomparable resource of some 16 GB of generalized inventory data that are editable through the custom-designed Comprehensive Data Management System </w:t>
      </w:r>
      <w:r w:rsidRPr="004F2C0A">
        <w:rPr>
          <w:lang w:val="en-US"/>
        </w:rPr>
        <w:lastRenderedPageBreak/>
        <w:t xml:space="preserve">(CDMS). While these data could be a good starting point for authorities who do not have the personnel resources to develop their own inventories, they are provided only as backend SQL tables during routine Hazus installation and are not accessible to average users for custom analysis or visualization. </w:t>
      </w:r>
      <w:r w:rsidR="00E6433C" w:rsidRPr="004F2C0A">
        <w:rPr>
          <w:lang w:val="en-US"/>
        </w:rPr>
        <w:t xml:space="preserve">Furthermore, demands for accurate risk information and targeted risk reduction have outgrown census tract-level analyses and with the availability of </w:t>
      </w:r>
      <w:r w:rsidR="00E6433C">
        <w:rPr>
          <w:lang w:val="en-US"/>
        </w:rPr>
        <w:t xml:space="preserve">free </w:t>
      </w:r>
      <w:r w:rsidR="00E6433C" w:rsidRPr="004F2C0A">
        <w:rPr>
          <w:lang w:val="en-US"/>
        </w:rPr>
        <w:t xml:space="preserve">building-level data, expectations have grown for </w:t>
      </w:r>
      <w:r w:rsidR="00E6433C">
        <w:rPr>
          <w:lang w:val="en-US"/>
        </w:rPr>
        <w:t xml:space="preserve">FEMA </w:t>
      </w:r>
      <w:r w:rsidR="00E6433C" w:rsidRPr="004F2C0A">
        <w:rPr>
          <w:lang w:val="en-US"/>
        </w:rPr>
        <w:t xml:space="preserve">to </w:t>
      </w:r>
      <w:r w:rsidR="00E6433C">
        <w:rPr>
          <w:lang w:val="en-US"/>
        </w:rPr>
        <w:t>leverage</w:t>
      </w:r>
      <w:r w:rsidR="00E6433C" w:rsidRPr="004F2C0A">
        <w:rPr>
          <w:lang w:val="en-US"/>
        </w:rPr>
        <w:t xml:space="preserve"> a centralized national building data set</w:t>
      </w:r>
      <w:r w:rsidR="00E6433C">
        <w:rPr>
          <w:lang w:val="en-US"/>
        </w:rPr>
        <w:t xml:space="preserve"> for risk assessment.</w:t>
      </w:r>
      <w:r w:rsidR="00E6433C" w:rsidRPr="004F2C0A">
        <w:rPr>
          <w:lang w:val="en-US"/>
        </w:rPr>
        <w:t xml:space="preserve"> </w:t>
      </w:r>
    </w:p>
    <w:p w14:paraId="2C826110" w14:textId="3CC11741" w:rsidR="007E1155" w:rsidRPr="007E1155" w:rsidRDefault="00E6433C" w:rsidP="007E1155">
      <w:pPr>
        <w:spacing w:after="120" w:line="360" w:lineRule="auto"/>
        <w:ind w:right="173"/>
        <w:rPr>
          <w:lang w:val="en-US"/>
        </w:rPr>
      </w:pPr>
      <w:r w:rsidRPr="00252EDA">
        <w:rPr>
          <w:lang w:val="en-US"/>
        </w:rPr>
        <w:t>Hazus contains baseline essential facility inventories for the U.S. provided in downloadable State databases in SQL format</w:t>
      </w:r>
      <w:r>
        <w:rPr>
          <w:lang w:val="en-US"/>
        </w:rPr>
        <w:t xml:space="preserve"> and </w:t>
      </w:r>
      <w:commentRangeStart w:id="196"/>
      <w:ins w:id="197" w:author="Rozelle, Jesse" w:date="2019-02-14T20:01:00Z">
        <w:r w:rsidR="00386123">
          <w:rPr>
            <w:lang w:val="en-US"/>
          </w:rPr>
          <w:t xml:space="preserve">will soon be </w:t>
        </w:r>
      </w:ins>
      <w:commentRangeEnd w:id="196"/>
      <w:ins w:id="198" w:author="Rozelle, Jesse" w:date="2019-02-14T20:02:00Z">
        <w:r w:rsidR="00386123">
          <w:rPr>
            <w:rStyle w:val="CommentReference"/>
          </w:rPr>
          <w:commentReference w:id="196"/>
        </w:r>
      </w:ins>
      <w:r>
        <w:rPr>
          <w:lang w:val="en-US"/>
        </w:rPr>
        <w:t xml:space="preserve">sourced from the Homeland Infrastructure Foundation Level Data (HIFLD) program. </w:t>
      </w:r>
      <w:r w:rsidRPr="00252EDA">
        <w:rPr>
          <w:lang w:val="en-US"/>
        </w:rPr>
        <w:t xml:space="preserve">These baseline inventories provide the user an out of the box capability to run Hazus analyses anywhere in the U.S.  However, updating these static data and disseminating to users </w:t>
      </w:r>
      <w:r>
        <w:rPr>
          <w:lang w:val="en-US"/>
        </w:rPr>
        <w:t>is an inefficient and manual process – many of the facility layers in Hazus were developed in 2001. Meanwhile, Hazus demographic data updates require</w:t>
      </w:r>
      <w:r w:rsidRPr="00252EDA">
        <w:rPr>
          <w:lang w:val="en-US"/>
        </w:rPr>
        <w:t xml:space="preserve"> waiting several years after the decennial census and implementing a manual update process</w:t>
      </w:r>
      <w:r>
        <w:rPr>
          <w:lang w:val="en-US"/>
        </w:rPr>
        <w:t xml:space="preserve"> even though agencies like the Census Bureau provide dynamic data feeds through web </w:t>
      </w:r>
      <w:commentRangeStart w:id="199"/>
      <w:commentRangeStart w:id="200"/>
      <w:r>
        <w:rPr>
          <w:lang w:val="en-US"/>
        </w:rPr>
        <w:t xml:space="preserve">APIs </w:t>
      </w:r>
      <w:commentRangeEnd w:id="199"/>
      <w:r w:rsidR="00E634E0">
        <w:rPr>
          <w:rStyle w:val="CommentReference"/>
        </w:rPr>
        <w:commentReference w:id="199"/>
      </w:r>
      <w:commentRangeEnd w:id="200"/>
      <w:r w:rsidR="00D82FA2">
        <w:rPr>
          <w:rStyle w:val="CommentReference"/>
        </w:rPr>
        <w:commentReference w:id="200"/>
      </w:r>
      <w:r>
        <w:rPr>
          <w:lang w:val="en-US"/>
        </w:rPr>
        <w:t>that would ensure constantly up-to-date demographic information.</w:t>
      </w:r>
    </w:p>
    <w:p w14:paraId="37D84B35" w14:textId="3EB77B35" w:rsidR="006B3712" w:rsidRPr="00927BCA" w:rsidRDefault="006B3712" w:rsidP="006B3712">
      <w:pPr>
        <w:spacing w:after="120" w:line="360" w:lineRule="auto"/>
        <w:ind w:right="173"/>
        <w:rPr>
          <w:b/>
          <w:sz w:val="32"/>
          <w:szCs w:val="32"/>
          <w:lang w:val="en-US"/>
        </w:rPr>
      </w:pPr>
      <w:r w:rsidRPr="00927BCA">
        <w:rPr>
          <w:b/>
          <w:sz w:val="32"/>
          <w:szCs w:val="32"/>
          <w:lang w:val="en-US"/>
        </w:rPr>
        <w:t>II</w:t>
      </w:r>
      <w:r w:rsidR="00927BCA">
        <w:rPr>
          <w:b/>
          <w:sz w:val="32"/>
          <w:szCs w:val="32"/>
          <w:lang w:val="en-US"/>
        </w:rPr>
        <w:t>I.</w:t>
      </w:r>
      <w:r w:rsidR="00927BCA">
        <w:rPr>
          <w:b/>
          <w:sz w:val="32"/>
          <w:szCs w:val="32"/>
          <w:lang w:val="en-US"/>
        </w:rPr>
        <w:tab/>
      </w:r>
      <w:r w:rsidRPr="00927BCA">
        <w:rPr>
          <w:b/>
          <w:sz w:val="32"/>
          <w:szCs w:val="32"/>
          <w:lang w:val="en-US"/>
        </w:rPr>
        <w:t>Requirements</w:t>
      </w:r>
    </w:p>
    <w:p w14:paraId="240F6DE0" w14:textId="7AA7901D" w:rsidR="00E6433C" w:rsidRPr="00294655" w:rsidRDefault="00E6433C" w:rsidP="00E6433C">
      <w:pPr>
        <w:spacing w:after="120" w:line="360" w:lineRule="auto"/>
        <w:ind w:right="173"/>
        <w:rPr>
          <w:b/>
          <w:sz w:val="28"/>
          <w:szCs w:val="28"/>
          <w:lang w:val="en-US"/>
        </w:rPr>
      </w:pPr>
      <w:r w:rsidRPr="00294655">
        <w:rPr>
          <w:b/>
          <w:sz w:val="28"/>
          <w:szCs w:val="28"/>
          <w:lang w:val="en-US"/>
        </w:rPr>
        <w:t>III.</w:t>
      </w:r>
      <w:r>
        <w:rPr>
          <w:b/>
          <w:sz w:val="28"/>
          <w:szCs w:val="28"/>
          <w:lang w:val="en-US"/>
        </w:rPr>
        <w:t>1</w:t>
      </w:r>
      <w:r w:rsidRPr="00294655">
        <w:rPr>
          <w:b/>
          <w:sz w:val="28"/>
          <w:szCs w:val="28"/>
          <w:lang w:val="en-US"/>
        </w:rPr>
        <w:t xml:space="preserve"> </w:t>
      </w:r>
      <w:r w:rsidRPr="00294655">
        <w:rPr>
          <w:b/>
          <w:sz w:val="28"/>
          <w:szCs w:val="28"/>
          <w:lang w:val="en-US"/>
        </w:rPr>
        <w:tab/>
        <w:t>Desktop Independence</w:t>
      </w:r>
    </w:p>
    <w:p w14:paraId="065DF76D" w14:textId="63728005" w:rsidR="00E449BA" w:rsidRDefault="00E449BA" w:rsidP="00E449BA">
      <w:pPr>
        <w:pStyle w:val="ListParagraph"/>
        <w:numPr>
          <w:ilvl w:val="0"/>
          <w:numId w:val="42"/>
        </w:numPr>
        <w:spacing w:after="120" w:line="360" w:lineRule="auto"/>
        <w:ind w:right="173"/>
        <w:rPr>
          <w:lang w:val="en-US"/>
        </w:rPr>
      </w:pPr>
      <w:r>
        <w:rPr>
          <w:lang w:val="en-US"/>
        </w:rPr>
        <w:t>OpenHazus shall operate primarily in a web environment.</w:t>
      </w:r>
      <w:r w:rsidR="00F1277C">
        <w:rPr>
          <w:lang w:val="en-US"/>
        </w:rPr>
        <w:t xml:space="preserve"> Most of the data and all of the processing for the majority of stakeholders running risk analyses without secure data should occur on an OpenHazus web server.</w:t>
      </w:r>
    </w:p>
    <w:p w14:paraId="5FD09CD8" w14:textId="77777777" w:rsidR="00E449BA" w:rsidRDefault="00E449BA" w:rsidP="00E449BA">
      <w:pPr>
        <w:pStyle w:val="ListParagraph"/>
        <w:numPr>
          <w:ilvl w:val="0"/>
          <w:numId w:val="42"/>
        </w:numPr>
        <w:spacing w:after="120" w:line="360" w:lineRule="auto"/>
        <w:ind w:right="173"/>
        <w:rPr>
          <w:lang w:val="en-US"/>
        </w:rPr>
      </w:pPr>
      <w:r>
        <w:rPr>
          <w:lang w:val="en-US"/>
        </w:rPr>
        <w:t>The OpenHazus web environment shall provide users access to interactive analytical modules and required input.</w:t>
      </w:r>
    </w:p>
    <w:p w14:paraId="6A18CEBC" w14:textId="7AE54756" w:rsidR="00E449BA" w:rsidRDefault="00E449BA" w:rsidP="00037940">
      <w:pPr>
        <w:pStyle w:val="ListParagraph"/>
        <w:numPr>
          <w:ilvl w:val="0"/>
          <w:numId w:val="42"/>
        </w:numPr>
        <w:spacing w:after="120" w:line="360" w:lineRule="auto"/>
        <w:ind w:right="173"/>
        <w:rPr>
          <w:lang w:val="en-US"/>
        </w:rPr>
      </w:pPr>
      <w:r>
        <w:rPr>
          <w:lang w:val="en-US"/>
        </w:rPr>
        <w:t xml:space="preserve">The OpenHazus web environment will connect to related interactive resources like a source code repository, </w:t>
      </w:r>
      <w:ins w:id="201" w:author="Zuzak, Casey" w:date="2019-02-14T10:51:00Z">
        <w:r w:rsidR="001239C0">
          <w:rPr>
            <w:lang w:val="en-US"/>
          </w:rPr>
          <w:t>baseline inventory data</w:t>
        </w:r>
      </w:ins>
      <w:del w:id="202" w:author="Zuzak, Casey" w:date="2019-02-14T10:52:00Z">
        <w:r w:rsidDel="001239C0">
          <w:rPr>
            <w:lang w:val="en-US"/>
          </w:rPr>
          <w:delText>authoritative</w:delText>
        </w:r>
      </w:del>
      <w:del w:id="203" w:author="Zuzak, Casey" w:date="2019-02-14T10:51:00Z">
        <w:r w:rsidDel="001239C0">
          <w:rPr>
            <w:lang w:val="en-US"/>
          </w:rPr>
          <w:delText xml:space="preserve"> Hazus results</w:delText>
        </w:r>
      </w:del>
      <w:r>
        <w:rPr>
          <w:lang w:val="en-US"/>
        </w:rPr>
        <w:t xml:space="preserve">, inventory data, and authoritative hazard </w:t>
      </w:r>
      <w:ins w:id="204" w:author="Zuzak, Casey" w:date="2019-02-14T10:51:00Z">
        <w:r w:rsidR="001239C0">
          <w:rPr>
            <w:lang w:val="en-US"/>
          </w:rPr>
          <w:t>scenario data and Hazus results</w:t>
        </w:r>
      </w:ins>
      <w:del w:id="205" w:author="Zuzak, Casey" w:date="2019-02-14T10:51:00Z">
        <w:r w:rsidDel="001239C0">
          <w:rPr>
            <w:lang w:val="en-US"/>
          </w:rPr>
          <w:delText>data</w:delText>
        </w:r>
      </w:del>
      <w:r>
        <w:rPr>
          <w:lang w:val="en-US"/>
        </w:rPr>
        <w:t>.</w:t>
      </w:r>
    </w:p>
    <w:p w14:paraId="283CCA87" w14:textId="706FADDA" w:rsidR="00F1277C" w:rsidRPr="004338FD" w:rsidRDefault="00F1277C" w:rsidP="00037940">
      <w:pPr>
        <w:pStyle w:val="ListParagraph"/>
        <w:numPr>
          <w:ilvl w:val="0"/>
          <w:numId w:val="42"/>
        </w:numPr>
        <w:spacing w:after="120" w:line="360" w:lineRule="auto"/>
        <w:ind w:right="173"/>
        <w:rPr>
          <w:lang w:val="en-US"/>
        </w:rPr>
      </w:pPr>
      <w:r>
        <w:rPr>
          <w:lang w:val="en-US"/>
        </w:rPr>
        <w:t xml:space="preserve">A separate OpenHazus solution will be designed for implementation on a local machine to meet the needs of the small percentage of users analyzing secure data. This solution should avoid current issues associated with Hazus desktop installations by leveraging thin client technology. A thin client consists of a relatively small application that can be installed on a variety of platforms </w:t>
      </w:r>
      <w:r w:rsidRPr="004F2C0A">
        <w:rPr>
          <w:lang w:val="en-US"/>
        </w:rPr>
        <w:t>such as MS Windows, Mac OS, Linux, Chrome, iOS, Android, etc.</w:t>
      </w:r>
    </w:p>
    <w:p w14:paraId="11515422" w14:textId="7626EF40" w:rsidR="00E6433C" w:rsidRPr="00294655" w:rsidRDefault="00E6433C" w:rsidP="00E6433C">
      <w:pPr>
        <w:spacing w:line="360" w:lineRule="auto"/>
        <w:rPr>
          <w:b/>
          <w:sz w:val="28"/>
          <w:szCs w:val="28"/>
          <w:lang w:val="en-US"/>
        </w:rPr>
      </w:pPr>
      <w:r w:rsidRPr="00294655">
        <w:rPr>
          <w:b/>
          <w:sz w:val="28"/>
          <w:szCs w:val="28"/>
          <w:lang w:val="en-US"/>
        </w:rPr>
        <w:lastRenderedPageBreak/>
        <w:t>III.</w:t>
      </w:r>
      <w:r>
        <w:rPr>
          <w:b/>
          <w:sz w:val="28"/>
          <w:szCs w:val="28"/>
          <w:lang w:val="en-US"/>
        </w:rPr>
        <w:t>2</w:t>
      </w:r>
      <w:r w:rsidRPr="00294655">
        <w:rPr>
          <w:b/>
          <w:sz w:val="28"/>
          <w:szCs w:val="28"/>
          <w:lang w:val="en-US"/>
        </w:rPr>
        <w:t xml:space="preserve"> </w:t>
      </w:r>
      <w:r w:rsidRPr="00294655">
        <w:rPr>
          <w:b/>
          <w:sz w:val="28"/>
          <w:szCs w:val="28"/>
          <w:lang w:val="en-US"/>
        </w:rPr>
        <w:tab/>
        <w:t>GIS Independence</w:t>
      </w:r>
    </w:p>
    <w:p w14:paraId="45DBA72B" w14:textId="315B47CB" w:rsidR="00F1277C" w:rsidRDefault="00F1277C" w:rsidP="00F1277C">
      <w:pPr>
        <w:pStyle w:val="ListParagraph"/>
        <w:numPr>
          <w:ilvl w:val="0"/>
          <w:numId w:val="43"/>
        </w:numPr>
        <w:spacing w:line="360" w:lineRule="auto"/>
        <w:rPr>
          <w:lang w:val="en-US"/>
        </w:rPr>
      </w:pPr>
      <w:r>
        <w:rPr>
          <w:lang w:val="en-US"/>
        </w:rPr>
        <w:t xml:space="preserve">OpenHazus will be designed independent of desktop GIS software. Traditional desktop GIS technology </w:t>
      </w:r>
      <w:r w:rsidRPr="00252EDA">
        <w:rPr>
          <w:lang w:val="en-US"/>
        </w:rPr>
        <w:t>may</w:t>
      </w:r>
      <w:r>
        <w:rPr>
          <w:lang w:val="en-US"/>
        </w:rPr>
        <w:t xml:space="preserve"> still</w:t>
      </w:r>
      <w:r w:rsidRPr="00252EDA">
        <w:rPr>
          <w:lang w:val="en-US"/>
        </w:rPr>
        <w:t xml:space="preserve"> be used by stakeholder</w:t>
      </w:r>
      <w:r>
        <w:rPr>
          <w:lang w:val="en-US"/>
        </w:rPr>
        <w:t>s</w:t>
      </w:r>
      <w:r w:rsidRPr="00252EDA">
        <w:rPr>
          <w:lang w:val="en-US"/>
        </w:rPr>
        <w:t xml:space="preserve"> for preparing advanced inventory or hazard data, as well as subsequent analysis</w:t>
      </w:r>
      <w:ins w:id="206" w:author="Zuzak, Casey" w:date="2019-02-14T10:53:00Z">
        <w:r w:rsidR="001239C0">
          <w:rPr>
            <w:lang w:val="en-US"/>
          </w:rPr>
          <w:t>, visualization,</w:t>
        </w:r>
      </w:ins>
      <w:r w:rsidRPr="00252EDA">
        <w:rPr>
          <w:lang w:val="en-US"/>
        </w:rPr>
        <w:t xml:space="preserve"> and interpretation beyond the scope of </w:t>
      </w:r>
      <w:del w:id="207" w:author="Zuzak, Casey" w:date="2019-02-14T18:43:00Z">
        <w:r w:rsidRPr="00252EDA">
          <w:rPr>
            <w:lang w:val="en-US"/>
          </w:rPr>
          <w:delText>Hazus</w:delText>
        </w:r>
      </w:del>
      <w:ins w:id="208" w:author="Zuzak, Casey" w:date="2019-02-14T10:53:00Z">
        <w:r w:rsidR="001239C0">
          <w:rPr>
            <w:lang w:val="en-US"/>
          </w:rPr>
          <w:t>the</w:t>
        </w:r>
      </w:ins>
      <w:ins w:id="209" w:author="Rozelle, Jesse" w:date="2019-02-14T20:05:00Z">
        <w:r w:rsidR="00EA4506">
          <w:rPr>
            <w:lang w:val="en-US"/>
          </w:rPr>
          <w:t xml:space="preserve"> </w:t>
        </w:r>
      </w:ins>
      <w:ins w:id="210" w:author="Zuzak, Casey" w:date="2019-02-14T18:43:00Z">
        <w:r w:rsidRPr="00252EDA">
          <w:rPr>
            <w:lang w:val="en-US"/>
          </w:rPr>
          <w:t>Hazus</w:t>
        </w:r>
      </w:ins>
      <w:ins w:id="211" w:author="Zuzak, Casey" w:date="2019-02-14T10:53:00Z">
        <w:r w:rsidR="001239C0">
          <w:rPr>
            <w:lang w:val="en-US"/>
          </w:rPr>
          <w:t xml:space="preserve"> software</w:t>
        </w:r>
      </w:ins>
      <w:r>
        <w:rPr>
          <w:lang w:val="en-US"/>
        </w:rPr>
        <w:t>.</w:t>
      </w:r>
    </w:p>
    <w:p w14:paraId="6356F3BC" w14:textId="77777777" w:rsidR="00F1277C" w:rsidRPr="00F1277C" w:rsidRDefault="00F1277C" w:rsidP="00F1277C">
      <w:pPr>
        <w:pStyle w:val="ListParagraph"/>
        <w:numPr>
          <w:ilvl w:val="0"/>
          <w:numId w:val="43"/>
        </w:numPr>
        <w:spacing w:line="360" w:lineRule="auto"/>
        <w:rPr>
          <w:lang w:val="en-US"/>
        </w:rPr>
      </w:pPr>
      <w:r w:rsidRPr="00F1277C">
        <w:rPr>
          <w:lang w:val="en-US"/>
        </w:rPr>
        <w:t xml:space="preserve">Analysis components requiring spatial operations will be rebuilt using Open Source geospatial libraries that can be run in a cloud environment or on a local machine through a lightweight, </w:t>
      </w:r>
      <w:commentRangeStart w:id="212"/>
      <w:r w:rsidRPr="00F1277C">
        <w:rPr>
          <w:lang w:val="en-US"/>
        </w:rPr>
        <w:t>downloadable OpenHazus utility</w:t>
      </w:r>
      <w:commentRangeEnd w:id="212"/>
      <w:r w:rsidR="0043000E">
        <w:rPr>
          <w:rStyle w:val="CommentReference"/>
        </w:rPr>
        <w:commentReference w:id="212"/>
      </w:r>
      <w:r w:rsidRPr="00F1277C">
        <w:rPr>
          <w:lang w:val="en-US"/>
        </w:rPr>
        <w:t>.</w:t>
      </w:r>
    </w:p>
    <w:p w14:paraId="5FFA37A6" w14:textId="77777777" w:rsidR="00F1277C" w:rsidRPr="00F1277C" w:rsidRDefault="00F1277C" w:rsidP="00F1277C">
      <w:pPr>
        <w:pStyle w:val="ListParagraph"/>
        <w:numPr>
          <w:ilvl w:val="0"/>
          <w:numId w:val="43"/>
        </w:numPr>
        <w:spacing w:line="360" w:lineRule="auto"/>
        <w:rPr>
          <w:lang w:val="en-US"/>
        </w:rPr>
      </w:pPr>
      <w:r w:rsidRPr="00F1277C">
        <w:rPr>
          <w:lang w:val="en-US"/>
        </w:rPr>
        <w:t xml:space="preserve">Study regions for all hazards shall be created using a spatial interface, allowing the user to select the aggregation level and geographic location from a selectable map, or through a tabular menu selection based on jurisdiction names. Study region creation shall be global, and only limited by geography where hazard dictates. </w:t>
      </w:r>
    </w:p>
    <w:p w14:paraId="2EC64D91" w14:textId="77777777" w:rsidR="00F1277C" w:rsidRPr="00F1277C" w:rsidRDefault="00F1277C" w:rsidP="00F1277C">
      <w:pPr>
        <w:pStyle w:val="ListParagraph"/>
        <w:numPr>
          <w:ilvl w:val="0"/>
          <w:numId w:val="43"/>
        </w:numPr>
        <w:spacing w:line="360" w:lineRule="auto"/>
        <w:rPr>
          <w:lang w:val="en-US"/>
        </w:rPr>
      </w:pPr>
      <w:r w:rsidRPr="00F1277C">
        <w:rPr>
          <w:lang w:val="en-US"/>
        </w:rPr>
        <w:t>Study regions and model results for all hazards shall be viewable on an interactive, selectable map interface, or through a tabular interface displaying available data for the selected region. Spatial visualization functions will be accomplished through Open Source libraries and seamlessly bundled with non-spatial data visualization libraries in one intuitive “toolkit” the provides users with diverse options for interpreting and representing their model results.</w:t>
      </w:r>
    </w:p>
    <w:p w14:paraId="07B91B3F" w14:textId="2536100C" w:rsidR="00F1277C" w:rsidRPr="00F1277C" w:rsidRDefault="00F1277C" w:rsidP="00F1277C">
      <w:pPr>
        <w:pStyle w:val="ListParagraph"/>
        <w:numPr>
          <w:ilvl w:val="0"/>
          <w:numId w:val="43"/>
        </w:numPr>
        <w:spacing w:line="360" w:lineRule="auto"/>
        <w:rPr>
          <w:lang w:val="en-US"/>
        </w:rPr>
      </w:pPr>
      <w:r w:rsidRPr="00F1277C">
        <w:rPr>
          <w:lang w:val="en-US"/>
        </w:rPr>
        <w:t>The GIS-independent, Open Hazus interface should be flexible enough to serve stakeholders in a web-based, desktop-based, and even mobile environment. Not all functions will be available in all environments, but the transition should be seamless from a UI/UX perspective.</w:t>
      </w:r>
    </w:p>
    <w:p w14:paraId="7584B21E" w14:textId="1E12B4B9" w:rsidR="00E6433C" w:rsidRPr="00294655" w:rsidRDefault="00E6433C" w:rsidP="00E6433C">
      <w:pPr>
        <w:spacing w:after="120" w:line="360" w:lineRule="auto"/>
        <w:ind w:right="173"/>
        <w:rPr>
          <w:b/>
          <w:sz w:val="28"/>
          <w:szCs w:val="28"/>
          <w:lang w:val="en-US"/>
        </w:rPr>
      </w:pPr>
      <w:r w:rsidRPr="00294655">
        <w:rPr>
          <w:b/>
          <w:sz w:val="28"/>
          <w:szCs w:val="28"/>
          <w:lang w:val="en-US"/>
        </w:rPr>
        <w:t>III.</w:t>
      </w:r>
      <w:r>
        <w:rPr>
          <w:b/>
          <w:sz w:val="28"/>
          <w:szCs w:val="28"/>
          <w:lang w:val="en-US"/>
        </w:rPr>
        <w:t>3</w:t>
      </w:r>
      <w:r w:rsidRPr="00294655">
        <w:rPr>
          <w:b/>
          <w:sz w:val="28"/>
          <w:szCs w:val="28"/>
          <w:lang w:val="en-US"/>
        </w:rPr>
        <w:t xml:space="preserve"> </w:t>
      </w:r>
      <w:r w:rsidRPr="00294655">
        <w:rPr>
          <w:b/>
          <w:sz w:val="28"/>
          <w:szCs w:val="28"/>
          <w:lang w:val="en-US"/>
        </w:rPr>
        <w:tab/>
        <w:t>Modularization</w:t>
      </w:r>
    </w:p>
    <w:p w14:paraId="4EBB2A9C" w14:textId="77777777" w:rsidR="00594323" w:rsidRDefault="00DB0AB7" w:rsidP="00594323">
      <w:pPr>
        <w:pStyle w:val="ListParagraph"/>
        <w:numPr>
          <w:ilvl w:val="0"/>
          <w:numId w:val="44"/>
        </w:numPr>
        <w:spacing w:after="120" w:line="360" w:lineRule="auto"/>
        <w:ind w:right="173"/>
        <w:rPr>
          <w:lang w:val="en-US"/>
        </w:rPr>
      </w:pPr>
      <w:r w:rsidRPr="00594323">
        <w:rPr>
          <w:lang w:val="en-US"/>
        </w:rPr>
        <w:t xml:space="preserve">Hazus source code shall be divided into encapsulated analytical modules according to hazard, functionality, data inputs, usability, etc., with major components </w:t>
      </w:r>
      <w:commentRangeStart w:id="213"/>
      <w:r w:rsidRPr="00594323">
        <w:rPr>
          <w:lang w:val="en-US"/>
        </w:rPr>
        <w:t>rewritten in a language commonly used in the data science, research and engineering communities.</w:t>
      </w:r>
      <w:commentRangeEnd w:id="213"/>
      <w:r w:rsidR="00FC6757">
        <w:rPr>
          <w:rStyle w:val="CommentReference"/>
        </w:rPr>
        <w:commentReference w:id="213"/>
      </w:r>
    </w:p>
    <w:p w14:paraId="3E228667" w14:textId="6C5DBDE0" w:rsidR="000D08AF" w:rsidRDefault="00594323" w:rsidP="00594323">
      <w:pPr>
        <w:pStyle w:val="ListParagraph"/>
        <w:numPr>
          <w:ilvl w:val="0"/>
          <w:numId w:val="44"/>
        </w:numPr>
        <w:spacing w:after="120" w:line="360" w:lineRule="auto"/>
        <w:ind w:right="173"/>
        <w:rPr>
          <w:lang w:val="en-US"/>
        </w:rPr>
      </w:pPr>
      <w:r>
        <w:rPr>
          <w:lang w:val="en-US"/>
        </w:rPr>
        <w:t>OpenHazus</w:t>
      </w:r>
      <w:r w:rsidR="00DB0AB7" w:rsidRPr="00594323">
        <w:rPr>
          <w:lang w:val="en-US"/>
        </w:rPr>
        <w:t xml:space="preserve"> analytical modules will be provided in a library for users to run individually in whatever combination meets their risk assessment needs.</w:t>
      </w:r>
      <w:r w:rsidR="00042A25" w:rsidRPr="00594323">
        <w:rPr>
          <w:lang w:val="en-US"/>
        </w:rPr>
        <w:t xml:space="preserve"> </w:t>
      </w:r>
      <w:r w:rsidR="000D08AF" w:rsidRPr="004F2C0A">
        <w:rPr>
          <w:lang w:val="en-US"/>
        </w:rPr>
        <w:t xml:space="preserve">Basic users </w:t>
      </w:r>
      <w:r w:rsidR="000D08AF">
        <w:rPr>
          <w:lang w:val="en-US"/>
        </w:rPr>
        <w:t xml:space="preserve">should be able </w:t>
      </w:r>
      <w:r w:rsidR="000D08AF" w:rsidRPr="004F2C0A">
        <w:rPr>
          <w:lang w:val="en-US"/>
        </w:rPr>
        <w:t xml:space="preserve">to interact with only those analytical steps that </w:t>
      </w:r>
      <w:r w:rsidR="000D08AF">
        <w:rPr>
          <w:lang w:val="en-US"/>
        </w:rPr>
        <w:t>support</w:t>
      </w:r>
      <w:r w:rsidR="000D08AF" w:rsidRPr="004F2C0A">
        <w:rPr>
          <w:lang w:val="en-US"/>
        </w:rPr>
        <w:t xml:space="preserve"> their project goals, rather than adhering to a fixed workflow</w:t>
      </w:r>
      <w:r w:rsidR="000D08AF">
        <w:rPr>
          <w:lang w:val="en-US"/>
        </w:rPr>
        <w:t xml:space="preserve">, </w:t>
      </w:r>
      <w:r w:rsidR="000D08AF" w:rsidRPr="004F2C0A">
        <w:rPr>
          <w:lang w:val="en-US"/>
        </w:rPr>
        <w:t>though user-friendly workflow suggestions will be provided</w:t>
      </w:r>
      <w:r w:rsidR="000D08AF">
        <w:rPr>
          <w:lang w:val="en-US"/>
        </w:rPr>
        <w:t>.</w:t>
      </w:r>
    </w:p>
    <w:p w14:paraId="053CA2FF" w14:textId="52B6A8B3" w:rsidR="000D08AF" w:rsidRDefault="000D08AF" w:rsidP="00594323">
      <w:pPr>
        <w:pStyle w:val="ListParagraph"/>
        <w:numPr>
          <w:ilvl w:val="0"/>
          <w:numId w:val="44"/>
        </w:numPr>
        <w:spacing w:after="120" w:line="360" w:lineRule="auto"/>
        <w:ind w:right="173"/>
        <w:rPr>
          <w:lang w:val="en-US"/>
        </w:rPr>
      </w:pPr>
      <w:r w:rsidRPr="00252EDA">
        <w:rPr>
          <w:lang w:val="en-US"/>
        </w:rPr>
        <w:t>OpenHazus users</w:t>
      </w:r>
      <w:r>
        <w:rPr>
          <w:lang w:val="en-US"/>
        </w:rPr>
        <w:t xml:space="preserve"> should have the ability to</w:t>
      </w:r>
      <w:r w:rsidRPr="00252EDA">
        <w:rPr>
          <w:lang w:val="en-US"/>
        </w:rPr>
        <w:t xml:space="preserve"> design their own workflows and customize </w:t>
      </w:r>
      <w:r>
        <w:rPr>
          <w:lang w:val="en-US"/>
        </w:rPr>
        <w:t xml:space="preserve">or extend </w:t>
      </w:r>
      <w:r w:rsidRPr="00252EDA">
        <w:rPr>
          <w:lang w:val="en-US"/>
        </w:rPr>
        <w:t xml:space="preserve">OpenHazus </w:t>
      </w:r>
      <w:r>
        <w:rPr>
          <w:lang w:val="en-US"/>
        </w:rPr>
        <w:t xml:space="preserve">modules </w:t>
      </w:r>
      <w:r w:rsidRPr="00252EDA">
        <w:rPr>
          <w:lang w:val="en-US"/>
        </w:rPr>
        <w:t xml:space="preserve">to </w:t>
      </w:r>
      <w:r>
        <w:rPr>
          <w:lang w:val="en-US"/>
        </w:rPr>
        <w:t xml:space="preserve">meet </w:t>
      </w:r>
      <w:r w:rsidRPr="00252EDA">
        <w:rPr>
          <w:lang w:val="en-US"/>
        </w:rPr>
        <w:t>their needs</w:t>
      </w:r>
      <w:r>
        <w:rPr>
          <w:lang w:val="en-US"/>
        </w:rPr>
        <w:t>.</w:t>
      </w:r>
    </w:p>
    <w:p w14:paraId="67C808AE" w14:textId="22B9C9F4" w:rsidR="00594323" w:rsidRDefault="00042A25" w:rsidP="00594323">
      <w:pPr>
        <w:pStyle w:val="ListParagraph"/>
        <w:numPr>
          <w:ilvl w:val="0"/>
          <w:numId w:val="44"/>
        </w:numPr>
        <w:spacing w:after="120" w:line="360" w:lineRule="auto"/>
        <w:ind w:right="173"/>
        <w:rPr>
          <w:lang w:val="en-US"/>
        </w:rPr>
      </w:pPr>
      <w:r w:rsidRPr="00594323">
        <w:rPr>
          <w:lang w:val="en-US"/>
        </w:rPr>
        <w:lastRenderedPageBreak/>
        <w:t xml:space="preserve">The OpenHazus analytical </w:t>
      </w:r>
      <w:r w:rsidR="000D08AF">
        <w:rPr>
          <w:lang w:val="en-US"/>
        </w:rPr>
        <w:t xml:space="preserve">module </w:t>
      </w:r>
      <w:r w:rsidRPr="00594323">
        <w:rPr>
          <w:lang w:val="en-US"/>
        </w:rPr>
        <w:t xml:space="preserve">library should include standard methods for: </w:t>
      </w:r>
    </w:p>
    <w:p w14:paraId="3D8E82A3" w14:textId="77777777" w:rsidR="00594323" w:rsidRDefault="00042A25" w:rsidP="00594323">
      <w:pPr>
        <w:pStyle w:val="ListParagraph"/>
        <w:numPr>
          <w:ilvl w:val="1"/>
          <w:numId w:val="44"/>
        </w:numPr>
        <w:spacing w:after="120" w:line="360" w:lineRule="auto"/>
        <w:ind w:right="173"/>
        <w:rPr>
          <w:lang w:val="en-US"/>
        </w:rPr>
      </w:pPr>
      <w:r w:rsidRPr="00594323">
        <w:rPr>
          <w:lang w:val="en-US"/>
        </w:rPr>
        <w:t xml:space="preserve">Inventory data collection and updates by attribute type </w:t>
      </w:r>
    </w:p>
    <w:p w14:paraId="3E1F4949" w14:textId="77777777" w:rsidR="00604847" w:rsidRDefault="00604847" w:rsidP="00604847">
      <w:pPr>
        <w:pStyle w:val="ListParagraph"/>
        <w:numPr>
          <w:ilvl w:val="1"/>
          <w:numId w:val="44"/>
        </w:numPr>
        <w:spacing w:after="120" w:line="360" w:lineRule="auto"/>
        <w:ind w:right="173"/>
        <w:rPr>
          <w:lang w:val="en-US"/>
        </w:rPr>
      </w:pPr>
      <w:r w:rsidRPr="00594323">
        <w:rPr>
          <w:lang w:val="en-US"/>
        </w:rPr>
        <w:t xml:space="preserve">Classifying occupancy of buildings and facilities </w:t>
      </w:r>
    </w:p>
    <w:p w14:paraId="514B4FBC" w14:textId="77777777" w:rsidR="00604847" w:rsidRDefault="00604847" w:rsidP="00604847">
      <w:pPr>
        <w:pStyle w:val="ListParagraph"/>
        <w:numPr>
          <w:ilvl w:val="1"/>
          <w:numId w:val="44"/>
        </w:numPr>
        <w:spacing w:after="120" w:line="360" w:lineRule="auto"/>
        <w:ind w:right="173"/>
        <w:rPr>
          <w:lang w:val="en-US"/>
        </w:rPr>
      </w:pPr>
      <w:r w:rsidRPr="00594323">
        <w:rPr>
          <w:lang w:val="en-US"/>
        </w:rPr>
        <w:t xml:space="preserve">Classifying building structure type </w:t>
      </w:r>
    </w:p>
    <w:p w14:paraId="7ABA1894" w14:textId="25BA6D8C" w:rsidR="00594323" w:rsidRDefault="00604847" w:rsidP="00594323">
      <w:pPr>
        <w:pStyle w:val="ListParagraph"/>
        <w:numPr>
          <w:ilvl w:val="1"/>
          <w:numId w:val="44"/>
        </w:numPr>
        <w:spacing w:after="120" w:line="360" w:lineRule="auto"/>
        <w:ind w:right="173"/>
        <w:rPr>
          <w:lang w:val="en-US"/>
        </w:rPr>
      </w:pPr>
      <w:r>
        <w:rPr>
          <w:lang w:val="en-US"/>
        </w:rPr>
        <w:t>Using authoritative hazard datasets</w:t>
      </w:r>
    </w:p>
    <w:p w14:paraId="6A08C39E" w14:textId="77777777" w:rsidR="00604847" w:rsidRDefault="00604847" w:rsidP="00604847">
      <w:pPr>
        <w:pStyle w:val="ListParagraph"/>
        <w:numPr>
          <w:ilvl w:val="1"/>
          <w:numId w:val="44"/>
        </w:numPr>
        <w:spacing w:after="120" w:line="360" w:lineRule="auto"/>
        <w:ind w:right="173"/>
        <w:rPr>
          <w:lang w:val="en-US"/>
        </w:rPr>
      </w:pPr>
      <w:r>
        <w:rPr>
          <w:lang w:val="en-US"/>
        </w:rPr>
        <w:t>Importing user hazard data</w:t>
      </w:r>
    </w:p>
    <w:p w14:paraId="5698F01D" w14:textId="74D756E0" w:rsidR="00594323" w:rsidRDefault="00042A25" w:rsidP="00594323">
      <w:pPr>
        <w:pStyle w:val="ListParagraph"/>
        <w:numPr>
          <w:ilvl w:val="1"/>
          <w:numId w:val="44"/>
        </w:numPr>
        <w:spacing w:after="120" w:line="360" w:lineRule="auto"/>
        <w:ind w:right="173"/>
        <w:rPr>
          <w:lang w:val="en-US"/>
        </w:rPr>
      </w:pPr>
      <w:r w:rsidRPr="00594323">
        <w:rPr>
          <w:lang w:val="en-US"/>
        </w:rPr>
        <w:t xml:space="preserve">Using </w:t>
      </w:r>
      <w:r w:rsidR="00604847">
        <w:rPr>
          <w:lang w:val="en-US"/>
        </w:rPr>
        <w:t>ancillary datasets like demographic and elevation information</w:t>
      </w:r>
      <w:r w:rsidRPr="00594323">
        <w:rPr>
          <w:lang w:val="en-US"/>
        </w:rPr>
        <w:t xml:space="preserve"> </w:t>
      </w:r>
    </w:p>
    <w:p w14:paraId="451D3770" w14:textId="3DC8AE35" w:rsidR="00604847" w:rsidRDefault="00604847" w:rsidP="00594323">
      <w:pPr>
        <w:pStyle w:val="ListParagraph"/>
        <w:numPr>
          <w:ilvl w:val="1"/>
          <w:numId w:val="44"/>
        </w:numPr>
        <w:spacing w:after="120" w:line="360" w:lineRule="auto"/>
        <w:ind w:right="173"/>
        <w:rPr>
          <w:lang w:val="en-US"/>
        </w:rPr>
      </w:pPr>
      <w:r>
        <w:rPr>
          <w:lang w:val="en-US"/>
        </w:rPr>
        <w:t>Extracting hazard severity measurements at inventory locations</w:t>
      </w:r>
    </w:p>
    <w:p w14:paraId="56D002E4" w14:textId="2C84175B" w:rsidR="00604847" w:rsidRDefault="00F73319" w:rsidP="00594323">
      <w:pPr>
        <w:pStyle w:val="ListParagraph"/>
        <w:numPr>
          <w:ilvl w:val="1"/>
          <w:numId w:val="44"/>
        </w:numPr>
        <w:spacing w:after="120" w:line="360" w:lineRule="auto"/>
        <w:ind w:right="173"/>
        <w:rPr>
          <w:lang w:val="en-US"/>
        </w:rPr>
      </w:pPr>
      <w:r>
        <w:rPr>
          <w:lang w:val="en-US"/>
        </w:rPr>
        <w:t>Calculating damages at inventory locations based on hazard inputs</w:t>
      </w:r>
    </w:p>
    <w:p w14:paraId="6280B9D9" w14:textId="6161788D" w:rsidR="00F73319" w:rsidRDefault="00F73319" w:rsidP="00594323">
      <w:pPr>
        <w:pStyle w:val="ListParagraph"/>
        <w:numPr>
          <w:ilvl w:val="1"/>
          <w:numId w:val="44"/>
        </w:numPr>
        <w:spacing w:after="120" w:line="360" w:lineRule="auto"/>
        <w:ind w:right="173"/>
        <w:rPr>
          <w:lang w:val="en-US"/>
        </w:rPr>
      </w:pPr>
      <w:r>
        <w:rPr>
          <w:lang w:val="en-US"/>
        </w:rPr>
        <w:t>Calculating social and economic impacts based on damages and hazard inputs</w:t>
      </w:r>
    </w:p>
    <w:p w14:paraId="15C446D9" w14:textId="77777777" w:rsidR="00594323" w:rsidRDefault="00042A25" w:rsidP="00594323">
      <w:pPr>
        <w:pStyle w:val="ListParagraph"/>
        <w:numPr>
          <w:ilvl w:val="1"/>
          <w:numId w:val="44"/>
        </w:numPr>
        <w:spacing w:after="120" w:line="360" w:lineRule="auto"/>
        <w:ind w:right="173"/>
        <w:rPr>
          <w:lang w:val="en-US"/>
        </w:rPr>
      </w:pPr>
      <w:r w:rsidRPr="00594323">
        <w:rPr>
          <w:lang w:val="en-US"/>
        </w:rPr>
        <w:t xml:space="preserve">Developing building damage functions </w:t>
      </w:r>
    </w:p>
    <w:p w14:paraId="7CEA2CB6" w14:textId="77777777" w:rsidR="00594323" w:rsidRDefault="00042A25" w:rsidP="00594323">
      <w:pPr>
        <w:pStyle w:val="ListParagraph"/>
        <w:numPr>
          <w:ilvl w:val="1"/>
          <w:numId w:val="44"/>
        </w:numPr>
        <w:spacing w:after="120" w:line="360" w:lineRule="auto"/>
        <w:ind w:right="173"/>
        <w:rPr>
          <w:lang w:val="en-US"/>
        </w:rPr>
      </w:pPr>
      <w:r w:rsidRPr="00594323">
        <w:rPr>
          <w:lang w:val="en-US"/>
        </w:rPr>
        <w:t xml:space="preserve">Grouping, ranking and analyzing lifelines  </w:t>
      </w:r>
    </w:p>
    <w:p w14:paraId="21507DE7" w14:textId="765DB251" w:rsidR="00DB0AB7" w:rsidRPr="00594323" w:rsidRDefault="00042A25" w:rsidP="00594323">
      <w:pPr>
        <w:pStyle w:val="ListParagraph"/>
        <w:numPr>
          <w:ilvl w:val="1"/>
          <w:numId w:val="44"/>
        </w:numPr>
        <w:spacing w:after="120" w:line="360" w:lineRule="auto"/>
        <w:ind w:right="173"/>
        <w:rPr>
          <w:lang w:val="en-US"/>
        </w:rPr>
      </w:pPr>
      <w:r w:rsidRPr="00594323">
        <w:rPr>
          <w:lang w:val="en-US"/>
        </w:rPr>
        <w:t>Visualizing and interpreting model results</w:t>
      </w:r>
    </w:p>
    <w:p w14:paraId="20D1E416" w14:textId="1FEFED1E" w:rsidR="00DB0AB7" w:rsidRDefault="00DB0AB7" w:rsidP="000D08AF">
      <w:pPr>
        <w:pStyle w:val="ListParagraph"/>
        <w:numPr>
          <w:ilvl w:val="0"/>
          <w:numId w:val="44"/>
        </w:numPr>
        <w:spacing w:after="120" w:line="360" w:lineRule="auto"/>
        <w:ind w:right="173"/>
        <w:rPr>
          <w:lang w:val="en-US"/>
        </w:rPr>
      </w:pPr>
      <w:r w:rsidRPr="000D08AF">
        <w:rPr>
          <w:lang w:val="en-US"/>
        </w:rPr>
        <w:t>The OpenHazus development team will provide a reference implementation that stakeholders may use out-of-the-box</w:t>
      </w:r>
      <w:r w:rsidR="000D08AF">
        <w:rPr>
          <w:lang w:val="en-US"/>
        </w:rPr>
        <w:t xml:space="preserve">, with the ability for </w:t>
      </w:r>
      <w:r w:rsidRPr="000D08AF">
        <w:rPr>
          <w:lang w:val="en-US"/>
        </w:rPr>
        <w:t xml:space="preserve">interested parties </w:t>
      </w:r>
      <w:del w:id="214" w:author="Zuzak, Casey" w:date="2019-02-14T18:43:00Z">
        <w:r w:rsidR="000D08AF">
          <w:rPr>
            <w:lang w:val="en-US"/>
          </w:rPr>
          <w:delText>to</w:delText>
        </w:r>
        <w:r w:rsidRPr="000D08AF">
          <w:rPr>
            <w:lang w:val="en-US"/>
          </w:rPr>
          <w:delText>create</w:delText>
        </w:r>
      </w:del>
      <w:ins w:id="215" w:author="Zuzak, Casey" w:date="2019-02-14T18:43:00Z">
        <w:r w:rsidR="000D08AF">
          <w:rPr>
            <w:lang w:val="en-US"/>
          </w:rPr>
          <w:t>to</w:t>
        </w:r>
      </w:ins>
      <w:ins w:id="216" w:author="McNabb, Sean" w:date="2019-02-11T17:02:00Z">
        <w:r w:rsidR="0075409A">
          <w:rPr>
            <w:lang w:val="en-US"/>
          </w:rPr>
          <w:t xml:space="preserve"> </w:t>
        </w:r>
      </w:ins>
      <w:ins w:id="217" w:author="Zuzak, Casey" w:date="2019-02-14T18:43:00Z">
        <w:r w:rsidRPr="000D08AF">
          <w:rPr>
            <w:lang w:val="en-US"/>
          </w:rPr>
          <w:t>create</w:t>
        </w:r>
      </w:ins>
      <w:r w:rsidRPr="000D08AF">
        <w:rPr>
          <w:lang w:val="en-US"/>
        </w:rPr>
        <w:t xml:space="preserve"> their own tools, models, and workflows. </w:t>
      </w:r>
    </w:p>
    <w:p w14:paraId="074284D3" w14:textId="7926CC2C" w:rsidR="000D08AF" w:rsidRDefault="000D08AF" w:rsidP="000D08AF">
      <w:pPr>
        <w:pStyle w:val="ListParagraph"/>
        <w:numPr>
          <w:ilvl w:val="0"/>
          <w:numId w:val="44"/>
        </w:numPr>
        <w:spacing w:after="120" w:line="360" w:lineRule="auto"/>
        <w:ind w:right="173"/>
        <w:rPr>
          <w:lang w:val="en-US"/>
        </w:rPr>
      </w:pPr>
      <w:r>
        <w:rPr>
          <w:lang w:val="en-US"/>
        </w:rPr>
        <w:t>OpenHazus development activities will address bugs, methodology updates, and functionality expansions for individual bugs on a rolling basis without impacting the rest of OpenHazus code.</w:t>
      </w:r>
      <w:r w:rsidR="00604847">
        <w:rPr>
          <w:lang w:val="en-US"/>
        </w:rPr>
        <w:t xml:space="preserve"> OpenHazus developers should work directly with users as they customize modules, incorporate new hazard or inventory inputs, or experiment with new methods for calculating impacts. If user-derived modifications are applicable to a broader set of the Hazus user community, the OpenHazus development team should incorporate them into the official reference implementation as resources become available, rather than within a rigid update cycle.</w:t>
      </w:r>
    </w:p>
    <w:p w14:paraId="6073BBFA" w14:textId="7B474654" w:rsidR="00F73319" w:rsidRDefault="00F73319" w:rsidP="000D08AF">
      <w:pPr>
        <w:pStyle w:val="ListParagraph"/>
        <w:numPr>
          <w:ilvl w:val="0"/>
          <w:numId w:val="44"/>
        </w:numPr>
        <w:spacing w:after="120" w:line="360" w:lineRule="auto"/>
        <w:ind w:right="173"/>
        <w:rPr>
          <w:lang w:val="en-US"/>
        </w:rPr>
      </w:pPr>
      <w:r>
        <w:rPr>
          <w:lang w:val="en-US"/>
        </w:rPr>
        <w:t>OpenHazus development should be coupled with engagement with the research community so that methodologies can evolve as the state-of-the-art advances.</w:t>
      </w:r>
    </w:p>
    <w:p w14:paraId="0A583BE4" w14:textId="02B0965F" w:rsidR="000D08AF" w:rsidRDefault="000D08AF" w:rsidP="000D08AF">
      <w:pPr>
        <w:pStyle w:val="ListParagraph"/>
        <w:numPr>
          <w:ilvl w:val="0"/>
          <w:numId w:val="44"/>
        </w:numPr>
        <w:spacing w:after="120" w:line="360" w:lineRule="auto"/>
        <w:ind w:right="173"/>
        <w:rPr>
          <w:lang w:val="en-US"/>
        </w:rPr>
      </w:pPr>
      <w:r>
        <w:rPr>
          <w:lang w:val="en-US"/>
        </w:rPr>
        <w:t>The technical requirements of each OpenHazus analytical module should be fully exposed to users so that they can more effectively leverage those modules that fall within their professional purview.</w:t>
      </w:r>
    </w:p>
    <w:p w14:paraId="4B8572C8" w14:textId="4DE2E822" w:rsidR="000D08AF" w:rsidRPr="000D08AF" w:rsidRDefault="00604847" w:rsidP="000D08AF">
      <w:pPr>
        <w:pStyle w:val="ListParagraph"/>
        <w:numPr>
          <w:ilvl w:val="0"/>
          <w:numId w:val="44"/>
        </w:numPr>
        <w:spacing w:after="120" w:line="360" w:lineRule="auto"/>
        <w:ind w:right="173"/>
        <w:rPr>
          <w:lang w:val="en-US"/>
        </w:rPr>
      </w:pPr>
      <w:r>
        <w:rPr>
          <w:lang w:val="en-US"/>
        </w:rPr>
        <w:t xml:space="preserve">Training materials should be reorganized according OpenHazus modules, as users will no longer be required to understand all components of a large, rigid workflow, but can instead </w:t>
      </w:r>
      <w:r>
        <w:rPr>
          <w:lang w:val="en-US"/>
        </w:rPr>
        <w:lastRenderedPageBreak/>
        <w:t>run only those modules that are familiar to their particular industry or applicable to their particular data inputs.</w:t>
      </w:r>
    </w:p>
    <w:p w14:paraId="74C78BA8" w14:textId="34400F68" w:rsidR="00B02EBC" w:rsidRPr="00294655" w:rsidRDefault="00B02EBC" w:rsidP="00B02EBC">
      <w:pPr>
        <w:spacing w:line="360" w:lineRule="auto"/>
        <w:rPr>
          <w:b/>
          <w:sz w:val="28"/>
          <w:szCs w:val="28"/>
          <w:lang w:val="en-US"/>
        </w:rPr>
      </w:pPr>
      <w:r w:rsidRPr="00294655">
        <w:rPr>
          <w:b/>
          <w:sz w:val="28"/>
          <w:szCs w:val="28"/>
          <w:lang w:val="en-US"/>
        </w:rPr>
        <w:t>III.</w:t>
      </w:r>
      <w:r w:rsidR="00E6433C">
        <w:rPr>
          <w:b/>
          <w:sz w:val="28"/>
          <w:szCs w:val="28"/>
          <w:lang w:val="en-US"/>
        </w:rPr>
        <w:t>4</w:t>
      </w:r>
      <w:r w:rsidRPr="00294655">
        <w:rPr>
          <w:b/>
          <w:sz w:val="28"/>
          <w:szCs w:val="28"/>
          <w:lang w:val="en-US"/>
        </w:rPr>
        <w:t xml:space="preserve"> </w:t>
      </w:r>
      <w:r w:rsidRPr="00294655">
        <w:rPr>
          <w:b/>
          <w:sz w:val="28"/>
          <w:szCs w:val="28"/>
          <w:lang w:val="en-US"/>
        </w:rPr>
        <w:tab/>
        <w:t>Data Sharing</w:t>
      </w:r>
    </w:p>
    <w:p w14:paraId="59BD70D4" w14:textId="2CDC3BC2" w:rsidR="00294655" w:rsidRPr="00294655" w:rsidRDefault="00294655" w:rsidP="00B02EBC">
      <w:pPr>
        <w:spacing w:line="360" w:lineRule="auto"/>
        <w:rPr>
          <w:b/>
          <w:sz w:val="24"/>
          <w:szCs w:val="24"/>
          <w:lang w:val="en-US"/>
        </w:rPr>
      </w:pPr>
      <w:r w:rsidRPr="00294655">
        <w:rPr>
          <w:b/>
          <w:sz w:val="24"/>
          <w:szCs w:val="24"/>
          <w:lang w:val="en-US"/>
        </w:rPr>
        <w:t>III.</w:t>
      </w:r>
      <w:r w:rsidR="00E6433C">
        <w:rPr>
          <w:b/>
          <w:sz w:val="24"/>
          <w:szCs w:val="24"/>
          <w:lang w:val="en-US"/>
        </w:rPr>
        <w:t>4</w:t>
      </w:r>
      <w:r w:rsidRPr="00294655">
        <w:rPr>
          <w:b/>
          <w:sz w:val="24"/>
          <w:szCs w:val="24"/>
          <w:lang w:val="en-US"/>
        </w:rPr>
        <w:t xml:space="preserve">.1 </w:t>
      </w:r>
      <w:r w:rsidRPr="00294655">
        <w:rPr>
          <w:b/>
          <w:sz w:val="24"/>
          <w:szCs w:val="24"/>
          <w:lang w:val="en-US"/>
        </w:rPr>
        <w:tab/>
      </w:r>
      <w:r w:rsidR="00B02EBC" w:rsidRPr="00294655">
        <w:rPr>
          <w:b/>
          <w:sz w:val="24"/>
          <w:szCs w:val="24"/>
          <w:lang w:val="en-US"/>
        </w:rPr>
        <w:t>Results Platform</w:t>
      </w:r>
    </w:p>
    <w:p w14:paraId="3987F32C" w14:textId="2D15113E" w:rsidR="00F73319" w:rsidRDefault="00F73319" w:rsidP="00F73319">
      <w:pPr>
        <w:pStyle w:val="ListParagraph"/>
        <w:numPr>
          <w:ilvl w:val="0"/>
          <w:numId w:val="46"/>
        </w:numPr>
        <w:spacing w:after="120" w:line="360" w:lineRule="auto"/>
        <w:ind w:right="173"/>
        <w:rPr>
          <w:lang w:val="en-US"/>
        </w:rPr>
      </w:pPr>
      <w:r>
        <w:rPr>
          <w:lang w:val="en-US"/>
        </w:rPr>
        <w:t>OpenHazus will include online platforms for non-technical users to view, share and download authoritative risk assessment information from across the U.S.</w:t>
      </w:r>
    </w:p>
    <w:p w14:paraId="62DA7116" w14:textId="58A7ED10" w:rsidR="00F73319" w:rsidRDefault="00F73319" w:rsidP="00F73319">
      <w:pPr>
        <w:pStyle w:val="ListParagraph"/>
        <w:numPr>
          <w:ilvl w:val="0"/>
          <w:numId w:val="46"/>
        </w:numPr>
        <w:spacing w:after="120" w:line="360" w:lineRule="auto"/>
        <w:ind w:right="173"/>
        <w:rPr>
          <w:lang w:val="en-US"/>
        </w:rPr>
      </w:pPr>
      <w:r>
        <w:rPr>
          <w:lang w:val="en-US"/>
        </w:rPr>
        <w:t>The OpenHazus will include a web interface for Hazus results generated by authoritative groups performing local or regional Hazus projects.</w:t>
      </w:r>
    </w:p>
    <w:p w14:paraId="41142411" w14:textId="1F17AB19" w:rsidR="00F73319" w:rsidRDefault="00F73319" w:rsidP="00F73319">
      <w:pPr>
        <w:pStyle w:val="ListParagraph"/>
        <w:numPr>
          <w:ilvl w:val="0"/>
          <w:numId w:val="46"/>
        </w:numPr>
        <w:spacing w:after="120" w:line="360" w:lineRule="auto"/>
        <w:ind w:right="173"/>
        <w:rPr>
          <w:lang w:val="en-US"/>
        </w:rPr>
      </w:pPr>
      <w:r>
        <w:rPr>
          <w:lang w:val="en-US"/>
        </w:rPr>
        <w:t>The OpenHazus will include a web interface for nationwide baseline Hazus results generated by FEMA for each hazard using authoritative probabilistic hazard data and site-specific default inventory. Users seeking to run Hazus models using these input hazard and inventory data will be redirected to this baseline results platform.</w:t>
      </w:r>
    </w:p>
    <w:p w14:paraId="6A0B9381" w14:textId="57E3CCE1" w:rsidR="00F73319" w:rsidRDefault="00F73319" w:rsidP="00F73319">
      <w:pPr>
        <w:pStyle w:val="ListParagraph"/>
        <w:numPr>
          <w:ilvl w:val="0"/>
          <w:numId w:val="46"/>
        </w:numPr>
        <w:spacing w:after="120" w:line="360" w:lineRule="auto"/>
        <w:ind w:right="173"/>
        <w:rPr>
          <w:lang w:val="en-US"/>
        </w:rPr>
      </w:pPr>
      <w:r>
        <w:rPr>
          <w:lang w:val="en-US"/>
        </w:rPr>
        <w:t>Users should be able to submit Hazus project results for inclusion in the local/regional results platform after an internal FEMA review</w:t>
      </w:r>
      <w:r w:rsidR="00EA3E2B">
        <w:rPr>
          <w:lang w:val="en-US"/>
        </w:rPr>
        <w:t xml:space="preserve"> for compliance with to-be-determined quality standards.</w:t>
      </w:r>
    </w:p>
    <w:p w14:paraId="5D0854CB" w14:textId="5FEE044F" w:rsidR="00F73319" w:rsidRDefault="00F73319" w:rsidP="00F73319">
      <w:pPr>
        <w:pStyle w:val="ListParagraph"/>
        <w:numPr>
          <w:ilvl w:val="0"/>
          <w:numId w:val="46"/>
        </w:numPr>
        <w:spacing w:after="120" w:line="360" w:lineRule="auto"/>
        <w:ind w:right="173"/>
        <w:rPr>
          <w:lang w:val="en-US"/>
        </w:rPr>
      </w:pPr>
      <w:r>
        <w:rPr>
          <w:lang w:val="en-US"/>
        </w:rPr>
        <w:t>The OpenHazus results platforms will include a standard for storing and accessing metadata associated with results from any given Hazus analysis, including the lineage of how the model input data were created, even if data creation took place outside of OpenHazus.</w:t>
      </w:r>
      <w:r w:rsidR="00EA3E2B">
        <w:rPr>
          <w:lang w:val="en-US"/>
        </w:rPr>
        <w:t xml:space="preserve"> </w:t>
      </w:r>
      <w:commentRangeStart w:id="218"/>
      <w:commentRangeStart w:id="219"/>
      <w:r w:rsidR="00EA3E2B">
        <w:rPr>
          <w:lang w:val="en-US"/>
        </w:rPr>
        <w:t>Metadata standards defined by FGDC and OGC must be adhered to.</w:t>
      </w:r>
      <w:commentRangeEnd w:id="218"/>
      <w:r w:rsidR="00FC6757">
        <w:rPr>
          <w:rStyle w:val="CommentReference"/>
        </w:rPr>
        <w:commentReference w:id="218"/>
      </w:r>
      <w:commentRangeEnd w:id="219"/>
      <w:r w:rsidR="002A5AE6">
        <w:rPr>
          <w:rStyle w:val="CommentReference"/>
        </w:rPr>
        <w:commentReference w:id="219"/>
      </w:r>
      <w:r w:rsidR="00EA3E2B">
        <w:rPr>
          <w:lang w:val="en-US"/>
        </w:rPr>
        <w:t xml:space="preserve"> Metadata for results datasets share on these platforms should also include succinct documentation of processing steps taken to derive model results in order to encourage transparent communication about project methodology. </w:t>
      </w:r>
    </w:p>
    <w:p w14:paraId="740519F4" w14:textId="4E5DAE6F" w:rsidR="00EA3E2B" w:rsidRDefault="00EA3E2B" w:rsidP="00F73319">
      <w:pPr>
        <w:pStyle w:val="ListParagraph"/>
        <w:numPr>
          <w:ilvl w:val="0"/>
          <w:numId w:val="46"/>
        </w:numPr>
        <w:spacing w:after="120" w:line="360" w:lineRule="auto"/>
        <w:ind w:right="173"/>
        <w:rPr>
          <w:lang w:val="en-US"/>
        </w:rPr>
      </w:pPr>
      <w:commentRangeStart w:id="220"/>
      <w:r>
        <w:rPr>
          <w:lang w:val="en-US"/>
        </w:rPr>
        <w:t>Results data will be provided for download in a limited set of tabular and spatial formats.</w:t>
      </w:r>
      <w:commentRangeEnd w:id="220"/>
      <w:r w:rsidR="002A5AE6">
        <w:rPr>
          <w:rStyle w:val="CommentReference"/>
        </w:rPr>
        <w:commentReference w:id="220"/>
      </w:r>
    </w:p>
    <w:p w14:paraId="0E87B6D3" w14:textId="4A55FD94" w:rsidR="00EA3E2B" w:rsidRPr="00F73319" w:rsidRDefault="00EA3E2B" w:rsidP="00F73319">
      <w:pPr>
        <w:pStyle w:val="ListParagraph"/>
        <w:numPr>
          <w:ilvl w:val="0"/>
          <w:numId w:val="46"/>
        </w:numPr>
        <w:spacing w:after="120" w:line="360" w:lineRule="auto"/>
        <w:ind w:right="173"/>
        <w:rPr>
          <w:lang w:val="en-US"/>
        </w:rPr>
      </w:pPr>
      <w:r>
        <w:rPr>
          <w:lang w:val="en-US"/>
        </w:rPr>
        <w:t>Datasets on OpenHazus results platforms need to be discoverable by location, hazard type, and model attributes, including creator.</w:t>
      </w:r>
    </w:p>
    <w:p w14:paraId="6C2499BB" w14:textId="0509444E" w:rsidR="00294655" w:rsidRPr="00294655" w:rsidRDefault="00294655" w:rsidP="004F2C0A">
      <w:pPr>
        <w:spacing w:after="120" w:line="360" w:lineRule="auto"/>
        <w:ind w:right="173"/>
        <w:rPr>
          <w:b/>
          <w:sz w:val="24"/>
          <w:szCs w:val="24"/>
          <w:lang w:val="en-US"/>
        </w:rPr>
      </w:pPr>
      <w:r w:rsidRPr="00294655">
        <w:rPr>
          <w:b/>
          <w:sz w:val="24"/>
          <w:szCs w:val="24"/>
          <w:lang w:val="en-US"/>
        </w:rPr>
        <w:t>III.</w:t>
      </w:r>
      <w:r w:rsidR="00E6433C">
        <w:rPr>
          <w:b/>
          <w:sz w:val="24"/>
          <w:szCs w:val="24"/>
          <w:lang w:val="en-US"/>
        </w:rPr>
        <w:t>4</w:t>
      </w:r>
      <w:r w:rsidRPr="00294655">
        <w:rPr>
          <w:b/>
          <w:sz w:val="24"/>
          <w:szCs w:val="24"/>
          <w:lang w:val="en-US"/>
        </w:rPr>
        <w:t xml:space="preserve">.2 </w:t>
      </w:r>
      <w:r w:rsidRPr="00294655">
        <w:rPr>
          <w:b/>
          <w:sz w:val="24"/>
          <w:szCs w:val="24"/>
          <w:lang w:val="en-US"/>
        </w:rPr>
        <w:tab/>
      </w:r>
      <w:r w:rsidR="004F2C0A" w:rsidRPr="00294655">
        <w:rPr>
          <w:b/>
          <w:sz w:val="24"/>
          <w:szCs w:val="24"/>
          <w:lang w:val="en-US"/>
        </w:rPr>
        <w:t>Authoritative Hazard Data Integration</w:t>
      </w:r>
    </w:p>
    <w:p w14:paraId="03B14C1C" w14:textId="6B28A1AE" w:rsidR="00884411" w:rsidRPr="00EA3E2B" w:rsidRDefault="006B3712" w:rsidP="00EA3E2B">
      <w:pPr>
        <w:pStyle w:val="ListParagraph"/>
        <w:numPr>
          <w:ilvl w:val="0"/>
          <w:numId w:val="47"/>
        </w:numPr>
        <w:spacing w:after="120" w:line="360" w:lineRule="auto"/>
        <w:ind w:right="173"/>
        <w:rPr>
          <w:lang w:val="en-US"/>
        </w:rPr>
      </w:pPr>
      <w:r w:rsidRPr="00EA3E2B">
        <w:rPr>
          <w:lang w:val="en-US"/>
        </w:rPr>
        <w:t xml:space="preserve">OpenHazus </w:t>
      </w:r>
      <w:r w:rsidR="00884411" w:rsidRPr="00EA3E2B">
        <w:rPr>
          <w:lang w:val="en-US"/>
        </w:rPr>
        <w:t>should not provide capabilities for generating hazard data, but instead ingest hazard data from users or from dynamic connections to authoritative agency repositories</w:t>
      </w:r>
      <w:r w:rsidR="009F7E99" w:rsidRPr="00EA3E2B">
        <w:rPr>
          <w:lang w:val="en-US"/>
        </w:rPr>
        <w:t>. Without hazard generation capabilities, Hazus risk analyses will be limited by the hazard data that can be provided by users or authoritative sources.</w:t>
      </w:r>
    </w:p>
    <w:p w14:paraId="6DD6CD99" w14:textId="5AF4A936" w:rsidR="00EA3E2B" w:rsidRDefault="00884411" w:rsidP="00EA3E2B">
      <w:pPr>
        <w:pStyle w:val="ListParagraph"/>
        <w:numPr>
          <w:ilvl w:val="0"/>
          <w:numId w:val="47"/>
        </w:numPr>
        <w:spacing w:after="120" w:line="360" w:lineRule="auto"/>
        <w:ind w:right="173"/>
        <w:rPr>
          <w:lang w:val="en-US"/>
        </w:rPr>
      </w:pPr>
      <w:r w:rsidRPr="00EA3E2B">
        <w:rPr>
          <w:lang w:val="en-US"/>
        </w:rPr>
        <w:t xml:space="preserve">Users </w:t>
      </w:r>
      <w:r w:rsidR="006B3712" w:rsidRPr="00EA3E2B">
        <w:rPr>
          <w:lang w:val="en-US"/>
        </w:rPr>
        <w:t>must be able to</w:t>
      </w:r>
      <w:r w:rsidRPr="00EA3E2B">
        <w:rPr>
          <w:lang w:val="en-US"/>
        </w:rPr>
        <w:t xml:space="preserve"> </w:t>
      </w:r>
      <w:r w:rsidR="006B3712" w:rsidRPr="00EA3E2B">
        <w:rPr>
          <w:lang w:val="en-US"/>
        </w:rPr>
        <w:t xml:space="preserve">integrate </w:t>
      </w:r>
      <w:r w:rsidRPr="00EA3E2B">
        <w:rPr>
          <w:lang w:val="en-US"/>
        </w:rPr>
        <w:t xml:space="preserve">external </w:t>
      </w:r>
      <w:r w:rsidR="006B3712" w:rsidRPr="00EA3E2B">
        <w:rPr>
          <w:lang w:val="en-US"/>
        </w:rPr>
        <w:t xml:space="preserve">authoritative </w:t>
      </w:r>
      <w:r w:rsidRPr="00EA3E2B">
        <w:rPr>
          <w:lang w:val="en-US"/>
        </w:rPr>
        <w:t xml:space="preserve">hazard </w:t>
      </w:r>
      <w:r w:rsidR="006B3712" w:rsidRPr="00EA3E2B">
        <w:rPr>
          <w:lang w:val="en-US"/>
        </w:rPr>
        <w:t xml:space="preserve">data </w:t>
      </w:r>
      <w:r w:rsidRPr="00EA3E2B">
        <w:rPr>
          <w:lang w:val="en-US"/>
        </w:rPr>
        <w:t xml:space="preserve">directly from the OpenHazus interface, </w:t>
      </w:r>
      <w:r w:rsidR="006B3712" w:rsidRPr="00EA3E2B">
        <w:rPr>
          <w:lang w:val="en-US"/>
        </w:rPr>
        <w:t>including</w:t>
      </w:r>
      <w:r w:rsidRPr="00EA3E2B">
        <w:rPr>
          <w:lang w:val="en-US"/>
        </w:rPr>
        <w:t xml:space="preserve"> from</w:t>
      </w:r>
      <w:r w:rsidR="006B3712" w:rsidRPr="00EA3E2B">
        <w:rPr>
          <w:lang w:val="en-US"/>
        </w:rPr>
        <w:t xml:space="preserve"> the USGS</w:t>
      </w:r>
      <w:r w:rsidRPr="00EA3E2B">
        <w:rPr>
          <w:lang w:val="en-US"/>
        </w:rPr>
        <w:t xml:space="preserve"> for earthquakes</w:t>
      </w:r>
      <w:r w:rsidR="006B3712" w:rsidRPr="00EA3E2B">
        <w:rPr>
          <w:lang w:val="en-US"/>
        </w:rPr>
        <w:t>, NOAA</w:t>
      </w:r>
      <w:r w:rsidRPr="00EA3E2B">
        <w:rPr>
          <w:lang w:val="en-US"/>
        </w:rPr>
        <w:t xml:space="preserve"> and HURREVAC for </w:t>
      </w:r>
      <w:r w:rsidRPr="00EA3E2B">
        <w:rPr>
          <w:lang w:val="en-US"/>
        </w:rPr>
        <w:lastRenderedPageBreak/>
        <w:t xml:space="preserve">hurricanes, </w:t>
      </w:r>
      <w:commentRangeStart w:id="221"/>
      <w:r w:rsidRPr="00EA3E2B">
        <w:rPr>
          <w:lang w:val="en-US"/>
        </w:rPr>
        <w:t>DOGAMI and NOAA for tsunamis</w:t>
      </w:r>
      <w:commentRangeEnd w:id="221"/>
      <w:r w:rsidR="00C63146">
        <w:rPr>
          <w:rStyle w:val="CommentReference"/>
        </w:rPr>
        <w:commentReference w:id="221"/>
      </w:r>
      <w:r w:rsidRPr="00EA3E2B">
        <w:rPr>
          <w:lang w:val="en-US"/>
        </w:rPr>
        <w:t xml:space="preserve">, and </w:t>
      </w:r>
      <w:r w:rsidR="006B3712" w:rsidRPr="00EA3E2B">
        <w:rPr>
          <w:lang w:val="en-US"/>
        </w:rPr>
        <w:t>FEMA’s own engineering data</w:t>
      </w:r>
      <w:r w:rsidRPr="00EA3E2B">
        <w:rPr>
          <w:lang w:val="en-US"/>
        </w:rPr>
        <w:t xml:space="preserve"> </w:t>
      </w:r>
      <w:ins w:id="222" w:author="Zuzak, Casey" w:date="2019-02-14T12:21:00Z">
        <w:r w:rsidR="00C63146">
          <w:rPr>
            <w:lang w:val="en-US"/>
          </w:rPr>
          <w:t xml:space="preserve">and other existing </w:t>
        </w:r>
      </w:ins>
      <w:r w:rsidRPr="00EA3E2B">
        <w:rPr>
          <w:lang w:val="en-US"/>
        </w:rPr>
        <w:t>for floods</w:t>
      </w:r>
      <w:r w:rsidR="006B3712" w:rsidRPr="00EA3E2B">
        <w:rPr>
          <w:lang w:val="en-US"/>
        </w:rPr>
        <w:t xml:space="preserve">. </w:t>
      </w:r>
    </w:p>
    <w:p w14:paraId="691B4B16" w14:textId="2948EDC8" w:rsidR="00884411" w:rsidRPr="00EA3E2B" w:rsidRDefault="006B3712" w:rsidP="00EA3E2B">
      <w:pPr>
        <w:pStyle w:val="ListParagraph"/>
        <w:numPr>
          <w:ilvl w:val="0"/>
          <w:numId w:val="47"/>
        </w:numPr>
        <w:spacing w:after="120" w:line="360" w:lineRule="auto"/>
        <w:ind w:right="173"/>
        <w:rPr>
          <w:lang w:val="en-US"/>
        </w:rPr>
      </w:pPr>
      <w:r w:rsidRPr="00EA3E2B">
        <w:rPr>
          <w:lang w:val="en-US"/>
        </w:rPr>
        <w:t xml:space="preserve">Users must be able to explore existing hazard datasets from authoritative agencies in their study area and select their desired hazard source for direct integration in their analysis, without downloading or cleaning the data. </w:t>
      </w:r>
    </w:p>
    <w:p w14:paraId="42B99B1B" w14:textId="77777777" w:rsidR="00EA3E2B" w:rsidRPr="00EA3E2B" w:rsidRDefault="00884411" w:rsidP="00EA3E2B">
      <w:pPr>
        <w:pStyle w:val="ListParagraph"/>
        <w:numPr>
          <w:ilvl w:val="0"/>
          <w:numId w:val="47"/>
        </w:numPr>
        <w:spacing w:after="120" w:line="360" w:lineRule="auto"/>
        <w:ind w:right="173"/>
        <w:rPr>
          <w:b/>
          <w:lang w:val="en-US"/>
        </w:rPr>
      </w:pPr>
      <w:r w:rsidRPr="00EA3E2B">
        <w:rPr>
          <w:lang w:val="en-US"/>
        </w:rPr>
        <w:t xml:space="preserve">Users </w:t>
      </w:r>
      <w:r w:rsidR="006B3712" w:rsidRPr="00EA3E2B">
        <w:rPr>
          <w:lang w:val="en-US"/>
        </w:rPr>
        <w:t xml:space="preserve">should be able to upload </w:t>
      </w:r>
      <w:r w:rsidRPr="00EA3E2B">
        <w:rPr>
          <w:lang w:val="en-US"/>
        </w:rPr>
        <w:t>their own</w:t>
      </w:r>
      <w:r w:rsidR="006B3712" w:rsidRPr="00EA3E2B">
        <w:rPr>
          <w:lang w:val="en-US"/>
        </w:rPr>
        <w:t xml:space="preserve"> hazard data</w:t>
      </w:r>
      <w:r w:rsidR="00EA3E2B">
        <w:rPr>
          <w:lang w:val="en-US"/>
        </w:rPr>
        <w:t xml:space="preserve"> for integration in their analyses.</w:t>
      </w:r>
    </w:p>
    <w:p w14:paraId="738E5CE4" w14:textId="2DE45EBB" w:rsidR="006B3712" w:rsidRPr="00EA3E2B" w:rsidRDefault="00EA3E2B" w:rsidP="00EA3E2B">
      <w:pPr>
        <w:pStyle w:val="ListParagraph"/>
        <w:numPr>
          <w:ilvl w:val="0"/>
          <w:numId w:val="47"/>
        </w:numPr>
        <w:spacing w:after="120" w:line="360" w:lineRule="auto"/>
        <w:ind w:right="173"/>
        <w:rPr>
          <w:b/>
          <w:lang w:val="en-US"/>
        </w:rPr>
      </w:pPr>
      <w:r>
        <w:rPr>
          <w:lang w:val="en-US"/>
        </w:rPr>
        <w:t>S</w:t>
      </w:r>
      <w:r w:rsidR="00884411" w:rsidRPr="00EA3E2B">
        <w:rPr>
          <w:lang w:val="en-US"/>
        </w:rPr>
        <w:t>tandardized QA/QC measures should be established allowing users to transfer their hazard data t</w:t>
      </w:r>
      <w:r w:rsidR="006B3712" w:rsidRPr="00EA3E2B">
        <w:rPr>
          <w:lang w:val="en-US"/>
        </w:rPr>
        <w:t xml:space="preserve">o a sandbox, where it can be shared more broadly through a public domain repository with </w:t>
      </w:r>
      <w:commentRangeStart w:id="223"/>
      <w:commentRangeStart w:id="224"/>
      <w:r w:rsidR="006B3712" w:rsidRPr="00EA3E2B">
        <w:rPr>
          <w:lang w:val="en-US"/>
        </w:rPr>
        <w:t>FEMA’s stamp of approval</w:t>
      </w:r>
      <w:commentRangeEnd w:id="223"/>
      <w:r w:rsidR="0075409A">
        <w:rPr>
          <w:rStyle w:val="CommentReference"/>
        </w:rPr>
        <w:commentReference w:id="223"/>
      </w:r>
      <w:commentRangeEnd w:id="224"/>
      <w:r w:rsidR="002A5AE6">
        <w:rPr>
          <w:rStyle w:val="CommentReference"/>
        </w:rPr>
        <w:commentReference w:id="224"/>
      </w:r>
      <w:r w:rsidR="006B3712" w:rsidRPr="00EA3E2B">
        <w:rPr>
          <w:lang w:val="en-US"/>
        </w:rPr>
        <w:t xml:space="preserve"> after it has passed internal quality control.</w:t>
      </w:r>
    </w:p>
    <w:p w14:paraId="742DE0AF" w14:textId="4BD79355" w:rsidR="006B3712" w:rsidRPr="00EA3E2B" w:rsidRDefault="009F7E99" w:rsidP="00EA3E2B">
      <w:pPr>
        <w:pStyle w:val="ListParagraph"/>
        <w:numPr>
          <w:ilvl w:val="0"/>
          <w:numId w:val="47"/>
        </w:numPr>
        <w:spacing w:after="120" w:line="360" w:lineRule="auto"/>
        <w:ind w:right="173"/>
        <w:rPr>
          <w:b/>
          <w:lang w:val="en-US"/>
        </w:rPr>
      </w:pPr>
      <w:r w:rsidRPr="00EA3E2B">
        <w:rPr>
          <w:lang w:val="en-US"/>
        </w:rPr>
        <w:t xml:space="preserve">OpenHazus should seek to fill </w:t>
      </w:r>
      <w:r w:rsidR="00EA3E2B">
        <w:rPr>
          <w:lang w:val="en-US"/>
        </w:rPr>
        <w:t xml:space="preserve">the nationwide </w:t>
      </w:r>
      <w:r w:rsidRPr="00EA3E2B">
        <w:rPr>
          <w:lang w:val="en-US"/>
        </w:rPr>
        <w:t>gap</w:t>
      </w:r>
      <w:r w:rsidR="00EA3E2B">
        <w:rPr>
          <w:lang w:val="en-US"/>
        </w:rPr>
        <w:t xml:space="preserve"> in baseline </w:t>
      </w:r>
      <w:commentRangeStart w:id="225"/>
      <w:r w:rsidR="00EA3E2B">
        <w:rPr>
          <w:lang w:val="en-US"/>
        </w:rPr>
        <w:t>probabilistic</w:t>
      </w:r>
      <w:commentRangeEnd w:id="225"/>
      <w:r w:rsidR="0075409A">
        <w:rPr>
          <w:rStyle w:val="CommentReference"/>
        </w:rPr>
        <w:commentReference w:id="225"/>
      </w:r>
      <w:r w:rsidR="00EA3E2B">
        <w:rPr>
          <w:lang w:val="en-US"/>
        </w:rPr>
        <w:t xml:space="preserve"> flood hazard data.</w:t>
      </w:r>
      <w:r w:rsidRPr="00EA3E2B">
        <w:rPr>
          <w:lang w:val="en-US"/>
        </w:rPr>
        <w:t xml:space="preserve"> </w:t>
      </w:r>
      <w:r w:rsidR="008D3B78">
        <w:rPr>
          <w:lang w:val="en-US"/>
        </w:rPr>
        <w:t xml:space="preserve">By </w:t>
      </w:r>
      <w:r w:rsidR="006B3712" w:rsidRPr="00EA3E2B">
        <w:rPr>
          <w:lang w:val="en-US"/>
        </w:rPr>
        <w:t>the time</w:t>
      </w:r>
      <w:r w:rsidR="003E3A67" w:rsidRPr="00EA3E2B">
        <w:rPr>
          <w:lang w:val="en-US"/>
        </w:rPr>
        <w:t xml:space="preserve"> </w:t>
      </w:r>
      <w:r w:rsidR="006B3712" w:rsidRPr="00EA3E2B">
        <w:rPr>
          <w:lang w:val="en-US"/>
        </w:rPr>
        <w:t xml:space="preserve">OpenHazus </w:t>
      </w:r>
      <w:r w:rsidR="003E3A67" w:rsidRPr="00EA3E2B">
        <w:rPr>
          <w:lang w:val="en-US"/>
        </w:rPr>
        <w:t>is</w:t>
      </w:r>
      <w:r w:rsidR="006B3712" w:rsidRPr="00EA3E2B">
        <w:rPr>
          <w:lang w:val="en-US"/>
        </w:rPr>
        <w:t xml:space="preserve"> fully functional, the 3DEP </w:t>
      </w:r>
      <w:r w:rsidR="003E3A67" w:rsidRPr="00EA3E2B">
        <w:rPr>
          <w:lang w:val="en-US"/>
        </w:rPr>
        <w:t xml:space="preserve">LIDAR </w:t>
      </w:r>
      <w:r w:rsidR="006B3712" w:rsidRPr="00EA3E2B">
        <w:rPr>
          <w:lang w:val="en-US"/>
        </w:rPr>
        <w:t>program is likely to be complete</w:t>
      </w:r>
      <w:r w:rsidR="003E3A67" w:rsidRPr="00EA3E2B">
        <w:rPr>
          <w:lang w:val="en-US"/>
        </w:rPr>
        <w:t xml:space="preserve">, </w:t>
      </w:r>
      <w:r w:rsidR="00EA3E2B">
        <w:rPr>
          <w:lang w:val="en-US"/>
        </w:rPr>
        <w:t>facilitating completion of the USGS nationwide 1-meter DEM effort currently underway</w:t>
      </w:r>
      <w:r w:rsidR="008D3B78">
        <w:rPr>
          <w:lang w:val="en-US"/>
        </w:rPr>
        <w:t xml:space="preserve"> (vertical accuracy of 6-8 cm). </w:t>
      </w:r>
      <w:commentRangeStart w:id="226"/>
      <w:r w:rsidR="008D3B78">
        <w:rPr>
          <w:lang w:val="en-US"/>
        </w:rPr>
        <w:t>This nationwide DEM w</w:t>
      </w:r>
      <w:r w:rsidR="003E3A67" w:rsidRPr="00EA3E2B">
        <w:rPr>
          <w:lang w:val="en-US"/>
        </w:rPr>
        <w:t>ould</w:t>
      </w:r>
      <w:r w:rsidR="006B3712" w:rsidRPr="00EA3E2B">
        <w:rPr>
          <w:lang w:val="en-US"/>
        </w:rPr>
        <w:t xml:space="preserve"> then provide the basis for the development of a nationwide, algorithmically-derived </w:t>
      </w:r>
      <w:r w:rsidR="003E3A67" w:rsidRPr="00EA3E2B">
        <w:rPr>
          <w:lang w:val="en-US"/>
        </w:rPr>
        <w:t>probabilistic</w:t>
      </w:r>
      <w:r w:rsidR="006B3712" w:rsidRPr="00EA3E2B">
        <w:rPr>
          <w:lang w:val="en-US"/>
        </w:rPr>
        <w:t xml:space="preserve"> depth grid. </w:t>
      </w:r>
      <w:r w:rsidR="003E3A67" w:rsidRPr="00EA3E2B">
        <w:rPr>
          <w:lang w:val="en-US"/>
        </w:rPr>
        <w:t>FEMA’s MSC</w:t>
      </w:r>
      <w:r w:rsidR="006B3712" w:rsidRPr="00EA3E2B">
        <w:rPr>
          <w:lang w:val="en-US"/>
        </w:rPr>
        <w:t xml:space="preserve"> </w:t>
      </w:r>
      <w:r w:rsidR="008D3B78">
        <w:rPr>
          <w:lang w:val="en-US"/>
        </w:rPr>
        <w:t>sh</w:t>
      </w:r>
      <w:r w:rsidR="003E3A67" w:rsidRPr="00EA3E2B">
        <w:rPr>
          <w:lang w:val="en-US"/>
        </w:rPr>
        <w:t>ould</w:t>
      </w:r>
      <w:r w:rsidR="006B3712" w:rsidRPr="00EA3E2B">
        <w:rPr>
          <w:lang w:val="en-US"/>
        </w:rPr>
        <w:t xml:space="preserve"> collaborate with the </w:t>
      </w:r>
      <w:commentRangeStart w:id="227"/>
      <w:proofErr w:type="spellStart"/>
      <w:r w:rsidR="006B3712" w:rsidRPr="00EA3E2B">
        <w:rPr>
          <w:lang w:val="en-US"/>
        </w:rPr>
        <w:t>CyberGIS</w:t>
      </w:r>
      <w:proofErr w:type="spellEnd"/>
      <w:r w:rsidR="006B3712" w:rsidRPr="00EA3E2B">
        <w:rPr>
          <w:lang w:val="en-US"/>
        </w:rPr>
        <w:t xml:space="preserve"> Center at the University of Illinois </w:t>
      </w:r>
      <w:commentRangeEnd w:id="227"/>
      <w:r w:rsidR="002A5AE6">
        <w:rPr>
          <w:rStyle w:val="CommentReference"/>
        </w:rPr>
        <w:commentReference w:id="227"/>
      </w:r>
      <w:r w:rsidR="006B3712" w:rsidRPr="00EA3E2B">
        <w:rPr>
          <w:lang w:val="en-US"/>
        </w:rPr>
        <w:t>and USACE to run HEC-RAS models to calculate the flood surfaces necessar</w:t>
      </w:r>
      <w:r w:rsidR="003E3A67" w:rsidRPr="00EA3E2B">
        <w:rPr>
          <w:lang w:val="en-US"/>
        </w:rPr>
        <w:t>y</w:t>
      </w:r>
      <w:r w:rsidR="006B3712" w:rsidRPr="00EA3E2B">
        <w:rPr>
          <w:lang w:val="en-US"/>
        </w:rPr>
        <w:t xml:space="preserve"> to derive depth grids</w:t>
      </w:r>
      <w:r w:rsidR="003E3A67" w:rsidRPr="00EA3E2B">
        <w:rPr>
          <w:lang w:val="en-US"/>
        </w:rPr>
        <w:t xml:space="preserve"> from the nationwide LIDAR-derived 1-meter </w:t>
      </w:r>
      <w:proofErr w:type="spellStart"/>
      <w:r w:rsidR="003E3A67" w:rsidRPr="00EA3E2B">
        <w:rPr>
          <w:lang w:val="en-US"/>
        </w:rPr>
        <w:t>DEMs.</w:t>
      </w:r>
      <w:commentRangeEnd w:id="226"/>
      <w:proofErr w:type="spellEnd"/>
      <w:r w:rsidR="0075409A">
        <w:rPr>
          <w:rStyle w:val="CommentReference"/>
        </w:rPr>
        <w:commentReference w:id="226"/>
      </w:r>
    </w:p>
    <w:p w14:paraId="534C3604" w14:textId="17B049B2" w:rsidR="00294655" w:rsidRPr="00294655" w:rsidRDefault="00294655" w:rsidP="00B02EBC">
      <w:pPr>
        <w:spacing w:after="120" w:line="360" w:lineRule="auto"/>
        <w:ind w:right="173"/>
        <w:rPr>
          <w:b/>
          <w:sz w:val="24"/>
          <w:szCs w:val="24"/>
          <w:lang w:val="en-US"/>
        </w:rPr>
      </w:pPr>
      <w:r w:rsidRPr="00294655">
        <w:rPr>
          <w:b/>
          <w:sz w:val="24"/>
          <w:szCs w:val="24"/>
          <w:lang w:val="en-US"/>
        </w:rPr>
        <w:t>III.</w:t>
      </w:r>
      <w:r w:rsidR="00E6433C">
        <w:rPr>
          <w:b/>
          <w:sz w:val="24"/>
          <w:szCs w:val="24"/>
          <w:lang w:val="en-US"/>
        </w:rPr>
        <w:t>4</w:t>
      </w:r>
      <w:r w:rsidRPr="00294655">
        <w:rPr>
          <w:b/>
          <w:sz w:val="24"/>
          <w:szCs w:val="24"/>
          <w:lang w:val="en-US"/>
        </w:rPr>
        <w:t xml:space="preserve">.3 </w:t>
      </w:r>
      <w:r w:rsidRPr="00294655">
        <w:rPr>
          <w:b/>
          <w:sz w:val="24"/>
          <w:szCs w:val="24"/>
          <w:lang w:val="en-US"/>
        </w:rPr>
        <w:tab/>
      </w:r>
      <w:r w:rsidR="00B02EBC" w:rsidRPr="00294655">
        <w:rPr>
          <w:b/>
          <w:sz w:val="24"/>
          <w:szCs w:val="24"/>
          <w:lang w:val="en-US"/>
        </w:rPr>
        <w:t>Secure Data Integration</w:t>
      </w:r>
    </w:p>
    <w:p w14:paraId="43207995" w14:textId="1BEE5AED" w:rsidR="00B02EBC" w:rsidRDefault="00E6433C" w:rsidP="008D3B78">
      <w:pPr>
        <w:pStyle w:val="ListParagraph"/>
        <w:numPr>
          <w:ilvl w:val="0"/>
          <w:numId w:val="48"/>
        </w:numPr>
        <w:spacing w:after="120" w:line="360" w:lineRule="auto"/>
        <w:ind w:right="173"/>
        <w:rPr>
          <w:lang w:val="en-US"/>
        </w:rPr>
      </w:pPr>
      <w:r w:rsidRPr="008D3B78">
        <w:rPr>
          <w:lang w:val="en-US"/>
        </w:rPr>
        <w:t xml:space="preserve">OpenHazus will provide </w:t>
      </w:r>
      <w:r w:rsidR="008D3B78">
        <w:rPr>
          <w:lang w:val="en-US"/>
        </w:rPr>
        <w:t>the capability to</w:t>
      </w:r>
      <w:r w:rsidRPr="008D3B78">
        <w:rPr>
          <w:lang w:val="en-US"/>
        </w:rPr>
        <w:t xml:space="preserve"> upload data to a secure </w:t>
      </w:r>
      <w:r w:rsidR="008D3B78">
        <w:rPr>
          <w:lang w:val="en-US"/>
        </w:rPr>
        <w:t xml:space="preserve">cloud repository </w:t>
      </w:r>
      <w:r w:rsidRPr="008D3B78">
        <w:rPr>
          <w:lang w:val="en-US"/>
        </w:rPr>
        <w:t xml:space="preserve">or provide lightweight desktop analytical capabilities designed specifically for users </w:t>
      </w:r>
      <w:r w:rsidR="008D3B78">
        <w:rPr>
          <w:lang w:val="en-US"/>
        </w:rPr>
        <w:t>who need to model hazard impacts using Personally Identifiable, proprietary, or protected information.</w:t>
      </w:r>
    </w:p>
    <w:p w14:paraId="6F93ADE5" w14:textId="2CC162A8" w:rsidR="008D3B78" w:rsidRPr="008D3B78" w:rsidRDefault="008D3B78" w:rsidP="008D3B78">
      <w:pPr>
        <w:pStyle w:val="ListParagraph"/>
        <w:numPr>
          <w:ilvl w:val="0"/>
          <w:numId w:val="48"/>
        </w:numPr>
        <w:spacing w:after="120" w:line="360" w:lineRule="auto"/>
        <w:ind w:right="173"/>
        <w:rPr>
          <w:lang w:val="en-US"/>
        </w:rPr>
      </w:pPr>
      <w:r>
        <w:rPr>
          <w:lang w:val="en-US"/>
        </w:rPr>
        <w:t>OpenHazus capabilities for users with secure data will be designed separately from the rest of OpenHazus so as to not impact the accessibility and processing improvements provided for the vast majority of Hazus users through a web environment.</w:t>
      </w:r>
    </w:p>
    <w:p w14:paraId="17F5E754" w14:textId="09BFE74B" w:rsidR="00B02EBC" w:rsidRPr="00294655" w:rsidRDefault="00B02EBC" w:rsidP="00075456">
      <w:pPr>
        <w:spacing w:after="120" w:line="360" w:lineRule="auto"/>
        <w:ind w:right="173"/>
        <w:rPr>
          <w:b/>
          <w:sz w:val="28"/>
          <w:szCs w:val="28"/>
          <w:lang w:val="en-US"/>
        </w:rPr>
      </w:pPr>
      <w:r w:rsidRPr="00294655">
        <w:rPr>
          <w:b/>
          <w:sz w:val="28"/>
          <w:szCs w:val="28"/>
          <w:lang w:val="en-US"/>
        </w:rPr>
        <w:t>III.</w:t>
      </w:r>
      <w:r w:rsidR="00E6433C">
        <w:rPr>
          <w:b/>
          <w:sz w:val="28"/>
          <w:szCs w:val="28"/>
          <w:lang w:val="en-US"/>
        </w:rPr>
        <w:t>5</w:t>
      </w:r>
      <w:r w:rsidRPr="00294655">
        <w:rPr>
          <w:b/>
          <w:sz w:val="28"/>
          <w:szCs w:val="28"/>
          <w:lang w:val="en-US"/>
        </w:rPr>
        <w:t xml:space="preserve"> </w:t>
      </w:r>
      <w:r w:rsidRPr="00294655">
        <w:rPr>
          <w:b/>
          <w:sz w:val="28"/>
          <w:szCs w:val="28"/>
          <w:lang w:val="en-US"/>
        </w:rPr>
        <w:tab/>
      </w:r>
      <w:r w:rsidR="004251B5" w:rsidRPr="00294655">
        <w:rPr>
          <w:b/>
          <w:sz w:val="28"/>
          <w:szCs w:val="28"/>
          <w:lang w:val="en-US"/>
        </w:rPr>
        <w:t>Updated</w:t>
      </w:r>
      <w:r w:rsidR="004F2C0A" w:rsidRPr="00294655">
        <w:rPr>
          <w:b/>
          <w:sz w:val="28"/>
          <w:szCs w:val="28"/>
          <w:lang w:val="en-US"/>
        </w:rPr>
        <w:t xml:space="preserve"> Site-Specific Default Inventory </w:t>
      </w:r>
    </w:p>
    <w:p w14:paraId="7C3292DC" w14:textId="77777777" w:rsidR="008D3B78" w:rsidRDefault="00EC4F7C" w:rsidP="008D3B78">
      <w:pPr>
        <w:pStyle w:val="ListParagraph"/>
        <w:numPr>
          <w:ilvl w:val="0"/>
          <w:numId w:val="49"/>
        </w:numPr>
        <w:spacing w:after="120" w:line="360" w:lineRule="auto"/>
        <w:ind w:right="173"/>
        <w:rPr>
          <w:lang w:val="en-US"/>
        </w:rPr>
      </w:pPr>
      <w:r w:rsidRPr="008D3B78">
        <w:rPr>
          <w:lang w:val="en-US"/>
        </w:rPr>
        <w:t xml:space="preserve">OpenHazus should provide a nationwide site-specific risk assessment inventory for use in studies where more accurate inventory data is not available. </w:t>
      </w:r>
    </w:p>
    <w:p w14:paraId="4DEC6E62" w14:textId="77777777" w:rsidR="008D3B78" w:rsidRDefault="00EC4F7C" w:rsidP="008D3B78">
      <w:pPr>
        <w:pStyle w:val="ListParagraph"/>
        <w:numPr>
          <w:ilvl w:val="0"/>
          <w:numId w:val="49"/>
        </w:numPr>
        <w:spacing w:after="120" w:line="360" w:lineRule="auto"/>
        <w:ind w:right="173"/>
        <w:rPr>
          <w:lang w:val="en-US"/>
        </w:rPr>
      </w:pPr>
      <w:r w:rsidRPr="008D3B78">
        <w:rPr>
          <w:lang w:val="en-US"/>
        </w:rPr>
        <w:t>Th</w:t>
      </w:r>
      <w:r w:rsidR="008D3B78">
        <w:rPr>
          <w:lang w:val="en-US"/>
        </w:rPr>
        <w:t>e OpenHazus</w:t>
      </w:r>
      <w:r w:rsidRPr="008D3B78">
        <w:rPr>
          <w:lang w:val="en-US"/>
        </w:rPr>
        <w:t xml:space="preserve"> nationwide inventory should be readily accessible for viewing</w:t>
      </w:r>
      <w:r w:rsidR="007E1155" w:rsidRPr="008D3B78">
        <w:rPr>
          <w:lang w:val="en-US"/>
        </w:rPr>
        <w:t xml:space="preserve">, downloading and </w:t>
      </w:r>
      <w:r w:rsidRPr="008D3B78">
        <w:rPr>
          <w:lang w:val="en-US"/>
        </w:rPr>
        <w:t xml:space="preserve">editing </w:t>
      </w:r>
      <w:r w:rsidR="007E1155" w:rsidRPr="008D3B78">
        <w:rPr>
          <w:lang w:val="en-US"/>
        </w:rPr>
        <w:t xml:space="preserve">in a public web interface </w:t>
      </w:r>
      <w:r w:rsidRPr="008D3B78">
        <w:rPr>
          <w:lang w:val="en-US"/>
        </w:rPr>
        <w:t>and easy to update by the Hazus Program or by individual users.</w:t>
      </w:r>
      <w:r w:rsidR="000029DD" w:rsidRPr="008D3B78">
        <w:rPr>
          <w:lang w:val="en-US"/>
        </w:rPr>
        <w:t xml:space="preserve"> </w:t>
      </w:r>
    </w:p>
    <w:p w14:paraId="0F37513C" w14:textId="77777777" w:rsidR="008D3B78" w:rsidRDefault="000029DD" w:rsidP="008D3B78">
      <w:pPr>
        <w:pStyle w:val="ListParagraph"/>
        <w:numPr>
          <w:ilvl w:val="0"/>
          <w:numId w:val="49"/>
        </w:numPr>
        <w:spacing w:after="120" w:line="360" w:lineRule="auto"/>
        <w:ind w:right="173"/>
        <w:rPr>
          <w:lang w:val="en-US"/>
        </w:rPr>
      </w:pPr>
      <w:r w:rsidRPr="008D3B78">
        <w:rPr>
          <w:lang w:val="en-US"/>
        </w:rPr>
        <w:lastRenderedPageBreak/>
        <w:t>Default</w:t>
      </w:r>
      <w:r w:rsidR="008D3B78">
        <w:rPr>
          <w:lang w:val="en-US"/>
        </w:rPr>
        <w:t>, site-specific</w:t>
      </w:r>
      <w:r w:rsidRPr="008D3B78">
        <w:rPr>
          <w:lang w:val="en-US"/>
        </w:rPr>
        <w:t xml:space="preserve"> inventory data shall remain categorized according to physical structure type, with categories aligning as closely as possible with legacy Hazus (</w:t>
      </w:r>
      <w:proofErr w:type="spellStart"/>
      <w:r w:rsidRPr="008D3B78">
        <w:rPr>
          <w:lang w:val="en-US"/>
        </w:rPr>
        <w:t>eg</w:t>
      </w:r>
      <w:proofErr w:type="spellEnd"/>
      <w:r w:rsidRPr="008D3B78">
        <w:rPr>
          <w:lang w:val="en-US"/>
        </w:rPr>
        <w:t>. Essential Facilities, Bridges, Pipelines, etc.)</w:t>
      </w:r>
      <w:r w:rsidR="00561BA8" w:rsidRPr="008D3B78">
        <w:rPr>
          <w:lang w:val="en-US"/>
        </w:rPr>
        <w:t xml:space="preserve">. </w:t>
      </w:r>
    </w:p>
    <w:p w14:paraId="60A2CA4F" w14:textId="77777777" w:rsidR="008D3B78" w:rsidRDefault="00561BA8" w:rsidP="008D3B78">
      <w:pPr>
        <w:pStyle w:val="ListParagraph"/>
        <w:numPr>
          <w:ilvl w:val="0"/>
          <w:numId w:val="49"/>
        </w:numPr>
        <w:spacing w:after="120" w:line="360" w:lineRule="auto"/>
        <w:ind w:right="173"/>
        <w:rPr>
          <w:lang w:val="en-US"/>
        </w:rPr>
      </w:pPr>
      <w:r w:rsidRPr="008D3B78">
        <w:rPr>
          <w:lang w:val="en-US"/>
        </w:rPr>
        <w:t xml:space="preserve">OpenHazus shall support timely downloads of reasonably sized default datasets. </w:t>
      </w:r>
    </w:p>
    <w:p w14:paraId="342CBF8B" w14:textId="603829C4" w:rsidR="000029DD" w:rsidRDefault="00561BA8" w:rsidP="008D3B78">
      <w:pPr>
        <w:pStyle w:val="ListParagraph"/>
        <w:numPr>
          <w:ilvl w:val="0"/>
          <w:numId w:val="49"/>
        </w:numPr>
        <w:spacing w:after="120" w:line="360" w:lineRule="auto"/>
        <w:ind w:right="173"/>
        <w:rPr>
          <w:lang w:val="en-US"/>
        </w:rPr>
      </w:pPr>
      <w:r w:rsidRPr="008D3B78">
        <w:rPr>
          <w:lang w:val="en-US"/>
        </w:rPr>
        <w:t>Blank default databases will be provided for international Hazus model adaptation.</w:t>
      </w:r>
    </w:p>
    <w:p w14:paraId="202F3D7C" w14:textId="7BC6A060" w:rsidR="00EC4F7C" w:rsidRPr="008D3B78" w:rsidRDefault="008D3B78" w:rsidP="004F2C0A">
      <w:pPr>
        <w:pStyle w:val="ListParagraph"/>
        <w:numPr>
          <w:ilvl w:val="0"/>
          <w:numId w:val="49"/>
        </w:numPr>
        <w:spacing w:after="120" w:line="360" w:lineRule="auto"/>
        <w:ind w:right="173"/>
        <w:rPr>
          <w:lang w:val="en-US"/>
        </w:rPr>
      </w:pPr>
      <w:r>
        <w:rPr>
          <w:lang w:val="en-US"/>
        </w:rPr>
        <w:t xml:space="preserve">OpenHazus should facilitate users </w:t>
      </w:r>
      <w:commentRangeStart w:id="228"/>
      <w:commentRangeStart w:id="229"/>
      <w:r>
        <w:rPr>
          <w:lang w:val="en-US"/>
        </w:rPr>
        <w:t xml:space="preserve">uploading their own improved inventory data into access-limited sub-clouds </w:t>
      </w:r>
      <w:commentRangeEnd w:id="228"/>
      <w:r>
        <w:rPr>
          <w:rStyle w:val="CommentReference"/>
        </w:rPr>
        <w:commentReference w:id="228"/>
      </w:r>
      <w:commentRangeEnd w:id="229"/>
      <w:r w:rsidR="00403A7A">
        <w:rPr>
          <w:rStyle w:val="CommentReference"/>
        </w:rPr>
        <w:commentReference w:id="229"/>
      </w:r>
      <w:r>
        <w:rPr>
          <w:lang w:val="en-US"/>
        </w:rPr>
        <w:t xml:space="preserve">in order to leverage the many jurisdictions without budget for multi-hazard loss estimation projects, but with high-quality inventory data available for use by other analysts in Hazus. </w:t>
      </w:r>
      <w:r w:rsidR="00E775B5" w:rsidRPr="008D3B78">
        <w:rPr>
          <w:lang w:val="en-US"/>
        </w:rPr>
        <w:t>A process should be established that allows users to merge higher quality inventories with the main repository in coordination with the Hazus Program.</w:t>
      </w:r>
    </w:p>
    <w:p w14:paraId="3059EDEE" w14:textId="1F5948F8" w:rsidR="00E775B5" w:rsidRPr="008D3B78" w:rsidRDefault="00E6433C" w:rsidP="008D3B78">
      <w:pPr>
        <w:pStyle w:val="ListParagraph"/>
        <w:numPr>
          <w:ilvl w:val="0"/>
          <w:numId w:val="49"/>
        </w:numPr>
        <w:spacing w:after="120" w:line="360" w:lineRule="auto"/>
        <w:ind w:right="173"/>
        <w:rPr>
          <w:lang w:val="en-US"/>
        </w:rPr>
      </w:pPr>
      <w:r w:rsidRPr="008D3B78">
        <w:rPr>
          <w:lang w:val="en-US"/>
        </w:rPr>
        <w:t>OpenHazus should</w:t>
      </w:r>
      <w:r w:rsidR="00E775B5" w:rsidRPr="008D3B78">
        <w:rPr>
          <w:lang w:val="en-US"/>
        </w:rPr>
        <w:t xml:space="preserve"> leverage dynamic data available through the annual American Community Survey, Longitudinal Employer-Household Dynamic datasets, and 327 Census Bureau datasets offered through a robust API.</w:t>
      </w:r>
    </w:p>
    <w:p w14:paraId="650DB0EE" w14:textId="2D635454" w:rsidR="006B3712" w:rsidRPr="00CA3309" w:rsidRDefault="006B3712" w:rsidP="00CA3309">
      <w:pPr>
        <w:pStyle w:val="ListParagraph"/>
        <w:numPr>
          <w:ilvl w:val="0"/>
          <w:numId w:val="49"/>
        </w:numPr>
        <w:spacing w:after="120" w:line="360" w:lineRule="auto"/>
        <w:ind w:right="173"/>
        <w:rPr>
          <w:lang w:val="en-US"/>
        </w:rPr>
      </w:pPr>
      <w:r w:rsidRPr="00CA3309">
        <w:rPr>
          <w:lang w:val="en-US"/>
        </w:rPr>
        <w:t>OpenHazus should</w:t>
      </w:r>
      <w:r w:rsidR="00DC2FCF" w:rsidRPr="00CA3309">
        <w:rPr>
          <w:lang w:val="en-US"/>
        </w:rPr>
        <w:t xml:space="preserve"> </w:t>
      </w:r>
      <w:r w:rsidR="0045409D" w:rsidRPr="00CA3309">
        <w:rPr>
          <w:lang w:val="en-US"/>
        </w:rPr>
        <w:t xml:space="preserve">integrate dynamically with </w:t>
      </w:r>
      <w:r w:rsidR="00D566D3" w:rsidRPr="00CA3309">
        <w:rPr>
          <w:lang w:val="en-US"/>
        </w:rPr>
        <w:t xml:space="preserve">web-based essential facility layers provided by the newly redesigned </w:t>
      </w:r>
      <w:r w:rsidRPr="00CA3309">
        <w:rPr>
          <w:lang w:val="en-US"/>
        </w:rPr>
        <w:t>HIFLD Open</w:t>
      </w:r>
      <w:r w:rsidR="0045409D" w:rsidRPr="00CA3309">
        <w:rPr>
          <w:lang w:val="en-US"/>
        </w:rPr>
        <w:t xml:space="preserve"> </w:t>
      </w:r>
      <w:r w:rsidR="00D566D3" w:rsidRPr="00CA3309">
        <w:rPr>
          <w:lang w:val="en-US"/>
        </w:rPr>
        <w:t xml:space="preserve">program. </w:t>
      </w:r>
      <w:r w:rsidRPr="00CA3309">
        <w:rPr>
          <w:lang w:val="en-US"/>
        </w:rPr>
        <w:t xml:space="preserve"> </w:t>
      </w:r>
      <w:r w:rsidR="00D566D3" w:rsidRPr="00CA3309">
        <w:rPr>
          <w:lang w:val="en-US"/>
        </w:rPr>
        <w:t xml:space="preserve">OpenHazus development should include the deployment of scripts and support data that facilitate </w:t>
      </w:r>
      <w:r w:rsidR="0045409D" w:rsidRPr="00CA3309">
        <w:rPr>
          <w:lang w:val="en-US"/>
        </w:rPr>
        <w:t>on-demand update</w:t>
      </w:r>
      <w:r w:rsidR="00D566D3" w:rsidRPr="00CA3309">
        <w:rPr>
          <w:lang w:val="en-US"/>
        </w:rPr>
        <w:t>s from HIFLD Open layers with automatic attribute assignment for inclusion in Hazus analyses.</w:t>
      </w:r>
      <w:r w:rsidR="0045409D" w:rsidRPr="00CA3309">
        <w:rPr>
          <w:lang w:val="en-US"/>
        </w:rPr>
        <w:t xml:space="preserve"> If OpenHazus and </w:t>
      </w:r>
      <w:commentRangeStart w:id="230"/>
      <w:r w:rsidR="0045409D" w:rsidRPr="00CA3309">
        <w:rPr>
          <w:lang w:val="en-US"/>
        </w:rPr>
        <w:t>HIFLD program web databases cannot be dynamically linked</w:t>
      </w:r>
      <w:commentRangeEnd w:id="230"/>
      <w:r w:rsidR="00451D4F">
        <w:rPr>
          <w:rStyle w:val="CommentReference"/>
        </w:rPr>
        <w:commentReference w:id="230"/>
      </w:r>
      <w:r w:rsidR="0045409D" w:rsidRPr="00CA3309">
        <w:rPr>
          <w:lang w:val="en-US"/>
        </w:rPr>
        <w:t>, a system should be established for regular automated updates to facility data.</w:t>
      </w:r>
    </w:p>
    <w:p w14:paraId="20914F52" w14:textId="3FB30834" w:rsidR="00B02EBC" w:rsidRPr="00294655" w:rsidRDefault="00B02EBC" w:rsidP="004F2C0A">
      <w:pPr>
        <w:spacing w:after="120" w:line="360" w:lineRule="auto"/>
        <w:ind w:right="173"/>
        <w:rPr>
          <w:b/>
          <w:sz w:val="28"/>
          <w:szCs w:val="28"/>
          <w:lang w:val="en-US"/>
        </w:rPr>
      </w:pPr>
      <w:r w:rsidRPr="00294655">
        <w:rPr>
          <w:b/>
          <w:sz w:val="28"/>
          <w:szCs w:val="28"/>
          <w:lang w:val="en-US"/>
        </w:rPr>
        <w:t xml:space="preserve">III.6 </w:t>
      </w:r>
      <w:r w:rsidRPr="00294655">
        <w:rPr>
          <w:b/>
          <w:sz w:val="28"/>
          <w:szCs w:val="28"/>
          <w:lang w:val="en-US"/>
        </w:rPr>
        <w:tab/>
      </w:r>
      <w:r w:rsidR="004F2C0A" w:rsidRPr="00294655">
        <w:rPr>
          <w:b/>
          <w:sz w:val="28"/>
          <w:szCs w:val="28"/>
          <w:lang w:val="en-US"/>
        </w:rPr>
        <w:t>Automation</w:t>
      </w:r>
    </w:p>
    <w:p w14:paraId="40FC607B" w14:textId="552F9F8B" w:rsidR="006B3712" w:rsidRDefault="000029DD" w:rsidP="00CA3309">
      <w:pPr>
        <w:pStyle w:val="ListParagraph"/>
        <w:numPr>
          <w:ilvl w:val="0"/>
          <w:numId w:val="50"/>
        </w:numPr>
        <w:spacing w:after="120" w:line="360" w:lineRule="auto"/>
        <w:ind w:right="173"/>
        <w:rPr>
          <w:lang w:val="en-US"/>
        </w:rPr>
      </w:pPr>
      <w:commentRangeStart w:id="231"/>
      <w:r w:rsidRPr="00CA3309">
        <w:rPr>
          <w:lang w:val="en-US"/>
        </w:rPr>
        <w:t>OpenHazus should provide</w:t>
      </w:r>
      <w:r w:rsidR="006B3712" w:rsidRPr="00CA3309">
        <w:rPr>
          <w:lang w:val="en-US"/>
        </w:rPr>
        <w:t xml:space="preserve"> the ability to run complete workflows in batch mode without any user interaction</w:t>
      </w:r>
      <w:r w:rsidR="00CA3309" w:rsidRPr="00CA3309">
        <w:rPr>
          <w:lang w:val="en-US"/>
        </w:rPr>
        <w:t xml:space="preserve"> to facilitate ensemble scenario analysis.</w:t>
      </w:r>
      <w:commentRangeEnd w:id="231"/>
      <w:r w:rsidR="00D808C3">
        <w:rPr>
          <w:rStyle w:val="CommentReference"/>
        </w:rPr>
        <w:commentReference w:id="231"/>
      </w:r>
    </w:p>
    <w:p w14:paraId="1F08796E" w14:textId="662B0A53" w:rsidR="00CA3309" w:rsidRDefault="00CA3309" w:rsidP="00CA3309">
      <w:pPr>
        <w:spacing w:after="120" w:line="360" w:lineRule="auto"/>
        <w:ind w:right="173"/>
        <w:rPr>
          <w:lang w:val="en-US"/>
        </w:rPr>
      </w:pPr>
    </w:p>
    <w:p w14:paraId="1C37F728" w14:textId="2A118DAD" w:rsidR="00CA3309" w:rsidRDefault="00CA3309" w:rsidP="00CA3309">
      <w:pPr>
        <w:spacing w:after="120" w:line="360" w:lineRule="auto"/>
        <w:ind w:right="173"/>
        <w:rPr>
          <w:lang w:val="en-US"/>
        </w:rPr>
      </w:pPr>
    </w:p>
    <w:p w14:paraId="7E74FF02" w14:textId="6967F5C5" w:rsidR="00CA3309" w:rsidRDefault="00CA3309" w:rsidP="00CA3309">
      <w:pPr>
        <w:spacing w:after="120" w:line="360" w:lineRule="auto"/>
        <w:ind w:right="173"/>
        <w:rPr>
          <w:lang w:val="en-US"/>
        </w:rPr>
      </w:pPr>
    </w:p>
    <w:p w14:paraId="544C851F" w14:textId="169BC816" w:rsidR="00CA3309" w:rsidRDefault="00CA3309" w:rsidP="00CA3309">
      <w:pPr>
        <w:spacing w:after="120" w:line="360" w:lineRule="auto"/>
        <w:ind w:right="173"/>
        <w:rPr>
          <w:lang w:val="en-US"/>
        </w:rPr>
      </w:pPr>
    </w:p>
    <w:p w14:paraId="7157B4F4" w14:textId="4CC5E0FD" w:rsidR="00CA3309" w:rsidRDefault="00CA3309" w:rsidP="00CA3309">
      <w:pPr>
        <w:spacing w:after="120" w:line="360" w:lineRule="auto"/>
        <w:ind w:right="173"/>
        <w:rPr>
          <w:lang w:val="en-US"/>
        </w:rPr>
      </w:pPr>
    </w:p>
    <w:p w14:paraId="5E55168F" w14:textId="77777777" w:rsidR="00CA3309" w:rsidRPr="00CA3309" w:rsidRDefault="00CA3309" w:rsidP="00CA3309">
      <w:pPr>
        <w:spacing w:after="120" w:line="360" w:lineRule="auto"/>
        <w:ind w:right="173"/>
        <w:rPr>
          <w:lang w:val="en-US"/>
        </w:rPr>
      </w:pPr>
    </w:p>
    <w:tbl>
      <w:tblPr>
        <w:tblStyle w:val="TableGrid"/>
        <w:tblW w:w="11576" w:type="dxa"/>
        <w:tblLook w:val="04A0" w:firstRow="1" w:lastRow="0" w:firstColumn="1" w:lastColumn="0" w:noHBand="0" w:noVBand="1"/>
      </w:tblPr>
      <w:tblGrid>
        <w:gridCol w:w="1756"/>
        <w:gridCol w:w="1504"/>
        <w:gridCol w:w="865"/>
        <w:gridCol w:w="1690"/>
        <w:gridCol w:w="1591"/>
        <w:gridCol w:w="1518"/>
        <w:gridCol w:w="1401"/>
        <w:gridCol w:w="1251"/>
      </w:tblGrid>
      <w:tr w:rsidR="00961F94" w:rsidRPr="00294655" w14:paraId="1B2E632A" w14:textId="20ACD7D3" w:rsidTr="00961F94">
        <w:tc>
          <w:tcPr>
            <w:tcW w:w="1756" w:type="dxa"/>
            <w:vMerge w:val="restart"/>
            <w:vAlign w:val="center"/>
          </w:tcPr>
          <w:p w14:paraId="62415BCF" w14:textId="27BE9851" w:rsidR="00961F94" w:rsidRPr="00294655" w:rsidRDefault="00961F94" w:rsidP="00961F94">
            <w:pPr>
              <w:spacing w:after="120" w:line="360" w:lineRule="auto"/>
              <w:ind w:right="173"/>
              <w:jc w:val="center"/>
              <w:rPr>
                <w:b/>
                <w:lang w:val="en-US"/>
              </w:rPr>
            </w:pPr>
            <w:r w:rsidRPr="00294655">
              <w:rPr>
                <w:b/>
                <w:lang w:val="en-US"/>
              </w:rPr>
              <w:lastRenderedPageBreak/>
              <w:t xml:space="preserve">OpenHazus </w:t>
            </w:r>
            <w:r>
              <w:rPr>
                <w:b/>
                <w:lang w:val="en-US"/>
              </w:rPr>
              <w:t>Requirement Category</w:t>
            </w:r>
          </w:p>
        </w:tc>
        <w:tc>
          <w:tcPr>
            <w:tcW w:w="9820" w:type="dxa"/>
            <w:gridSpan w:val="7"/>
            <w:vAlign w:val="center"/>
          </w:tcPr>
          <w:p w14:paraId="21E08DCD" w14:textId="62A3F8F2" w:rsidR="00961F94" w:rsidRPr="00294655" w:rsidRDefault="00961F94" w:rsidP="00961F94">
            <w:pPr>
              <w:spacing w:after="120" w:line="360" w:lineRule="auto"/>
              <w:ind w:right="173"/>
              <w:jc w:val="center"/>
              <w:rPr>
                <w:b/>
                <w:lang w:val="en-US"/>
              </w:rPr>
            </w:pPr>
            <w:r>
              <w:rPr>
                <w:b/>
                <w:lang w:val="en-US"/>
              </w:rPr>
              <w:t>Challenge Addressed</w:t>
            </w:r>
          </w:p>
        </w:tc>
      </w:tr>
      <w:tr w:rsidR="00961F94" w:rsidRPr="00294655" w14:paraId="3FB6FE9F" w14:textId="3EACA446" w:rsidTr="00961F94">
        <w:tc>
          <w:tcPr>
            <w:tcW w:w="1756" w:type="dxa"/>
            <w:vMerge/>
            <w:vAlign w:val="center"/>
          </w:tcPr>
          <w:p w14:paraId="5D9F0BB0" w14:textId="42FE10F3" w:rsidR="00961F94" w:rsidRPr="00294655" w:rsidRDefault="00961F94" w:rsidP="00961F94">
            <w:pPr>
              <w:spacing w:after="120" w:line="360" w:lineRule="auto"/>
              <w:ind w:right="173"/>
              <w:jc w:val="center"/>
              <w:rPr>
                <w:b/>
                <w:lang w:val="en-US"/>
              </w:rPr>
            </w:pPr>
          </w:p>
        </w:tc>
        <w:tc>
          <w:tcPr>
            <w:tcW w:w="1504" w:type="dxa"/>
            <w:vAlign w:val="center"/>
          </w:tcPr>
          <w:p w14:paraId="39903914" w14:textId="74E38860" w:rsidR="00961F94" w:rsidRPr="00294655" w:rsidRDefault="00961F94" w:rsidP="00961F94">
            <w:pPr>
              <w:spacing w:after="120" w:line="360" w:lineRule="auto"/>
              <w:ind w:right="173"/>
              <w:jc w:val="center"/>
              <w:rPr>
                <w:lang w:val="en-US"/>
              </w:rPr>
            </w:pPr>
            <w:r>
              <w:rPr>
                <w:lang w:val="en-US"/>
              </w:rPr>
              <w:t>Desktop Architecture</w:t>
            </w:r>
          </w:p>
        </w:tc>
        <w:tc>
          <w:tcPr>
            <w:tcW w:w="865" w:type="dxa"/>
            <w:vAlign w:val="center"/>
          </w:tcPr>
          <w:p w14:paraId="6CEA7B72" w14:textId="5CE38D2A" w:rsidR="00961F94" w:rsidRPr="00294655" w:rsidRDefault="00961F94" w:rsidP="00961F94">
            <w:pPr>
              <w:spacing w:after="120" w:line="360" w:lineRule="auto"/>
              <w:ind w:right="173"/>
              <w:jc w:val="center"/>
              <w:rPr>
                <w:lang w:val="en-US"/>
              </w:rPr>
            </w:pPr>
            <w:r>
              <w:rPr>
                <w:lang w:val="en-US"/>
              </w:rPr>
              <w:t>User Input</w:t>
            </w:r>
          </w:p>
        </w:tc>
        <w:tc>
          <w:tcPr>
            <w:tcW w:w="1690" w:type="dxa"/>
            <w:vAlign w:val="center"/>
          </w:tcPr>
          <w:p w14:paraId="7A8EB3AE" w14:textId="15FC6E82" w:rsidR="00961F94" w:rsidRPr="00294655" w:rsidRDefault="00961F94" w:rsidP="00961F94">
            <w:pPr>
              <w:spacing w:after="120" w:line="360" w:lineRule="auto"/>
              <w:ind w:right="173"/>
              <w:jc w:val="center"/>
              <w:rPr>
                <w:lang w:val="en-US"/>
              </w:rPr>
            </w:pPr>
            <w:r>
              <w:rPr>
                <w:lang w:val="en-US"/>
              </w:rPr>
              <w:t>User Categorization</w:t>
            </w:r>
          </w:p>
        </w:tc>
        <w:tc>
          <w:tcPr>
            <w:tcW w:w="1591" w:type="dxa"/>
            <w:vAlign w:val="center"/>
          </w:tcPr>
          <w:p w14:paraId="64D0F795" w14:textId="76729633" w:rsidR="00961F94" w:rsidRPr="00294655" w:rsidRDefault="00961F94" w:rsidP="00961F94">
            <w:pPr>
              <w:spacing w:after="120" w:line="360" w:lineRule="auto"/>
              <w:ind w:right="173"/>
              <w:jc w:val="center"/>
              <w:rPr>
                <w:lang w:val="en-US"/>
              </w:rPr>
            </w:pPr>
            <w:r>
              <w:rPr>
                <w:lang w:val="en-US"/>
              </w:rPr>
              <w:t>Credibility Management</w:t>
            </w:r>
          </w:p>
        </w:tc>
        <w:tc>
          <w:tcPr>
            <w:tcW w:w="1518" w:type="dxa"/>
            <w:vAlign w:val="center"/>
          </w:tcPr>
          <w:p w14:paraId="053C4D14" w14:textId="3B2BCFB9" w:rsidR="00961F94" w:rsidRDefault="00961F94" w:rsidP="00961F94">
            <w:pPr>
              <w:spacing w:after="120" w:line="360" w:lineRule="auto"/>
              <w:ind w:right="173"/>
              <w:jc w:val="center"/>
              <w:rPr>
                <w:lang w:val="en-US"/>
              </w:rPr>
            </w:pPr>
            <w:r>
              <w:rPr>
                <w:lang w:val="en-US"/>
              </w:rPr>
              <w:t>GIS Dependence</w:t>
            </w:r>
          </w:p>
        </w:tc>
        <w:tc>
          <w:tcPr>
            <w:tcW w:w="1401" w:type="dxa"/>
            <w:vAlign w:val="center"/>
          </w:tcPr>
          <w:p w14:paraId="7E18CD50" w14:textId="1587AB35" w:rsidR="00961F94" w:rsidRDefault="00961F94" w:rsidP="00961F94">
            <w:pPr>
              <w:spacing w:after="120" w:line="360" w:lineRule="auto"/>
              <w:ind w:right="173"/>
              <w:jc w:val="center"/>
              <w:rPr>
                <w:lang w:val="en-US"/>
              </w:rPr>
            </w:pPr>
            <w:r>
              <w:rPr>
                <w:lang w:val="en-US"/>
              </w:rPr>
              <w:t>Flood Hazard Generation</w:t>
            </w:r>
          </w:p>
        </w:tc>
        <w:tc>
          <w:tcPr>
            <w:tcW w:w="1251" w:type="dxa"/>
            <w:vAlign w:val="center"/>
          </w:tcPr>
          <w:p w14:paraId="0026F11E" w14:textId="78DD1F85" w:rsidR="00961F94" w:rsidRDefault="00961F94" w:rsidP="00961F94">
            <w:pPr>
              <w:spacing w:after="120" w:line="360" w:lineRule="auto"/>
              <w:ind w:right="173"/>
              <w:jc w:val="center"/>
              <w:rPr>
                <w:lang w:val="en-US"/>
              </w:rPr>
            </w:pPr>
            <w:r>
              <w:rPr>
                <w:lang w:val="en-US"/>
              </w:rPr>
              <w:t>Outdated Inventory Data</w:t>
            </w:r>
          </w:p>
        </w:tc>
      </w:tr>
      <w:tr w:rsidR="00961F94" w:rsidRPr="00294655" w14:paraId="0FB451B3" w14:textId="70FCBDA6" w:rsidTr="00961F94">
        <w:tc>
          <w:tcPr>
            <w:tcW w:w="1756" w:type="dxa"/>
            <w:vAlign w:val="center"/>
          </w:tcPr>
          <w:p w14:paraId="5BBBF3F7" w14:textId="7ABF62EC" w:rsidR="00961F94" w:rsidRPr="00EB2F1E" w:rsidRDefault="00961F94" w:rsidP="00961F94">
            <w:pPr>
              <w:spacing w:after="120" w:line="360" w:lineRule="auto"/>
              <w:ind w:right="173"/>
              <w:jc w:val="center"/>
              <w:rPr>
                <w:lang w:val="en-US"/>
              </w:rPr>
            </w:pPr>
            <w:r w:rsidRPr="00EB2F1E">
              <w:rPr>
                <w:lang w:val="en-US"/>
              </w:rPr>
              <w:t>Results Sharing Platform</w:t>
            </w:r>
          </w:p>
        </w:tc>
        <w:tc>
          <w:tcPr>
            <w:tcW w:w="1504" w:type="dxa"/>
            <w:vAlign w:val="center"/>
          </w:tcPr>
          <w:p w14:paraId="548B2B2A" w14:textId="77777777" w:rsidR="00961F94" w:rsidRPr="00294655" w:rsidRDefault="00961F94" w:rsidP="00961F94">
            <w:pPr>
              <w:spacing w:after="120" w:line="360" w:lineRule="auto"/>
              <w:ind w:right="173"/>
              <w:jc w:val="center"/>
              <w:rPr>
                <w:b/>
                <w:lang w:val="en-US"/>
              </w:rPr>
            </w:pPr>
          </w:p>
        </w:tc>
        <w:tc>
          <w:tcPr>
            <w:tcW w:w="865" w:type="dxa"/>
            <w:vAlign w:val="center"/>
          </w:tcPr>
          <w:p w14:paraId="7A03BB54" w14:textId="309C5010" w:rsidR="00961F94" w:rsidRPr="00294655" w:rsidRDefault="00961F94" w:rsidP="00961F94">
            <w:pPr>
              <w:spacing w:after="120" w:line="360" w:lineRule="auto"/>
              <w:ind w:right="173"/>
              <w:jc w:val="center"/>
              <w:rPr>
                <w:b/>
                <w:lang w:val="en-US"/>
              </w:rPr>
            </w:pPr>
            <w:r w:rsidRPr="00294655">
              <w:rPr>
                <w:b/>
                <w:lang w:val="en-US"/>
              </w:rPr>
              <w:t>X</w:t>
            </w:r>
          </w:p>
        </w:tc>
        <w:tc>
          <w:tcPr>
            <w:tcW w:w="1690" w:type="dxa"/>
            <w:vAlign w:val="center"/>
          </w:tcPr>
          <w:p w14:paraId="7C3673E2" w14:textId="6DCFA31A" w:rsidR="00961F94" w:rsidRPr="00294655" w:rsidRDefault="00961F94" w:rsidP="00961F94">
            <w:pPr>
              <w:spacing w:after="120" w:line="360" w:lineRule="auto"/>
              <w:ind w:right="173"/>
              <w:jc w:val="center"/>
              <w:rPr>
                <w:b/>
                <w:lang w:val="en-US"/>
              </w:rPr>
            </w:pPr>
            <w:r w:rsidRPr="00294655">
              <w:rPr>
                <w:b/>
                <w:lang w:val="en-US"/>
              </w:rPr>
              <w:t>X</w:t>
            </w:r>
          </w:p>
        </w:tc>
        <w:tc>
          <w:tcPr>
            <w:tcW w:w="1591" w:type="dxa"/>
            <w:vAlign w:val="center"/>
          </w:tcPr>
          <w:p w14:paraId="7430D04F" w14:textId="074D4310" w:rsidR="00961F94" w:rsidRPr="00294655" w:rsidRDefault="00961F94" w:rsidP="00961F94">
            <w:pPr>
              <w:spacing w:after="120" w:line="360" w:lineRule="auto"/>
              <w:ind w:right="173"/>
              <w:jc w:val="center"/>
              <w:rPr>
                <w:b/>
                <w:lang w:val="en-US"/>
              </w:rPr>
            </w:pPr>
            <w:r w:rsidRPr="00294655">
              <w:rPr>
                <w:b/>
                <w:lang w:val="en-US"/>
              </w:rPr>
              <w:t>X</w:t>
            </w:r>
          </w:p>
        </w:tc>
        <w:tc>
          <w:tcPr>
            <w:tcW w:w="1518" w:type="dxa"/>
            <w:vAlign w:val="center"/>
          </w:tcPr>
          <w:p w14:paraId="58AB477F" w14:textId="77777777" w:rsidR="00961F94" w:rsidRPr="00294655" w:rsidRDefault="00961F94" w:rsidP="00961F94">
            <w:pPr>
              <w:spacing w:after="120" w:line="360" w:lineRule="auto"/>
              <w:ind w:right="173"/>
              <w:jc w:val="center"/>
              <w:rPr>
                <w:b/>
                <w:lang w:val="en-US"/>
              </w:rPr>
            </w:pPr>
          </w:p>
        </w:tc>
        <w:tc>
          <w:tcPr>
            <w:tcW w:w="1401" w:type="dxa"/>
            <w:vAlign w:val="center"/>
          </w:tcPr>
          <w:p w14:paraId="6E7F09F2" w14:textId="52ECD493" w:rsidR="00961F94" w:rsidRPr="00294655" w:rsidRDefault="00961F94" w:rsidP="00961F94">
            <w:pPr>
              <w:spacing w:after="120" w:line="360" w:lineRule="auto"/>
              <w:ind w:right="173"/>
              <w:jc w:val="center"/>
              <w:rPr>
                <w:b/>
                <w:lang w:val="en-US"/>
              </w:rPr>
            </w:pPr>
            <w:r w:rsidRPr="00294655">
              <w:rPr>
                <w:b/>
                <w:lang w:val="en-US"/>
              </w:rPr>
              <w:t>X</w:t>
            </w:r>
          </w:p>
        </w:tc>
        <w:tc>
          <w:tcPr>
            <w:tcW w:w="1251" w:type="dxa"/>
            <w:vAlign w:val="center"/>
          </w:tcPr>
          <w:p w14:paraId="2B047A86" w14:textId="77777777" w:rsidR="00961F94" w:rsidRPr="00294655" w:rsidRDefault="00961F94" w:rsidP="00961F94">
            <w:pPr>
              <w:spacing w:after="120" w:line="360" w:lineRule="auto"/>
              <w:ind w:right="173"/>
              <w:jc w:val="center"/>
              <w:rPr>
                <w:b/>
                <w:lang w:val="en-US"/>
              </w:rPr>
            </w:pPr>
          </w:p>
        </w:tc>
      </w:tr>
      <w:tr w:rsidR="00961F94" w:rsidRPr="00294655" w14:paraId="1A42A242" w14:textId="77777777" w:rsidTr="00961F94">
        <w:tc>
          <w:tcPr>
            <w:tcW w:w="1756" w:type="dxa"/>
            <w:vAlign w:val="center"/>
          </w:tcPr>
          <w:p w14:paraId="58195B3B" w14:textId="77777777" w:rsidR="00961F94" w:rsidRPr="00EB2F1E" w:rsidRDefault="00961F94" w:rsidP="00961F94">
            <w:pPr>
              <w:spacing w:after="120" w:line="360" w:lineRule="auto"/>
              <w:ind w:right="173"/>
              <w:jc w:val="center"/>
              <w:rPr>
                <w:lang w:val="en-US"/>
              </w:rPr>
            </w:pPr>
            <w:r w:rsidRPr="00EB2F1E">
              <w:rPr>
                <w:lang w:val="en-US"/>
              </w:rPr>
              <w:t>Secure Data Integration</w:t>
            </w:r>
          </w:p>
        </w:tc>
        <w:tc>
          <w:tcPr>
            <w:tcW w:w="1504" w:type="dxa"/>
            <w:vAlign w:val="center"/>
          </w:tcPr>
          <w:p w14:paraId="5FCDBCD3" w14:textId="77777777" w:rsidR="00961F94" w:rsidRPr="00294655" w:rsidRDefault="00961F94" w:rsidP="00961F94">
            <w:pPr>
              <w:spacing w:after="120" w:line="360" w:lineRule="auto"/>
              <w:ind w:right="173"/>
              <w:jc w:val="center"/>
              <w:rPr>
                <w:b/>
                <w:lang w:val="en-US"/>
              </w:rPr>
            </w:pPr>
          </w:p>
        </w:tc>
        <w:tc>
          <w:tcPr>
            <w:tcW w:w="865" w:type="dxa"/>
            <w:vAlign w:val="center"/>
          </w:tcPr>
          <w:p w14:paraId="72D1D50C" w14:textId="77777777" w:rsidR="00961F94" w:rsidRPr="00294655" w:rsidRDefault="00961F94" w:rsidP="00961F94">
            <w:pPr>
              <w:spacing w:after="120" w:line="360" w:lineRule="auto"/>
              <w:ind w:right="173"/>
              <w:jc w:val="center"/>
              <w:rPr>
                <w:b/>
                <w:lang w:val="en-US"/>
              </w:rPr>
            </w:pPr>
          </w:p>
        </w:tc>
        <w:tc>
          <w:tcPr>
            <w:tcW w:w="1690" w:type="dxa"/>
            <w:vAlign w:val="center"/>
          </w:tcPr>
          <w:p w14:paraId="76E72ADC" w14:textId="77777777" w:rsidR="00961F94" w:rsidRPr="00294655" w:rsidRDefault="00961F94" w:rsidP="00961F94">
            <w:pPr>
              <w:spacing w:after="120" w:line="360" w:lineRule="auto"/>
              <w:ind w:right="173"/>
              <w:jc w:val="center"/>
              <w:rPr>
                <w:b/>
                <w:lang w:val="en-US"/>
              </w:rPr>
            </w:pPr>
          </w:p>
        </w:tc>
        <w:tc>
          <w:tcPr>
            <w:tcW w:w="1591" w:type="dxa"/>
            <w:vAlign w:val="center"/>
          </w:tcPr>
          <w:p w14:paraId="1D6443B8" w14:textId="77777777" w:rsidR="00961F94" w:rsidRPr="00294655" w:rsidRDefault="00961F94" w:rsidP="00961F94">
            <w:pPr>
              <w:spacing w:after="120" w:line="360" w:lineRule="auto"/>
              <w:ind w:right="173"/>
              <w:jc w:val="center"/>
              <w:rPr>
                <w:b/>
                <w:lang w:val="en-US"/>
              </w:rPr>
            </w:pPr>
          </w:p>
        </w:tc>
        <w:tc>
          <w:tcPr>
            <w:tcW w:w="1518" w:type="dxa"/>
            <w:vAlign w:val="center"/>
          </w:tcPr>
          <w:p w14:paraId="2A869ED2" w14:textId="77777777" w:rsidR="00961F94" w:rsidRPr="00294655" w:rsidRDefault="00961F94" w:rsidP="00961F94">
            <w:pPr>
              <w:spacing w:after="120" w:line="360" w:lineRule="auto"/>
              <w:ind w:right="173"/>
              <w:jc w:val="center"/>
              <w:rPr>
                <w:b/>
                <w:lang w:val="en-US"/>
              </w:rPr>
            </w:pPr>
          </w:p>
        </w:tc>
        <w:tc>
          <w:tcPr>
            <w:tcW w:w="1401" w:type="dxa"/>
            <w:vAlign w:val="center"/>
          </w:tcPr>
          <w:p w14:paraId="0987A1E1" w14:textId="77777777" w:rsidR="00961F94" w:rsidRPr="00294655" w:rsidRDefault="00961F94" w:rsidP="00961F94">
            <w:pPr>
              <w:spacing w:after="120" w:line="360" w:lineRule="auto"/>
              <w:ind w:right="173"/>
              <w:jc w:val="center"/>
              <w:rPr>
                <w:b/>
                <w:lang w:val="en-US"/>
              </w:rPr>
            </w:pPr>
          </w:p>
        </w:tc>
        <w:tc>
          <w:tcPr>
            <w:tcW w:w="1251" w:type="dxa"/>
            <w:vAlign w:val="center"/>
          </w:tcPr>
          <w:p w14:paraId="3359E212" w14:textId="77777777" w:rsidR="00961F94" w:rsidRPr="00294655" w:rsidRDefault="00961F94" w:rsidP="00961F94">
            <w:pPr>
              <w:spacing w:after="120" w:line="360" w:lineRule="auto"/>
              <w:ind w:right="173"/>
              <w:jc w:val="center"/>
              <w:rPr>
                <w:b/>
                <w:lang w:val="en-US"/>
              </w:rPr>
            </w:pPr>
          </w:p>
        </w:tc>
      </w:tr>
      <w:tr w:rsidR="00961F94" w:rsidRPr="00294655" w14:paraId="47A9BE44" w14:textId="65DD3A39" w:rsidTr="00961F94">
        <w:tc>
          <w:tcPr>
            <w:tcW w:w="1756" w:type="dxa"/>
            <w:vAlign w:val="center"/>
          </w:tcPr>
          <w:p w14:paraId="13AF0231" w14:textId="5D3A0341" w:rsidR="00961F94" w:rsidRPr="00EB2F1E" w:rsidRDefault="00961F94" w:rsidP="00961F94">
            <w:pPr>
              <w:spacing w:after="120" w:line="360" w:lineRule="auto"/>
              <w:ind w:right="173"/>
              <w:jc w:val="center"/>
              <w:rPr>
                <w:lang w:val="en-US"/>
              </w:rPr>
            </w:pPr>
            <w:r w:rsidRPr="00EB2F1E">
              <w:rPr>
                <w:lang w:val="en-US"/>
              </w:rPr>
              <w:t>Authoritative Hazard Data Integration</w:t>
            </w:r>
          </w:p>
        </w:tc>
        <w:tc>
          <w:tcPr>
            <w:tcW w:w="1504" w:type="dxa"/>
            <w:vAlign w:val="center"/>
          </w:tcPr>
          <w:p w14:paraId="3BF3D430" w14:textId="77777777" w:rsidR="00961F94" w:rsidRPr="00294655" w:rsidRDefault="00961F94" w:rsidP="00961F94">
            <w:pPr>
              <w:spacing w:after="120" w:line="360" w:lineRule="auto"/>
              <w:ind w:right="173"/>
              <w:jc w:val="center"/>
              <w:rPr>
                <w:b/>
                <w:lang w:val="en-US"/>
              </w:rPr>
            </w:pPr>
          </w:p>
        </w:tc>
        <w:tc>
          <w:tcPr>
            <w:tcW w:w="865" w:type="dxa"/>
            <w:vAlign w:val="center"/>
          </w:tcPr>
          <w:p w14:paraId="14200CBB" w14:textId="77777777" w:rsidR="00961F94" w:rsidRPr="00294655" w:rsidRDefault="00961F94" w:rsidP="00961F94">
            <w:pPr>
              <w:spacing w:after="120" w:line="360" w:lineRule="auto"/>
              <w:ind w:right="173"/>
              <w:jc w:val="center"/>
              <w:rPr>
                <w:b/>
                <w:lang w:val="en-US"/>
              </w:rPr>
            </w:pPr>
          </w:p>
        </w:tc>
        <w:tc>
          <w:tcPr>
            <w:tcW w:w="1690" w:type="dxa"/>
            <w:vAlign w:val="center"/>
          </w:tcPr>
          <w:p w14:paraId="2C952CDD" w14:textId="77777777" w:rsidR="00961F94" w:rsidRPr="00294655" w:rsidRDefault="00961F94" w:rsidP="00961F94">
            <w:pPr>
              <w:spacing w:after="120" w:line="360" w:lineRule="auto"/>
              <w:ind w:right="173"/>
              <w:jc w:val="center"/>
              <w:rPr>
                <w:b/>
                <w:lang w:val="en-US"/>
              </w:rPr>
            </w:pPr>
          </w:p>
        </w:tc>
        <w:tc>
          <w:tcPr>
            <w:tcW w:w="1591" w:type="dxa"/>
            <w:vAlign w:val="center"/>
          </w:tcPr>
          <w:p w14:paraId="421F5918" w14:textId="71C0EEC6" w:rsidR="00961F94" w:rsidRPr="00294655" w:rsidRDefault="00961F94" w:rsidP="00961F94">
            <w:pPr>
              <w:spacing w:after="120" w:line="360" w:lineRule="auto"/>
              <w:ind w:right="173"/>
              <w:jc w:val="center"/>
              <w:rPr>
                <w:b/>
                <w:lang w:val="en-US"/>
              </w:rPr>
            </w:pPr>
            <w:r w:rsidRPr="00294655">
              <w:rPr>
                <w:b/>
                <w:lang w:val="en-US"/>
              </w:rPr>
              <w:t>X</w:t>
            </w:r>
          </w:p>
        </w:tc>
        <w:tc>
          <w:tcPr>
            <w:tcW w:w="1518" w:type="dxa"/>
            <w:vAlign w:val="center"/>
          </w:tcPr>
          <w:p w14:paraId="3D0439A1" w14:textId="77777777" w:rsidR="00961F94" w:rsidRPr="00294655" w:rsidRDefault="00961F94" w:rsidP="00961F94">
            <w:pPr>
              <w:spacing w:after="120" w:line="360" w:lineRule="auto"/>
              <w:ind w:right="173"/>
              <w:jc w:val="center"/>
              <w:rPr>
                <w:b/>
                <w:lang w:val="en-US"/>
              </w:rPr>
            </w:pPr>
          </w:p>
        </w:tc>
        <w:tc>
          <w:tcPr>
            <w:tcW w:w="1401" w:type="dxa"/>
            <w:vAlign w:val="center"/>
          </w:tcPr>
          <w:p w14:paraId="0B72981B" w14:textId="77B83B1E" w:rsidR="00961F94" w:rsidRPr="00294655" w:rsidRDefault="00961F94" w:rsidP="00961F94">
            <w:pPr>
              <w:spacing w:after="120" w:line="360" w:lineRule="auto"/>
              <w:ind w:right="173"/>
              <w:jc w:val="center"/>
              <w:rPr>
                <w:b/>
                <w:lang w:val="en-US"/>
              </w:rPr>
            </w:pPr>
            <w:r w:rsidRPr="00294655">
              <w:rPr>
                <w:b/>
                <w:lang w:val="en-US"/>
              </w:rPr>
              <w:t>X</w:t>
            </w:r>
          </w:p>
        </w:tc>
        <w:tc>
          <w:tcPr>
            <w:tcW w:w="1251" w:type="dxa"/>
            <w:vAlign w:val="center"/>
          </w:tcPr>
          <w:p w14:paraId="730F8AD9" w14:textId="77777777" w:rsidR="00961F94" w:rsidRPr="00294655" w:rsidRDefault="00961F94" w:rsidP="00961F94">
            <w:pPr>
              <w:spacing w:after="120" w:line="360" w:lineRule="auto"/>
              <w:ind w:right="173"/>
              <w:jc w:val="center"/>
              <w:rPr>
                <w:b/>
                <w:lang w:val="en-US"/>
              </w:rPr>
            </w:pPr>
          </w:p>
        </w:tc>
      </w:tr>
      <w:tr w:rsidR="00961F94" w:rsidRPr="00294655" w14:paraId="60A1548F" w14:textId="364EA77C" w:rsidTr="00961F94">
        <w:tc>
          <w:tcPr>
            <w:tcW w:w="1756" w:type="dxa"/>
            <w:vAlign w:val="center"/>
          </w:tcPr>
          <w:p w14:paraId="55F51AA8" w14:textId="08B059E1" w:rsidR="00961F94" w:rsidRPr="00EB2F1E" w:rsidRDefault="00961F94" w:rsidP="00961F94">
            <w:pPr>
              <w:spacing w:after="120" w:line="360" w:lineRule="auto"/>
              <w:ind w:right="173"/>
              <w:jc w:val="center"/>
              <w:rPr>
                <w:lang w:val="en-US"/>
              </w:rPr>
            </w:pPr>
            <w:r w:rsidRPr="00EB2F1E">
              <w:rPr>
                <w:lang w:val="en-US"/>
              </w:rPr>
              <w:t>Modularization</w:t>
            </w:r>
          </w:p>
        </w:tc>
        <w:tc>
          <w:tcPr>
            <w:tcW w:w="1504" w:type="dxa"/>
            <w:vAlign w:val="center"/>
          </w:tcPr>
          <w:p w14:paraId="370C84B6" w14:textId="11950BF5" w:rsidR="00961F94" w:rsidRPr="00294655" w:rsidRDefault="00961F94" w:rsidP="00961F94">
            <w:pPr>
              <w:spacing w:after="120" w:line="360" w:lineRule="auto"/>
              <w:ind w:right="173"/>
              <w:jc w:val="center"/>
              <w:rPr>
                <w:b/>
                <w:lang w:val="en-US"/>
              </w:rPr>
            </w:pPr>
            <w:r w:rsidRPr="00294655">
              <w:rPr>
                <w:b/>
                <w:lang w:val="en-US"/>
              </w:rPr>
              <w:t>X</w:t>
            </w:r>
          </w:p>
        </w:tc>
        <w:tc>
          <w:tcPr>
            <w:tcW w:w="865" w:type="dxa"/>
            <w:vAlign w:val="center"/>
          </w:tcPr>
          <w:p w14:paraId="764C003F" w14:textId="4F989A7A" w:rsidR="00961F94" w:rsidRPr="00294655" w:rsidRDefault="00961F94" w:rsidP="00961F94">
            <w:pPr>
              <w:spacing w:after="120" w:line="360" w:lineRule="auto"/>
              <w:ind w:right="173"/>
              <w:jc w:val="center"/>
              <w:rPr>
                <w:b/>
                <w:lang w:val="en-US"/>
              </w:rPr>
            </w:pPr>
            <w:r w:rsidRPr="00294655">
              <w:rPr>
                <w:b/>
                <w:lang w:val="en-US"/>
              </w:rPr>
              <w:t>X</w:t>
            </w:r>
          </w:p>
        </w:tc>
        <w:tc>
          <w:tcPr>
            <w:tcW w:w="1690" w:type="dxa"/>
            <w:vAlign w:val="center"/>
          </w:tcPr>
          <w:p w14:paraId="5CB271B0" w14:textId="77777777" w:rsidR="00961F94" w:rsidRPr="00294655" w:rsidRDefault="00961F94" w:rsidP="00961F94">
            <w:pPr>
              <w:spacing w:after="120" w:line="360" w:lineRule="auto"/>
              <w:ind w:right="173"/>
              <w:jc w:val="center"/>
              <w:rPr>
                <w:b/>
                <w:lang w:val="en-US"/>
              </w:rPr>
            </w:pPr>
          </w:p>
        </w:tc>
        <w:tc>
          <w:tcPr>
            <w:tcW w:w="1591" w:type="dxa"/>
            <w:vAlign w:val="center"/>
          </w:tcPr>
          <w:p w14:paraId="20CC81EE" w14:textId="77777777" w:rsidR="00961F94" w:rsidRPr="00294655" w:rsidRDefault="00961F94" w:rsidP="00961F94">
            <w:pPr>
              <w:spacing w:after="120" w:line="360" w:lineRule="auto"/>
              <w:ind w:right="173"/>
              <w:jc w:val="center"/>
              <w:rPr>
                <w:b/>
                <w:lang w:val="en-US"/>
              </w:rPr>
            </w:pPr>
          </w:p>
        </w:tc>
        <w:tc>
          <w:tcPr>
            <w:tcW w:w="1518" w:type="dxa"/>
            <w:vAlign w:val="center"/>
          </w:tcPr>
          <w:p w14:paraId="01D63D85" w14:textId="77777777" w:rsidR="00961F94" w:rsidRPr="00294655" w:rsidRDefault="00961F94" w:rsidP="00961F94">
            <w:pPr>
              <w:spacing w:after="120" w:line="360" w:lineRule="auto"/>
              <w:ind w:right="173"/>
              <w:jc w:val="center"/>
              <w:rPr>
                <w:b/>
                <w:lang w:val="en-US"/>
              </w:rPr>
            </w:pPr>
          </w:p>
        </w:tc>
        <w:tc>
          <w:tcPr>
            <w:tcW w:w="1401" w:type="dxa"/>
            <w:vAlign w:val="center"/>
          </w:tcPr>
          <w:p w14:paraId="69D2B30C" w14:textId="77777777" w:rsidR="00961F94" w:rsidRPr="00294655" w:rsidRDefault="00961F94" w:rsidP="00961F94">
            <w:pPr>
              <w:spacing w:after="120" w:line="360" w:lineRule="auto"/>
              <w:ind w:right="173"/>
              <w:jc w:val="center"/>
              <w:rPr>
                <w:b/>
                <w:lang w:val="en-US"/>
              </w:rPr>
            </w:pPr>
          </w:p>
        </w:tc>
        <w:tc>
          <w:tcPr>
            <w:tcW w:w="1251" w:type="dxa"/>
            <w:vAlign w:val="center"/>
          </w:tcPr>
          <w:p w14:paraId="027C153F" w14:textId="77777777" w:rsidR="00961F94" w:rsidRPr="00294655" w:rsidRDefault="00961F94" w:rsidP="00961F94">
            <w:pPr>
              <w:spacing w:after="120" w:line="360" w:lineRule="auto"/>
              <w:ind w:right="173"/>
              <w:jc w:val="center"/>
              <w:rPr>
                <w:b/>
                <w:lang w:val="en-US"/>
              </w:rPr>
            </w:pPr>
          </w:p>
        </w:tc>
      </w:tr>
      <w:tr w:rsidR="00961F94" w:rsidRPr="00294655" w14:paraId="259180B0" w14:textId="6D47B327" w:rsidTr="00961F94">
        <w:tc>
          <w:tcPr>
            <w:tcW w:w="1756" w:type="dxa"/>
            <w:vAlign w:val="center"/>
          </w:tcPr>
          <w:p w14:paraId="2835EEA2" w14:textId="018D1A6A" w:rsidR="00961F94" w:rsidRPr="00EB2F1E" w:rsidRDefault="00961F94" w:rsidP="00961F94">
            <w:pPr>
              <w:spacing w:after="120" w:line="360" w:lineRule="auto"/>
              <w:ind w:right="173"/>
              <w:jc w:val="center"/>
              <w:rPr>
                <w:lang w:val="en-US"/>
              </w:rPr>
            </w:pPr>
            <w:r w:rsidRPr="00EB2F1E">
              <w:rPr>
                <w:lang w:val="en-US"/>
              </w:rPr>
              <w:t>GIS Independence</w:t>
            </w:r>
          </w:p>
        </w:tc>
        <w:tc>
          <w:tcPr>
            <w:tcW w:w="1504" w:type="dxa"/>
            <w:vAlign w:val="center"/>
          </w:tcPr>
          <w:p w14:paraId="381079EB" w14:textId="5CF4BFB9" w:rsidR="00961F94" w:rsidRPr="00294655" w:rsidRDefault="00961F94" w:rsidP="00961F94">
            <w:pPr>
              <w:spacing w:after="120" w:line="360" w:lineRule="auto"/>
              <w:ind w:right="173"/>
              <w:jc w:val="center"/>
              <w:rPr>
                <w:b/>
                <w:lang w:val="en-US"/>
              </w:rPr>
            </w:pPr>
          </w:p>
        </w:tc>
        <w:tc>
          <w:tcPr>
            <w:tcW w:w="865" w:type="dxa"/>
            <w:vAlign w:val="center"/>
          </w:tcPr>
          <w:p w14:paraId="6B2207A2" w14:textId="235E75A7" w:rsidR="00961F94" w:rsidRPr="00294655" w:rsidRDefault="00961F94" w:rsidP="00961F94">
            <w:pPr>
              <w:spacing w:after="120" w:line="360" w:lineRule="auto"/>
              <w:ind w:right="173"/>
              <w:jc w:val="center"/>
              <w:rPr>
                <w:b/>
                <w:lang w:val="en-US"/>
              </w:rPr>
            </w:pPr>
            <w:r w:rsidRPr="00294655">
              <w:rPr>
                <w:b/>
                <w:lang w:val="en-US"/>
              </w:rPr>
              <w:t>X</w:t>
            </w:r>
          </w:p>
        </w:tc>
        <w:tc>
          <w:tcPr>
            <w:tcW w:w="1690" w:type="dxa"/>
            <w:vAlign w:val="center"/>
          </w:tcPr>
          <w:p w14:paraId="138BB4D6" w14:textId="77777777" w:rsidR="00961F94" w:rsidRPr="00294655" w:rsidRDefault="00961F94" w:rsidP="00961F94">
            <w:pPr>
              <w:spacing w:after="120" w:line="360" w:lineRule="auto"/>
              <w:ind w:right="173"/>
              <w:jc w:val="center"/>
              <w:rPr>
                <w:b/>
                <w:lang w:val="en-US"/>
              </w:rPr>
            </w:pPr>
          </w:p>
        </w:tc>
        <w:tc>
          <w:tcPr>
            <w:tcW w:w="1591" w:type="dxa"/>
            <w:vAlign w:val="center"/>
          </w:tcPr>
          <w:p w14:paraId="67E05E60" w14:textId="77777777" w:rsidR="00961F94" w:rsidRPr="00294655" w:rsidRDefault="00961F94" w:rsidP="00961F94">
            <w:pPr>
              <w:spacing w:after="120" w:line="360" w:lineRule="auto"/>
              <w:ind w:right="173"/>
              <w:jc w:val="center"/>
              <w:rPr>
                <w:b/>
                <w:lang w:val="en-US"/>
              </w:rPr>
            </w:pPr>
          </w:p>
        </w:tc>
        <w:tc>
          <w:tcPr>
            <w:tcW w:w="1518" w:type="dxa"/>
            <w:vAlign w:val="center"/>
          </w:tcPr>
          <w:p w14:paraId="6CB7A497" w14:textId="4294AE6F" w:rsidR="00961F94" w:rsidRPr="00294655" w:rsidRDefault="00961F94" w:rsidP="00961F94">
            <w:pPr>
              <w:spacing w:after="120" w:line="360" w:lineRule="auto"/>
              <w:ind w:right="173"/>
              <w:jc w:val="center"/>
              <w:rPr>
                <w:b/>
                <w:lang w:val="en-US"/>
              </w:rPr>
            </w:pPr>
            <w:r w:rsidRPr="00294655">
              <w:rPr>
                <w:b/>
                <w:lang w:val="en-US"/>
              </w:rPr>
              <w:t>X</w:t>
            </w:r>
          </w:p>
        </w:tc>
        <w:tc>
          <w:tcPr>
            <w:tcW w:w="1401" w:type="dxa"/>
            <w:vAlign w:val="center"/>
          </w:tcPr>
          <w:p w14:paraId="4E7225C2" w14:textId="77777777" w:rsidR="00961F94" w:rsidRPr="00294655" w:rsidRDefault="00961F94" w:rsidP="00961F94">
            <w:pPr>
              <w:spacing w:after="120" w:line="360" w:lineRule="auto"/>
              <w:ind w:right="173"/>
              <w:jc w:val="center"/>
              <w:rPr>
                <w:b/>
                <w:lang w:val="en-US"/>
              </w:rPr>
            </w:pPr>
          </w:p>
        </w:tc>
        <w:tc>
          <w:tcPr>
            <w:tcW w:w="1251" w:type="dxa"/>
            <w:vAlign w:val="center"/>
          </w:tcPr>
          <w:p w14:paraId="72B0D1E2" w14:textId="77777777" w:rsidR="00961F94" w:rsidRPr="00294655" w:rsidRDefault="00961F94" w:rsidP="00961F94">
            <w:pPr>
              <w:spacing w:after="120" w:line="360" w:lineRule="auto"/>
              <w:ind w:right="173"/>
              <w:jc w:val="center"/>
              <w:rPr>
                <w:b/>
                <w:lang w:val="en-US"/>
              </w:rPr>
            </w:pPr>
          </w:p>
        </w:tc>
      </w:tr>
      <w:tr w:rsidR="00961F94" w:rsidRPr="00294655" w14:paraId="1BDBFF34" w14:textId="3E3C4843" w:rsidTr="00961F94">
        <w:tc>
          <w:tcPr>
            <w:tcW w:w="1756" w:type="dxa"/>
            <w:vAlign w:val="center"/>
          </w:tcPr>
          <w:p w14:paraId="3DB55CB3" w14:textId="10ADECD1" w:rsidR="00961F94" w:rsidRPr="00EB2F1E" w:rsidRDefault="00961F94" w:rsidP="00961F94">
            <w:pPr>
              <w:spacing w:after="120" w:line="360" w:lineRule="auto"/>
              <w:ind w:right="173"/>
              <w:jc w:val="center"/>
              <w:rPr>
                <w:lang w:val="en-US"/>
              </w:rPr>
            </w:pPr>
            <w:r w:rsidRPr="00EB2F1E">
              <w:rPr>
                <w:lang w:val="en-US"/>
              </w:rPr>
              <w:t>Updated Site-Specific Default Inventory</w:t>
            </w:r>
          </w:p>
        </w:tc>
        <w:tc>
          <w:tcPr>
            <w:tcW w:w="1504" w:type="dxa"/>
            <w:vAlign w:val="center"/>
          </w:tcPr>
          <w:p w14:paraId="71B20143" w14:textId="77777777" w:rsidR="00961F94" w:rsidRPr="00294655" w:rsidRDefault="00961F94" w:rsidP="00961F94">
            <w:pPr>
              <w:spacing w:after="120" w:line="360" w:lineRule="auto"/>
              <w:ind w:right="173"/>
              <w:jc w:val="center"/>
              <w:rPr>
                <w:b/>
                <w:lang w:val="en-US"/>
              </w:rPr>
            </w:pPr>
          </w:p>
        </w:tc>
        <w:tc>
          <w:tcPr>
            <w:tcW w:w="865" w:type="dxa"/>
            <w:vAlign w:val="center"/>
          </w:tcPr>
          <w:p w14:paraId="54E7570F" w14:textId="79D45DE8" w:rsidR="00961F94" w:rsidRPr="00294655" w:rsidRDefault="00961F94" w:rsidP="00961F94">
            <w:pPr>
              <w:spacing w:after="120" w:line="360" w:lineRule="auto"/>
              <w:ind w:right="173"/>
              <w:jc w:val="center"/>
              <w:rPr>
                <w:b/>
                <w:lang w:val="en-US"/>
              </w:rPr>
            </w:pPr>
            <w:r w:rsidRPr="00294655">
              <w:rPr>
                <w:b/>
                <w:lang w:val="en-US"/>
              </w:rPr>
              <w:t>X</w:t>
            </w:r>
          </w:p>
        </w:tc>
        <w:tc>
          <w:tcPr>
            <w:tcW w:w="1690" w:type="dxa"/>
            <w:vAlign w:val="center"/>
          </w:tcPr>
          <w:p w14:paraId="4A03ADB2" w14:textId="77777777" w:rsidR="00961F94" w:rsidRPr="00294655" w:rsidRDefault="00961F94" w:rsidP="00961F94">
            <w:pPr>
              <w:spacing w:after="120" w:line="360" w:lineRule="auto"/>
              <w:ind w:right="173"/>
              <w:jc w:val="center"/>
              <w:rPr>
                <w:b/>
                <w:lang w:val="en-US"/>
              </w:rPr>
            </w:pPr>
          </w:p>
        </w:tc>
        <w:tc>
          <w:tcPr>
            <w:tcW w:w="1591" w:type="dxa"/>
            <w:vAlign w:val="center"/>
          </w:tcPr>
          <w:p w14:paraId="3BD95699" w14:textId="3FB7A2BF" w:rsidR="00961F94" w:rsidRPr="00294655" w:rsidRDefault="00961F94" w:rsidP="00961F94">
            <w:pPr>
              <w:spacing w:after="120" w:line="360" w:lineRule="auto"/>
              <w:ind w:right="173"/>
              <w:jc w:val="center"/>
              <w:rPr>
                <w:b/>
                <w:lang w:val="en-US"/>
              </w:rPr>
            </w:pPr>
            <w:r w:rsidRPr="00294655">
              <w:rPr>
                <w:b/>
                <w:lang w:val="en-US"/>
              </w:rPr>
              <w:t>X</w:t>
            </w:r>
          </w:p>
        </w:tc>
        <w:tc>
          <w:tcPr>
            <w:tcW w:w="1518" w:type="dxa"/>
            <w:vAlign w:val="center"/>
          </w:tcPr>
          <w:p w14:paraId="096280EF" w14:textId="77777777" w:rsidR="00961F94" w:rsidRPr="00294655" w:rsidRDefault="00961F94" w:rsidP="00961F94">
            <w:pPr>
              <w:spacing w:after="120" w:line="360" w:lineRule="auto"/>
              <w:ind w:right="173"/>
              <w:jc w:val="center"/>
              <w:rPr>
                <w:b/>
                <w:lang w:val="en-US"/>
              </w:rPr>
            </w:pPr>
          </w:p>
        </w:tc>
        <w:tc>
          <w:tcPr>
            <w:tcW w:w="1401" w:type="dxa"/>
            <w:vAlign w:val="center"/>
          </w:tcPr>
          <w:p w14:paraId="40CFD564" w14:textId="77777777" w:rsidR="00961F94" w:rsidRPr="00294655" w:rsidRDefault="00961F94" w:rsidP="00961F94">
            <w:pPr>
              <w:spacing w:after="120" w:line="360" w:lineRule="auto"/>
              <w:ind w:right="173"/>
              <w:jc w:val="center"/>
              <w:rPr>
                <w:b/>
                <w:lang w:val="en-US"/>
              </w:rPr>
            </w:pPr>
          </w:p>
        </w:tc>
        <w:tc>
          <w:tcPr>
            <w:tcW w:w="1251" w:type="dxa"/>
            <w:vAlign w:val="center"/>
          </w:tcPr>
          <w:p w14:paraId="29AD0DFB" w14:textId="02EB3DE0" w:rsidR="00961F94" w:rsidRPr="00294655" w:rsidRDefault="00961F94" w:rsidP="00961F94">
            <w:pPr>
              <w:spacing w:after="120" w:line="360" w:lineRule="auto"/>
              <w:ind w:right="173"/>
              <w:jc w:val="center"/>
              <w:rPr>
                <w:b/>
                <w:lang w:val="en-US"/>
              </w:rPr>
            </w:pPr>
            <w:r w:rsidRPr="00294655">
              <w:rPr>
                <w:b/>
                <w:lang w:val="en-US"/>
              </w:rPr>
              <w:t>X</w:t>
            </w:r>
          </w:p>
        </w:tc>
      </w:tr>
      <w:tr w:rsidR="00961F94" w:rsidRPr="00294655" w14:paraId="002492D3" w14:textId="6EFE0F47" w:rsidTr="00961F94">
        <w:tc>
          <w:tcPr>
            <w:tcW w:w="1756" w:type="dxa"/>
            <w:vAlign w:val="center"/>
          </w:tcPr>
          <w:p w14:paraId="76B3B40C" w14:textId="593EC809" w:rsidR="00961F94" w:rsidRPr="00EB2F1E" w:rsidRDefault="00961F94" w:rsidP="00961F94">
            <w:pPr>
              <w:spacing w:after="120" w:line="360" w:lineRule="auto"/>
              <w:ind w:right="173"/>
              <w:jc w:val="center"/>
              <w:rPr>
                <w:lang w:val="en-US"/>
              </w:rPr>
            </w:pPr>
            <w:r w:rsidRPr="00EB2F1E">
              <w:rPr>
                <w:lang w:val="en-US"/>
              </w:rPr>
              <w:t>Desktop Independence</w:t>
            </w:r>
          </w:p>
        </w:tc>
        <w:tc>
          <w:tcPr>
            <w:tcW w:w="1504" w:type="dxa"/>
            <w:vAlign w:val="center"/>
          </w:tcPr>
          <w:p w14:paraId="670F36A1" w14:textId="7B5D6925" w:rsidR="00961F94" w:rsidRPr="00294655" w:rsidRDefault="00961F94" w:rsidP="00961F94">
            <w:pPr>
              <w:spacing w:after="120" w:line="360" w:lineRule="auto"/>
              <w:ind w:right="173"/>
              <w:jc w:val="center"/>
              <w:rPr>
                <w:b/>
                <w:lang w:val="en-US"/>
              </w:rPr>
            </w:pPr>
            <w:r w:rsidRPr="00294655">
              <w:rPr>
                <w:b/>
                <w:lang w:val="en-US"/>
              </w:rPr>
              <w:t>X</w:t>
            </w:r>
          </w:p>
        </w:tc>
        <w:tc>
          <w:tcPr>
            <w:tcW w:w="865" w:type="dxa"/>
            <w:vAlign w:val="center"/>
          </w:tcPr>
          <w:p w14:paraId="4DAFAB82" w14:textId="77777777" w:rsidR="00961F94" w:rsidRPr="00294655" w:rsidRDefault="00961F94" w:rsidP="00961F94">
            <w:pPr>
              <w:spacing w:after="120" w:line="360" w:lineRule="auto"/>
              <w:ind w:right="173"/>
              <w:jc w:val="center"/>
              <w:rPr>
                <w:b/>
                <w:lang w:val="en-US"/>
              </w:rPr>
            </w:pPr>
          </w:p>
        </w:tc>
        <w:tc>
          <w:tcPr>
            <w:tcW w:w="1690" w:type="dxa"/>
            <w:vAlign w:val="center"/>
          </w:tcPr>
          <w:p w14:paraId="67537F14" w14:textId="77777777" w:rsidR="00961F94" w:rsidRPr="00294655" w:rsidRDefault="00961F94" w:rsidP="00961F94">
            <w:pPr>
              <w:spacing w:after="120" w:line="360" w:lineRule="auto"/>
              <w:ind w:right="173"/>
              <w:jc w:val="center"/>
              <w:rPr>
                <w:b/>
                <w:lang w:val="en-US"/>
              </w:rPr>
            </w:pPr>
          </w:p>
        </w:tc>
        <w:tc>
          <w:tcPr>
            <w:tcW w:w="1591" w:type="dxa"/>
            <w:vAlign w:val="center"/>
          </w:tcPr>
          <w:p w14:paraId="53290926" w14:textId="77777777" w:rsidR="00961F94" w:rsidRPr="00294655" w:rsidRDefault="00961F94" w:rsidP="00961F94">
            <w:pPr>
              <w:spacing w:after="120" w:line="360" w:lineRule="auto"/>
              <w:ind w:right="173"/>
              <w:jc w:val="center"/>
              <w:rPr>
                <w:b/>
                <w:lang w:val="en-US"/>
              </w:rPr>
            </w:pPr>
          </w:p>
        </w:tc>
        <w:tc>
          <w:tcPr>
            <w:tcW w:w="1518" w:type="dxa"/>
            <w:vAlign w:val="center"/>
          </w:tcPr>
          <w:p w14:paraId="466EAC69" w14:textId="77777777" w:rsidR="00961F94" w:rsidRPr="00294655" w:rsidRDefault="00961F94" w:rsidP="00961F94">
            <w:pPr>
              <w:spacing w:after="120" w:line="360" w:lineRule="auto"/>
              <w:ind w:right="173"/>
              <w:jc w:val="center"/>
              <w:rPr>
                <w:b/>
                <w:lang w:val="en-US"/>
              </w:rPr>
            </w:pPr>
          </w:p>
        </w:tc>
        <w:tc>
          <w:tcPr>
            <w:tcW w:w="1401" w:type="dxa"/>
            <w:vAlign w:val="center"/>
          </w:tcPr>
          <w:p w14:paraId="52F06EFA" w14:textId="77777777" w:rsidR="00961F94" w:rsidRPr="00294655" w:rsidRDefault="00961F94" w:rsidP="00961F94">
            <w:pPr>
              <w:spacing w:after="120" w:line="360" w:lineRule="auto"/>
              <w:ind w:right="173"/>
              <w:jc w:val="center"/>
              <w:rPr>
                <w:b/>
                <w:lang w:val="en-US"/>
              </w:rPr>
            </w:pPr>
          </w:p>
        </w:tc>
        <w:tc>
          <w:tcPr>
            <w:tcW w:w="1251" w:type="dxa"/>
            <w:vAlign w:val="center"/>
          </w:tcPr>
          <w:p w14:paraId="239D005E" w14:textId="77777777" w:rsidR="00961F94" w:rsidRPr="00294655" w:rsidRDefault="00961F94" w:rsidP="00961F94">
            <w:pPr>
              <w:spacing w:after="120" w:line="360" w:lineRule="auto"/>
              <w:ind w:right="173"/>
              <w:jc w:val="center"/>
              <w:rPr>
                <w:b/>
                <w:lang w:val="en-US"/>
              </w:rPr>
            </w:pPr>
          </w:p>
        </w:tc>
      </w:tr>
      <w:tr w:rsidR="00961F94" w:rsidRPr="00294655" w14:paraId="456496DF" w14:textId="5923ED70" w:rsidTr="00961F94">
        <w:tc>
          <w:tcPr>
            <w:tcW w:w="1756" w:type="dxa"/>
            <w:vAlign w:val="center"/>
          </w:tcPr>
          <w:p w14:paraId="380D1E44" w14:textId="5613E098" w:rsidR="00961F94" w:rsidRPr="00EB2F1E" w:rsidRDefault="00961F94" w:rsidP="00961F94">
            <w:pPr>
              <w:spacing w:after="120" w:line="360" w:lineRule="auto"/>
              <w:ind w:right="173"/>
              <w:jc w:val="center"/>
              <w:rPr>
                <w:lang w:val="en-US"/>
              </w:rPr>
            </w:pPr>
            <w:r w:rsidRPr="00EB2F1E">
              <w:rPr>
                <w:lang w:val="en-US"/>
              </w:rPr>
              <w:t>Automation</w:t>
            </w:r>
          </w:p>
        </w:tc>
        <w:tc>
          <w:tcPr>
            <w:tcW w:w="1504" w:type="dxa"/>
            <w:vAlign w:val="center"/>
          </w:tcPr>
          <w:p w14:paraId="6A4EF96B" w14:textId="77777777" w:rsidR="00961F94" w:rsidRPr="00294655" w:rsidRDefault="00961F94" w:rsidP="00961F94">
            <w:pPr>
              <w:spacing w:after="120" w:line="360" w:lineRule="auto"/>
              <w:ind w:right="173"/>
              <w:jc w:val="center"/>
              <w:rPr>
                <w:b/>
                <w:lang w:val="en-US"/>
              </w:rPr>
            </w:pPr>
          </w:p>
        </w:tc>
        <w:tc>
          <w:tcPr>
            <w:tcW w:w="865" w:type="dxa"/>
            <w:vAlign w:val="center"/>
          </w:tcPr>
          <w:p w14:paraId="72C376CD" w14:textId="77777777" w:rsidR="00961F94" w:rsidRPr="00294655" w:rsidRDefault="00961F94" w:rsidP="00961F94">
            <w:pPr>
              <w:spacing w:after="120" w:line="360" w:lineRule="auto"/>
              <w:ind w:right="173"/>
              <w:jc w:val="center"/>
              <w:rPr>
                <w:b/>
                <w:lang w:val="en-US"/>
              </w:rPr>
            </w:pPr>
          </w:p>
        </w:tc>
        <w:tc>
          <w:tcPr>
            <w:tcW w:w="1690" w:type="dxa"/>
            <w:vAlign w:val="center"/>
          </w:tcPr>
          <w:p w14:paraId="4FB19D1E" w14:textId="77777777" w:rsidR="00961F94" w:rsidRPr="00294655" w:rsidRDefault="00961F94" w:rsidP="00961F94">
            <w:pPr>
              <w:spacing w:after="120" w:line="360" w:lineRule="auto"/>
              <w:ind w:right="173"/>
              <w:jc w:val="center"/>
              <w:rPr>
                <w:b/>
                <w:lang w:val="en-US"/>
              </w:rPr>
            </w:pPr>
          </w:p>
        </w:tc>
        <w:tc>
          <w:tcPr>
            <w:tcW w:w="1591" w:type="dxa"/>
            <w:vAlign w:val="center"/>
          </w:tcPr>
          <w:p w14:paraId="5C3F062C" w14:textId="77777777" w:rsidR="00961F94" w:rsidRPr="00294655" w:rsidRDefault="00961F94" w:rsidP="00961F94">
            <w:pPr>
              <w:spacing w:after="120" w:line="360" w:lineRule="auto"/>
              <w:ind w:right="173"/>
              <w:jc w:val="center"/>
              <w:rPr>
                <w:b/>
                <w:lang w:val="en-US"/>
              </w:rPr>
            </w:pPr>
          </w:p>
        </w:tc>
        <w:tc>
          <w:tcPr>
            <w:tcW w:w="1518" w:type="dxa"/>
            <w:vAlign w:val="center"/>
          </w:tcPr>
          <w:p w14:paraId="0A514E2D" w14:textId="15B16E9A" w:rsidR="00961F94" w:rsidRPr="00294655" w:rsidRDefault="00961F94" w:rsidP="00961F94">
            <w:pPr>
              <w:spacing w:after="120" w:line="360" w:lineRule="auto"/>
              <w:ind w:right="173"/>
              <w:jc w:val="center"/>
              <w:rPr>
                <w:b/>
                <w:lang w:val="en-US"/>
              </w:rPr>
            </w:pPr>
            <w:r w:rsidRPr="00294655">
              <w:rPr>
                <w:b/>
                <w:lang w:val="en-US"/>
              </w:rPr>
              <w:t>X</w:t>
            </w:r>
          </w:p>
        </w:tc>
        <w:tc>
          <w:tcPr>
            <w:tcW w:w="1401" w:type="dxa"/>
            <w:vAlign w:val="center"/>
          </w:tcPr>
          <w:p w14:paraId="25668BAC" w14:textId="77777777" w:rsidR="00961F94" w:rsidRPr="00294655" w:rsidRDefault="00961F94" w:rsidP="00961F94">
            <w:pPr>
              <w:spacing w:after="120" w:line="360" w:lineRule="auto"/>
              <w:ind w:right="173"/>
              <w:jc w:val="center"/>
              <w:rPr>
                <w:b/>
                <w:lang w:val="en-US"/>
              </w:rPr>
            </w:pPr>
          </w:p>
        </w:tc>
        <w:tc>
          <w:tcPr>
            <w:tcW w:w="1251" w:type="dxa"/>
            <w:vAlign w:val="center"/>
          </w:tcPr>
          <w:p w14:paraId="5258D2FA" w14:textId="77777777" w:rsidR="00961F94" w:rsidRPr="00294655" w:rsidRDefault="00961F94" w:rsidP="00961F94">
            <w:pPr>
              <w:spacing w:after="120" w:line="360" w:lineRule="auto"/>
              <w:ind w:right="173"/>
              <w:jc w:val="center"/>
              <w:rPr>
                <w:b/>
                <w:lang w:val="en-US"/>
              </w:rPr>
            </w:pPr>
          </w:p>
        </w:tc>
      </w:tr>
    </w:tbl>
    <w:p w14:paraId="7D4719B7" w14:textId="15E6C77A" w:rsidR="00114F36" w:rsidRDefault="00114F36"/>
    <w:sectPr w:rsidR="00114F36">
      <w:headerReference w:type="default" r:id="rId17"/>
      <w:footerReference w:type="default" r:id="rId1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Jordan Burns" w:date="2019-01-11T14:21:00Z" w:initials="JB">
    <w:p w14:paraId="1BB6D02D" w14:textId="77777777" w:rsidR="00B656D9" w:rsidRDefault="00B656D9" w:rsidP="006B3712">
      <w:pPr>
        <w:pStyle w:val="CommentText"/>
      </w:pPr>
      <w:r>
        <w:rPr>
          <w:rStyle w:val="CommentReference"/>
        </w:rPr>
        <w:annotationRef/>
      </w:r>
      <w:r>
        <w:t>Expand and tie in more current FEMA and Risk MAP vision and mission statements, as well as 2018-2022 FEMA Strategic Plan.</w:t>
      </w:r>
    </w:p>
    <w:p w14:paraId="4F5CFD54" w14:textId="77777777" w:rsidR="00B656D9" w:rsidRDefault="00B656D9" w:rsidP="006B3712">
      <w:pPr>
        <w:pStyle w:val="CommentText"/>
      </w:pPr>
    </w:p>
    <w:p w14:paraId="3D6F5516" w14:textId="77777777" w:rsidR="00B656D9" w:rsidRDefault="00B656D9" w:rsidP="006B3712">
      <w:pPr>
        <w:pStyle w:val="CommentText"/>
      </w:pPr>
      <w:r>
        <w:t xml:space="preserve">2018-2022 FEMA Strategic Plan: </w:t>
      </w:r>
      <w:hyperlink r:id="rId1" w:history="1">
        <w:r w:rsidRPr="00D436A4">
          <w:rPr>
            <w:rStyle w:val="Hyperlink"/>
          </w:rPr>
          <w:t>https://www.fema.gov/media-library-data/1533052524696-b5137201a4614ade5e0129ef01cbf661/strat_plan.pdf</w:t>
        </w:r>
      </w:hyperlink>
      <w:r>
        <w:t xml:space="preserve"> </w:t>
      </w:r>
    </w:p>
    <w:p w14:paraId="731FF119" w14:textId="77777777" w:rsidR="00B656D9" w:rsidRDefault="00B656D9" w:rsidP="006B3712">
      <w:pPr>
        <w:pStyle w:val="CommentText"/>
      </w:pPr>
    </w:p>
    <w:p w14:paraId="2B71508F" w14:textId="77777777" w:rsidR="00B656D9" w:rsidRDefault="00B656D9" w:rsidP="006B3712">
      <w:pPr>
        <w:pStyle w:val="CommentText"/>
      </w:pPr>
      <w:r>
        <w:t xml:space="preserve">FEMA mission statement: Helping people before, during, and after disaster. </w:t>
      </w:r>
    </w:p>
    <w:p w14:paraId="352C36D2" w14:textId="77777777" w:rsidR="00B656D9" w:rsidRDefault="00B656D9" w:rsidP="006B3712">
      <w:pPr>
        <w:pStyle w:val="CommentText"/>
      </w:pPr>
    </w:p>
    <w:p w14:paraId="7C3FEAF4" w14:textId="77777777" w:rsidR="00B656D9" w:rsidRDefault="00B656D9" w:rsidP="006B3712">
      <w:pPr>
        <w:pStyle w:val="CommentText"/>
      </w:pPr>
      <w:r>
        <w:t xml:space="preserve">FEMA vision statement: A prepared and resilient Nation. </w:t>
      </w:r>
    </w:p>
    <w:p w14:paraId="3B259C96" w14:textId="77777777" w:rsidR="00B656D9" w:rsidRDefault="00B656D9" w:rsidP="006B3712">
      <w:pPr>
        <w:pStyle w:val="CommentText"/>
      </w:pPr>
    </w:p>
    <w:p w14:paraId="2CF4E968" w14:textId="77777777" w:rsidR="00B656D9" w:rsidRDefault="00B656D9" w:rsidP="006B3712">
      <w:pPr>
        <w:pStyle w:val="CommentText"/>
      </w:pPr>
      <w:r>
        <w:t xml:space="preserve">FEMA strategic goals: </w:t>
      </w:r>
    </w:p>
    <w:p w14:paraId="4AAAF620" w14:textId="77777777" w:rsidR="00B656D9" w:rsidRDefault="00B656D9" w:rsidP="006B3712">
      <w:pPr>
        <w:pStyle w:val="CommentText"/>
        <w:numPr>
          <w:ilvl w:val="0"/>
          <w:numId w:val="24"/>
        </w:numPr>
      </w:pPr>
      <w:r>
        <w:t>Build a culture of preparedness.</w:t>
      </w:r>
    </w:p>
    <w:p w14:paraId="1BB0FE12" w14:textId="77777777" w:rsidR="00B656D9" w:rsidRDefault="00B656D9" w:rsidP="006B3712">
      <w:pPr>
        <w:pStyle w:val="CommentText"/>
        <w:numPr>
          <w:ilvl w:val="0"/>
          <w:numId w:val="24"/>
        </w:numPr>
      </w:pPr>
      <w:r>
        <w:t xml:space="preserve">Ready the Nation for catastrophic disasters. </w:t>
      </w:r>
    </w:p>
    <w:p w14:paraId="700FC736" w14:textId="77777777" w:rsidR="00B656D9" w:rsidRDefault="00B656D9" w:rsidP="006B3712">
      <w:pPr>
        <w:pStyle w:val="CommentText"/>
        <w:numPr>
          <w:ilvl w:val="0"/>
          <w:numId w:val="24"/>
        </w:numPr>
      </w:pPr>
      <w:r>
        <w:t>Reduce the complexity of FEMA.</w:t>
      </w:r>
    </w:p>
  </w:comment>
  <w:comment w:id="2" w:author="Rozelle, Jesse" w:date="2019-02-14T18:57:00Z" w:initials="RJ">
    <w:p w14:paraId="096FF2B3" w14:textId="1A281D2A" w:rsidR="001F42CF" w:rsidRDefault="001F42CF">
      <w:pPr>
        <w:pStyle w:val="CommentText"/>
      </w:pPr>
      <w:r>
        <w:rPr>
          <w:rStyle w:val="CommentReference"/>
        </w:rPr>
        <w:annotationRef/>
      </w:r>
      <w:r>
        <w:t>We could get even more specific and suggest alignment with RMD goals 1.1, 1.2, and 3 but I think that’s implied by referencing FEMA’s broader goals of I, II, and III.</w:t>
      </w:r>
      <w:r w:rsidR="00581915">
        <w:t xml:space="preserve">  It also invests broader FEMA into this outcome, not just FIMA/RMD.</w:t>
      </w:r>
    </w:p>
  </w:comment>
  <w:comment w:id="4" w:author="McNabb, Sean" w:date="2019-02-11T10:14:00Z" w:initials="MS">
    <w:p w14:paraId="32872C31" w14:textId="06A3D6F4" w:rsidR="00B656D9" w:rsidRDefault="00B656D9">
      <w:pPr>
        <w:pStyle w:val="CommentText"/>
      </w:pPr>
      <w:r>
        <w:rPr>
          <w:rStyle w:val="CommentReference"/>
        </w:rPr>
        <w:annotationRef/>
      </w:r>
      <w:r>
        <w:t xml:space="preserve">Added Hazus here to be more specific about what strategic plan we are talking about. If we reference the FEMA strategic plan in the executive summary and throughout the document it could be confusing. </w:t>
      </w:r>
    </w:p>
  </w:comment>
  <w:comment w:id="8" w:author="Zuzak, Casey" w:date="2019-02-14T07:44:00Z" w:initials="ZC">
    <w:p w14:paraId="706AFC14" w14:textId="33669EF6" w:rsidR="00B656D9" w:rsidRDefault="00B656D9">
      <w:pPr>
        <w:pStyle w:val="CommentText"/>
      </w:pPr>
      <w:r>
        <w:rPr>
          <w:rStyle w:val="CommentReference"/>
        </w:rPr>
        <w:annotationRef/>
      </w:r>
      <w:r>
        <w:t>I know that the future version is open source, but we’ve yet to set that out.  Recommend call this the future version in the intro</w:t>
      </w:r>
    </w:p>
  </w:comment>
  <w:comment w:id="11" w:author="Jordan Burns" w:date="2019-01-28T19:17:00Z" w:initials="JB">
    <w:p w14:paraId="2CF5B667" w14:textId="77777777" w:rsidR="00B656D9" w:rsidRDefault="00B656D9" w:rsidP="006B3712">
      <w:pPr>
        <w:pStyle w:val="CommentText"/>
      </w:pPr>
      <w:r>
        <w:rPr>
          <w:rStyle w:val="CommentReference"/>
        </w:rPr>
        <w:annotationRef/>
      </w:r>
      <w:r>
        <w:t>We should decide between “risk analysis,” “risk assessment” or “loss modelling” based on intended audience.</w:t>
      </w:r>
    </w:p>
  </w:comment>
  <w:comment w:id="12" w:author="Zuzak, Casey" w:date="2019-02-14T07:45:00Z" w:initials="ZC">
    <w:p w14:paraId="121F9B2F" w14:textId="028D99FF" w:rsidR="00B656D9" w:rsidRDefault="00B656D9">
      <w:pPr>
        <w:pStyle w:val="CommentText"/>
      </w:pPr>
      <w:r>
        <w:rPr>
          <w:rStyle w:val="CommentReference"/>
        </w:rPr>
        <w:annotationRef/>
      </w:r>
      <w:r>
        <w:t>I like loss modelling or risk assessment, but I think it would be fine to omit this can just call it FEMA’s Hazus software.</w:t>
      </w:r>
    </w:p>
  </w:comment>
  <w:comment w:id="16" w:author="Zuzak, Casey" w:date="2019-02-14T07:48:00Z" w:initials="ZC">
    <w:p w14:paraId="3A197EC0" w14:textId="3D26F1C7" w:rsidR="00B656D9" w:rsidRDefault="00B656D9">
      <w:pPr>
        <w:pStyle w:val="CommentText"/>
      </w:pPr>
      <w:r>
        <w:rPr>
          <w:rStyle w:val="CommentReference"/>
        </w:rPr>
        <w:annotationRef/>
      </w:r>
      <w:r>
        <w:t>Does the O and S need to be capitalized?</w:t>
      </w:r>
    </w:p>
  </w:comment>
  <w:comment w:id="20" w:author="McNabb, Sean" w:date="2019-02-11T10:17:00Z" w:initials="MS">
    <w:p w14:paraId="28369A24" w14:textId="2E598C06" w:rsidR="00B656D9" w:rsidRDefault="00B656D9">
      <w:pPr>
        <w:pStyle w:val="CommentText"/>
      </w:pPr>
      <w:r>
        <w:rPr>
          <w:rStyle w:val="CommentReference"/>
        </w:rPr>
        <w:annotationRef/>
      </w:r>
      <w:r>
        <w:t xml:space="preserve">Table needs to be labelled as referenced above. </w:t>
      </w:r>
    </w:p>
  </w:comment>
  <w:comment w:id="49" w:author="McNabb, Sean" w:date="2019-02-11T10:16:00Z" w:initials="MS">
    <w:p w14:paraId="53584ABA" w14:textId="259A36D7" w:rsidR="00B656D9" w:rsidRDefault="00B656D9">
      <w:pPr>
        <w:pStyle w:val="CommentText"/>
      </w:pPr>
      <w:r>
        <w:rPr>
          <w:rStyle w:val="CommentReference"/>
        </w:rPr>
        <w:annotationRef/>
      </w:r>
      <w:r>
        <w:t xml:space="preserve">I didn’t see any mention of highlighted sections in Table 1 referenced in the document? Should these sections be highlighted. </w:t>
      </w:r>
    </w:p>
  </w:comment>
  <w:comment w:id="86" w:author="McNabb, Sean" w:date="2019-02-11T10:25:00Z" w:initials="MS">
    <w:p w14:paraId="00C0585C" w14:textId="321582B1" w:rsidR="00B656D9" w:rsidRDefault="00B656D9">
      <w:pPr>
        <w:pStyle w:val="CommentText"/>
      </w:pPr>
      <w:r>
        <w:rPr>
          <w:rStyle w:val="CommentReference"/>
        </w:rPr>
        <w:annotationRef/>
      </w:r>
      <w:r w:rsidRPr="003119D0">
        <w:rPr>
          <w:i/>
        </w:rPr>
        <w:t>Depending on audience</w:t>
      </w:r>
      <w:r>
        <w:t xml:space="preserve">. We may want to open up this </w:t>
      </w:r>
      <w:r w:rsidRPr="003119D0">
        <w:t>section</w:t>
      </w:r>
      <w:r>
        <w:t xml:space="preserve"> explaining what Hazus does well – even though outdated it is still one of the only accessible loss modelling software’s available, which I think is a huge selling point when thinking about the investment in OpenHazus. </w:t>
      </w:r>
    </w:p>
  </w:comment>
  <w:comment w:id="89" w:author="Zuzak, Casey" w:date="2019-02-14T07:57:00Z" w:initials="ZC">
    <w:p w14:paraId="3E67D891" w14:textId="2E329B84" w:rsidR="0016637C" w:rsidRDefault="0016637C">
      <w:pPr>
        <w:pStyle w:val="CommentText"/>
      </w:pPr>
      <w:r>
        <w:rPr>
          <w:rStyle w:val="CommentReference"/>
        </w:rPr>
        <w:annotationRef/>
      </w:r>
      <w:r>
        <w:t>Rephrase per Sean’s comment above.  Hazus does meet its designed need in its current form, although it may be limited.</w:t>
      </w:r>
    </w:p>
  </w:comment>
  <w:comment w:id="90" w:author="Rozelle, Jesse" w:date="2019-02-14T18:55:00Z" w:initials="RJ">
    <w:p w14:paraId="34E8A716" w14:textId="772960B5" w:rsidR="001F42CF" w:rsidRDefault="001F42CF">
      <w:pPr>
        <w:pStyle w:val="CommentText"/>
      </w:pPr>
      <w:r>
        <w:rPr>
          <w:rStyle w:val="CommentReference"/>
        </w:rPr>
        <w:annotationRef/>
      </w:r>
      <w:r>
        <w:t xml:space="preserve">I agree with Sean and Casey’s comments.  </w:t>
      </w:r>
    </w:p>
  </w:comment>
  <w:comment w:id="98" w:author="Zuzak, Casey" w:date="2019-02-14T08:00:00Z" w:initials="ZC">
    <w:p w14:paraId="77550ABD" w14:textId="0795814D" w:rsidR="007B68D8" w:rsidRDefault="007B68D8">
      <w:pPr>
        <w:pStyle w:val="CommentText"/>
      </w:pPr>
      <w:r>
        <w:rPr>
          <w:rStyle w:val="CommentReference"/>
        </w:rPr>
        <w:annotationRef/>
      </w:r>
      <w:r>
        <w:t>Should these be lower case?</w:t>
      </w:r>
    </w:p>
  </w:comment>
  <w:comment w:id="107" w:author="McNabb, Sean" w:date="2019-02-11T11:26:00Z" w:initials="MS">
    <w:p w14:paraId="5E737CB5" w14:textId="3FD8C952" w:rsidR="00B656D9" w:rsidRDefault="00B656D9">
      <w:pPr>
        <w:pStyle w:val="CommentText"/>
      </w:pPr>
      <w:r>
        <w:rPr>
          <w:rStyle w:val="CommentReference"/>
        </w:rPr>
        <w:annotationRef/>
      </w:r>
      <w:r>
        <w:t xml:space="preserve">What is the mechanism to do this…forums, user-groups? We may just want to provide an example for context. </w:t>
      </w:r>
    </w:p>
  </w:comment>
  <w:comment w:id="108" w:author="Zuzak, Casey" w:date="2019-02-14T08:01:00Z" w:initials="ZC">
    <w:p w14:paraId="0D8E1189" w14:textId="498A378D" w:rsidR="007B68D8" w:rsidRDefault="007B68D8">
      <w:pPr>
        <w:pStyle w:val="CommentText"/>
      </w:pPr>
      <w:r>
        <w:rPr>
          <w:rStyle w:val="CommentReference"/>
        </w:rPr>
        <w:annotationRef/>
      </w:r>
      <w:r>
        <w:t>This will be tough, over the years we’ve stressed HUGs, but with the decline of active user groups, we will need to rebuild user the user community and their coincidence.  Do you see this as a ‘if you build it, they will come’ or do will we need to entice them.</w:t>
      </w:r>
    </w:p>
  </w:comment>
  <w:comment w:id="109" w:author="Rozelle, Jesse" w:date="2019-02-14T19:00:00Z" w:initials="RJ">
    <w:p w14:paraId="4E42F416" w14:textId="442807A8" w:rsidR="00152FBE" w:rsidRDefault="00152FBE">
      <w:pPr>
        <w:pStyle w:val="CommentText"/>
      </w:pPr>
      <w:r>
        <w:rPr>
          <w:rStyle w:val="CommentReference"/>
        </w:rPr>
        <w:annotationRef/>
      </w:r>
      <w:r>
        <w:t>Could transitioning to a forum based approach such as Ideascale lead to this outcome?  I think maybe it could.  While that technically is a program management/support shift not a software shift, it aligns with the overall OpenHazus ethos.</w:t>
      </w:r>
    </w:p>
  </w:comment>
  <w:comment w:id="106" w:author="Rozelle, Jesse" w:date="2019-02-14T19:02:00Z" w:initials="RJ">
    <w:p w14:paraId="4EBA905F" w14:textId="76E37226" w:rsidR="00152FBE" w:rsidRDefault="00152FBE">
      <w:pPr>
        <w:pStyle w:val="CommentText"/>
      </w:pPr>
      <w:r>
        <w:rPr>
          <w:rStyle w:val="CommentReference"/>
        </w:rPr>
        <w:annotationRef/>
      </w:r>
      <w:r>
        <w:t>It would also be beneficial to reference some citations/stats for the commitment by DHS and the broader Federal Government to migrate XX% of Federal Software platforms to open source and cloud based technologies.</w:t>
      </w:r>
    </w:p>
  </w:comment>
  <w:comment w:id="112" w:author="Jordan Burns" w:date="2019-01-28T21:59:00Z" w:initials="JB">
    <w:p w14:paraId="222D26CD" w14:textId="77777777" w:rsidR="00B656D9" w:rsidRDefault="00B656D9" w:rsidP="006B3712">
      <w:pPr>
        <w:pStyle w:val="CommentText"/>
      </w:pPr>
      <w:r>
        <w:rPr>
          <w:rStyle w:val="CommentReference"/>
        </w:rPr>
        <w:annotationRef/>
      </w:r>
      <w:r>
        <w:t>Provide examples.</w:t>
      </w:r>
    </w:p>
  </w:comment>
  <w:comment w:id="113" w:author="Rozelle, Jesse" w:date="2019-02-14T19:03:00Z" w:initials="RJ">
    <w:p w14:paraId="00E0DBEC" w14:textId="79B7B458" w:rsidR="00051533" w:rsidRDefault="00051533">
      <w:pPr>
        <w:pStyle w:val="CommentText"/>
      </w:pPr>
      <w:r>
        <w:rPr>
          <w:rStyle w:val="CommentReference"/>
        </w:rPr>
        <w:annotationRef/>
      </w:r>
      <w:r>
        <w:t>Expand to “new regulatory and non-regulatory requirements” and include reference to risk assessment products currently delivered by the Risk MAP Program.</w:t>
      </w:r>
    </w:p>
  </w:comment>
  <w:comment w:id="114" w:author="Zuzak, Casey" w:date="2019-02-14T08:30:00Z" w:initials="ZC">
    <w:p w14:paraId="44CDF626" w14:textId="51A1C8AC" w:rsidR="006D34CC" w:rsidRDefault="006D34CC">
      <w:pPr>
        <w:pStyle w:val="CommentText"/>
      </w:pPr>
      <w:r>
        <w:rPr>
          <w:rStyle w:val="CommentReference"/>
        </w:rPr>
        <w:annotationRef/>
      </w:r>
      <w:r>
        <w:t>It would be worth adding a sentence or comment here about the current Hazus levels.  Level 1 is intended for non-technical users, but in reality, that is not the case.</w:t>
      </w:r>
    </w:p>
  </w:comment>
  <w:comment w:id="116" w:author="Zuzak, Casey" w:date="2019-02-14T08:32:00Z" w:initials="ZC">
    <w:p w14:paraId="469C4972" w14:textId="1A5969C7" w:rsidR="006D34CC" w:rsidRDefault="006D34CC">
      <w:pPr>
        <w:pStyle w:val="CommentText"/>
      </w:pPr>
      <w:r>
        <w:rPr>
          <w:rStyle w:val="CommentReference"/>
        </w:rPr>
        <w:annotationRef/>
      </w:r>
      <w:r>
        <w:t>Add a comment about how this portal will be completed for each hazard in the model and will consist of probabilistic and deterministic scenarios and historic events.  Feel free to take some language from my project plan.</w:t>
      </w:r>
    </w:p>
  </w:comment>
  <w:comment w:id="118" w:author="McNabb, Sean" w:date="2019-02-11T11:45:00Z" w:initials="MS">
    <w:p w14:paraId="5A60D5F0" w14:textId="64DFD4AC" w:rsidR="00B656D9" w:rsidRDefault="00B656D9">
      <w:pPr>
        <w:pStyle w:val="CommentText"/>
      </w:pPr>
      <w:r>
        <w:rPr>
          <w:rStyle w:val="CommentReference"/>
        </w:rPr>
        <w:annotationRef/>
      </w:r>
      <w:r>
        <w:t xml:space="preserve">Is the intent that the Hazus community will inform how the results are presented to ensure that the standardized results are meeting the needs of those users?  </w:t>
      </w:r>
    </w:p>
  </w:comment>
  <w:comment w:id="119" w:author="Rozelle, Jesse" w:date="2019-02-14T19:07:00Z" w:initials="RJ">
    <w:p w14:paraId="0A682861" w14:textId="7E173927" w:rsidR="009D7B04" w:rsidRDefault="009D7B04">
      <w:pPr>
        <w:pStyle w:val="CommentText"/>
      </w:pPr>
      <w:r>
        <w:rPr>
          <w:rStyle w:val="CommentReference"/>
        </w:rPr>
        <w:annotationRef/>
      </w:r>
      <w:r>
        <w:t xml:space="preserve">Somewhat.  I think we’re planning to better standardize the results of Hazus through visualization, </w:t>
      </w:r>
      <w:proofErr w:type="spellStart"/>
      <w:r>
        <w:t>crosswalking</w:t>
      </w:r>
      <w:proofErr w:type="spellEnd"/>
      <w:r>
        <w:t xml:space="preserve"> results to actionable language that ties to common applications, and cleaner data exports rather than the </w:t>
      </w:r>
      <w:proofErr w:type="spellStart"/>
      <w:r>
        <w:t>non intuitive</w:t>
      </w:r>
      <w:proofErr w:type="spellEnd"/>
      <w:r>
        <w:t xml:space="preserve"> and outdated formats that exist currently.  We can solicit input from stake holders (</w:t>
      </w:r>
      <w:proofErr w:type="spellStart"/>
      <w:r>
        <w:t>mit</w:t>
      </w:r>
      <w:proofErr w:type="spellEnd"/>
      <w:r>
        <w:t xml:space="preserve"> planners, responders, local government, etc.) to provide recommendations.  Result outputs don’t have to be one size fits all either, we can have options for specific audiences. </w:t>
      </w:r>
    </w:p>
  </w:comment>
  <w:comment w:id="122" w:author="Rozelle, Jesse" w:date="2019-02-14T19:11:00Z" w:initials="RJ">
    <w:p w14:paraId="72B9FE3A" w14:textId="6F6FD446" w:rsidR="002000D4" w:rsidRDefault="002000D4">
      <w:pPr>
        <w:pStyle w:val="CommentText"/>
      </w:pPr>
      <w:r>
        <w:rPr>
          <w:rStyle w:val="CommentReference"/>
        </w:rPr>
        <w:annotationRef/>
      </w:r>
      <w:r>
        <w:t>Excellent!  I think we should change the paradigm that “only GIS users can use Hazus.” For many advanced applications GIS experience will be required, but geospatial data preparation by modelling professionals can be done outside of Hazus in their GIS of preference.  The GP tools required by Hazus can run behind the scenes, once you bring your data into the model.</w:t>
      </w:r>
      <w:r w:rsidR="00192625">
        <w:t xml:space="preserve"> It also gets us out of the business of dictating what GIS emergency management professionals need to use.  </w:t>
      </w:r>
    </w:p>
  </w:comment>
  <w:comment w:id="124" w:author="Zuzak, Casey" w:date="2019-02-14T08:36:00Z" w:initials="ZC">
    <w:p w14:paraId="66CCE6C8" w14:textId="6D1B332A" w:rsidR="00670C8C" w:rsidRDefault="00670C8C">
      <w:pPr>
        <w:pStyle w:val="CommentText"/>
      </w:pPr>
      <w:r>
        <w:rPr>
          <w:rStyle w:val="CommentReference"/>
        </w:rPr>
        <w:annotationRef/>
      </w:r>
      <w:r>
        <w:t>Update throughout document</w:t>
      </w:r>
    </w:p>
  </w:comment>
  <w:comment w:id="128" w:author="Zuzak, Casey" w:date="2019-02-14T08:37:00Z" w:initials="ZC">
    <w:p w14:paraId="4786C87F" w14:textId="3150271E" w:rsidR="00670C8C" w:rsidRDefault="00670C8C">
      <w:pPr>
        <w:pStyle w:val="CommentText"/>
      </w:pPr>
      <w:r>
        <w:rPr>
          <w:rStyle w:val="CommentReference"/>
        </w:rPr>
        <w:annotationRef/>
      </w:r>
      <w:r>
        <w:t xml:space="preserve">This section is one of the strongest calls for the need to move towards an open source (or at least non </w:t>
      </w:r>
      <w:proofErr w:type="spellStart"/>
      <w:r>
        <w:t>Esri</w:t>
      </w:r>
      <w:proofErr w:type="spellEnd"/>
      <w:r>
        <w:t>) environment.  May be good to expand a bit and put a the front of this section.</w:t>
      </w:r>
    </w:p>
  </w:comment>
  <w:comment w:id="129" w:author="Rozelle, Jesse" w:date="2019-02-14T19:15:00Z" w:initials="RJ">
    <w:p w14:paraId="4D482983" w14:textId="269DC562" w:rsidR="00B43D5D" w:rsidRDefault="00B43D5D">
      <w:pPr>
        <w:pStyle w:val="CommentText"/>
      </w:pPr>
      <w:r>
        <w:rPr>
          <w:rStyle w:val="CommentReference"/>
        </w:rPr>
        <w:annotationRef/>
      </w:r>
      <w:r>
        <w:t>YES!!!!! Great emphasis here.</w:t>
      </w:r>
    </w:p>
  </w:comment>
  <w:comment w:id="134" w:author="McNabb, Sean" w:date="2019-02-11T12:19:00Z" w:initials="MS">
    <w:p w14:paraId="7EFBE4A4" w14:textId="5A84BF26" w:rsidR="00B656D9" w:rsidRDefault="00B656D9">
      <w:pPr>
        <w:pStyle w:val="CommentText"/>
      </w:pPr>
      <w:r>
        <w:rPr>
          <w:rStyle w:val="CommentReference"/>
        </w:rPr>
        <w:annotationRef/>
      </w:r>
      <w:r>
        <w:t xml:space="preserve">We may just want to acknowledge that DHS/FEMA has not setup a cloud environment that could be leveraged in this way. Also, the advantages of having OpenHazus live outside of that environment if one is setup in the future could be more beneficial for the user community. How we navigate this (user/data agreements with Amazon, Google, etc., how those corporations can use user data, user data patterns, etc.) will have to be a main topic of conversation to make OpenHazus happen.   </w:t>
      </w:r>
    </w:p>
  </w:comment>
  <w:comment w:id="135" w:author="Zuzak, Casey" w:date="2019-02-14T08:39:00Z" w:initials="ZC">
    <w:p w14:paraId="6AF9647D" w14:textId="348DDC2E" w:rsidR="00670C8C" w:rsidRDefault="00670C8C">
      <w:pPr>
        <w:pStyle w:val="CommentText"/>
      </w:pPr>
      <w:r>
        <w:rPr>
          <w:rStyle w:val="CommentReference"/>
        </w:rPr>
        <w:annotationRef/>
      </w:r>
      <w:r>
        <w:t>I agree.  Personally, I’m torn on how we should include this.  Yes, RMD does not have a   cloud environment, however there are current efforts to bring together an AWS environment that is stuck in the ATO process, and is actively moving.  Regardless RMD has to figure out a solution by June 30 as that’s when the DMSE environment is to begin deprecation.  ORR does not intend to fund DMSE in FY20.  CDS also has access to web servers, where the current DC2 environment.</w:t>
      </w:r>
    </w:p>
    <w:p w14:paraId="33E6B3D6" w14:textId="77777777" w:rsidR="00670C8C" w:rsidRDefault="00670C8C">
      <w:pPr>
        <w:pStyle w:val="CommentText"/>
      </w:pPr>
    </w:p>
    <w:p w14:paraId="41449678" w14:textId="69C3AFCA" w:rsidR="00670C8C" w:rsidRDefault="00670C8C">
      <w:pPr>
        <w:pStyle w:val="CommentText"/>
      </w:pPr>
      <w:r>
        <w:t>In the end, RMD/FIMA needs an IT solution and I know that Joanne/Kimberly are part of the team identifying this solution.</w:t>
      </w:r>
    </w:p>
  </w:comment>
  <w:comment w:id="138" w:author="Rozelle, Jesse" w:date="2019-02-14T19:18:00Z" w:initials="RJ">
    <w:p w14:paraId="140C5A3D" w14:textId="69DF0400" w:rsidR="00CE730D" w:rsidRDefault="00CE730D">
      <w:pPr>
        <w:pStyle w:val="CommentText"/>
      </w:pPr>
      <w:r>
        <w:rPr>
          <w:rStyle w:val="CommentReference"/>
        </w:rPr>
        <w:annotationRef/>
      </w:r>
      <w:r>
        <w:t>I know UDF means something in Hazus, but I always felt the name seemed confusing outside of Hazus circles.  Maybe rename to “structure level data” or something similar.</w:t>
      </w:r>
    </w:p>
  </w:comment>
  <w:comment w:id="146" w:author="Raines II, James" w:date="2019-02-08T15:31:00Z" w:initials="RIJ">
    <w:p w14:paraId="6451BF86" w14:textId="133C2641" w:rsidR="00AB3EB2" w:rsidRDefault="00AB3EB2">
      <w:pPr>
        <w:pStyle w:val="CommentText"/>
      </w:pPr>
      <w:r>
        <w:rPr>
          <w:rStyle w:val="CommentReference"/>
        </w:rPr>
        <w:annotationRef/>
      </w:r>
      <w:r w:rsidR="002A6C81">
        <w:t>Application Programming Interface</w:t>
      </w:r>
    </w:p>
  </w:comment>
  <w:comment w:id="154" w:author="Rozelle, Jesse" w:date="2019-02-14T19:23:00Z" w:initials="RJ">
    <w:p w14:paraId="36191923" w14:textId="0565FA17" w:rsidR="00195056" w:rsidRDefault="00195056">
      <w:pPr>
        <w:pStyle w:val="CommentText"/>
      </w:pPr>
      <w:r>
        <w:rPr>
          <w:rStyle w:val="CommentReference"/>
        </w:rPr>
        <w:annotationRef/>
      </w:r>
      <w:r>
        <w:t>I think we need to maintain that Hazus is achieving the same mission, just much more effectively through OpenHazus.  The scope is the same, the performance will drastically increase.</w:t>
      </w:r>
    </w:p>
  </w:comment>
  <w:comment w:id="158" w:author="McNabb, Sean" w:date="2019-02-11T12:29:00Z" w:initials="MS">
    <w:p w14:paraId="1FA8C836" w14:textId="18086185" w:rsidR="00B656D9" w:rsidRDefault="00B656D9">
      <w:pPr>
        <w:pStyle w:val="CommentText"/>
      </w:pPr>
      <w:r>
        <w:rPr>
          <w:rStyle w:val="CommentReference"/>
        </w:rPr>
        <w:annotationRef/>
      </w:r>
      <w:r>
        <w:t xml:space="preserve">Not sure if the live access functionality would work in the MIP? How data and projects are tracked, stored, named, etc. in the MIP varies from region to region/project to project so there may be difficulties accessing data consistently through the MIP. </w:t>
      </w:r>
    </w:p>
  </w:comment>
  <w:comment w:id="164" w:author="Raines II, James" w:date="2019-02-12T08:25:00Z" w:initials="RIJ">
    <w:p w14:paraId="41AA9911" w14:textId="4328D814" w:rsidR="00D82FA2" w:rsidRDefault="00D82FA2">
      <w:pPr>
        <w:pStyle w:val="CommentText"/>
      </w:pPr>
      <w:r>
        <w:rPr>
          <w:rStyle w:val="CommentReference"/>
        </w:rPr>
        <w:annotationRef/>
      </w:r>
      <w:r>
        <w:t>I would hope there is some flexibility in this number or that it’s based off a fix usage rather than a percentage.</w:t>
      </w:r>
    </w:p>
  </w:comment>
  <w:comment w:id="165" w:author="Rozelle, Jesse" w:date="2019-02-14T19:30:00Z" w:initials="RJ">
    <w:p w14:paraId="798DEFED" w14:textId="0BC235B6" w:rsidR="00E056B0" w:rsidRDefault="00E056B0">
      <w:pPr>
        <w:pStyle w:val="CommentText"/>
      </w:pPr>
      <w:r>
        <w:rPr>
          <w:rStyle w:val="CommentReference"/>
        </w:rPr>
        <w:annotationRef/>
      </w:r>
      <w:r>
        <w:t>Have we looked into whether we can charge fees for large for-profit entities as FEMA?  If not, could throttling large for profit entities who compromise cloud processing capabilities be an alternative?</w:t>
      </w:r>
    </w:p>
  </w:comment>
  <w:comment w:id="162" w:author="McNabb, Sean" w:date="2019-02-11T16:29:00Z" w:initials="MS">
    <w:p w14:paraId="1C23C215" w14:textId="77777777" w:rsidR="00B656D9" w:rsidRDefault="00B656D9">
      <w:pPr>
        <w:pStyle w:val="CommentText"/>
      </w:pPr>
      <w:r>
        <w:rPr>
          <w:rStyle w:val="CommentReference"/>
        </w:rPr>
        <w:annotationRef/>
      </w:r>
      <w:r>
        <w:t xml:space="preserve">If we have OpenHazus on a non-FEMA cloud environment (Amazon, Google, etc.) would the intent be for FEMA to cover all costs associated with that cloud environment (data storage, data access, data analytics, etc.) so the user still sees a free use? </w:t>
      </w:r>
    </w:p>
  </w:comment>
  <w:comment w:id="163" w:author="Zuzak, Casey" w:date="2019-02-14T09:58:00Z" w:initials="ZC">
    <w:p w14:paraId="40E504BA" w14:textId="60B34A11" w:rsidR="00CC7816" w:rsidRDefault="00CC7816">
      <w:pPr>
        <w:pStyle w:val="CommentText"/>
      </w:pPr>
      <w:r>
        <w:rPr>
          <w:rStyle w:val="CommentReference"/>
        </w:rPr>
        <w:annotationRef/>
      </w:r>
      <w:r>
        <w:t>Does this also mean that we will be owning and maintaining credentials for users?</w:t>
      </w:r>
    </w:p>
  </w:comment>
  <w:comment w:id="168" w:author="McNabb, Sean" w:date="2019-02-11T16:31:00Z" w:initials="MS">
    <w:p w14:paraId="105217A0" w14:textId="1575C350" w:rsidR="00B656D9" w:rsidRDefault="00B656D9">
      <w:pPr>
        <w:pStyle w:val="CommentText"/>
      </w:pPr>
      <w:r>
        <w:rPr>
          <w:rStyle w:val="CommentReference"/>
        </w:rPr>
        <w:annotationRef/>
      </w:r>
      <w:r>
        <w:t xml:space="preserve">Should we specifically call out the code here as well? </w:t>
      </w:r>
    </w:p>
  </w:comment>
  <w:comment w:id="169" w:author="Rozelle, Jesse" w:date="2019-02-14T19:32:00Z" w:initials="RJ">
    <w:p w14:paraId="34932FA8" w14:textId="1D3C1FBE" w:rsidR="00E056B0" w:rsidRDefault="00E056B0">
      <w:pPr>
        <w:pStyle w:val="CommentText"/>
      </w:pPr>
      <w:r>
        <w:rPr>
          <w:rStyle w:val="CommentReference"/>
        </w:rPr>
        <w:annotationRef/>
      </w:r>
      <w:r>
        <w:t>Agreed.  While I know a web based deployment may limit whether source code or pseudo code can be released, we should still set it out as a goal for OpenHazus.</w:t>
      </w:r>
    </w:p>
  </w:comment>
  <w:comment w:id="172" w:author="McNabb, Sean" w:date="2019-02-11T16:34:00Z" w:initials="MS">
    <w:p w14:paraId="52AB8B2A" w14:textId="21F21732" w:rsidR="00B656D9" w:rsidRDefault="00B656D9">
      <w:pPr>
        <w:pStyle w:val="CommentText"/>
      </w:pPr>
      <w:r>
        <w:rPr>
          <w:rStyle w:val="CommentReference"/>
        </w:rPr>
        <w:annotationRef/>
      </w:r>
      <w:r>
        <w:t xml:space="preserve">In the section above we mention “building impacts”. Infrastructure might be a good option to capture roads, bridges, etc. No preference for me, but we should be consistent. </w:t>
      </w:r>
    </w:p>
  </w:comment>
  <w:comment w:id="173" w:author="Rozelle, Jesse" w:date="2019-02-14T19:33:00Z" w:initials="RJ">
    <w:p w14:paraId="1180C027" w14:textId="766AB78E" w:rsidR="008A2996" w:rsidRDefault="008A2996">
      <w:pPr>
        <w:pStyle w:val="CommentText"/>
      </w:pPr>
      <w:r>
        <w:rPr>
          <w:rStyle w:val="CommentReference"/>
        </w:rPr>
        <w:annotationRef/>
      </w:r>
      <w:r>
        <w:t>Yes let’s please include social, economic, building, and infrastructure impacts throughout.</w:t>
      </w:r>
    </w:p>
  </w:comment>
  <w:comment w:id="174" w:author="Jordan Burns" w:date="2019-02-05T12:21:00Z" w:initials="JB">
    <w:p w14:paraId="0DBAD0E8" w14:textId="77777777" w:rsidR="00B656D9" w:rsidRDefault="00B656D9" w:rsidP="007267DF">
      <w:pPr>
        <w:pStyle w:val="CommentText"/>
      </w:pPr>
      <w:r>
        <w:rPr>
          <w:rStyle w:val="CommentReference"/>
        </w:rPr>
        <w:annotationRef/>
      </w:r>
      <w:r>
        <w:t>Add reference.</w:t>
      </w:r>
    </w:p>
  </w:comment>
  <w:comment w:id="175" w:author="Rozelle, Jesse" w:date="2019-02-14T19:34:00Z" w:initials="RJ">
    <w:p w14:paraId="2298D153" w14:textId="69E6C91C" w:rsidR="00B729BE" w:rsidRDefault="00B729BE">
      <w:pPr>
        <w:pStyle w:val="CommentText"/>
      </w:pPr>
      <w:r>
        <w:rPr>
          <w:rStyle w:val="CommentReference"/>
        </w:rPr>
        <w:annotationRef/>
      </w:r>
      <w:r>
        <w:t>No longer just at a regional scale now that we’re moving to site specific for the nation.</w:t>
      </w:r>
    </w:p>
  </w:comment>
  <w:comment w:id="176" w:author="Jordan Burns" w:date="2019-02-05T12:37:00Z" w:initials="JB">
    <w:p w14:paraId="3A2321E4" w14:textId="42292BB6" w:rsidR="00B656D9" w:rsidRDefault="00B656D9">
      <w:pPr>
        <w:pStyle w:val="CommentText"/>
      </w:pPr>
      <w:r>
        <w:rPr>
          <w:rStyle w:val="CommentReference"/>
        </w:rPr>
        <w:annotationRef/>
      </w:r>
      <w:r>
        <w:t>Captions and titles for figures and tables will be organized later.</w:t>
      </w:r>
    </w:p>
  </w:comment>
  <w:comment w:id="177" w:author="McNabb, Sean" w:date="2019-02-11T16:39:00Z" w:initials="MS">
    <w:p w14:paraId="5F708D8A" w14:textId="69DA14E3" w:rsidR="00B656D9" w:rsidRDefault="00B656D9">
      <w:pPr>
        <w:pStyle w:val="CommentText"/>
      </w:pPr>
      <w:r>
        <w:rPr>
          <w:rStyle w:val="CommentReference"/>
        </w:rPr>
        <w:annotationRef/>
      </w:r>
      <w:r>
        <w:t xml:space="preserve">Could we add a </w:t>
      </w:r>
      <w:r w:rsidRPr="0034606F">
        <w:rPr>
          <w:i/>
        </w:rPr>
        <w:t>for example</w:t>
      </w:r>
      <w:r>
        <w:t xml:space="preserve"> here? </w:t>
      </w:r>
    </w:p>
  </w:comment>
  <w:comment w:id="178" w:author="Zuzak, Casey" w:date="2019-02-14T10:02:00Z" w:initials="ZC">
    <w:p w14:paraId="1A906DCD" w14:textId="541F0096" w:rsidR="00CC7816" w:rsidRDefault="00CC7816">
      <w:pPr>
        <w:pStyle w:val="CommentText"/>
      </w:pPr>
      <w:r>
        <w:rPr>
          <w:rStyle w:val="CommentReference"/>
        </w:rPr>
        <w:annotationRef/>
      </w:r>
      <w:r>
        <w:t xml:space="preserve">This should be addressed in the purpose and executive summary.  At some point in the future, Hazus will need to migrate off of </w:t>
      </w:r>
      <w:proofErr w:type="spellStart"/>
      <w:r>
        <w:t>ArcDesktop</w:t>
      </w:r>
      <w:proofErr w:type="spellEnd"/>
      <w:r>
        <w:t>, and this is an important for leadership to know before they see the proposal.</w:t>
      </w:r>
    </w:p>
  </w:comment>
  <w:comment w:id="179" w:author="Rozelle, Jesse" w:date="2019-02-14T19:38:00Z" w:initials="RJ">
    <w:p w14:paraId="0D07DA93" w14:textId="483098A8" w:rsidR="000F5906" w:rsidRDefault="000F5906">
      <w:pPr>
        <w:pStyle w:val="CommentText"/>
      </w:pPr>
      <w:r>
        <w:rPr>
          <w:rStyle w:val="CommentReference"/>
        </w:rPr>
        <w:annotationRef/>
      </w:r>
      <w:r>
        <w:t>Good call.  Either way, staying on ArcGIS Desktop is not possible in the long term. Let’s set that out up front.  It not only expresses the urgency of committing to migration, but also some of our reasoning behind abandoning ESRI.</w:t>
      </w:r>
    </w:p>
  </w:comment>
  <w:comment w:id="180" w:author="Rozelle, Jesse" w:date="2019-02-14T19:40:00Z" w:initials="RJ">
    <w:p w14:paraId="628FC10E" w14:textId="48913248" w:rsidR="003208F9" w:rsidRDefault="003208F9">
      <w:pPr>
        <w:pStyle w:val="CommentText"/>
      </w:pPr>
      <w:r>
        <w:rPr>
          <w:rStyle w:val="CommentReference"/>
        </w:rPr>
        <w:annotationRef/>
      </w:r>
      <w:r>
        <w:t>I’m confused by “external GIS viewers”.  Are we alluding to avoiding ESRI (or other) viewers by developing our own?</w:t>
      </w:r>
    </w:p>
  </w:comment>
  <w:comment w:id="181" w:author="Rozelle, Jesse" w:date="2019-02-14T19:42:00Z" w:initials="RJ">
    <w:p w14:paraId="47C84694" w14:textId="55136F2D" w:rsidR="003A7103" w:rsidRDefault="003A7103">
      <w:pPr>
        <w:pStyle w:val="CommentText"/>
      </w:pPr>
      <w:r>
        <w:rPr>
          <w:rStyle w:val="CommentReference"/>
        </w:rPr>
        <w:annotationRef/>
      </w:r>
      <w:r>
        <w:t xml:space="preserve">Let’s rephrase this an “initially the intended audience was </w:t>
      </w:r>
      <w:proofErr w:type="spellStart"/>
      <w:r>
        <w:t>Mit</w:t>
      </w:r>
      <w:proofErr w:type="spellEnd"/>
      <w:r>
        <w:t xml:space="preserve"> planners….”</w:t>
      </w:r>
    </w:p>
  </w:comment>
  <w:comment w:id="182" w:author="Zuzak, Casey" w:date="2019-02-14T10:05:00Z" w:initials="ZC">
    <w:p w14:paraId="446652AF" w14:textId="6B3F4EDD" w:rsidR="00CC7816" w:rsidRDefault="00CC7816">
      <w:pPr>
        <w:pStyle w:val="CommentText"/>
      </w:pPr>
      <w:r>
        <w:rPr>
          <w:rStyle w:val="CommentReference"/>
        </w:rPr>
        <w:annotationRef/>
      </w:r>
      <w:r>
        <w:t>We may want to keep thinking on this.  There will need to be some way to differentiate baseline/level 0 information, versus custom and engineering solutions.</w:t>
      </w:r>
    </w:p>
  </w:comment>
  <w:comment w:id="183" w:author="Zuzak, Casey" w:date="2019-02-14T10:08:00Z" w:initials="ZC">
    <w:p w14:paraId="76C15C48" w14:textId="79B39644" w:rsidR="00CC7816" w:rsidRDefault="00CC7816">
      <w:pPr>
        <w:pStyle w:val="CommentText"/>
      </w:pPr>
      <w:r>
        <w:rPr>
          <w:rStyle w:val="CommentReference"/>
        </w:rPr>
        <w:annotationRef/>
      </w:r>
      <w:r>
        <w:t xml:space="preserve">Again, there needs to be a way to communicate the difference between baseline or ‘out of the box’ results downloaded from the HLML vs limited </w:t>
      </w:r>
      <w:proofErr w:type="spellStart"/>
      <w:r>
        <w:t>udpates</w:t>
      </w:r>
      <w:proofErr w:type="spellEnd"/>
      <w:r>
        <w:t xml:space="preserve"> (think GBS or Hazard) in the same area, vs full scale engineering changes to the </w:t>
      </w:r>
      <w:proofErr w:type="spellStart"/>
      <w:r>
        <w:t>ddfs</w:t>
      </w:r>
      <w:proofErr w:type="spellEnd"/>
      <w:r>
        <w:t xml:space="preserve"> or capacity curves.  We don’t need to call them levels or advance/basic/baseline, but we will need to have something prepared for users and for contacting staff.  It’s important in determining LOEs.</w:t>
      </w:r>
    </w:p>
  </w:comment>
  <w:comment w:id="184" w:author="Zuzak, Casey" w:date="2019-02-14T10:12:00Z" w:initials="ZC">
    <w:p w14:paraId="412BD098" w14:textId="7D55AA7C" w:rsidR="00A37DCC" w:rsidRDefault="00A37DCC">
      <w:pPr>
        <w:pStyle w:val="CommentText"/>
      </w:pPr>
      <w:r>
        <w:rPr>
          <w:rStyle w:val="CommentReference"/>
        </w:rPr>
        <w:annotationRef/>
      </w:r>
      <w:r>
        <w:t>With the current extension and bridge contracts this has been the case, but generally it’s once a year full releases.</w:t>
      </w:r>
    </w:p>
  </w:comment>
  <w:comment w:id="185" w:author="Zuzak, Casey" w:date="2019-02-14T10:14:00Z" w:initials="ZC">
    <w:p w14:paraId="5A7A4BDC" w14:textId="31D7993E" w:rsidR="00A37DCC" w:rsidRDefault="00A37DCC">
      <w:pPr>
        <w:pStyle w:val="CommentText"/>
      </w:pPr>
      <w:r>
        <w:rPr>
          <w:rStyle w:val="CommentReference"/>
        </w:rPr>
        <w:annotationRef/>
      </w:r>
      <w:r>
        <w:t>This is a bit exaggerated, but not incorrect</w:t>
      </w:r>
    </w:p>
  </w:comment>
  <w:comment w:id="186" w:author="Rozelle, Jesse" w:date="2019-02-14T19:47:00Z" w:initials="RJ">
    <w:p w14:paraId="2182EB9D" w14:textId="19DE3A88" w:rsidR="000F25F3" w:rsidRDefault="000F25F3">
      <w:pPr>
        <w:pStyle w:val="CommentText"/>
      </w:pPr>
      <w:r>
        <w:rPr>
          <w:rStyle w:val="CommentReference"/>
        </w:rPr>
        <w:annotationRef/>
      </w:r>
      <w:r>
        <w:t xml:space="preserve">Agreed, maybe change to “can take hours, or at worst days when </w:t>
      </w:r>
      <w:proofErr w:type="spellStart"/>
      <w:r>
        <w:t>signgicant</w:t>
      </w:r>
      <w:proofErr w:type="spellEnd"/>
      <w:r>
        <w:t xml:space="preserve"> install challenges persist.”</w:t>
      </w:r>
    </w:p>
  </w:comment>
  <w:comment w:id="187" w:author="Rozelle, Jesse" w:date="2019-02-14T19:53:00Z" w:initials="RJ">
    <w:p w14:paraId="40E62556" w14:textId="70E960BA" w:rsidR="00562706" w:rsidRDefault="00562706">
      <w:pPr>
        <w:pStyle w:val="CommentText"/>
      </w:pPr>
      <w:r>
        <w:rPr>
          <w:rStyle w:val="CommentReference"/>
        </w:rPr>
        <w:annotationRef/>
      </w:r>
      <w:r>
        <w:t>EXCELLENT!!!!  This has been such an impediment to the success of Hazus for a very long time.  It’s rare to have the perfect combination of scientists and GIS experts together on a project, and as of now that is a strict requirement to run Hazus effectively.  OpenHazus can drastically change this.</w:t>
      </w:r>
    </w:p>
  </w:comment>
  <w:comment w:id="188" w:author="Rozelle, Jesse" w:date="2019-02-14T19:55:00Z" w:initials="RJ">
    <w:p w14:paraId="30798711" w14:textId="1AA5460F" w:rsidR="00984F87" w:rsidRDefault="00984F87">
      <w:pPr>
        <w:pStyle w:val="CommentText"/>
      </w:pPr>
      <w:r>
        <w:rPr>
          <w:rStyle w:val="CommentReference"/>
        </w:rPr>
        <w:annotationRef/>
      </w:r>
      <w:r>
        <w:t>This is exactly what I was thinking.  There’s no need for Hazus to provide common GIS GUI tools like clipping, intersects, projecting, etc. for user accessibility (except for those processes required to be performed by the model behind the scenes).  There’s a robust private and open source industry focused on this already, there’s no need for FEMA to maintain a full GIS GUI.</w:t>
      </w:r>
    </w:p>
  </w:comment>
  <w:comment w:id="189" w:author="Rozelle, Jesse" w:date="2019-02-14T19:57:00Z" w:initials="RJ">
    <w:p w14:paraId="517D68A4" w14:textId="31FC3AB2" w:rsidR="00984F87" w:rsidRDefault="00984F87">
      <w:pPr>
        <w:pStyle w:val="CommentText"/>
      </w:pPr>
      <w:r>
        <w:rPr>
          <w:rStyle w:val="CommentReference"/>
        </w:rPr>
        <w:annotationRef/>
      </w:r>
      <w:r>
        <w:t>Perfect.</w:t>
      </w:r>
    </w:p>
  </w:comment>
  <w:comment w:id="190" w:author="Rozelle, Jesse" w:date="2019-02-14T19:58:00Z" w:initials="RJ">
    <w:p w14:paraId="34648D1D" w14:textId="2A7226A7" w:rsidR="00984F87" w:rsidRDefault="00984F87">
      <w:pPr>
        <w:pStyle w:val="CommentText"/>
      </w:pPr>
      <w:r>
        <w:rPr>
          <w:rStyle w:val="CommentReference"/>
        </w:rPr>
        <w:annotationRef/>
      </w:r>
      <w:r>
        <w:t>In addition, if we need to shift to new geospatial analysis and map tools in the future, this lessened interdependency should lessen that burden.</w:t>
      </w:r>
    </w:p>
  </w:comment>
  <w:comment w:id="191" w:author="McNabb, Sean" w:date="2019-02-11T17:11:00Z" w:initials="MS">
    <w:p w14:paraId="398628D9" w14:textId="4FCE8F88" w:rsidR="00B656D9" w:rsidRDefault="00B656D9">
      <w:pPr>
        <w:pStyle w:val="CommentText"/>
      </w:pPr>
      <w:r>
        <w:rPr>
          <w:rStyle w:val="CommentReference"/>
        </w:rPr>
        <w:annotationRef/>
      </w:r>
      <w:r>
        <w:t>I am not sure that I understand this statement.</w:t>
      </w:r>
    </w:p>
  </w:comment>
  <w:comment w:id="196" w:author="Rozelle, Jesse" w:date="2019-02-14T20:02:00Z" w:initials="RJ">
    <w:p w14:paraId="56A5E6D6" w14:textId="070EFCB8" w:rsidR="00386123" w:rsidRDefault="00386123">
      <w:pPr>
        <w:pStyle w:val="CommentText"/>
      </w:pPr>
      <w:r>
        <w:rPr>
          <w:rStyle w:val="CommentReference"/>
        </w:rPr>
        <w:annotationRef/>
      </w:r>
      <w:r>
        <w:t>Currently the EF and infrastructure data comes from a variety of sources.</w:t>
      </w:r>
    </w:p>
  </w:comment>
  <w:comment w:id="199" w:author="Raines II, James" w:date="2019-02-11T20:55:00Z" w:initials="RIJ">
    <w:p w14:paraId="753E301E" w14:textId="10F65E12" w:rsidR="0043000E" w:rsidRDefault="00E634E0">
      <w:pPr>
        <w:pStyle w:val="CommentText"/>
      </w:pPr>
      <w:r>
        <w:rPr>
          <w:rStyle w:val="CommentReference"/>
        </w:rPr>
        <w:annotationRef/>
      </w:r>
      <w:r>
        <w:t xml:space="preserve">This is </w:t>
      </w:r>
      <w:r w:rsidR="0043000E">
        <w:t>available, but the variable codes change year to year and sometimes are not available.</w:t>
      </w:r>
    </w:p>
  </w:comment>
  <w:comment w:id="200" w:author="Raines II, James" w:date="2019-02-12T08:27:00Z" w:initials="RIJ">
    <w:p w14:paraId="3692A360" w14:textId="68B2012A" w:rsidR="00D82FA2" w:rsidRDefault="00D82FA2">
      <w:pPr>
        <w:pStyle w:val="CommentText"/>
      </w:pPr>
      <w:r>
        <w:rPr>
          <w:rStyle w:val="CommentReference"/>
        </w:rPr>
        <w:annotationRef/>
      </w:r>
      <w:r>
        <w:t>I like it and think it’s good but could also be problematic.</w:t>
      </w:r>
    </w:p>
  </w:comment>
  <w:comment w:id="212" w:author="Raines II, James" w:date="2019-02-11T20:58:00Z" w:initials="RIJ">
    <w:p w14:paraId="0042B069" w14:textId="6F615B5C" w:rsidR="0043000E" w:rsidRDefault="0043000E">
      <w:pPr>
        <w:pStyle w:val="CommentText"/>
      </w:pPr>
      <w:r>
        <w:rPr>
          <w:rStyle w:val="CommentReference"/>
        </w:rPr>
        <w:annotationRef/>
      </w:r>
      <w:r>
        <w:t>You can run geospatial operations through an API without having to download anything</w:t>
      </w:r>
    </w:p>
  </w:comment>
  <w:comment w:id="213" w:author="Raines II, James" w:date="2019-02-11T21:01:00Z" w:initials="RIJ">
    <w:p w14:paraId="2EFEECE8" w14:textId="7B6A9D7A" w:rsidR="00FC6757" w:rsidRDefault="00FC6757">
      <w:pPr>
        <w:pStyle w:val="CommentText"/>
      </w:pPr>
      <w:r>
        <w:rPr>
          <w:rStyle w:val="CommentReference"/>
        </w:rPr>
        <w:annotationRef/>
      </w:r>
      <w:r>
        <w:t>C languages are going to outperform DS and engineering languages.</w:t>
      </w:r>
    </w:p>
  </w:comment>
  <w:comment w:id="218" w:author="Raines II, James" w:date="2019-02-11T21:05:00Z" w:initials="RIJ">
    <w:p w14:paraId="2A4CCFDF" w14:textId="345581F5" w:rsidR="00FC6757" w:rsidRDefault="00FC6757">
      <w:pPr>
        <w:pStyle w:val="CommentText"/>
      </w:pPr>
      <w:r>
        <w:rPr>
          <w:rStyle w:val="CommentReference"/>
        </w:rPr>
        <w:annotationRef/>
      </w:r>
      <w:r>
        <w:t>I like this, but there are a lot of requirements</w:t>
      </w:r>
    </w:p>
  </w:comment>
  <w:comment w:id="219" w:author="Rozelle, Jesse" w:date="2019-02-14T20:13:00Z" w:initials="RJ">
    <w:p w14:paraId="65A15765" w14:textId="6F091DA7" w:rsidR="002A5AE6" w:rsidRDefault="002A5AE6">
      <w:pPr>
        <w:pStyle w:val="CommentText"/>
      </w:pPr>
      <w:r>
        <w:rPr>
          <w:rStyle w:val="CommentReference"/>
        </w:rPr>
        <w:annotationRef/>
      </w:r>
      <w:r>
        <w:t>I agree.  This could be costly $$.</w:t>
      </w:r>
    </w:p>
  </w:comment>
  <w:comment w:id="220" w:author="Rozelle, Jesse" w:date="2019-02-14T20:14:00Z" w:initials="RJ">
    <w:p w14:paraId="4BC376D8" w14:textId="1E9BFC9F" w:rsidR="002A5AE6" w:rsidRDefault="002A5AE6">
      <w:pPr>
        <w:pStyle w:val="CommentText"/>
      </w:pPr>
      <w:r>
        <w:rPr>
          <w:rStyle w:val="CommentReference"/>
        </w:rPr>
        <w:annotationRef/>
      </w:r>
      <w:r>
        <w:t xml:space="preserve">Not sure if </w:t>
      </w:r>
      <w:proofErr w:type="spellStart"/>
      <w:r>
        <w:t>its</w:t>
      </w:r>
      <w:proofErr w:type="spellEnd"/>
      <w:r>
        <w:t xml:space="preserve"> necessary to include here, but it would be great to have a type of “results metadata” indicating a summary of your model inputs and parameters.</w:t>
      </w:r>
    </w:p>
  </w:comment>
  <w:comment w:id="221" w:author="Zuzak, Casey" w:date="2019-02-14T12:19:00Z" w:initials="ZC">
    <w:p w14:paraId="45B91212" w14:textId="02ED0C11" w:rsidR="00C63146" w:rsidRDefault="00C63146">
      <w:pPr>
        <w:pStyle w:val="CommentText"/>
      </w:pPr>
      <w:r>
        <w:rPr>
          <w:rStyle w:val="CommentReference"/>
        </w:rPr>
        <w:annotationRef/>
      </w:r>
      <w:r>
        <w:t>Add PMEL</w:t>
      </w:r>
    </w:p>
  </w:comment>
  <w:comment w:id="223" w:author="McNabb, Sean" w:date="2019-02-11T17:05:00Z" w:initials="MS">
    <w:p w14:paraId="52685EB4" w14:textId="5092F5F5" w:rsidR="00B656D9" w:rsidRDefault="00B656D9">
      <w:pPr>
        <w:pStyle w:val="CommentText"/>
      </w:pPr>
      <w:r>
        <w:rPr>
          <w:rStyle w:val="CommentReference"/>
        </w:rPr>
        <w:annotationRef/>
      </w:r>
      <w:r>
        <w:t xml:space="preserve">We may only want to provide the “stamp of approval” for the datasets (flood) that we will be the authoritative source on. </w:t>
      </w:r>
    </w:p>
  </w:comment>
  <w:comment w:id="224" w:author="Rozelle, Jesse" w:date="2019-02-14T20:16:00Z" w:initials="RJ">
    <w:p w14:paraId="61372B70" w14:textId="7CC704CE" w:rsidR="002A5AE6" w:rsidRDefault="002A5AE6">
      <w:pPr>
        <w:pStyle w:val="CommentText"/>
      </w:pPr>
      <w:r>
        <w:rPr>
          <w:rStyle w:val="CommentReference"/>
        </w:rPr>
        <w:annotationRef/>
      </w:r>
      <w:r>
        <w:t>True. Maybe FEMA can approve the hosting of user hazard data on a public repository, but not necessarily “endorse it.”</w:t>
      </w:r>
    </w:p>
  </w:comment>
  <w:comment w:id="225" w:author="McNabb, Sean" w:date="2019-02-11T17:08:00Z" w:initials="MS">
    <w:p w14:paraId="0756DD40" w14:textId="337DD816" w:rsidR="00B656D9" w:rsidRDefault="00B656D9">
      <w:pPr>
        <w:pStyle w:val="CommentText"/>
      </w:pPr>
      <w:r>
        <w:rPr>
          <w:rStyle w:val="CommentReference"/>
        </w:rPr>
        <w:annotationRef/>
      </w:r>
      <w:r>
        <w:rPr>
          <w:rStyle w:val="CommentReference"/>
        </w:rPr>
        <w:t xml:space="preserve">We may want to clearly define probabilistic. The Risk MAP program now is focused on deterministic approaches and we have labelled the work that Siamak is doing with Monte Carlo simulations as probabilistic. Depending on audience these terms could cause confusion.  </w:t>
      </w:r>
    </w:p>
  </w:comment>
  <w:comment w:id="227" w:author="Rozelle, Jesse" w:date="2019-02-14T20:17:00Z" w:initials="RJ">
    <w:p w14:paraId="7A1044F3" w14:textId="29DF18BF" w:rsidR="002A5AE6" w:rsidRDefault="002A5AE6">
      <w:pPr>
        <w:pStyle w:val="CommentText"/>
      </w:pPr>
      <w:r>
        <w:rPr>
          <w:rStyle w:val="CommentReference"/>
        </w:rPr>
        <w:annotationRef/>
      </w:r>
      <w:r>
        <w:t>I’m not familiar with this group?   Where did this reference come from?</w:t>
      </w:r>
    </w:p>
  </w:comment>
  <w:comment w:id="226" w:author="McNabb, Sean" w:date="2019-02-11T17:07:00Z" w:initials="MS">
    <w:p w14:paraId="30F2A76C" w14:textId="642555BB" w:rsidR="00B656D9" w:rsidRDefault="00B656D9">
      <w:pPr>
        <w:pStyle w:val="CommentText"/>
      </w:pPr>
      <w:r>
        <w:rPr>
          <w:rStyle w:val="CommentReference"/>
        </w:rPr>
        <w:annotationRef/>
      </w:r>
      <w:r>
        <w:t xml:space="preserve">Could we make this section a recommendation as there are potentially other opportunities out there to explore nationwide flood hazard information. </w:t>
      </w:r>
    </w:p>
  </w:comment>
  <w:comment w:id="228" w:author="Jordan Burns" w:date="2019-02-07T14:04:00Z" w:initials="JB">
    <w:p w14:paraId="14201377" w14:textId="2806A903" w:rsidR="00B656D9" w:rsidRDefault="00B656D9">
      <w:pPr>
        <w:pStyle w:val="CommentText"/>
      </w:pPr>
      <w:r>
        <w:rPr>
          <w:rStyle w:val="CommentReference"/>
        </w:rPr>
        <w:annotationRef/>
      </w:r>
      <w:r>
        <w:t>Is there anything in FEMA’s existing IT framework that would prevent this kind of feature?</w:t>
      </w:r>
    </w:p>
  </w:comment>
  <w:comment w:id="229" w:author="Rozelle, Jesse" w:date="2019-02-14T20:19:00Z" w:initials="RJ">
    <w:p w14:paraId="2BFB54A9" w14:textId="0BCAA67D" w:rsidR="00403A7A" w:rsidRDefault="00403A7A">
      <w:pPr>
        <w:pStyle w:val="CommentText"/>
      </w:pPr>
      <w:r>
        <w:rPr>
          <w:rStyle w:val="CommentReference"/>
        </w:rPr>
        <w:annotationRef/>
      </w:r>
      <w:r>
        <w:t>Is there a way for a centralized (Hazus Program approved integration of local data into the nationwide framework) as well as decentralized (upload my local data into a sub-cloud for me and my group only).</w:t>
      </w:r>
    </w:p>
  </w:comment>
  <w:comment w:id="230" w:author="Raines II, James" w:date="2019-02-11T21:09:00Z" w:initials="RIJ">
    <w:p w14:paraId="0AE8F55E" w14:textId="791E6FA8" w:rsidR="00451D4F" w:rsidRDefault="00451D4F">
      <w:pPr>
        <w:pStyle w:val="CommentText"/>
      </w:pPr>
      <w:r>
        <w:rPr>
          <w:rStyle w:val="CommentReference"/>
        </w:rPr>
        <w:annotationRef/>
      </w:r>
      <w:r>
        <w:t>HIFLD has an API</w:t>
      </w:r>
    </w:p>
  </w:comment>
  <w:comment w:id="231" w:author="Rozelle, Jesse" w:date="2019-02-14T20:22:00Z" w:initials="RJ">
    <w:p w14:paraId="5C28DAA1" w14:textId="7EB64F43" w:rsidR="00D808C3" w:rsidRDefault="00D808C3">
      <w:pPr>
        <w:pStyle w:val="CommentText"/>
      </w:pPr>
      <w:r>
        <w:rPr>
          <w:rStyle w:val="CommentReference"/>
        </w:rPr>
        <w:annotationRef/>
      </w:r>
      <w:r>
        <w:t xml:space="preserve">Would this include triggering a Hazus analysis for catastrophic EQ’s using Shake </w:t>
      </w:r>
      <w:r>
        <w:t>MAP?</w:t>
      </w:r>
      <w:bookmarkStart w:id="232" w:name="_GoBack"/>
      <w:bookmarkEnd w:id="232"/>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00FC736" w15:done="0"/>
  <w15:commentEx w15:paraId="096FF2B3" w15:paraIdParent="700FC736" w15:done="0"/>
  <w15:commentEx w15:paraId="32872C31" w15:done="0"/>
  <w15:commentEx w15:paraId="706AFC14" w15:done="0"/>
  <w15:commentEx w15:paraId="2CF5B667" w15:done="0"/>
  <w15:commentEx w15:paraId="121F9B2F" w15:paraIdParent="2CF5B667" w15:done="0"/>
  <w15:commentEx w15:paraId="3A197EC0" w15:done="0"/>
  <w15:commentEx w15:paraId="28369A24" w15:done="0"/>
  <w15:commentEx w15:paraId="53584ABA" w15:done="0"/>
  <w15:commentEx w15:paraId="00C0585C" w15:done="0"/>
  <w15:commentEx w15:paraId="3E67D891" w15:done="0"/>
  <w15:commentEx w15:paraId="34E8A716" w15:paraIdParent="3E67D891" w15:done="0"/>
  <w15:commentEx w15:paraId="77550ABD" w15:done="0"/>
  <w15:commentEx w15:paraId="5E737CB5" w15:done="0"/>
  <w15:commentEx w15:paraId="0D8E1189" w15:paraIdParent="5E737CB5" w15:done="0"/>
  <w15:commentEx w15:paraId="4E42F416" w15:paraIdParent="5E737CB5" w15:done="0"/>
  <w15:commentEx w15:paraId="4EBA905F" w15:done="0"/>
  <w15:commentEx w15:paraId="222D26CD" w15:done="0"/>
  <w15:commentEx w15:paraId="00E0DBEC" w15:done="0"/>
  <w15:commentEx w15:paraId="44CDF626" w15:done="0"/>
  <w15:commentEx w15:paraId="469C4972" w15:done="0"/>
  <w15:commentEx w15:paraId="5A60D5F0" w15:done="0"/>
  <w15:commentEx w15:paraId="0A682861" w15:paraIdParent="5A60D5F0" w15:done="0"/>
  <w15:commentEx w15:paraId="72B9FE3A" w15:done="0"/>
  <w15:commentEx w15:paraId="66CCE6C8" w15:done="0"/>
  <w15:commentEx w15:paraId="4786C87F" w15:done="0"/>
  <w15:commentEx w15:paraId="4D482983" w15:paraIdParent="4786C87F" w15:done="0"/>
  <w15:commentEx w15:paraId="7EFBE4A4" w15:done="0"/>
  <w15:commentEx w15:paraId="41449678" w15:paraIdParent="7EFBE4A4" w15:done="0"/>
  <w15:commentEx w15:paraId="140C5A3D" w15:done="0"/>
  <w15:commentEx w15:paraId="6451BF86" w15:done="0"/>
  <w15:commentEx w15:paraId="36191923" w15:done="0"/>
  <w15:commentEx w15:paraId="1FA8C836" w15:done="0"/>
  <w15:commentEx w15:paraId="41AA9911" w15:done="0"/>
  <w15:commentEx w15:paraId="798DEFED" w15:paraIdParent="41AA9911" w15:done="0"/>
  <w15:commentEx w15:paraId="1C23C215" w15:done="0"/>
  <w15:commentEx w15:paraId="40E504BA" w15:paraIdParent="1C23C215" w15:done="0"/>
  <w15:commentEx w15:paraId="105217A0" w15:done="0"/>
  <w15:commentEx w15:paraId="34932FA8" w15:paraIdParent="105217A0" w15:done="0"/>
  <w15:commentEx w15:paraId="52AB8B2A" w15:done="0"/>
  <w15:commentEx w15:paraId="1180C027" w15:paraIdParent="52AB8B2A" w15:done="0"/>
  <w15:commentEx w15:paraId="0DBAD0E8" w15:done="0"/>
  <w15:commentEx w15:paraId="2298D153" w15:done="0"/>
  <w15:commentEx w15:paraId="3A2321E4" w15:done="0"/>
  <w15:commentEx w15:paraId="5F708D8A" w15:done="0"/>
  <w15:commentEx w15:paraId="1A906DCD" w15:done="0"/>
  <w15:commentEx w15:paraId="0D07DA93" w15:paraIdParent="1A906DCD" w15:done="0"/>
  <w15:commentEx w15:paraId="628FC10E" w15:done="0"/>
  <w15:commentEx w15:paraId="47C84694" w15:done="0"/>
  <w15:commentEx w15:paraId="446652AF" w15:done="0"/>
  <w15:commentEx w15:paraId="76C15C48" w15:done="0"/>
  <w15:commentEx w15:paraId="412BD098" w15:done="0"/>
  <w15:commentEx w15:paraId="5A7A4BDC" w15:done="0"/>
  <w15:commentEx w15:paraId="2182EB9D" w15:paraIdParent="5A7A4BDC" w15:done="0"/>
  <w15:commentEx w15:paraId="40E62556" w15:done="0"/>
  <w15:commentEx w15:paraId="30798711" w15:done="0"/>
  <w15:commentEx w15:paraId="517D68A4" w15:done="0"/>
  <w15:commentEx w15:paraId="34648D1D" w15:done="0"/>
  <w15:commentEx w15:paraId="398628D9" w15:done="0"/>
  <w15:commentEx w15:paraId="56A5E6D6" w15:done="0"/>
  <w15:commentEx w15:paraId="753E301E" w15:done="0"/>
  <w15:commentEx w15:paraId="3692A360" w15:paraIdParent="753E301E" w15:done="0"/>
  <w15:commentEx w15:paraId="0042B069" w15:done="0"/>
  <w15:commentEx w15:paraId="2EFEECE8" w15:done="0"/>
  <w15:commentEx w15:paraId="2A4CCFDF" w15:done="0"/>
  <w15:commentEx w15:paraId="65A15765" w15:paraIdParent="2A4CCFDF" w15:done="0"/>
  <w15:commentEx w15:paraId="4BC376D8" w15:done="0"/>
  <w15:commentEx w15:paraId="45B91212" w15:done="0"/>
  <w15:commentEx w15:paraId="52685EB4" w15:done="0"/>
  <w15:commentEx w15:paraId="61372B70" w15:paraIdParent="52685EB4" w15:done="0"/>
  <w15:commentEx w15:paraId="0756DD40" w15:done="0"/>
  <w15:commentEx w15:paraId="7A1044F3" w15:done="0"/>
  <w15:commentEx w15:paraId="30F2A76C" w15:done="0"/>
  <w15:commentEx w15:paraId="14201377" w15:done="0"/>
  <w15:commentEx w15:paraId="2BFB54A9" w15:paraIdParent="14201377" w15:done="0"/>
  <w15:commentEx w15:paraId="0AE8F55E" w15:done="0"/>
  <w15:commentEx w15:paraId="5C28DAA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00FC736" w16cid:durableId="1FE324F4"/>
  <w16cid:commentId w16cid:paraId="2CF5B667" w16cid:durableId="1FF9D3D2"/>
  <w16cid:commentId w16cid:paraId="222D26CD" w16cid:durableId="1FFA1BB1"/>
  <w16cid:commentId w16cid:paraId="0DBAD0E8" w16cid:durableId="2003FE36"/>
  <w16cid:commentId w16cid:paraId="3A2321E4" w16cid:durableId="20040224"/>
  <w16cid:commentId w16cid:paraId="14201377" w16cid:durableId="2006B978"/>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4A01F42" w14:textId="77777777" w:rsidR="00154491" w:rsidRDefault="00154491" w:rsidP="006B3712">
      <w:pPr>
        <w:spacing w:after="0" w:line="240" w:lineRule="auto"/>
      </w:pPr>
      <w:r>
        <w:separator/>
      </w:r>
    </w:p>
  </w:endnote>
  <w:endnote w:type="continuationSeparator" w:id="0">
    <w:p w14:paraId="68EAA832" w14:textId="77777777" w:rsidR="00154491" w:rsidRDefault="00154491" w:rsidP="006B3712">
      <w:pPr>
        <w:spacing w:after="0" w:line="240" w:lineRule="auto"/>
      </w:pPr>
      <w:r>
        <w:continuationSeparator/>
      </w:r>
    </w:p>
  </w:endnote>
  <w:endnote w:type="continuationNotice" w:id="1">
    <w:p w14:paraId="6F02DE4C" w14:textId="77777777" w:rsidR="00154491" w:rsidRDefault="0015449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Lucida Grande">
    <w:altName w:val="Segoe UI"/>
    <w:charset w:val="00"/>
    <w:family w:val="auto"/>
    <w:pitch w:val="variable"/>
    <w:sig w:usb0="E1000AEF"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DDEBFE" w14:textId="77777777" w:rsidR="00293B7D" w:rsidRDefault="00293B7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57994C" w14:textId="77777777" w:rsidR="00B656D9" w:rsidRDefault="00154491" w:rsidP="005E1135">
    <w:pPr>
      <w:pStyle w:val="Footer"/>
      <w:ind w:firstLine="720"/>
      <w:jc w:val="right"/>
    </w:pPr>
    <w:sdt>
      <w:sdtPr>
        <w:id w:val="1080572720"/>
        <w:docPartObj>
          <w:docPartGallery w:val="Page Numbers (Bottom of Page)"/>
          <w:docPartUnique/>
        </w:docPartObj>
      </w:sdtPr>
      <w:sdtEndPr>
        <w:rPr>
          <w:noProof/>
        </w:rPr>
      </w:sdtEndPr>
      <w:sdtContent>
        <w:r w:rsidR="00B656D9">
          <w:fldChar w:fldCharType="begin"/>
        </w:r>
        <w:r w:rsidR="00B656D9">
          <w:instrText xml:space="preserve"> PAGE   \* MERGEFORMAT </w:instrText>
        </w:r>
        <w:r w:rsidR="00B656D9">
          <w:fldChar w:fldCharType="separate"/>
        </w:r>
        <w:r w:rsidR="00EA4506">
          <w:rPr>
            <w:noProof/>
          </w:rPr>
          <w:t>i</w:t>
        </w:r>
        <w:r w:rsidR="00B656D9">
          <w:rPr>
            <w:noProof/>
          </w:rPr>
          <w:fldChar w:fldCharType="end"/>
        </w:r>
      </w:sdtContent>
    </w:sdt>
    <w:r w:rsidR="00B656D9">
      <w:rPr>
        <w:noProof/>
      </w:rPr>
      <w:tab/>
      <w:t>OpenHazus</w:t>
    </w:r>
    <w:r w:rsidR="00B656D9">
      <w:rPr>
        <w:noProof/>
      </w:rPr>
      <w:br/>
      <w:t>Whitepaper</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D0F823" w14:textId="77777777" w:rsidR="00B656D9" w:rsidRDefault="00154491" w:rsidP="005E1135">
    <w:pPr>
      <w:pStyle w:val="Footer"/>
      <w:ind w:firstLine="720"/>
      <w:jc w:val="right"/>
    </w:pPr>
    <w:sdt>
      <w:sdtPr>
        <w:id w:val="-1311788202"/>
        <w:docPartObj>
          <w:docPartGallery w:val="Page Numbers (Bottom of Page)"/>
          <w:docPartUnique/>
        </w:docPartObj>
      </w:sdtPr>
      <w:sdtEndPr>
        <w:rPr>
          <w:noProof/>
        </w:rPr>
      </w:sdtEndPr>
      <w:sdtContent>
        <w:r w:rsidR="00B656D9">
          <w:t>2-</w:t>
        </w:r>
        <w:r w:rsidR="00B656D9">
          <w:fldChar w:fldCharType="begin"/>
        </w:r>
        <w:r w:rsidR="00B656D9">
          <w:instrText xml:space="preserve"> PAGE   \* MERGEFORMAT </w:instrText>
        </w:r>
        <w:r w:rsidR="00B656D9">
          <w:fldChar w:fldCharType="separate"/>
        </w:r>
        <w:r w:rsidR="00D808C3">
          <w:rPr>
            <w:noProof/>
          </w:rPr>
          <w:t>1</w:t>
        </w:r>
        <w:r w:rsidR="00B656D9">
          <w:rPr>
            <w:noProof/>
          </w:rPr>
          <w:fldChar w:fldCharType="end"/>
        </w:r>
      </w:sdtContent>
    </w:sdt>
    <w:r w:rsidR="00B656D9">
      <w:rPr>
        <w:noProof/>
      </w:rPr>
      <w:tab/>
      <w:t>OpenHazus</w:t>
    </w:r>
    <w:r w:rsidR="00B656D9">
      <w:rPr>
        <w:noProof/>
      </w:rPr>
      <w:br/>
      <w:t>Whitepaper</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4370EB" w14:textId="77777777" w:rsidR="00B656D9" w:rsidRDefault="00154491" w:rsidP="005E1135">
    <w:pPr>
      <w:pStyle w:val="Footer"/>
      <w:ind w:firstLine="720"/>
      <w:jc w:val="right"/>
    </w:pPr>
    <w:sdt>
      <w:sdtPr>
        <w:id w:val="813305033"/>
        <w:docPartObj>
          <w:docPartGallery w:val="Page Numbers (Bottom of Page)"/>
          <w:docPartUnique/>
        </w:docPartObj>
      </w:sdtPr>
      <w:sdtEndPr>
        <w:rPr>
          <w:noProof/>
        </w:rPr>
      </w:sdtEndPr>
      <w:sdtContent>
        <w:r w:rsidR="00B656D9">
          <w:t>3-</w:t>
        </w:r>
        <w:r w:rsidR="00B656D9">
          <w:fldChar w:fldCharType="begin"/>
        </w:r>
        <w:r w:rsidR="00B656D9">
          <w:instrText xml:space="preserve"> PAGE   \* MERGEFORMAT </w:instrText>
        </w:r>
        <w:r w:rsidR="00B656D9">
          <w:fldChar w:fldCharType="separate"/>
        </w:r>
        <w:r w:rsidR="00D808C3">
          <w:rPr>
            <w:noProof/>
          </w:rPr>
          <w:t>22</w:t>
        </w:r>
        <w:r w:rsidR="00B656D9">
          <w:rPr>
            <w:noProof/>
          </w:rPr>
          <w:fldChar w:fldCharType="end"/>
        </w:r>
      </w:sdtContent>
    </w:sdt>
    <w:r w:rsidR="00B656D9">
      <w:rPr>
        <w:noProof/>
      </w:rPr>
      <w:tab/>
      <w:t>OpenHazus</w:t>
    </w:r>
    <w:r w:rsidR="00B656D9">
      <w:rPr>
        <w:noProof/>
      </w:rPr>
      <w:br/>
      <w:t>Whitepaper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11AB172" w14:textId="77777777" w:rsidR="00154491" w:rsidRDefault="00154491" w:rsidP="006B3712">
      <w:pPr>
        <w:spacing w:after="0" w:line="240" w:lineRule="auto"/>
      </w:pPr>
      <w:r>
        <w:separator/>
      </w:r>
    </w:p>
  </w:footnote>
  <w:footnote w:type="continuationSeparator" w:id="0">
    <w:p w14:paraId="46FB87D4" w14:textId="77777777" w:rsidR="00154491" w:rsidRDefault="00154491" w:rsidP="006B3712">
      <w:pPr>
        <w:spacing w:after="0" w:line="240" w:lineRule="auto"/>
      </w:pPr>
      <w:r>
        <w:continuationSeparator/>
      </w:r>
    </w:p>
  </w:footnote>
  <w:footnote w:type="continuationNotice" w:id="1">
    <w:p w14:paraId="4357CD34" w14:textId="77777777" w:rsidR="00154491" w:rsidRDefault="00154491">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4BE5D7" w14:textId="77777777" w:rsidR="00B656D9" w:rsidRDefault="00B656D9" w:rsidP="005E1135">
    <w:pPr>
      <w:pStyle w:val="Header"/>
      <w:tabs>
        <w:tab w:val="clear" w:pos="4513"/>
        <w:tab w:val="clear" w:pos="9026"/>
        <w:tab w:val="left" w:pos="5430"/>
      </w:tabs>
    </w:pP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B806D4" w14:textId="54D0E36A" w:rsidR="00B656D9" w:rsidRDefault="00B656D9" w:rsidP="005E1135">
    <w:pPr>
      <w:pStyle w:val="Header"/>
      <w:tabs>
        <w:tab w:val="clear" w:pos="4513"/>
        <w:tab w:val="clear" w:pos="9026"/>
        <w:tab w:val="left" w:pos="5430"/>
      </w:tabs>
      <w:jc w:val="right"/>
    </w:pPr>
    <w:r>
      <w:t>Introduction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257AAA" w14:textId="3F07BB0C" w:rsidR="00B656D9" w:rsidRDefault="00B656D9" w:rsidP="005E1135">
    <w:pPr>
      <w:pStyle w:val="Header"/>
      <w:tabs>
        <w:tab w:val="clear" w:pos="4513"/>
        <w:tab w:val="clear" w:pos="9026"/>
        <w:tab w:val="left" w:pos="5430"/>
      </w:tabs>
      <w:jc w:val="right"/>
    </w:pPr>
    <w:r>
      <w:t>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E6C9B"/>
    <w:multiLevelType w:val="hybridMultilevel"/>
    <w:tmpl w:val="15720A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4472562A">
      <w:numFmt w:val="bullet"/>
      <w:lvlText w:val="•"/>
      <w:lvlJc w:val="left"/>
      <w:pPr>
        <w:ind w:left="2520" w:hanging="720"/>
      </w:pPr>
      <w:rPr>
        <w:rFonts w:ascii="Calibri" w:eastAsiaTheme="minorHAnsi" w:hAnsi="Calibri" w:cs="Calibri"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09B65B5"/>
    <w:multiLevelType w:val="hybridMultilevel"/>
    <w:tmpl w:val="2E561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A67A6A"/>
    <w:multiLevelType w:val="hybridMultilevel"/>
    <w:tmpl w:val="E3025D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B960E0"/>
    <w:multiLevelType w:val="hybridMultilevel"/>
    <w:tmpl w:val="95EACC3A"/>
    <w:lvl w:ilvl="0" w:tplc="9A26401A">
      <w:start w:val="1"/>
      <w:numFmt w:val="decimal"/>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9330F72"/>
    <w:multiLevelType w:val="hybridMultilevel"/>
    <w:tmpl w:val="8694487E"/>
    <w:lvl w:ilvl="0" w:tplc="04090011">
      <w:start w:val="1"/>
      <w:numFmt w:val="decimal"/>
      <w:lvlText w:val="%1)"/>
      <w:lvlJc w:val="left"/>
      <w:pPr>
        <w:ind w:left="371" w:hanging="360"/>
      </w:pPr>
    </w:lvl>
    <w:lvl w:ilvl="1" w:tplc="04090019">
      <w:start w:val="1"/>
      <w:numFmt w:val="lowerLetter"/>
      <w:lvlText w:val="%2."/>
      <w:lvlJc w:val="left"/>
      <w:pPr>
        <w:ind w:left="1091" w:hanging="360"/>
      </w:pPr>
    </w:lvl>
    <w:lvl w:ilvl="2" w:tplc="0409001B">
      <w:start w:val="1"/>
      <w:numFmt w:val="lowerRoman"/>
      <w:lvlText w:val="%3."/>
      <w:lvlJc w:val="right"/>
      <w:pPr>
        <w:ind w:left="1811" w:hanging="180"/>
      </w:pPr>
    </w:lvl>
    <w:lvl w:ilvl="3" w:tplc="0409000F" w:tentative="1">
      <w:start w:val="1"/>
      <w:numFmt w:val="decimal"/>
      <w:lvlText w:val="%4."/>
      <w:lvlJc w:val="left"/>
      <w:pPr>
        <w:ind w:left="2531" w:hanging="360"/>
      </w:pPr>
    </w:lvl>
    <w:lvl w:ilvl="4" w:tplc="04090019" w:tentative="1">
      <w:start w:val="1"/>
      <w:numFmt w:val="lowerLetter"/>
      <w:lvlText w:val="%5."/>
      <w:lvlJc w:val="left"/>
      <w:pPr>
        <w:ind w:left="3251" w:hanging="360"/>
      </w:pPr>
    </w:lvl>
    <w:lvl w:ilvl="5" w:tplc="0409001B" w:tentative="1">
      <w:start w:val="1"/>
      <w:numFmt w:val="lowerRoman"/>
      <w:lvlText w:val="%6."/>
      <w:lvlJc w:val="right"/>
      <w:pPr>
        <w:ind w:left="3971" w:hanging="180"/>
      </w:pPr>
    </w:lvl>
    <w:lvl w:ilvl="6" w:tplc="0409000F" w:tentative="1">
      <w:start w:val="1"/>
      <w:numFmt w:val="decimal"/>
      <w:lvlText w:val="%7."/>
      <w:lvlJc w:val="left"/>
      <w:pPr>
        <w:ind w:left="4691" w:hanging="360"/>
      </w:pPr>
    </w:lvl>
    <w:lvl w:ilvl="7" w:tplc="04090019" w:tentative="1">
      <w:start w:val="1"/>
      <w:numFmt w:val="lowerLetter"/>
      <w:lvlText w:val="%8."/>
      <w:lvlJc w:val="left"/>
      <w:pPr>
        <w:ind w:left="5411" w:hanging="360"/>
      </w:pPr>
    </w:lvl>
    <w:lvl w:ilvl="8" w:tplc="0409001B" w:tentative="1">
      <w:start w:val="1"/>
      <w:numFmt w:val="lowerRoman"/>
      <w:lvlText w:val="%9."/>
      <w:lvlJc w:val="right"/>
      <w:pPr>
        <w:ind w:left="6131" w:hanging="180"/>
      </w:pPr>
    </w:lvl>
  </w:abstractNum>
  <w:abstractNum w:abstractNumId="5" w15:restartNumberingAfterBreak="0">
    <w:nsid w:val="0B015213"/>
    <w:multiLevelType w:val="hybridMultilevel"/>
    <w:tmpl w:val="E9F867EE"/>
    <w:lvl w:ilvl="0" w:tplc="04090011">
      <w:start w:val="1"/>
      <w:numFmt w:val="decimal"/>
      <w:lvlText w:val="%1)"/>
      <w:lvlJc w:val="left"/>
      <w:pPr>
        <w:ind w:left="369" w:hanging="360"/>
      </w:pPr>
    </w:lvl>
    <w:lvl w:ilvl="1" w:tplc="04090019">
      <w:start w:val="1"/>
      <w:numFmt w:val="lowerLetter"/>
      <w:lvlText w:val="%2."/>
      <w:lvlJc w:val="left"/>
      <w:pPr>
        <w:ind w:left="1089" w:hanging="360"/>
      </w:pPr>
    </w:lvl>
    <w:lvl w:ilvl="2" w:tplc="0409001B">
      <w:start w:val="1"/>
      <w:numFmt w:val="lowerRoman"/>
      <w:lvlText w:val="%3."/>
      <w:lvlJc w:val="right"/>
      <w:pPr>
        <w:ind w:left="1809" w:hanging="180"/>
      </w:pPr>
    </w:lvl>
    <w:lvl w:ilvl="3" w:tplc="0409000F" w:tentative="1">
      <w:start w:val="1"/>
      <w:numFmt w:val="decimal"/>
      <w:lvlText w:val="%4."/>
      <w:lvlJc w:val="left"/>
      <w:pPr>
        <w:ind w:left="2529" w:hanging="360"/>
      </w:pPr>
    </w:lvl>
    <w:lvl w:ilvl="4" w:tplc="04090019" w:tentative="1">
      <w:start w:val="1"/>
      <w:numFmt w:val="lowerLetter"/>
      <w:lvlText w:val="%5."/>
      <w:lvlJc w:val="left"/>
      <w:pPr>
        <w:ind w:left="3249" w:hanging="360"/>
      </w:pPr>
    </w:lvl>
    <w:lvl w:ilvl="5" w:tplc="0409001B" w:tentative="1">
      <w:start w:val="1"/>
      <w:numFmt w:val="lowerRoman"/>
      <w:lvlText w:val="%6."/>
      <w:lvlJc w:val="right"/>
      <w:pPr>
        <w:ind w:left="3969" w:hanging="180"/>
      </w:pPr>
    </w:lvl>
    <w:lvl w:ilvl="6" w:tplc="0409000F" w:tentative="1">
      <w:start w:val="1"/>
      <w:numFmt w:val="decimal"/>
      <w:lvlText w:val="%7."/>
      <w:lvlJc w:val="left"/>
      <w:pPr>
        <w:ind w:left="4689" w:hanging="360"/>
      </w:pPr>
    </w:lvl>
    <w:lvl w:ilvl="7" w:tplc="04090019" w:tentative="1">
      <w:start w:val="1"/>
      <w:numFmt w:val="lowerLetter"/>
      <w:lvlText w:val="%8."/>
      <w:lvlJc w:val="left"/>
      <w:pPr>
        <w:ind w:left="5409" w:hanging="360"/>
      </w:pPr>
    </w:lvl>
    <w:lvl w:ilvl="8" w:tplc="0409001B" w:tentative="1">
      <w:start w:val="1"/>
      <w:numFmt w:val="lowerRoman"/>
      <w:lvlText w:val="%9."/>
      <w:lvlJc w:val="right"/>
      <w:pPr>
        <w:ind w:left="6129" w:hanging="180"/>
      </w:pPr>
    </w:lvl>
  </w:abstractNum>
  <w:abstractNum w:abstractNumId="6" w15:restartNumberingAfterBreak="0">
    <w:nsid w:val="0CDA336F"/>
    <w:multiLevelType w:val="hybridMultilevel"/>
    <w:tmpl w:val="CC927F30"/>
    <w:lvl w:ilvl="0" w:tplc="5A560660">
      <w:start w:val="1"/>
      <w:numFmt w:val="decimal"/>
      <w:lvlText w:val="%1"/>
      <w:lvlJc w:val="left"/>
      <w:pPr>
        <w:ind w:left="1440" w:hanging="72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FFB47DA"/>
    <w:multiLevelType w:val="hybridMultilevel"/>
    <w:tmpl w:val="79A29924"/>
    <w:lvl w:ilvl="0" w:tplc="84E8570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43EE24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FC6576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DFAEE5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C5A4CA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14074F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2AE0E2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116F50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B08AE8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1F2215D"/>
    <w:multiLevelType w:val="hybridMultilevel"/>
    <w:tmpl w:val="4F20E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A86CE3"/>
    <w:multiLevelType w:val="hybridMultilevel"/>
    <w:tmpl w:val="FCD63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8C6758"/>
    <w:multiLevelType w:val="hybridMultilevel"/>
    <w:tmpl w:val="04E65C0E"/>
    <w:lvl w:ilvl="0" w:tplc="47761092">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E012DD"/>
    <w:multiLevelType w:val="hybridMultilevel"/>
    <w:tmpl w:val="33B65562"/>
    <w:lvl w:ilvl="0" w:tplc="265AACB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91746E"/>
    <w:multiLevelType w:val="hybridMultilevel"/>
    <w:tmpl w:val="7AD6C822"/>
    <w:lvl w:ilvl="0" w:tplc="59EE8BF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745B53"/>
    <w:multiLevelType w:val="hybridMultilevel"/>
    <w:tmpl w:val="B5728EAA"/>
    <w:lvl w:ilvl="0" w:tplc="82E06BA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48C62A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996D62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8A00F6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60ADF8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E38B6D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EBA3A6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C60179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63AD96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3D301B2"/>
    <w:multiLevelType w:val="hybridMultilevel"/>
    <w:tmpl w:val="69624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B0751F"/>
    <w:multiLevelType w:val="hybridMultilevel"/>
    <w:tmpl w:val="DD7A1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882A27"/>
    <w:multiLevelType w:val="hybridMultilevel"/>
    <w:tmpl w:val="3D30AC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2FD4274"/>
    <w:multiLevelType w:val="hybridMultilevel"/>
    <w:tmpl w:val="DB501CD8"/>
    <w:lvl w:ilvl="0" w:tplc="643E00B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905E86"/>
    <w:multiLevelType w:val="hybridMultilevel"/>
    <w:tmpl w:val="2ECCA0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7C2003"/>
    <w:multiLevelType w:val="hybridMultilevel"/>
    <w:tmpl w:val="96E448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792BC4"/>
    <w:multiLevelType w:val="hybridMultilevel"/>
    <w:tmpl w:val="1F626C16"/>
    <w:lvl w:ilvl="0" w:tplc="04090011">
      <w:start w:val="1"/>
      <w:numFmt w:val="decimal"/>
      <w:lvlText w:val="%1)"/>
      <w:lvlJc w:val="left"/>
      <w:pPr>
        <w:ind w:left="371" w:hanging="360"/>
      </w:pPr>
    </w:lvl>
    <w:lvl w:ilvl="1" w:tplc="04090019">
      <w:start w:val="1"/>
      <w:numFmt w:val="lowerLetter"/>
      <w:lvlText w:val="%2."/>
      <w:lvlJc w:val="left"/>
      <w:pPr>
        <w:ind w:left="1091" w:hanging="360"/>
      </w:pPr>
    </w:lvl>
    <w:lvl w:ilvl="2" w:tplc="0409001B">
      <w:start w:val="1"/>
      <w:numFmt w:val="lowerRoman"/>
      <w:lvlText w:val="%3."/>
      <w:lvlJc w:val="right"/>
      <w:pPr>
        <w:ind w:left="1811" w:hanging="180"/>
      </w:pPr>
    </w:lvl>
    <w:lvl w:ilvl="3" w:tplc="0409000F">
      <w:start w:val="1"/>
      <w:numFmt w:val="decimal"/>
      <w:lvlText w:val="%4."/>
      <w:lvlJc w:val="left"/>
      <w:pPr>
        <w:ind w:left="2531" w:hanging="360"/>
      </w:pPr>
    </w:lvl>
    <w:lvl w:ilvl="4" w:tplc="157C9748">
      <w:start w:val="1"/>
      <w:numFmt w:val="decimal"/>
      <w:lvlText w:val="(%5)"/>
      <w:lvlJc w:val="left"/>
      <w:pPr>
        <w:ind w:left="3611" w:hanging="720"/>
      </w:pPr>
      <w:rPr>
        <w:rFonts w:hint="default"/>
      </w:rPr>
    </w:lvl>
    <w:lvl w:ilvl="5" w:tplc="0409001B" w:tentative="1">
      <w:start w:val="1"/>
      <w:numFmt w:val="lowerRoman"/>
      <w:lvlText w:val="%6."/>
      <w:lvlJc w:val="right"/>
      <w:pPr>
        <w:ind w:left="3971" w:hanging="180"/>
      </w:pPr>
    </w:lvl>
    <w:lvl w:ilvl="6" w:tplc="0409000F" w:tentative="1">
      <w:start w:val="1"/>
      <w:numFmt w:val="decimal"/>
      <w:lvlText w:val="%7."/>
      <w:lvlJc w:val="left"/>
      <w:pPr>
        <w:ind w:left="4691" w:hanging="360"/>
      </w:pPr>
    </w:lvl>
    <w:lvl w:ilvl="7" w:tplc="04090019" w:tentative="1">
      <w:start w:val="1"/>
      <w:numFmt w:val="lowerLetter"/>
      <w:lvlText w:val="%8."/>
      <w:lvlJc w:val="left"/>
      <w:pPr>
        <w:ind w:left="5411" w:hanging="360"/>
      </w:pPr>
    </w:lvl>
    <w:lvl w:ilvl="8" w:tplc="0409001B" w:tentative="1">
      <w:start w:val="1"/>
      <w:numFmt w:val="lowerRoman"/>
      <w:lvlText w:val="%9."/>
      <w:lvlJc w:val="right"/>
      <w:pPr>
        <w:ind w:left="6131" w:hanging="180"/>
      </w:pPr>
    </w:lvl>
  </w:abstractNum>
  <w:abstractNum w:abstractNumId="21" w15:restartNumberingAfterBreak="0">
    <w:nsid w:val="44B877AA"/>
    <w:multiLevelType w:val="hybridMultilevel"/>
    <w:tmpl w:val="6B82E3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A05DCA"/>
    <w:multiLevelType w:val="hybridMultilevel"/>
    <w:tmpl w:val="5CB2A1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431FD3"/>
    <w:multiLevelType w:val="hybridMultilevel"/>
    <w:tmpl w:val="55CE24AA"/>
    <w:lvl w:ilvl="0" w:tplc="CD34DCAC">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A67720"/>
    <w:multiLevelType w:val="hybridMultilevel"/>
    <w:tmpl w:val="8CB0D690"/>
    <w:lvl w:ilvl="0" w:tplc="EE6EAE4E">
      <w:start w:val="1"/>
      <w:numFmt w:val="decimal"/>
      <w:lvlText w:val="%1"/>
      <w:lvlJc w:val="left"/>
      <w:pPr>
        <w:ind w:left="1440" w:hanging="72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4B4D1775"/>
    <w:multiLevelType w:val="hybridMultilevel"/>
    <w:tmpl w:val="28F0EAB8"/>
    <w:lvl w:ilvl="0" w:tplc="04090001">
      <w:start w:val="1"/>
      <w:numFmt w:val="bullet"/>
      <w:lvlText w:val=""/>
      <w:lvlJc w:val="left"/>
      <w:pPr>
        <w:ind w:left="1434" w:hanging="360"/>
      </w:pPr>
      <w:rPr>
        <w:rFonts w:ascii="Symbol" w:hAnsi="Symbol" w:hint="default"/>
      </w:rPr>
    </w:lvl>
    <w:lvl w:ilvl="1" w:tplc="04090003" w:tentative="1">
      <w:start w:val="1"/>
      <w:numFmt w:val="bullet"/>
      <w:lvlText w:val="o"/>
      <w:lvlJc w:val="left"/>
      <w:pPr>
        <w:ind w:left="2154" w:hanging="360"/>
      </w:pPr>
      <w:rPr>
        <w:rFonts w:ascii="Courier New" w:hAnsi="Courier New" w:cs="Courier New" w:hint="default"/>
      </w:rPr>
    </w:lvl>
    <w:lvl w:ilvl="2" w:tplc="04090005" w:tentative="1">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cs="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cs="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26" w15:restartNumberingAfterBreak="0">
    <w:nsid w:val="4BC61F2E"/>
    <w:multiLevelType w:val="hybridMultilevel"/>
    <w:tmpl w:val="9BE08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D591C16"/>
    <w:multiLevelType w:val="hybridMultilevel"/>
    <w:tmpl w:val="940CF4A2"/>
    <w:lvl w:ilvl="0" w:tplc="F4B212C6">
      <w:start w:val="1"/>
      <w:numFmt w:val="bullet"/>
      <w:lvlText w:val="•"/>
      <w:lvlJc w:val="left"/>
      <w:pPr>
        <w:ind w:left="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090003" w:tentative="1">
      <w:start w:val="1"/>
      <w:numFmt w:val="bullet"/>
      <w:lvlText w:val="o"/>
      <w:lvlJc w:val="left"/>
      <w:pPr>
        <w:ind w:left="1296" w:hanging="360"/>
      </w:pPr>
      <w:rPr>
        <w:rFonts w:ascii="Courier New" w:hAnsi="Courier New" w:cs="Courier New" w:hint="default"/>
      </w:rPr>
    </w:lvl>
    <w:lvl w:ilvl="2" w:tplc="08090005" w:tentative="1">
      <w:start w:val="1"/>
      <w:numFmt w:val="bullet"/>
      <w:lvlText w:val=""/>
      <w:lvlJc w:val="left"/>
      <w:pPr>
        <w:ind w:left="2016" w:hanging="360"/>
      </w:pPr>
      <w:rPr>
        <w:rFonts w:ascii="Wingdings" w:hAnsi="Wingdings" w:hint="default"/>
      </w:rPr>
    </w:lvl>
    <w:lvl w:ilvl="3" w:tplc="08090001" w:tentative="1">
      <w:start w:val="1"/>
      <w:numFmt w:val="bullet"/>
      <w:lvlText w:val=""/>
      <w:lvlJc w:val="left"/>
      <w:pPr>
        <w:ind w:left="2736" w:hanging="360"/>
      </w:pPr>
      <w:rPr>
        <w:rFonts w:ascii="Symbol" w:hAnsi="Symbol" w:hint="default"/>
      </w:rPr>
    </w:lvl>
    <w:lvl w:ilvl="4" w:tplc="08090003" w:tentative="1">
      <w:start w:val="1"/>
      <w:numFmt w:val="bullet"/>
      <w:lvlText w:val="o"/>
      <w:lvlJc w:val="left"/>
      <w:pPr>
        <w:ind w:left="3456" w:hanging="360"/>
      </w:pPr>
      <w:rPr>
        <w:rFonts w:ascii="Courier New" w:hAnsi="Courier New" w:cs="Courier New" w:hint="default"/>
      </w:rPr>
    </w:lvl>
    <w:lvl w:ilvl="5" w:tplc="08090005" w:tentative="1">
      <w:start w:val="1"/>
      <w:numFmt w:val="bullet"/>
      <w:lvlText w:val=""/>
      <w:lvlJc w:val="left"/>
      <w:pPr>
        <w:ind w:left="4176" w:hanging="360"/>
      </w:pPr>
      <w:rPr>
        <w:rFonts w:ascii="Wingdings" w:hAnsi="Wingdings" w:hint="default"/>
      </w:rPr>
    </w:lvl>
    <w:lvl w:ilvl="6" w:tplc="08090001" w:tentative="1">
      <w:start w:val="1"/>
      <w:numFmt w:val="bullet"/>
      <w:lvlText w:val=""/>
      <w:lvlJc w:val="left"/>
      <w:pPr>
        <w:ind w:left="4896" w:hanging="360"/>
      </w:pPr>
      <w:rPr>
        <w:rFonts w:ascii="Symbol" w:hAnsi="Symbol" w:hint="default"/>
      </w:rPr>
    </w:lvl>
    <w:lvl w:ilvl="7" w:tplc="08090003" w:tentative="1">
      <w:start w:val="1"/>
      <w:numFmt w:val="bullet"/>
      <w:lvlText w:val="o"/>
      <w:lvlJc w:val="left"/>
      <w:pPr>
        <w:ind w:left="5616" w:hanging="360"/>
      </w:pPr>
      <w:rPr>
        <w:rFonts w:ascii="Courier New" w:hAnsi="Courier New" w:cs="Courier New" w:hint="default"/>
      </w:rPr>
    </w:lvl>
    <w:lvl w:ilvl="8" w:tplc="08090005" w:tentative="1">
      <w:start w:val="1"/>
      <w:numFmt w:val="bullet"/>
      <w:lvlText w:val=""/>
      <w:lvlJc w:val="left"/>
      <w:pPr>
        <w:ind w:left="6336" w:hanging="360"/>
      </w:pPr>
      <w:rPr>
        <w:rFonts w:ascii="Wingdings" w:hAnsi="Wingdings" w:hint="default"/>
      </w:rPr>
    </w:lvl>
  </w:abstractNum>
  <w:abstractNum w:abstractNumId="28" w15:restartNumberingAfterBreak="0">
    <w:nsid w:val="4EEB6537"/>
    <w:multiLevelType w:val="hybridMultilevel"/>
    <w:tmpl w:val="7C16D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FE3362"/>
    <w:multiLevelType w:val="hybridMultilevel"/>
    <w:tmpl w:val="67F0C3A6"/>
    <w:lvl w:ilvl="0" w:tplc="43BA994C">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F8142ED"/>
    <w:multiLevelType w:val="hybridMultilevel"/>
    <w:tmpl w:val="818EC7D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01A2FFF"/>
    <w:multiLevelType w:val="hybridMultilevel"/>
    <w:tmpl w:val="0A8E2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0C43F63"/>
    <w:multiLevelType w:val="hybridMultilevel"/>
    <w:tmpl w:val="F254FFBC"/>
    <w:lvl w:ilvl="0" w:tplc="04090011">
      <w:start w:val="1"/>
      <w:numFmt w:val="decimal"/>
      <w:lvlText w:val="%1)"/>
      <w:lvlJc w:val="left"/>
      <w:pPr>
        <w:ind w:left="371" w:hanging="360"/>
      </w:pPr>
    </w:lvl>
    <w:lvl w:ilvl="1" w:tplc="04090019">
      <w:start w:val="1"/>
      <w:numFmt w:val="lowerLetter"/>
      <w:lvlText w:val="%2."/>
      <w:lvlJc w:val="left"/>
      <w:pPr>
        <w:ind w:left="1091" w:hanging="360"/>
      </w:pPr>
    </w:lvl>
    <w:lvl w:ilvl="2" w:tplc="0409001B">
      <w:start w:val="1"/>
      <w:numFmt w:val="lowerRoman"/>
      <w:lvlText w:val="%3."/>
      <w:lvlJc w:val="right"/>
      <w:pPr>
        <w:ind w:left="1811" w:hanging="180"/>
      </w:pPr>
    </w:lvl>
    <w:lvl w:ilvl="3" w:tplc="0409000F">
      <w:start w:val="1"/>
      <w:numFmt w:val="decimal"/>
      <w:lvlText w:val="%4."/>
      <w:lvlJc w:val="left"/>
      <w:pPr>
        <w:ind w:left="2531" w:hanging="360"/>
      </w:pPr>
    </w:lvl>
    <w:lvl w:ilvl="4" w:tplc="04090019" w:tentative="1">
      <w:start w:val="1"/>
      <w:numFmt w:val="lowerLetter"/>
      <w:lvlText w:val="%5."/>
      <w:lvlJc w:val="left"/>
      <w:pPr>
        <w:ind w:left="3251" w:hanging="360"/>
      </w:pPr>
    </w:lvl>
    <w:lvl w:ilvl="5" w:tplc="0409001B" w:tentative="1">
      <w:start w:val="1"/>
      <w:numFmt w:val="lowerRoman"/>
      <w:lvlText w:val="%6."/>
      <w:lvlJc w:val="right"/>
      <w:pPr>
        <w:ind w:left="3971" w:hanging="180"/>
      </w:pPr>
    </w:lvl>
    <w:lvl w:ilvl="6" w:tplc="0409000F" w:tentative="1">
      <w:start w:val="1"/>
      <w:numFmt w:val="decimal"/>
      <w:lvlText w:val="%7."/>
      <w:lvlJc w:val="left"/>
      <w:pPr>
        <w:ind w:left="4691" w:hanging="360"/>
      </w:pPr>
    </w:lvl>
    <w:lvl w:ilvl="7" w:tplc="04090019" w:tentative="1">
      <w:start w:val="1"/>
      <w:numFmt w:val="lowerLetter"/>
      <w:lvlText w:val="%8."/>
      <w:lvlJc w:val="left"/>
      <w:pPr>
        <w:ind w:left="5411" w:hanging="360"/>
      </w:pPr>
    </w:lvl>
    <w:lvl w:ilvl="8" w:tplc="0409001B" w:tentative="1">
      <w:start w:val="1"/>
      <w:numFmt w:val="lowerRoman"/>
      <w:lvlText w:val="%9."/>
      <w:lvlJc w:val="right"/>
      <w:pPr>
        <w:ind w:left="6131" w:hanging="180"/>
      </w:pPr>
    </w:lvl>
  </w:abstractNum>
  <w:abstractNum w:abstractNumId="33" w15:restartNumberingAfterBreak="0">
    <w:nsid w:val="527E66FC"/>
    <w:multiLevelType w:val="hybridMultilevel"/>
    <w:tmpl w:val="5B98673A"/>
    <w:lvl w:ilvl="0" w:tplc="8A2C4060">
      <w:start w:val="1"/>
      <w:numFmt w:val="bullet"/>
      <w:lvlText w:val="•"/>
      <w:lvlJc w:val="left"/>
      <w:pPr>
        <w:ind w:left="8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588E868">
      <w:start w:val="1"/>
      <w:numFmt w:val="bullet"/>
      <w:lvlText w:val="o"/>
      <w:lvlJc w:val="left"/>
      <w:pPr>
        <w:ind w:left="12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AFC6C8A">
      <w:start w:val="1"/>
      <w:numFmt w:val="bullet"/>
      <w:lvlText w:val="▪"/>
      <w:lvlJc w:val="left"/>
      <w:pPr>
        <w:ind w:left="194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C8EDB78">
      <w:start w:val="1"/>
      <w:numFmt w:val="bullet"/>
      <w:lvlText w:val="•"/>
      <w:lvlJc w:val="left"/>
      <w:pPr>
        <w:ind w:left="26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5622A6C">
      <w:start w:val="1"/>
      <w:numFmt w:val="bullet"/>
      <w:lvlText w:val="o"/>
      <w:lvlJc w:val="left"/>
      <w:pPr>
        <w:ind w:left="33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5929F74">
      <w:start w:val="1"/>
      <w:numFmt w:val="bullet"/>
      <w:lvlText w:val="▪"/>
      <w:lvlJc w:val="left"/>
      <w:pPr>
        <w:ind w:left="41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DD8CEB0">
      <w:start w:val="1"/>
      <w:numFmt w:val="bullet"/>
      <w:lvlText w:val="•"/>
      <w:lvlJc w:val="left"/>
      <w:pPr>
        <w:ind w:left="48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0B877EE">
      <w:start w:val="1"/>
      <w:numFmt w:val="bullet"/>
      <w:lvlText w:val="o"/>
      <w:lvlJc w:val="left"/>
      <w:pPr>
        <w:ind w:left="554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5EA0B78">
      <w:start w:val="1"/>
      <w:numFmt w:val="bullet"/>
      <w:lvlText w:val="▪"/>
      <w:lvlJc w:val="left"/>
      <w:pPr>
        <w:ind w:left="626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54A32D4B"/>
    <w:multiLevelType w:val="hybridMultilevel"/>
    <w:tmpl w:val="2662E5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7536217"/>
    <w:multiLevelType w:val="hybridMultilevel"/>
    <w:tmpl w:val="A53C7F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580E5CF8"/>
    <w:multiLevelType w:val="hybridMultilevel"/>
    <w:tmpl w:val="D8E43AEC"/>
    <w:lvl w:ilvl="0" w:tplc="04090011">
      <w:start w:val="1"/>
      <w:numFmt w:val="decimal"/>
      <w:lvlText w:val="%1)"/>
      <w:lvlJc w:val="left"/>
      <w:pPr>
        <w:ind w:left="360"/>
      </w:pPr>
      <w:rPr>
        <w:b w:val="0"/>
        <w:i w:val="0"/>
        <w:strike w:val="0"/>
        <w:dstrike w:val="0"/>
        <w:color w:val="000000"/>
        <w:sz w:val="22"/>
        <w:szCs w:val="22"/>
        <w:u w:val="none" w:color="000000"/>
        <w:bdr w:val="none" w:sz="0" w:space="0" w:color="auto"/>
        <w:shd w:val="clear" w:color="auto" w:fill="auto"/>
        <w:vertAlign w:val="baseline"/>
      </w:rPr>
    </w:lvl>
    <w:lvl w:ilvl="1" w:tplc="2E3C1B6A">
      <w:start w:val="1"/>
      <w:numFmt w:val="bullet"/>
      <w:lvlText w:val="o"/>
      <w:lvlJc w:val="left"/>
      <w:pPr>
        <w:ind w:left="107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356C91C">
      <w:start w:val="1"/>
      <w:numFmt w:val="bullet"/>
      <w:lvlText w:val="▪"/>
      <w:lvlJc w:val="left"/>
      <w:pPr>
        <w:ind w:left="179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CD4AECC">
      <w:start w:val="1"/>
      <w:numFmt w:val="bullet"/>
      <w:lvlText w:val="•"/>
      <w:lvlJc w:val="left"/>
      <w:pPr>
        <w:ind w:left="25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EFE8A62">
      <w:start w:val="1"/>
      <w:numFmt w:val="bullet"/>
      <w:lvlText w:val="o"/>
      <w:lvlJc w:val="left"/>
      <w:pPr>
        <w:ind w:left="323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F20CE36">
      <w:start w:val="1"/>
      <w:numFmt w:val="bullet"/>
      <w:lvlText w:val="▪"/>
      <w:lvlJc w:val="left"/>
      <w:pPr>
        <w:ind w:left="395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C52909A">
      <w:start w:val="1"/>
      <w:numFmt w:val="bullet"/>
      <w:lvlText w:val="•"/>
      <w:lvlJc w:val="left"/>
      <w:pPr>
        <w:ind w:left="46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608AA6A">
      <w:start w:val="1"/>
      <w:numFmt w:val="bullet"/>
      <w:lvlText w:val="o"/>
      <w:lvlJc w:val="left"/>
      <w:pPr>
        <w:ind w:left="539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B4E3EC8">
      <w:start w:val="1"/>
      <w:numFmt w:val="bullet"/>
      <w:lvlText w:val="▪"/>
      <w:lvlJc w:val="left"/>
      <w:pPr>
        <w:ind w:left="611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593648B0"/>
    <w:multiLevelType w:val="hybridMultilevel"/>
    <w:tmpl w:val="97B21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938771B"/>
    <w:multiLevelType w:val="hybridMultilevel"/>
    <w:tmpl w:val="1C5A08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BC42C21"/>
    <w:multiLevelType w:val="hybridMultilevel"/>
    <w:tmpl w:val="52E0E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CA85B32"/>
    <w:multiLevelType w:val="hybridMultilevel"/>
    <w:tmpl w:val="BB2AE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DE96CCA"/>
    <w:multiLevelType w:val="hybridMultilevel"/>
    <w:tmpl w:val="C5D03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DF84DF5"/>
    <w:multiLevelType w:val="hybridMultilevel"/>
    <w:tmpl w:val="EC8661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E0B0B36"/>
    <w:multiLevelType w:val="hybridMultilevel"/>
    <w:tmpl w:val="8AFA2130"/>
    <w:lvl w:ilvl="0" w:tplc="4A32AF2A">
      <w:start w:val="1"/>
      <w:numFmt w:val="decimal"/>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0B80541"/>
    <w:multiLevelType w:val="hybridMultilevel"/>
    <w:tmpl w:val="1304CD68"/>
    <w:lvl w:ilvl="0" w:tplc="C35896E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3683614"/>
    <w:multiLevelType w:val="hybridMultilevel"/>
    <w:tmpl w:val="43F0B8A8"/>
    <w:lvl w:ilvl="0" w:tplc="EADC8CA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6B2811"/>
    <w:multiLevelType w:val="hybridMultilevel"/>
    <w:tmpl w:val="B4083DB4"/>
    <w:lvl w:ilvl="0" w:tplc="04090011">
      <w:start w:val="1"/>
      <w:numFmt w:val="decimal"/>
      <w:lvlText w:val="%1)"/>
      <w:lvlJc w:val="left"/>
      <w:pPr>
        <w:ind w:left="371"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76795909"/>
    <w:multiLevelType w:val="hybridMultilevel"/>
    <w:tmpl w:val="DCDEC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DD40745"/>
    <w:multiLevelType w:val="hybridMultilevel"/>
    <w:tmpl w:val="33F6C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EDD39AF"/>
    <w:multiLevelType w:val="hybridMultilevel"/>
    <w:tmpl w:val="61FC72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9"/>
  </w:num>
  <w:num w:numId="2">
    <w:abstractNumId w:val="2"/>
  </w:num>
  <w:num w:numId="3">
    <w:abstractNumId w:val="38"/>
  </w:num>
  <w:num w:numId="4">
    <w:abstractNumId w:val="0"/>
  </w:num>
  <w:num w:numId="5">
    <w:abstractNumId w:val="34"/>
  </w:num>
  <w:num w:numId="6">
    <w:abstractNumId w:val="13"/>
  </w:num>
  <w:num w:numId="7">
    <w:abstractNumId w:val="4"/>
  </w:num>
  <w:num w:numId="8">
    <w:abstractNumId w:val="7"/>
  </w:num>
  <w:num w:numId="9">
    <w:abstractNumId w:val="20"/>
  </w:num>
  <w:num w:numId="10">
    <w:abstractNumId w:val="32"/>
  </w:num>
  <w:num w:numId="11">
    <w:abstractNumId w:val="33"/>
  </w:num>
  <w:num w:numId="12">
    <w:abstractNumId w:val="5"/>
  </w:num>
  <w:num w:numId="13">
    <w:abstractNumId w:val="27"/>
  </w:num>
  <w:num w:numId="14">
    <w:abstractNumId w:val="36"/>
  </w:num>
  <w:num w:numId="15">
    <w:abstractNumId w:val="46"/>
  </w:num>
  <w:num w:numId="16">
    <w:abstractNumId w:val="35"/>
  </w:num>
  <w:num w:numId="17">
    <w:abstractNumId w:val="19"/>
  </w:num>
  <w:num w:numId="18">
    <w:abstractNumId w:val="25"/>
  </w:num>
  <w:num w:numId="19">
    <w:abstractNumId w:val="24"/>
  </w:num>
  <w:num w:numId="20">
    <w:abstractNumId w:val="47"/>
  </w:num>
  <w:num w:numId="21">
    <w:abstractNumId w:val="39"/>
  </w:num>
  <w:num w:numId="22">
    <w:abstractNumId w:val="1"/>
  </w:num>
  <w:num w:numId="23">
    <w:abstractNumId w:val="14"/>
  </w:num>
  <w:num w:numId="24">
    <w:abstractNumId w:val="44"/>
  </w:num>
  <w:num w:numId="25">
    <w:abstractNumId w:val="18"/>
  </w:num>
  <w:num w:numId="26">
    <w:abstractNumId w:val="42"/>
  </w:num>
  <w:num w:numId="27">
    <w:abstractNumId w:val="43"/>
  </w:num>
  <w:num w:numId="28">
    <w:abstractNumId w:val="6"/>
  </w:num>
  <w:num w:numId="29">
    <w:abstractNumId w:val="3"/>
  </w:num>
  <w:num w:numId="30">
    <w:abstractNumId w:val="22"/>
  </w:num>
  <w:num w:numId="31">
    <w:abstractNumId w:val="23"/>
  </w:num>
  <w:num w:numId="32">
    <w:abstractNumId w:val="17"/>
  </w:num>
  <w:num w:numId="33">
    <w:abstractNumId w:val="29"/>
  </w:num>
  <w:num w:numId="34">
    <w:abstractNumId w:val="10"/>
  </w:num>
  <w:num w:numId="35">
    <w:abstractNumId w:val="45"/>
  </w:num>
  <w:num w:numId="36">
    <w:abstractNumId w:val="11"/>
  </w:num>
  <w:num w:numId="37">
    <w:abstractNumId w:val="26"/>
  </w:num>
  <w:num w:numId="38">
    <w:abstractNumId w:val="40"/>
  </w:num>
  <w:num w:numId="39">
    <w:abstractNumId w:val="31"/>
  </w:num>
  <w:num w:numId="40">
    <w:abstractNumId w:val="48"/>
  </w:num>
  <w:num w:numId="41">
    <w:abstractNumId w:val="12"/>
  </w:num>
  <w:num w:numId="42">
    <w:abstractNumId w:val="41"/>
  </w:num>
  <w:num w:numId="43">
    <w:abstractNumId w:val="9"/>
  </w:num>
  <w:num w:numId="44">
    <w:abstractNumId w:val="21"/>
  </w:num>
  <w:num w:numId="45">
    <w:abstractNumId w:val="30"/>
  </w:num>
  <w:num w:numId="46">
    <w:abstractNumId w:val="16"/>
  </w:num>
  <w:num w:numId="47">
    <w:abstractNumId w:val="37"/>
  </w:num>
  <w:num w:numId="48">
    <w:abstractNumId w:val="28"/>
  </w:num>
  <w:num w:numId="49">
    <w:abstractNumId w:val="8"/>
  </w:num>
  <w:num w:numId="50">
    <w:abstractNumId w:val="1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Jordan Burns">
    <w15:presenceInfo w15:providerId="Windows Live" w15:userId="ec142da1b5c9c834"/>
  </w15:person>
  <w15:person w15:author="Rozelle, Jesse">
    <w15:presenceInfo w15:providerId="AD" w15:userId="S-1-5-21-3586473188-2236239214-4124789332-171957"/>
  </w15:person>
  <w15:person w15:author="Zuzak, Casey">
    <w15:presenceInfo w15:providerId="AD" w15:userId="S-1-5-21-3586473188-2236239214-4124789332-291063"/>
  </w15:person>
  <w15:person w15:author="McNabb, Sean">
    <w15:presenceInfo w15:providerId="AD" w15:userId="S-1-5-21-3586473188-2236239214-4124789332-212947"/>
  </w15:person>
  <w15:person w15:author="Raines II, James">
    <w15:presenceInfo w15:providerId="AD" w15:userId="S-1-5-21-3586473188-2236239214-4124789332-6579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trackRevision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3712"/>
    <w:rsid w:val="000029DD"/>
    <w:rsid w:val="000223E1"/>
    <w:rsid w:val="00037940"/>
    <w:rsid w:val="00042A25"/>
    <w:rsid w:val="000473DF"/>
    <w:rsid w:val="00051533"/>
    <w:rsid w:val="0005642F"/>
    <w:rsid w:val="00066698"/>
    <w:rsid w:val="00075456"/>
    <w:rsid w:val="00092408"/>
    <w:rsid w:val="00097BCC"/>
    <w:rsid w:val="000A4F8A"/>
    <w:rsid w:val="000C289B"/>
    <w:rsid w:val="000D08AF"/>
    <w:rsid w:val="000E5305"/>
    <w:rsid w:val="000F25F3"/>
    <w:rsid w:val="000F400D"/>
    <w:rsid w:val="000F5906"/>
    <w:rsid w:val="001036D3"/>
    <w:rsid w:val="00103C17"/>
    <w:rsid w:val="00114F36"/>
    <w:rsid w:val="001239C0"/>
    <w:rsid w:val="00126691"/>
    <w:rsid w:val="00143574"/>
    <w:rsid w:val="00152FBE"/>
    <w:rsid w:val="00154491"/>
    <w:rsid w:val="00160E34"/>
    <w:rsid w:val="0016637C"/>
    <w:rsid w:val="00192625"/>
    <w:rsid w:val="00195056"/>
    <w:rsid w:val="001A4719"/>
    <w:rsid w:val="001A54AC"/>
    <w:rsid w:val="001C73B0"/>
    <w:rsid w:val="001F42CF"/>
    <w:rsid w:val="002000D4"/>
    <w:rsid w:val="00207533"/>
    <w:rsid w:val="00247603"/>
    <w:rsid w:val="00253A43"/>
    <w:rsid w:val="00264377"/>
    <w:rsid w:val="00293B7D"/>
    <w:rsid w:val="00294655"/>
    <w:rsid w:val="002A5AE6"/>
    <w:rsid w:val="002A6C81"/>
    <w:rsid w:val="002B79EF"/>
    <w:rsid w:val="002D6B6C"/>
    <w:rsid w:val="00300C23"/>
    <w:rsid w:val="003119D0"/>
    <w:rsid w:val="003208F9"/>
    <w:rsid w:val="00341A5D"/>
    <w:rsid w:val="0034606F"/>
    <w:rsid w:val="00350D4E"/>
    <w:rsid w:val="003542FA"/>
    <w:rsid w:val="00386123"/>
    <w:rsid w:val="003A391C"/>
    <w:rsid w:val="003A3D47"/>
    <w:rsid w:val="003A7103"/>
    <w:rsid w:val="003E153A"/>
    <w:rsid w:val="003E2EEA"/>
    <w:rsid w:val="003E3A67"/>
    <w:rsid w:val="003F47EB"/>
    <w:rsid w:val="00403A7A"/>
    <w:rsid w:val="00423985"/>
    <w:rsid w:val="004251B5"/>
    <w:rsid w:val="0043000E"/>
    <w:rsid w:val="004338FD"/>
    <w:rsid w:val="00434F67"/>
    <w:rsid w:val="00451D4F"/>
    <w:rsid w:val="0045409D"/>
    <w:rsid w:val="00454545"/>
    <w:rsid w:val="004548BB"/>
    <w:rsid w:val="004876B1"/>
    <w:rsid w:val="004E3C2C"/>
    <w:rsid w:val="004F2C0A"/>
    <w:rsid w:val="00561BA8"/>
    <w:rsid w:val="00562706"/>
    <w:rsid w:val="0056720A"/>
    <w:rsid w:val="00581915"/>
    <w:rsid w:val="00586BBF"/>
    <w:rsid w:val="00594323"/>
    <w:rsid w:val="005B2690"/>
    <w:rsid w:val="005C0967"/>
    <w:rsid w:val="005D0005"/>
    <w:rsid w:val="005D5109"/>
    <w:rsid w:val="005E1135"/>
    <w:rsid w:val="005E416B"/>
    <w:rsid w:val="005E4375"/>
    <w:rsid w:val="005E7637"/>
    <w:rsid w:val="00600173"/>
    <w:rsid w:val="00604847"/>
    <w:rsid w:val="00606D5D"/>
    <w:rsid w:val="006244E5"/>
    <w:rsid w:val="00626E32"/>
    <w:rsid w:val="00656A02"/>
    <w:rsid w:val="00670C8C"/>
    <w:rsid w:val="00681927"/>
    <w:rsid w:val="006B3712"/>
    <w:rsid w:val="006B6D7A"/>
    <w:rsid w:val="006D34CC"/>
    <w:rsid w:val="007072DE"/>
    <w:rsid w:val="007267DF"/>
    <w:rsid w:val="0073677E"/>
    <w:rsid w:val="007421E7"/>
    <w:rsid w:val="0075409A"/>
    <w:rsid w:val="007931A5"/>
    <w:rsid w:val="007B68D8"/>
    <w:rsid w:val="007E1155"/>
    <w:rsid w:val="00884411"/>
    <w:rsid w:val="008A275A"/>
    <w:rsid w:val="008A2996"/>
    <w:rsid w:val="008D3B78"/>
    <w:rsid w:val="00927BCA"/>
    <w:rsid w:val="00961F94"/>
    <w:rsid w:val="009736F0"/>
    <w:rsid w:val="009840EB"/>
    <w:rsid w:val="00984F87"/>
    <w:rsid w:val="009D7B04"/>
    <w:rsid w:val="009F7E99"/>
    <w:rsid w:val="00A16942"/>
    <w:rsid w:val="00A37DCC"/>
    <w:rsid w:val="00A609CE"/>
    <w:rsid w:val="00A77496"/>
    <w:rsid w:val="00AB29DF"/>
    <w:rsid w:val="00AB3EB2"/>
    <w:rsid w:val="00AD1D2B"/>
    <w:rsid w:val="00AD45D1"/>
    <w:rsid w:val="00AE1911"/>
    <w:rsid w:val="00AE21E2"/>
    <w:rsid w:val="00AF6D12"/>
    <w:rsid w:val="00B02EBC"/>
    <w:rsid w:val="00B43D5D"/>
    <w:rsid w:val="00B47DAE"/>
    <w:rsid w:val="00B656D9"/>
    <w:rsid w:val="00B729BE"/>
    <w:rsid w:val="00B739CA"/>
    <w:rsid w:val="00B87523"/>
    <w:rsid w:val="00B9093D"/>
    <w:rsid w:val="00BC50FD"/>
    <w:rsid w:val="00BD354E"/>
    <w:rsid w:val="00BF55A2"/>
    <w:rsid w:val="00C63146"/>
    <w:rsid w:val="00C76B2F"/>
    <w:rsid w:val="00CA3309"/>
    <w:rsid w:val="00CC7816"/>
    <w:rsid w:val="00CD2EA6"/>
    <w:rsid w:val="00CD41D2"/>
    <w:rsid w:val="00CE730D"/>
    <w:rsid w:val="00D3200F"/>
    <w:rsid w:val="00D460A2"/>
    <w:rsid w:val="00D566D3"/>
    <w:rsid w:val="00D71ED6"/>
    <w:rsid w:val="00D808C3"/>
    <w:rsid w:val="00D82FA2"/>
    <w:rsid w:val="00D92B78"/>
    <w:rsid w:val="00D94025"/>
    <w:rsid w:val="00DA4A20"/>
    <w:rsid w:val="00DB0AB7"/>
    <w:rsid w:val="00DC2FCF"/>
    <w:rsid w:val="00DD41F4"/>
    <w:rsid w:val="00DD47AB"/>
    <w:rsid w:val="00DD486D"/>
    <w:rsid w:val="00DF75C8"/>
    <w:rsid w:val="00E056B0"/>
    <w:rsid w:val="00E06B50"/>
    <w:rsid w:val="00E2488D"/>
    <w:rsid w:val="00E30ED9"/>
    <w:rsid w:val="00E4473F"/>
    <w:rsid w:val="00E449BA"/>
    <w:rsid w:val="00E634E0"/>
    <w:rsid w:val="00E6433C"/>
    <w:rsid w:val="00E70118"/>
    <w:rsid w:val="00E775B5"/>
    <w:rsid w:val="00E81123"/>
    <w:rsid w:val="00EA3E2B"/>
    <w:rsid w:val="00EA4506"/>
    <w:rsid w:val="00EB28C3"/>
    <w:rsid w:val="00EB2F1E"/>
    <w:rsid w:val="00EC4F7C"/>
    <w:rsid w:val="00EF4925"/>
    <w:rsid w:val="00F1277C"/>
    <w:rsid w:val="00F223DE"/>
    <w:rsid w:val="00F225DD"/>
    <w:rsid w:val="00F35EA6"/>
    <w:rsid w:val="00F64137"/>
    <w:rsid w:val="00F73319"/>
    <w:rsid w:val="00F96A7D"/>
    <w:rsid w:val="00FC6757"/>
    <w:rsid w:val="00FF20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ADABD"/>
  <w15:chartTrackingRefBased/>
  <w15:docId w15:val="{8B273CDB-3B66-4411-9C67-D91BA51B4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3712"/>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3712"/>
    <w:pPr>
      <w:ind w:left="720"/>
      <w:contextualSpacing/>
    </w:pPr>
  </w:style>
  <w:style w:type="paragraph" w:styleId="Header">
    <w:name w:val="header"/>
    <w:basedOn w:val="Normal"/>
    <w:link w:val="HeaderChar"/>
    <w:uiPriority w:val="99"/>
    <w:unhideWhenUsed/>
    <w:rsid w:val="006B37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3712"/>
    <w:rPr>
      <w:lang w:val="en-GB"/>
    </w:rPr>
  </w:style>
  <w:style w:type="paragraph" w:styleId="Footer">
    <w:name w:val="footer"/>
    <w:basedOn w:val="Normal"/>
    <w:link w:val="FooterChar"/>
    <w:uiPriority w:val="99"/>
    <w:unhideWhenUsed/>
    <w:rsid w:val="006B37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3712"/>
    <w:rPr>
      <w:lang w:val="en-GB"/>
    </w:rPr>
  </w:style>
  <w:style w:type="character" w:styleId="Hyperlink">
    <w:name w:val="Hyperlink"/>
    <w:basedOn w:val="DefaultParagraphFont"/>
    <w:uiPriority w:val="99"/>
    <w:unhideWhenUsed/>
    <w:rsid w:val="006B3712"/>
    <w:rPr>
      <w:color w:val="0563C1" w:themeColor="hyperlink"/>
      <w:u w:val="single"/>
    </w:rPr>
  </w:style>
  <w:style w:type="table" w:styleId="TableGrid">
    <w:name w:val="Table Grid"/>
    <w:basedOn w:val="TableNormal"/>
    <w:uiPriority w:val="39"/>
    <w:rsid w:val="006B3712"/>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6B3712"/>
    <w:pPr>
      <w:spacing w:after="0" w:line="240" w:lineRule="auto"/>
      <w:ind w:left="9" w:hanging="9"/>
      <w:jc w:val="both"/>
    </w:pPr>
    <w:rPr>
      <w:rFonts w:ascii="Arial" w:eastAsia="Arial" w:hAnsi="Arial" w:cs="Arial"/>
      <w:color w:val="000000"/>
      <w:sz w:val="20"/>
      <w:szCs w:val="20"/>
      <w:lang w:val="en-US"/>
    </w:rPr>
  </w:style>
  <w:style w:type="character" w:customStyle="1" w:styleId="FootnoteTextChar">
    <w:name w:val="Footnote Text Char"/>
    <w:basedOn w:val="DefaultParagraphFont"/>
    <w:link w:val="FootnoteText"/>
    <w:uiPriority w:val="99"/>
    <w:semiHidden/>
    <w:rsid w:val="006B3712"/>
    <w:rPr>
      <w:rFonts w:ascii="Arial" w:eastAsia="Arial" w:hAnsi="Arial" w:cs="Arial"/>
      <w:color w:val="000000"/>
      <w:sz w:val="20"/>
      <w:szCs w:val="20"/>
    </w:rPr>
  </w:style>
  <w:style w:type="character" w:styleId="FootnoteReference">
    <w:name w:val="footnote reference"/>
    <w:basedOn w:val="DefaultParagraphFont"/>
    <w:uiPriority w:val="99"/>
    <w:semiHidden/>
    <w:unhideWhenUsed/>
    <w:rsid w:val="006B3712"/>
    <w:rPr>
      <w:vertAlign w:val="superscript"/>
    </w:rPr>
  </w:style>
  <w:style w:type="table" w:customStyle="1" w:styleId="TableGrid0">
    <w:name w:val="TableGrid"/>
    <w:rsid w:val="006B3712"/>
    <w:pPr>
      <w:spacing w:after="0" w:line="240" w:lineRule="auto"/>
    </w:pPr>
    <w:rPr>
      <w:rFonts w:eastAsiaTheme="minorEastAsia"/>
    </w:r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6B3712"/>
    <w:rPr>
      <w:sz w:val="18"/>
      <w:szCs w:val="18"/>
    </w:rPr>
  </w:style>
  <w:style w:type="paragraph" w:styleId="CommentText">
    <w:name w:val="annotation text"/>
    <w:basedOn w:val="Normal"/>
    <w:link w:val="CommentTextChar"/>
    <w:uiPriority w:val="99"/>
    <w:unhideWhenUsed/>
    <w:rsid w:val="006B3712"/>
    <w:pPr>
      <w:spacing w:line="240" w:lineRule="auto"/>
    </w:pPr>
    <w:rPr>
      <w:sz w:val="24"/>
      <w:szCs w:val="24"/>
    </w:rPr>
  </w:style>
  <w:style w:type="character" w:customStyle="1" w:styleId="CommentTextChar">
    <w:name w:val="Comment Text Char"/>
    <w:basedOn w:val="DefaultParagraphFont"/>
    <w:link w:val="CommentText"/>
    <w:uiPriority w:val="99"/>
    <w:rsid w:val="006B3712"/>
    <w:rPr>
      <w:sz w:val="24"/>
      <w:szCs w:val="24"/>
      <w:lang w:val="en-GB"/>
    </w:rPr>
  </w:style>
  <w:style w:type="paragraph" w:styleId="CommentSubject">
    <w:name w:val="annotation subject"/>
    <w:basedOn w:val="CommentText"/>
    <w:next w:val="CommentText"/>
    <w:link w:val="CommentSubjectChar"/>
    <w:uiPriority w:val="99"/>
    <w:semiHidden/>
    <w:unhideWhenUsed/>
    <w:rsid w:val="006B3712"/>
    <w:rPr>
      <w:b/>
      <w:bCs/>
      <w:sz w:val="20"/>
      <w:szCs w:val="20"/>
    </w:rPr>
  </w:style>
  <w:style w:type="character" w:customStyle="1" w:styleId="CommentSubjectChar">
    <w:name w:val="Comment Subject Char"/>
    <w:basedOn w:val="CommentTextChar"/>
    <w:link w:val="CommentSubject"/>
    <w:uiPriority w:val="99"/>
    <w:semiHidden/>
    <w:rsid w:val="006B3712"/>
    <w:rPr>
      <w:b/>
      <w:bCs/>
      <w:sz w:val="20"/>
      <w:szCs w:val="20"/>
      <w:lang w:val="en-GB"/>
    </w:rPr>
  </w:style>
  <w:style w:type="paragraph" w:styleId="BalloonText">
    <w:name w:val="Balloon Text"/>
    <w:basedOn w:val="Normal"/>
    <w:link w:val="BalloonTextChar"/>
    <w:uiPriority w:val="99"/>
    <w:semiHidden/>
    <w:unhideWhenUsed/>
    <w:rsid w:val="006B3712"/>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6B3712"/>
    <w:rPr>
      <w:rFonts w:ascii="Lucida Grande" w:hAnsi="Lucida Grande"/>
      <w:sz w:val="18"/>
      <w:szCs w:val="18"/>
      <w:lang w:val="en-GB"/>
    </w:rPr>
  </w:style>
  <w:style w:type="paragraph" w:customStyle="1" w:styleId="ReportTitle">
    <w:name w:val="Report_Title"/>
    <w:basedOn w:val="Normal"/>
    <w:uiPriority w:val="99"/>
    <w:rsid w:val="006B3712"/>
    <w:pPr>
      <w:spacing w:before="120" w:after="0" w:line="240" w:lineRule="auto"/>
      <w:ind w:left="-720"/>
    </w:pPr>
    <w:rPr>
      <w:rFonts w:ascii="Times New Roman" w:eastAsia="Times New Roman" w:hAnsi="Times New Roman" w:cs="Times New Roman"/>
      <w:bCs/>
      <w:color w:val="003366"/>
      <w:sz w:val="76"/>
      <w:szCs w:val="76"/>
      <w:lang w:val="en-US"/>
    </w:rPr>
  </w:style>
  <w:style w:type="paragraph" w:customStyle="1" w:styleId="TableText">
    <w:name w:val="Table Text"/>
    <w:basedOn w:val="BodyText"/>
    <w:link w:val="TableTextChar"/>
    <w:uiPriority w:val="99"/>
    <w:rsid w:val="006B3712"/>
    <w:pPr>
      <w:spacing w:before="40" w:after="20"/>
      <w:ind w:left="29" w:right="-43"/>
    </w:pPr>
    <w:rPr>
      <w:rFonts w:ascii="Arial" w:hAnsi="Arial"/>
      <w:sz w:val="18"/>
    </w:rPr>
  </w:style>
  <w:style w:type="paragraph" w:styleId="BodyText">
    <w:name w:val="Body Text"/>
    <w:basedOn w:val="Normal"/>
    <w:link w:val="BodyTextChar1"/>
    <w:uiPriority w:val="99"/>
    <w:rsid w:val="006B3712"/>
    <w:pPr>
      <w:spacing w:line="300" w:lineRule="atLeast"/>
    </w:pPr>
    <w:rPr>
      <w:rFonts w:ascii="Times New Roman" w:eastAsia="Times New Roman" w:hAnsi="Times New Roman" w:cs="Times New Roman"/>
      <w:sz w:val="24"/>
      <w:szCs w:val="20"/>
      <w:lang w:val="en-US"/>
    </w:rPr>
  </w:style>
  <w:style w:type="character" w:customStyle="1" w:styleId="BodyTextChar">
    <w:name w:val="Body Text Char"/>
    <w:basedOn w:val="DefaultParagraphFont"/>
    <w:uiPriority w:val="99"/>
    <w:semiHidden/>
    <w:rsid w:val="006B3712"/>
    <w:rPr>
      <w:lang w:val="en-GB"/>
    </w:rPr>
  </w:style>
  <w:style w:type="character" w:customStyle="1" w:styleId="BodyTextChar1">
    <w:name w:val="Body Text Char1"/>
    <w:link w:val="BodyText"/>
    <w:uiPriority w:val="99"/>
    <w:locked/>
    <w:rsid w:val="006B3712"/>
    <w:rPr>
      <w:rFonts w:ascii="Times New Roman" w:eastAsia="Times New Roman" w:hAnsi="Times New Roman" w:cs="Times New Roman"/>
      <w:sz w:val="24"/>
      <w:szCs w:val="20"/>
    </w:rPr>
  </w:style>
  <w:style w:type="character" w:customStyle="1" w:styleId="TableTextChar">
    <w:name w:val="Table Text Char"/>
    <w:link w:val="TableText"/>
    <w:uiPriority w:val="99"/>
    <w:locked/>
    <w:rsid w:val="006B3712"/>
    <w:rPr>
      <w:rFonts w:ascii="Arial" w:eastAsia="Times New Roman" w:hAnsi="Arial" w:cs="Times New Roman"/>
      <w:sz w:val="18"/>
      <w:szCs w:val="20"/>
    </w:rPr>
  </w:style>
  <w:style w:type="paragraph" w:customStyle="1" w:styleId="TableHeading">
    <w:name w:val="Table Heading"/>
    <w:basedOn w:val="TableText"/>
    <w:uiPriority w:val="99"/>
    <w:locked/>
    <w:rsid w:val="006B3712"/>
    <w:pPr>
      <w:keepNext/>
      <w:keepLines/>
      <w:spacing w:before="80" w:after="40"/>
    </w:pPr>
    <w:rPr>
      <w:b/>
      <w:sz w:val="19"/>
    </w:rPr>
  </w:style>
  <w:style w:type="character" w:customStyle="1" w:styleId="UnresolvedMention1">
    <w:name w:val="Unresolved Mention1"/>
    <w:basedOn w:val="DefaultParagraphFont"/>
    <w:uiPriority w:val="99"/>
    <w:semiHidden/>
    <w:unhideWhenUsed/>
    <w:rsid w:val="006B3712"/>
    <w:rPr>
      <w:color w:val="605E5C"/>
      <w:shd w:val="clear" w:color="auto" w:fill="E1DFDD"/>
    </w:rPr>
  </w:style>
  <w:style w:type="paragraph" w:styleId="Revision">
    <w:name w:val="Revision"/>
    <w:hidden/>
    <w:uiPriority w:val="99"/>
    <w:semiHidden/>
    <w:rsid w:val="006B3712"/>
    <w:pPr>
      <w:spacing w:after="0" w:line="240" w:lineRule="auto"/>
    </w:pPr>
    <w:rPr>
      <w:lang w:val="en-GB"/>
    </w:rPr>
  </w:style>
  <w:style w:type="character" w:customStyle="1" w:styleId="UnresolvedMention2">
    <w:name w:val="Unresolved Mention2"/>
    <w:basedOn w:val="DefaultParagraphFont"/>
    <w:uiPriority w:val="99"/>
    <w:semiHidden/>
    <w:unhideWhenUsed/>
    <w:rsid w:val="006B3712"/>
    <w:rPr>
      <w:color w:val="605E5C"/>
      <w:shd w:val="clear" w:color="auto" w:fill="E1DFDD"/>
    </w:rPr>
  </w:style>
  <w:style w:type="paragraph" w:customStyle="1" w:styleId="Default">
    <w:name w:val="Default"/>
    <w:rsid w:val="006B3712"/>
    <w:pPr>
      <w:autoSpaceDE w:val="0"/>
      <w:autoSpaceDN w:val="0"/>
      <w:adjustRightInd w:val="0"/>
      <w:spacing w:after="0" w:line="240" w:lineRule="auto"/>
    </w:pPr>
    <w:rPr>
      <w:rFonts w:ascii="Calibri" w:eastAsia="Arial"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fema.gov/media-library-data/1533052524696-b5137201a4614ade5e0129ef01cbf661/strat_plan.pdf" TargetMode="External"/></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2.jp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 Id="rId22"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CB4242-0BBB-4FFF-A736-C01478F272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319</TotalTime>
  <Pages>26</Pages>
  <Words>7220</Words>
  <Characters>41158</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Burns</dc:creator>
  <cp:keywords/>
  <dc:description/>
  <cp:lastModifiedBy>Rozelle, Jesse</cp:lastModifiedBy>
  <cp:revision>32</cp:revision>
  <dcterms:created xsi:type="dcterms:W3CDTF">2019-02-14T14:40:00Z</dcterms:created>
  <dcterms:modified xsi:type="dcterms:W3CDTF">2019-02-15T03:22:00Z</dcterms:modified>
</cp:coreProperties>
</file>